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Verdana" w:cs="Verdana" w:eastAsia="Verdana" w:hAnsi="Verdana"/>
          <w:color w:val="222222"/>
          <w:highlight w:val="white"/>
        </w:rPr>
      </w:pPr>
      <w:r w:rsidDel="00000000" w:rsidR="00000000" w:rsidRPr="00000000">
        <w:rPr>
          <w:rtl w:val="0"/>
        </w:rPr>
      </w:r>
    </w:p>
    <w:p w:rsidR="00000000" w:rsidDel="00000000" w:rsidP="00000000" w:rsidRDefault="00000000" w:rsidRPr="00000000" w14:paraId="00000002">
      <w:pPr>
        <w:spacing w:line="240" w:lineRule="auto"/>
        <w:ind w:left="720" w:firstLine="0"/>
        <w:jc w:val="center"/>
        <w:rPr>
          <w:rFonts w:ascii="Verdana" w:cs="Verdana" w:eastAsia="Verdana" w:hAnsi="Verdana"/>
          <w:color w:val="222222"/>
          <w:highlight w:val="white"/>
        </w:rPr>
      </w:pPr>
      <w:r w:rsidDel="00000000" w:rsidR="00000000" w:rsidRPr="00000000">
        <w:rPr>
          <w:rtl w:val="0"/>
        </w:rPr>
      </w:r>
    </w:p>
    <w:tbl>
      <w:tblPr>
        <w:tblStyle w:val="Table1"/>
        <w:tblW w:w="10095.0" w:type="dxa"/>
        <w:jc w:val="center"/>
        <w:tblBorders>
          <w:top w:color="000000" w:space="0" w:sz="18" w:val="single"/>
          <w:left w:color="000000" w:space="0" w:sz="18" w:val="single"/>
          <w:bottom w:color="000000" w:space="0" w:sz="18" w:val="single"/>
          <w:right w:color="000000" w:space="0" w:sz="18" w:val="single"/>
          <w:insideH w:color="000000" w:space="0" w:sz="8" w:val="single"/>
          <w:insideV w:color="000000" w:space="0" w:sz="8" w:val="single"/>
        </w:tblBorders>
        <w:tblLayout w:type="fixed"/>
        <w:tblLook w:val="0000"/>
      </w:tblPr>
      <w:tblGrid>
        <w:gridCol w:w="1425"/>
        <w:gridCol w:w="5445"/>
        <w:gridCol w:w="1440"/>
        <w:gridCol w:w="1785"/>
        <w:tblGridChange w:id="0">
          <w:tblGrid>
            <w:gridCol w:w="1425"/>
            <w:gridCol w:w="5445"/>
            <w:gridCol w:w="1440"/>
            <w:gridCol w:w="1785"/>
          </w:tblGrid>
        </w:tblGridChange>
      </w:tblGrid>
      <w:tr>
        <w:trPr>
          <w:cantSplit w:val="0"/>
          <w:trHeight w:val="20" w:hRule="atLeast"/>
          <w:tblHeader w:val="0"/>
        </w:trPr>
        <w:tc>
          <w:tcPr>
            <w:vMerge w:val="restart"/>
            <w:vAlign w:val="center"/>
          </w:tcPr>
          <w:p w:rsidR="00000000" w:rsidDel="00000000" w:rsidP="00000000" w:rsidRDefault="00000000" w:rsidRPr="00000000" w14:paraId="00000003">
            <w:pPr>
              <w:spacing w:after="60" w:before="60" w:line="240" w:lineRule="auto"/>
              <w:jc w:val="center"/>
              <w:rPr>
                <w:rFonts w:ascii="Verdana" w:cs="Verdana" w:eastAsia="Verdana" w:hAnsi="Verdana"/>
                <w:sz w:val="36"/>
                <w:szCs w:val="36"/>
              </w:rPr>
            </w:pPr>
            <w:r w:rsidDel="00000000" w:rsidR="00000000" w:rsidRPr="00000000">
              <w:rPr>
                <w:rFonts w:ascii="Verdana" w:cs="Verdana" w:eastAsia="Verdana" w:hAnsi="Verdana"/>
                <w:sz w:val="24"/>
                <w:szCs w:val="24"/>
              </w:rPr>
              <w:drawing>
                <wp:inline distB="114300" distT="114300" distL="114300" distR="114300">
                  <wp:extent cx="752475" cy="241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2475" cy="2413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04">
            <w:pPr>
              <w:spacing w:after="60" w:before="60" w:line="276" w:lineRule="auto"/>
              <w:ind w:left="-108" w:right="-108" w:firstLine="0"/>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Amzur Infotech, Pvt. Ltd.</w:t>
            </w:r>
          </w:p>
        </w:tc>
        <w:tc>
          <w:tcPr>
            <w:vAlign w:val="center"/>
          </w:tcPr>
          <w:p w:rsidR="00000000" w:rsidDel="00000000" w:rsidP="00000000" w:rsidRDefault="00000000" w:rsidRPr="00000000" w14:paraId="00000005">
            <w:pPr>
              <w:tabs>
                <w:tab w:val="left" w:leader="none" w:pos="882"/>
                <w:tab w:val="left" w:leader="none" w:pos="1152"/>
              </w:tabs>
              <w:spacing w:after="60" w:before="60" w:line="276" w:lineRule="auto"/>
              <w:ind w:left="-14" w:firstLine="0"/>
              <w:jc w:val="right"/>
              <w:rPr>
                <w:rFonts w:ascii="Verdana" w:cs="Verdana" w:eastAsia="Verdana" w:hAnsi="Verdana"/>
              </w:rPr>
            </w:pPr>
            <w:r w:rsidDel="00000000" w:rsidR="00000000" w:rsidRPr="00000000">
              <w:rPr>
                <w:rFonts w:ascii="Verdana" w:cs="Verdana" w:eastAsia="Verdana" w:hAnsi="Verdana"/>
                <w:rtl w:val="0"/>
              </w:rPr>
              <w:t xml:space="preserve">Format No.</w:t>
            </w:r>
          </w:p>
        </w:tc>
        <w:tc>
          <w:tcPr>
            <w:vAlign w:val="center"/>
          </w:tcPr>
          <w:p w:rsidR="00000000" w:rsidDel="00000000" w:rsidP="00000000" w:rsidRDefault="00000000" w:rsidRPr="00000000" w14:paraId="00000006">
            <w:pPr>
              <w:tabs>
                <w:tab w:val="left" w:leader="none" w:pos="882"/>
                <w:tab w:val="left" w:leader="none" w:pos="1152"/>
              </w:tabs>
              <w:spacing w:after="60" w:before="60" w:line="276" w:lineRule="auto"/>
              <w:ind w:left="-14" w:firstLine="0"/>
              <w:jc w:val="both"/>
              <w:rPr>
                <w:rFonts w:ascii="Verdana" w:cs="Verdana" w:eastAsia="Verdana" w:hAnsi="Verdana"/>
              </w:rPr>
            </w:pPr>
            <w:r w:rsidDel="00000000" w:rsidR="00000000" w:rsidRPr="00000000">
              <w:rPr>
                <w:rtl w:val="0"/>
              </w:rPr>
            </w:r>
          </w:p>
        </w:tc>
      </w:tr>
      <w:tr>
        <w:trPr>
          <w:cantSplit w:val="0"/>
          <w:trHeight w:val="40" w:hRule="atLeast"/>
          <w:tblHeader w:val="0"/>
        </w:trPr>
        <w:tc>
          <w:tcPr>
            <w:vMerge w:val="continue"/>
            <w:vAlign w:val="center"/>
          </w:tcPr>
          <w:p w:rsidR="00000000" w:rsidDel="00000000" w:rsidP="00000000" w:rsidRDefault="00000000" w:rsidRPr="00000000" w14:paraId="00000007">
            <w:pPr>
              <w:widowControl w:val="0"/>
              <w:rPr>
                <w:rFonts w:ascii="Verdana" w:cs="Verdana" w:eastAsia="Verdana" w:hAnsi="Verdana"/>
              </w:rPr>
            </w:pPr>
            <w:r w:rsidDel="00000000" w:rsidR="00000000" w:rsidRPr="00000000">
              <w:rPr>
                <w:rtl w:val="0"/>
              </w:rPr>
            </w:r>
          </w:p>
        </w:tc>
        <w:tc>
          <w:tcPr>
            <w:vMerge w:val="continue"/>
            <w:vAlign w:val="center"/>
          </w:tcPr>
          <w:p w:rsidR="00000000" w:rsidDel="00000000" w:rsidP="00000000" w:rsidRDefault="00000000" w:rsidRPr="00000000" w14:paraId="00000008">
            <w:pPr>
              <w:widowControl w:val="0"/>
              <w:rPr>
                <w:rFonts w:ascii="Verdana" w:cs="Verdana" w:eastAsia="Verdana" w:hAnsi="Verdana"/>
              </w:rPr>
            </w:pPr>
            <w:r w:rsidDel="00000000" w:rsidR="00000000" w:rsidRPr="00000000">
              <w:rPr>
                <w:rtl w:val="0"/>
              </w:rPr>
            </w:r>
          </w:p>
        </w:tc>
        <w:tc>
          <w:tcPr>
            <w:vAlign w:val="center"/>
          </w:tcPr>
          <w:p w:rsidR="00000000" w:rsidDel="00000000" w:rsidP="00000000" w:rsidRDefault="00000000" w:rsidRPr="00000000" w14:paraId="00000009">
            <w:pPr>
              <w:tabs>
                <w:tab w:val="left" w:leader="none" w:pos="882"/>
                <w:tab w:val="left" w:leader="none" w:pos="1152"/>
              </w:tabs>
              <w:spacing w:after="60" w:before="60" w:line="276" w:lineRule="auto"/>
              <w:ind w:left="-14" w:firstLine="0"/>
              <w:jc w:val="right"/>
              <w:rPr>
                <w:rFonts w:ascii="Verdana" w:cs="Verdana" w:eastAsia="Verdana" w:hAnsi="Verdana"/>
              </w:rPr>
            </w:pPr>
            <w:r w:rsidDel="00000000" w:rsidR="00000000" w:rsidRPr="00000000">
              <w:rPr>
                <w:rFonts w:ascii="Verdana" w:cs="Verdana" w:eastAsia="Verdana" w:hAnsi="Verdana"/>
                <w:rtl w:val="0"/>
              </w:rPr>
              <w:t xml:space="preserve">Rev. No.</w:t>
            </w:r>
          </w:p>
        </w:tc>
        <w:tc>
          <w:tcPr>
            <w:vAlign w:val="center"/>
          </w:tcPr>
          <w:p w:rsidR="00000000" w:rsidDel="00000000" w:rsidP="00000000" w:rsidRDefault="00000000" w:rsidRPr="00000000" w14:paraId="0000000A">
            <w:pPr>
              <w:tabs>
                <w:tab w:val="left" w:leader="none" w:pos="882"/>
                <w:tab w:val="left" w:leader="none" w:pos="1152"/>
              </w:tabs>
              <w:spacing w:after="60" w:before="60" w:line="276" w:lineRule="auto"/>
              <w:ind w:left="-14" w:firstLine="0"/>
              <w:jc w:val="both"/>
              <w:rPr>
                <w:rFonts w:ascii="Verdana" w:cs="Verdana" w:eastAsia="Verdana" w:hAnsi="Verdana"/>
              </w:rPr>
            </w:pPr>
            <w:r w:rsidDel="00000000" w:rsidR="00000000" w:rsidRPr="00000000">
              <w:rPr>
                <w:rFonts w:ascii="Verdana" w:cs="Verdana" w:eastAsia="Verdana" w:hAnsi="Verdana"/>
                <w:rtl w:val="0"/>
              </w:rPr>
              <w:t xml:space="preserve">1.0</w:t>
            </w:r>
          </w:p>
        </w:tc>
      </w:tr>
      <w:tr>
        <w:trPr>
          <w:cantSplit w:val="0"/>
          <w:trHeight w:val="259" w:hRule="atLeast"/>
          <w:tblHeader w:val="0"/>
        </w:trPr>
        <w:tc>
          <w:tcPr>
            <w:vMerge w:val="continue"/>
            <w:vAlign w:val="center"/>
          </w:tcPr>
          <w:p w:rsidR="00000000" w:rsidDel="00000000" w:rsidP="00000000" w:rsidRDefault="00000000" w:rsidRPr="00000000" w14:paraId="0000000B">
            <w:pPr>
              <w:widowControl w:val="0"/>
              <w:rPr>
                <w:rFonts w:ascii="Verdana" w:cs="Verdana" w:eastAsia="Verdana" w:hAnsi="Verdana"/>
              </w:rPr>
            </w:pPr>
            <w:r w:rsidDel="00000000" w:rsidR="00000000" w:rsidRPr="00000000">
              <w:rPr>
                <w:rtl w:val="0"/>
              </w:rPr>
            </w:r>
          </w:p>
        </w:tc>
        <w:tc>
          <w:tcPr>
            <w:vAlign w:val="center"/>
          </w:tcPr>
          <w:p w:rsidR="00000000" w:rsidDel="00000000" w:rsidP="00000000" w:rsidRDefault="00000000" w:rsidRPr="00000000" w14:paraId="0000000C">
            <w:pPr>
              <w:tabs>
                <w:tab w:val="center" w:leader="none" w:pos="4680"/>
                <w:tab w:val="right" w:leader="none" w:pos="9360"/>
              </w:tabs>
              <w:spacing w:after="60" w:before="6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Business Requirement Document</w:t>
            </w:r>
          </w:p>
        </w:tc>
        <w:tc>
          <w:tcPr>
            <w:vAlign w:val="center"/>
          </w:tcPr>
          <w:p w:rsidR="00000000" w:rsidDel="00000000" w:rsidP="00000000" w:rsidRDefault="00000000" w:rsidRPr="00000000" w14:paraId="0000000D">
            <w:pPr>
              <w:tabs>
                <w:tab w:val="left" w:leader="none" w:pos="882"/>
                <w:tab w:val="left" w:leader="none" w:pos="1152"/>
              </w:tabs>
              <w:spacing w:after="60" w:before="60" w:line="276" w:lineRule="auto"/>
              <w:ind w:left="-14" w:firstLine="0"/>
              <w:jc w:val="right"/>
              <w:rPr>
                <w:rFonts w:ascii="Verdana" w:cs="Verdana" w:eastAsia="Verdana" w:hAnsi="Verdana"/>
              </w:rPr>
            </w:pPr>
            <w:r w:rsidDel="00000000" w:rsidR="00000000" w:rsidRPr="00000000">
              <w:rPr>
                <w:rFonts w:ascii="Verdana" w:cs="Verdana" w:eastAsia="Verdana" w:hAnsi="Verdana"/>
                <w:rtl w:val="0"/>
              </w:rPr>
              <w:t xml:space="preserve">Page No.</w:t>
            </w:r>
          </w:p>
        </w:tc>
        <w:tc>
          <w:tcPr>
            <w:vAlign w:val="center"/>
          </w:tcPr>
          <w:p w:rsidR="00000000" w:rsidDel="00000000" w:rsidP="00000000" w:rsidRDefault="00000000" w:rsidRPr="00000000" w14:paraId="0000000E">
            <w:pPr>
              <w:tabs>
                <w:tab w:val="left" w:leader="none" w:pos="882"/>
                <w:tab w:val="left" w:leader="none" w:pos="1152"/>
              </w:tabs>
              <w:spacing w:after="60" w:before="60" w:line="276" w:lineRule="auto"/>
              <w:ind w:left="-14" w:firstLine="0"/>
              <w:jc w:val="both"/>
              <w:rPr>
                <w:rFonts w:ascii="Verdana" w:cs="Verdana" w:eastAsia="Verdana" w:hAnsi="Verdana"/>
              </w:rPr>
            </w:pPr>
            <w:r w:rsidDel="00000000" w:rsidR="00000000" w:rsidRPr="00000000">
              <w:rPr>
                <w:rFonts w:ascii="Verdana" w:cs="Verdana" w:eastAsia="Verdana" w:hAnsi="Verdana"/>
                <w:rtl w:val="0"/>
              </w:rPr>
              <w:t xml:space="preserve">1 of </w:t>
            </w:r>
            <w:r w:rsidDel="00000000" w:rsidR="00000000" w:rsidRPr="00000000">
              <w:rPr>
                <w:rFonts w:ascii="Verdana" w:cs="Verdana" w:eastAsia="Verdana" w:hAnsi="Verdan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0F">
      <w:pPr>
        <w:rPr>
          <w:rFonts w:ascii="Verdana" w:cs="Verdana" w:eastAsia="Verdana" w:hAnsi="Verdana"/>
        </w:rPr>
      </w:pPr>
      <w:r w:rsidDel="00000000" w:rsidR="00000000" w:rsidRPr="00000000">
        <w:rPr>
          <w:rtl w:val="0"/>
        </w:rPr>
      </w:r>
    </w:p>
    <w:p w:rsidR="00000000" w:rsidDel="00000000" w:rsidP="00000000" w:rsidRDefault="00000000" w:rsidRPr="00000000" w14:paraId="00000010">
      <w:pPr>
        <w:shd w:fill="ffffff" w:val="clear"/>
        <w:jc w:val="center"/>
        <w:rPr>
          <w:rFonts w:ascii="Verdana" w:cs="Verdana" w:eastAsia="Verdana" w:hAnsi="Verdana"/>
          <w:b w:val="1"/>
          <w:bCs w:val="1"/>
          <w:color w:val="222222"/>
          <w:sz w:val="34"/>
          <w:szCs w:val="34"/>
        </w:rPr>
      </w:pPr>
      <w:r w:rsidDel="00000000" w:rsidR="00000000" w:rsidRPr="00000000">
        <w:rPr>
          <w:rtl w:val="0"/>
        </w:rPr>
      </w:r>
    </w:p>
    <w:p w:rsidR="00000000" w:rsidDel="00000000" w:rsidP="00000000" w:rsidRDefault="00000000" w:rsidRPr="00000000" w14:paraId="00000011">
      <w:pPr>
        <w:shd w:fill="ffffff" w:val="clear"/>
        <w:jc w:val="center"/>
        <w:rPr>
          <w:rFonts w:ascii="Verdana" w:cs="Verdana" w:eastAsia="Verdana" w:hAnsi="Verdana"/>
          <w:b w:val="1"/>
          <w:bCs w:val="1"/>
          <w:color w:val="222222"/>
          <w:sz w:val="34"/>
          <w:szCs w:val="34"/>
        </w:rPr>
      </w:pPr>
      <w:r w:rsidDel="00000000" w:rsidR="00000000" w:rsidRPr="00000000">
        <w:rPr>
          <w:rtl w:val="0"/>
        </w:rPr>
      </w:r>
    </w:p>
    <w:p w:rsidR="00000000" w:rsidDel="00000000" w:rsidP="00000000" w:rsidRDefault="00000000" w:rsidRPr="00000000" w14:paraId="00000012">
      <w:pPr>
        <w:shd w:fill="ffffff" w:val="clear"/>
        <w:jc w:val="center"/>
        <w:rPr>
          <w:rFonts w:ascii="Verdana" w:cs="Verdana" w:eastAsia="Verdana" w:hAnsi="Verdana"/>
          <w:b w:val="1"/>
          <w:bCs w:val="1"/>
          <w:color w:val="222222"/>
          <w:sz w:val="34"/>
          <w:szCs w:val="34"/>
        </w:rPr>
      </w:pPr>
      <w:r w:rsidDel="00000000" w:rsidR="00000000" w:rsidRPr="00000000">
        <w:rPr>
          <w:rtl w:val="0"/>
        </w:rPr>
      </w:r>
    </w:p>
    <w:p w:rsidR="00000000" w:rsidDel="00000000" w:rsidP="00000000" w:rsidRDefault="00000000" w:rsidRPr="00000000" w14:paraId="00000013">
      <w:pPr>
        <w:shd w:fill="ffffff" w:val="clear"/>
        <w:jc w:val="center"/>
        <w:rPr>
          <w:rFonts w:ascii="Verdana" w:cs="Verdana" w:eastAsia="Verdana" w:hAnsi="Verdana"/>
          <w:b w:val="1"/>
          <w:bCs w:val="1"/>
          <w:color w:val="222222"/>
          <w:sz w:val="34"/>
          <w:szCs w:val="34"/>
        </w:rPr>
      </w:pPr>
      <w:r w:rsidDel="00000000" w:rsidR="00000000" w:rsidRPr="00000000">
        <w:rPr>
          <w:rtl w:val="0"/>
        </w:rPr>
      </w:r>
    </w:p>
    <w:p w:rsidR="00000000" w:rsidDel="00000000" w:rsidP="00000000" w:rsidRDefault="00000000" w:rsidRPr="00000000" w14:paraId="00000014">
      <w:pPr>
        <w:spacing w:after="160" w:line="278.00000000000006" w:lineRule="auto"/>
        <w:jc w:val="center"/>
        <w:rPr>
          <w:rFonts w:ascii="Verdana" w:cs="Verdana" w:eastAsia="Verdana" w:hAnsi="Verdana"/>
          <w:b w:val="1"/>
          <w:bCs w:val="1"/>
          <w:color w:val="222222"/>
          <w:sz w:val="34"/>
          <w:szCs w:val="34"/>
        </w:rPr>
      </w:pPr>
      <w:r w:rsidDel="00000000" w:rsidR="00000000" w:rsidRPr="00000000">
        <w:rPr>
          <w:rFonts w:ascii="Aptos" w:cs="Aptos" w:eastAsia="Aptos" w:hAnsi="Aptos"/>
          <w:sz w:val="24"/>
          <w:szCs w:val="24"/>
        </w:rPr>
        <w:drawing>
          <wp:inline distB="0" distT="0" distL="0" distR="0">
            <wp:extent cx="2479971" cy="178247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79971" cy="178247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Title"/>
        <w:tabs>
          <w:tab w:val="right" w:leader="none" w:pos="10249"/>
          <w:tab w:val="right" w:leader="none" w:pos="10249"/>
          <w:tab w:val="right" w:leader="none" w:pos="10249"/>
        </w:tabs>
        <w:jc w:val="center"/>
        <w:rPr>
          <w:rFonts w:ascii="Verdana" w:cs="Verdana" w:eastAsia="Verdana" w:hAnsi="Verdana"/>
          <w:b w:val="1"/>
          <w:bCs w:val="1"/>
          <w:sz w:val="40"/>
          <w:szCs w:val="40"/>
        </w:rPr>
      </w:pPr>
      <w:bookmarkStart w:colFirst="0" w:colLast="0" w:name="_b4xhnv5m0ulu" w:id="0"/>
      <w:bookmarkEnd w:id="0"/>
      <w:r w:rsidDel="00000000" w:rsidR="00000000" w:rsidRPr="00000000">
        <w:rPr>
          <w:rtl w:val="0"/>
        </w:rPr>
      </w:r>
    </w:p>
    <w:p w:rsidR="00000000" w:rsidDel="00000000" w:rsidP="00000000" w:rsidRDefault="00000000" w:rsidRPr="00000000" w14:paraId="00000016">
      <w:pPr>
        <w:pStyle w:val="Title"/>
        <w:tabs>
          <w:tab w:val="right" w:leader="none" w:pos="10249"/>
          <w:tab w:val="right" w:leader="none" w:pos="10249"/>
          <w:tab w:val="right" w:leader="none" w:pos="10249"/>
        </w:tabs>
        <w:jc w:val="center"/>
        <w:rPr>
          <w:rFonts w:ascii="Verdana" w:cs="Verdana" w:eastAsia="Verdana" w:hAnsi="Verdana"/>
          <w:i w:val="1"/>
          <w:iCs w:val="1"/>
          <w:color w:val="222222"/>
          <w:sz w:val="40"/>
          <w:szCs w:val="40"/>
        </w:rPr>
      </w:pPr>
      <w:bookmarkStart w:colFirst="0" w:colLast="0" w:name="_yqd549r7z6vt" w:id="1"/>
      <w:bookmarkEnd w:id="1"/>
      <w:r w:rsidDel="00000000" w:rsidR="00000000" w:rsidRPr="00000000">
        <w:rPr>
          <w:rFonts w:ascii="Verdana" w:cs="Verdana" w:eastAsia="Verdana" w:hAnsi="Verdana"/>
          <w:i w:val="1"/>
          <w:iCs w:val="1"/>
          <w:sz w:val="40"/>
          <w:szCs w:val="40"/>
          <w:rtl w:val="0"/>
        </w:rPr>
        <w:t xml:space="preserve">Business Requirement Document</w:t>
      </w:r>
      <w:r w:rsidDel="00000000" w:rsidR="00000000" w:rsidRPr="00000000">
        <w:rPr>
          <w:rtl w:val="0"/>
        </w:rPr>
      </w:r>
    </w:p>
    <w:p w:rsidR="00000000" w:rsidDel="00000000" w:rsidP="00000000" w:rsidRDefault="00000000" w:rsidRPr="00000000" w14:paraId="00000017">
      <w:pPr>
        <w:shd w:fill="ffffff" w:val="clear"/>
        <w:jc w:val="center"/>
        <w:rPr>
          <w:rFonts w:ascii="Verdana" w:cs="Verdana" w:eastAsia="Verdana" w:hAnsi="Verdana"/>
          <w:b w:val="1"/>
          <w:bCs w:val="1"/>
          <w:color w:val="222222"/>
          <w:sz w:val="34"/>
          <w:szCs w:val="34"/>
        </w:rPr>
      </w:pPr>
      <w:r w:rsidDel="00000000" w:rsidR="00000000" w:rsidRPr="00000000">
        <w:rPr>
          <w:rtl w:val="0"/>
        </w:rPr>
      </w:r>
    </w:p>
    <w:p w:rsidR="00000000" w:rsidDel="00000000" w:rsidP="00000000" w:rsidRDefault="00000000" w:rsidRPr="00000000" w14:paraId="00000018">
      <w:pPr>
        <w:shd w:fill="ffffff" w:val="clear"/>
        <w:jc w:val="center"/>
        <w:rPr>
          <w:rFonts w:ascii="Verdana" w:cs="Verdana" w:eastAsia="Verdana" w:hAnsi="Verdana"/>
          <w:b w:val="1"/>
          <w:bCs w:val="1"/>
          <w:color w:val="222222"/>
          <w:sz w:val="34"/>
          <w:szCs w:val="34"/>
        </w:rPr>
      </w:pPr>
      <w:r w:rsidDel="00000000" w:rsidR="00000000" w:rsidRPr="00000000">
        <w:rPr>
          <w:rtl w:val="0"/>
        </w:rPr>
      </w:r>
    </w:p>
    <w:p w:rsidR="00000000" w:rsidDel="00000000" w:rsidP="00000000" w:rsidRDefault="00000000" w:rsidRPr="00000000" w14:paraId="00000019">
      <w:pPr>
        <w:shd w:fill="ffffff" w:val="clear"/>
        <w:jc w:val="center"/>
        <w:rPr>
          <w:rFonts w:ascii="Verdana" w:cs="Verdana" w:eastAsia="Verdana" w:hAnsi="Verdana"/>
          <w:b w:val="1"/>
          <w:bCs w:val="1"/>
          <w:color w:val="222222"/>
          <w:sz w:val="34"/>
          <w:szCs w:val="34"/>
        </w:rPr>
      </w:pPr>
      <w:r w:rsidDel="00000000" w:rsidR="00000000" w:rsidRPr="00000000">
        <w:rPr>
          <w:rtl w:val="0"/>
        </w:rPr>
      </w:r>
    </w:p>
    <w:p w:rsidR="00000000" w:rsidDel="00000000" w:rsidP="00000000" w:rsidRDefault="00000000" w:rsidRPr="00000000" w14:paraId="0000001A">
      <w:pPr>
        <w:shd w:fill="ffffff" w:val="clear"/>
        <w:rPr>
          <w:rFonts w:ascii="Verdana" w:cs="Verdana" w:eastAsia="Verdana" w:hAnsi="Verdana"/>
          <w:b w:val="1"/>
          <w:bCs w:val="1"/>
          <w:color w:val="222222"/>
          <w:sz w:val="34"/>
          <w:szCs w:val="34"/>
        </w:rPr>
      </w:pPr>
      <w:r w:rsidDel="00000000" w:rsidR="00000000" w:rsidRPr="00000000">
        <w:rPr>
          <w:rtl w:val="0"/>
        </w:rPr>
      </w:r>
    </w:p>
    <w:p w:rsidR="00000000" w:rsidDel="00000000" w:rsidP="00000000" w:rsidRDefault="00000000" w:rsidRPr="00000000" w14:paraId="0000001B">
      <w:pPr>
        <w:pStyle w:val="Heading2"/>
        <w:tabs>
          <w:tab w:val="right" w:leader="none" w:pos="10249"/>
        </w:tabs>
        <w:spacing w:after="80" w:before="0" w:line="240" w:lineRule="auto"/>
        <w:jc w:val="right"/>
        <w:rPr>
          <w:rFonts w:ascii="Verdana" w:cs="Verdana" w:eastAsia="Verdana" w:hAnsi="Verdana"/>
          <w:b w:val="1"/>
          <w:bCs w:val="1"/>
          <w:sz w:val="22"/>
          <w:szCs w:val="22"/>
        </w:rPr>
      </w:pPr>
      <w:bookmarkStart w:colFirst="0" w:colLast="0" w:name="_pg5oo1900pdr" w:id="2"/>
      <w:bookmarkEnd w:id="2"/>
      <w:r w:rsidDel="00000000" w:rsidR="00000000" w:rsidRPr="00000000">
        <w:rPr>
          <w:rtl w:val="0"/>
        </w:rPr>
      </w:r>
    </w:p>
    <w:p w:rsidR="00000000" w:rsidDel="00000000" w:rsidP="00000000" w:rsidRDefault="00000000" w:rsidRPr="00000000" w14:paraId="0000001C">
      <w:pPr>
        <w:pStyle w:val="Heading2"/>
        <w:tabs>
          <w:tab w:val="right" w:leader="none" w:pos="10249"/>
        </w:tabs>
        <w:spacing w:after="80" w:before="0" w:line="240" w:lineRule="auto"/>
        <w:rPr>
          <w:rFonts w:ascii="Verdana" w:cs="Verdana" w:eastAsia="Verdana" w:hAnsi="Verdana"/>
          <w:sz w:val="22"/>
          <w:szCs w:val="22"/>
        </w:rPr>
      </w:pPr>
      <w:bookmarkStart w:colFirst="0" w:colLast="0" w:name="_9e62djwv6pbi" w:id="3"/>
      <w:bookmarkEnd w:id="3"/>
      <w:r w:rsidDel="00000000" w:rsidR="00000000" w:rsidRPr="00000000">
        <w:rPr>
          <w:rtl w:val="0"/>
        </w:rPr>
      </w:r>
    </w:p>
    <w:p w:rsidR="00000000" w:rsidDel="00000000" w:rsidP="00000000" w:rsidRDefault="00000000" w:rsidRPr="00000000" w14:paraId="0000001D">
      <w:pPr>
        <w:tabs>
          <w:tab w:val="right" w:leader="none" w:pos="10249"/>
        </w:tabs>
        <w:spacing w:after="80" w:line="240" w:lineRule="auto"/>
        <w:jc w:val="right"/>
        <w:rPr>
          <w:rFonts w:ascii="Verdana" w:cs="Verdana" w:eastAsia="Verdana" w:hAnsi="Verdana"/>
          <w:b w:val="1"/>
          <w:bCs w:val="1"/>
          <w:sz w:val="20"/>
          <w:szCs w:val="20"/>
        </w:rPr>
      </w:pP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sz w:val="20"/>
          <w:szCs w:val="20"/>
          <w:rtl w:val="0"/>
        </w:rPr>
        <w:t xml:space="preserve">Author: Rithvica G </w:t>
      </w:r>
    </w:p>
    <w:p w:rsidR="00000000" w:rsidDel="00000000" w:rsidP="00000000" w:rsidRDefault="00000000" w:rsidRPr="00000000" w14:paraId="0000001E">
      <w:pPr>
        <w:tabs>
          <w:tab w:val="right" w:leader="none" w:pos="10249"/>
        </w:tabs>
        <w:spacing w:after="80" w:line="240" w:lineRule="auto"/>
        <w:jc w:val="righ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tabs>
          <w:tab w:val="right" w:leader="none" w:pos="10249"/>
        </w:tabs>
        <w:jc w:val="right"/>
        <w:rPr>
          <w:rFonts w:ascii="Verdana" w:cs="Verdana" w:eastAsia="Verdana" w:hAnsi="Verdana"/>
        </w:rPr>
      </w:pPr>
      <w:r w:rsidDel="00000000" w:rsidR="00000000" w:rsidRPr="00000000">
        <w:rPr>
          <w:b w:val="1"/>
          <w:bCs w:val="1"/>
          <w:rtl w:val="0"/>
        </w:rPr>
        <w:t xml:space="preserve"> </w:t>
        <w:tab/>
      </w:r>
      <w:r w:rsidDel="00000000" w:rsidR="00000000" w:rsidRPr="00000000">
        <w:rPr>
          <w:rFonts w:ascii="Verdana" w:cs="Verdana" w:eastAsia="Verdana" w:hAnsi="Verdana"/>
          <w:b w:val="1"/>
          <w:bCs w:val="1"/>
          <w:rtl w:val="0"/>
        </w:rPr>
        <w:t xml:space="preserve">Date : 13 Feb 2026</w:t>
      </w:r>
      <w:r w:rsidDel="00000000" w:rsidR="00000000" w:rsidRPr="00000000">
        <w:rPr>
          <w:rtl w:val="0"/>
        </w:rPr>
      </w:r>
    </w:p>
    <w:p w:rsidR="00000000" w:rsidDel="00000000" w:rsidP="00000000" w:rsidRDefault="00000000" w:rsidRPr="00000000" w14:paraId="00000020">
      <w:pPr>
        <w:jc w:val="right"/>
        <w:rPr>
          <w:rFonts w:ascii="Verdana" w:cs="Verdana" w:eastAsia="Verdana" w:hAnsi="Verdana"/>
        </w:rPr>
      </w:pPr>
      <w:r w:rsidDel="00000000" w:rsidR="00000000" w:rsidRPr="00000000">
        <w:rPr>
          <w:rtl w:val="0"/>
        </w:rPr>
      </w:r>
    </w:p>
    <w:p w:rsidR="00000000" w:rsidDel="00000000" w:rsidP="00000000" w:rsidRDefault="00000000" w:rsidRPr="00000000" w14:paraId="00000021">
      <w:pPr>
        <w:jc w:val="right"/>
        <w:rPr>
          <w:rFonts w:ascii="Verdana" w:cs="Verdana" w:eastAsia="Verdana" w:hAnsi="Verdana"/>
          <w:sz w:val="24"/>
          <w:szCs w:val="24"/>
        </w:rPr>
      </w:pPr>
      <w:r w:rsidDel="00000000" w:rsidR="00000000" w:rsidRPr="00000000">
        <w:rPr>
          <w:rFonts w:ascii="Verdana" w:cs="Verdana" w:eastAsia="Verdana" w:hAnsi="Verdana"/>
        </w:rPr>
        <w:drawing>
          <wp:inline distB="114300" distT="114300" distL="114300" distR="114300">
            <wp:extent cx="1661592" cy="631873"/>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661592" cy="63187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after="28" w:before="20" w:line="240" w:lineRule="auto"/>
        <w:ind w:left="3240" w:hanging="3060"/>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23">
      <w:pPr>
        <w:widowControl w:val="0"/>
        <w:spacing w:after="28" w:before="20" w:line="240" w:lineRule="auto"/>
        <w:ind w:left="3240" w:hanging="3060"/>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24">
      <w:pPr>
        <w:widowControl w:val="0"/>
        <w:spacing w:after="28" w:before="20" w:line="240" w:lineRule="auto"/>
        <w:ind w:left="3240" w:hanging="3060"/>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25">
      <w:pPr>
        <w:widowControl w:val="0"/>
        <w:spacing w:after="28" w:before="20" w:line="240" w:lineRule="auto"/>
        <w:ind w:left="3240" w:hanging="3060"/>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26">
      <w:pPr>
        <w:widowControl w:val="0"/>
        <w:spacing w:after="28" w:before="20" w:line="240" w:lineRule="auto"/>
        <w:ind w:left="3240" w:hanging="3060"/>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Revision History:</w:t>
      </w:r>
    </w:p>
    <w:p w:rsidR="00000000" w:rsidDel="00000000" w:rsidP="00000000" w:rsidRDefault="00000000" w:rsidRPr="00000000" w14:paraId="00000027">
      <w:pPr>
        <w:widowControl w:val="0"/>
        <w:spacing w:after="28" w:before="20" w:line="240" w:lineRule="auto"/>
        <w:ind w:left="3240" w:firstLine="0"/>
        <w:jc w:val="both"/>
        <w:rPr>
          <w:rFonts w:ascii="Verdana" w:cs="Verdana" w:eastAsia="Verdana" w:hAnsi="Verdana"/>
          <w:sz w:val="24"/>
          <w:szCs w:val="24"/>
        </w:rPr>
      </w:pPr>
      <w:r w:rsidDel="00000000" w:rsidR="00000000" w:rsidRPr="00000000">
        <w:rPr>
          <w:rtl w:val="0"/>
        </w:rPr>
      </w:r>
    </w:p>
    <w:tbl>
      <w:tblPr>
        <w:tblStyle w:val="Table2"/>
        <w:tblW w:w="10455.0" w:type="dxa"/>
        <w:jc w:val="left"/>
        <w:tblInd w:w="-210.0" w:type="dxa"/>
        <w:tblBorders>
          <w:top w:color="000000" w:space="0" w:sz="18" w:val="single"/>
          <w:left w:color="000000" w:space="0" w:sz="18" w:val="single"/>
          <w:bottom w:color="000000" w:space="0" w:sz="18" w:val="single"/>
          <w:right w:color="000000" w:space="0" w:sz="18" w:val="single"/>
          <w:insideH w:color="000000" w:space="0" w:sz="8" w:val="single"/>
          <w:insideV w:color="000000" w:space="0" w:sz="8" w:val="single"/>
        </w:tblBorders>
        <w:tblLayout w:type="fixed"/>
        <w:tblLook w:val="0400"/>
      </w:tblPr>
      <w:tblGrid>
        <w:gridCol w:w="765"/>
        <w:gridCol w:w="1845"/>
        <w:gridCol w:w="2445"/>
        <w:gridCol w:w="1545"/>
        <w:gridCol w:w="1350"/>
        <w:gridCol w:w="2505"/>
        <w:tblGridChange w:id="0">
          <w:tblGrid>
            <w:gridCol w:w="765"/>
            <w:gridCol w:w="1845"/>
            <w:gridCol w:w="2445"/>
            <w:gridCol w:w="1545"/>
            <w:gridCol w:w="1350"/>
            <w:gridCol w:w="2505"/>
          </w:tblGrid>
        </w:tblGridChange>
      </w:tblGrid>
      <w:tr>
        <w:trPr>
          <w:cantSplit w:val="0"/>
          <w:trHeight w:val="288" w:hRule="atLeast"/>
          <w:tblHeader w:val="0"/>
        </w:trPr>
        <w:tc>
          <w:tcPr>
            <w:shd w:fill="b3b3b3" w:val="clear"/>
            <w:tcMar>
              <w:top w:w="0.0" w:type="dxa"/>
              <w:left w:w="108.0" w:type="dxa"/>
              <w:bottom w:w="0.0" w:type="dxa"/>
              <w:right w:w="108.0" w:type="dxa"/>
            </w:tcMar>
            <w:vAlign w:val="center"/>
          </w:tcPr>
          <w:p w:rsidR="00000000" w:rsidDel="00000000" w:rsidP="00000000" w:rsidRDefault="00000000" w:rsidRPr="00000000" w14:paraId="00000028">
            <w:pPr>
              <w:spacing w:after="60" w:before="60" w:line="276" w:lineRule="auto"/>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Ver. No.</w:t>
            </w:r>
            <w:r w:rsidDel="00000000" w:rsidR="00000000" w:rsidRPr="00000000">
              <w:rPr>
                <w:rtl w:val="0"/>
              </w:rPr>
            </w:r>
          </w:p>
        </w:tc>
        <w:tc>
          <w:tcPr>
            <w:shd w:fill="b3b3b3" w:val="clear"/>
            <w:tcMar>
              <w:top w:w="0.0" w:type="dxa"/>
              <w:left w:w="108.0" w:type="dxa"/>
              <w:bottom w:w="0.0" w:type="dxa"/>
              <w:right w:w="108.0" w:type="dxa"/>
            </w:tcMar>
            <w:vAlign w:val="center"/>
          </w:tcPr>
          <w:p w:rsidR="00000000" w:rsidDel="00000000" w:rsidP="00000000" w:rsidRDefault="00000000" w:rsidRPr="00000000" w14:paraId="00000029">
            <w:pPr>
              <w:spacing w:after="60" w:before="60" w:line="276" w:lineRule="auto"/>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Release Date</w:t>
            </w:r>
            <w:r w:rsidDel="00000000" w:rsidR="00000000" w:rsidRPr="00000000">
              <w:rPr>
                <w:rtl w:val="0"/>
              </w:rPr>
            </w:r>
          </w:p>
        </w:tc>
        <w:tc>
          <w:tcPr>
            <w:shd w:fill="b3b3b3" w:val="clear"/>
            <w:tcMar>
              <w:top w:w="0.0" w:type="dxa"/>
              <w:left w:w="108.0" w:type="dxa"/>
              <w:bottom w:w="0.0" w:type="dxa"/>
              <w:right w:w="108.0" w:type="dxa"/>
            </w:tcMar>
            <w:vAlign w:val="center"/>
          </w:tcPr>
          <w:p w:rsidR="00000000" w:rsidDel="00000000" w:rsidP="00000000" w:rsidRDefault="00000000" w:rsidRPr="00000000" w14:paraId="0000002A">
            <w:pPr>
              <w:spacing w:after="60" w:before="60" w:line="276" w:lineRule="auto"/>
              <w:jc w:val="both"/>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Change Information</w:t>
            </w:r>
          </w:p>
        </w:tc>
        <w:tc>
          <w:tcPr>
            <w:shd w:fill="b3b3b3" w:val="clear"/>
            <w:tcMar>
              <w:top w:w="0.0" w:type="dxa"/>
              <w:left w:w="108.0" w:type="dxa"/>
              <w:bottom w:w="0.0" w:type="dxa"/>
              <w:right w:w="108.0" w:type="dxa"/>
            </w:tcMar>
            <w:vAlign w:val="center"/>
          </w:tcPr>
          <w:p w:rsidR="00000000" w:rsidDel="00000000" w:rsidP="00000000" w:rsidRDefault="00000000" w:rsidRPr="00000000" w14:paraId="0000002B">
            <w:pPr>
              <w:spacing w:after="60" w:before="60" w:line="276" w:lineRule="auto"/>
              <w:jc w:val="both"/>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Reviewed/</w:t>
            </w:r>
          </w:p>
          <w:p w:rsidR="00000000" w:rsidDel="00000000" w:rsidP="00000000" w:rsidRDefault="00000000" w:rsidRPr="00000000" w14:paraId="0000002C">
            <w:pPr>
              <w:spacing w:after="60" w:before="60" w:line="276" w:lineRule="auto"/>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Approved By</w:t>
            </w:r>
            <w:r w:rsidDel="00000000" w:rsidR="00000000" w:rsidRPr="00000000">
              <w:rPr>
                <w:rtl w:val="0"/>
              </w:rPr>
            </w:r>
          </w:p>
        </w:tc>
        <w:tc>
          <w:tcPr>
            <w:shd w:fill="b3b3b3" w:val="clear"/>
            <w:tcMar>
              <w:top w:w="0.0" w:type="dxa"/>
              <w:left w:w="108.0" w:type="dxa"/>
              <w:bottom w:w="0.0" w:type="dxa"/>
              <w:right w:w="108.0" w:type="dxa"/>
            </w:tcMar>
            <w:vAlign w:val="center"/>
          </w:tcPr>
          <w:p w:rsidR="00000000" w:rsidDel="00000000" w:rsidP="00000000" w:rsidRDefault="00000000" w:rsidRPr="00000000" w14:paraId="0000002D">
            <w:pPr>
              <w:spacing w:after="60" w:before="60" w:line="276" w:lineRule="auto"/>
              <w:jc w:val="both"/>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Reviewed/</w:t>
            </w:r>
          </w:p>
          <w:p w:rsidR="00000000" w:rsidDel="00000000" w:rsidP="00000000" w:rsidRDefault="00000000" w:rsidRPr="00000000" w14:paraId="0000002E">
            <w:pPr>
              <w:spacing w:after="60" w:before="60" w:line="276" w:lineRule="auto"/>
              <w:jc w:val="both"/>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Approved</w:t>
            </w:r>
          </w:p>
          <w:p w:rsidR="00000000" w:rsidDel="00000000" w:rsidP="00000000" w:rsidRDefault="00000000" w:rsidRPr="00000000" w14:paraId="0000002F">
            <w:pPr>
              <w:spacing w:after="60" w:before="60" w:line="276" w:lineRule="auto"/>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Date</w:t>
            </w:r>
            <w:r w:rsidDel="00000000" w:rsidR="00000000" w:rsidRPr="00000000">
              <w:rPr>
                <w:rtl w:val="0"/>
              </w:rPr>
            </w:r>
          </w:p>
        </w:tc>
        <w:tc>
          <w:tcPr>
            <w:shd w:fill="b3b3b3" w:val="clear"/>
            <w:tcMar>
              <w:top w:w="0.0" w:type="dxa"/>
              <w:left w:w="108.0" w:type="dxa"/>
              <w:bottom w:w="0.0" w:type="dxa"/>
              <w:right w:w="108.0" w:type="dxa"/>
            </w:tcMar>
            <w:vAlign w:val="center"/>
          </w:tcPr>
          <w:p w:rsidR="00000000" w:rsidDel="00000000" w:rsidP="00000000" w:rsidRDefault="00000000" w:rsidRPr="00000000" w14:paraId="00000030">
            <w:pPr>
              <w:spacing w:after="60" w:before="60" w:line="276" w:lineRule="auto"/>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Remarks</w:t>
            </w:r>
            <w:r w:rsidDel="00000000" w:rsidR="00000000" w:rsidRPr="00000000">
              <w:rPr>
                <w:rtl w:val="0"/>
              </w:rPr>
            </w:r>
          </w:p>
        </w:tc>
      </w:tr>
      <w:tr>
        <w:trPr>
          <w:cantSplit w:val="0"/>
          <w:trHeight w:val="288" w:hRule="atLeast"/>
          <w:tblHeader w:val="0"/>
        </w:trPr>
        <w:tc>
          <w:tcPr>
            <w:tcMar>
              <w:top w:w="0.0" w:type="dxa"/>
              <w:left w:w="108.0" w:type="dxa"/>
              <w:bottom w:w="0.0" w:type="dxa"/>
              <w:right w:w="108.0" w:type="dxa"/>
            </w:tcMar>
            <w:vAlign w:val="center"/>
          </w:tcPr>
          <w:p w:rsidR="00000000" w:rsidDel="00000000" w:rsidP="00000000" w:rsidRDefault="00000000" w:rsidRPr="00000000" w14:paraId="00000031">
            <w:pPr>
              <w:spacing w:after="60" w:before="60" w:line="276" w:lineRule="auto"/>
              <w:rPr>
                <w:rFonts w:ascii="Verdana" w:cs="Verdana" w:eastAsia="Verdana" w:hAnsi="Verdana"/>
                <w:sz w:val="16"/>
                <w:szCs w:val="16"/>
              </w:rPr>
            </w:pPr>
            <w:r w:rsidDel="00000000" w:rsidR="00000000" w:rsidRPr="00000000">
              <w:rPr>
                <w:sz w:val="16"/>
                <w:szCs w:val="16"/>
                <w:rtl w:val="0"/>
              </w:rPr>
              <w:t xml:space="preserve">1</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32">
            <w:pPr>
              <w:spacing w:after="60" w:before="60" w:line="276" w:lineRule="auto"/>
              <w:rPr>
                <w:rFonts w:ascii="Verdana" w:cs="Verdana" w:eastAsia="Verdana" w:hAnsi="Verdana"/>
                <w:sz w:val="20"/>
                <w:szCs w:val="20"/>
              </w:rPr>
            </w:pPr>
            <w:r w:rsidDel="00000000" w:rsidR="00000000" w:rsidRPr="00000000">
              <w:rPr>
                <w:rtl w:val="0"/>
              </w:rPr>
              <w:t xml:space="preserve">13 Feb 2026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3">
            <w:pPr>
              <w:spacing w:after="60" w:before="60" w:line="276" w:lineRule="auto"/>
              <w:rPr>
                <w:rFonts w:ascii="Verdana" w:cs="Verdana" w:eastAsia="Verdana" w:hAnsi="Verdana"/>
                <w:sz w:val="20"/>
                <w:szCs w:val="20"/>
              </w:rPr>
            </w:pPr>
            <w:r w:rsidDel="00000000" w:rsidR="00000000" w:rsidRPr="00000000">
              <w:rPr>
                <w:rtl w:val="0"/>
              </w:rPr>
              <w:t xml:space="preserve">Initial Draft </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34">
            <w:pPr>
              <w:spacing w:after="60" w:before="60" w:line="276" w:lineRule="auto"/>
              <w:rPr>
                <w:rFonts w:ascii="Verdana" w:cs="Verdana" w:eastAsia="Verdana" w:hAnsi="Verdana"/>
                <w:sz w:val="20"/>
                <w:szCs w:val="20"/>
              </w:rPr>
            </w:pPr>
            <w:r w:rsidDel="00000000" w:rsidR="00000000" w:rsidRPr="00000000">
              <w:rPr>
                <w:rtl w:val="0"/>
              </w:rPr>
              <w:t xml:space="preserve">Rithvica </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35">
            <w:pPr>
              <w:spacing w:after="60" w:before="60" w:line="276" w:lineRule="auto"/>
              <w:rPr>
                <w:rFonts w:ascii="Verdana" w:cs="Verdana" w:eastAsia="Verdana" w:hAnsi="Verdana"/>
                <w:sz w:val="20"/>
                <w:szCs w:val="20"/>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36">
            <w:pPr>
              <w:spacing w:after="60" w:before="60" w:line="276" w:lineRule="auto"/>
              <w:rPr>
                <w:rFonts w:ascii="Verdana" w:cs="Verdana" w:eastAsia="Verdana" w:hAnsi="Verdana"/>
                <w:sz w:val="20"/>
                <w:szCs w:val="20"/>
              </w:rPr>
            </w:pPr>
            <w:r w:rsidDel="00000000" w:rsidR="00000000" w:rsidRPr="00000000">
              <w:rPr>
                <w:rtl w:val="0"/>
              </w:rPr>
            </w:r>
          </w:p>
        </w:tc>
      </w:tr>
      <w:tr>
        <w:trPr>
          <w:cantSplit w:val="0"/>
          <w:trHeight w:val="288" w:hRule="atLeast"/>
          <w:tblHeader w:val="0"/>
        </w:trPr>
        <w:tc>
          <w:tcPr>
            <w:tcMar>
              <w:top w:w="0.0" w:type="dxa"/>
              <w:left w:w="108.0" w:type="dxa"/>
              <w:bottom w:w="0.0" w:type="dxa"/>
              <w:right w:w="108.0" w:type="dxa"/>
            </w:tcMar>
            <w:vAlign w:val="center"/>
          </w:tcPr>
          <w:p w:rsidR="00000000" w:rsidDel="00000000" w:rsidP="00000000" w:rsidRDefault="00000000" w:rsidRPr="00000000" w14:paraId="00000037">
            <w:pPr>
              <w:spacing w:after="60" w:before="60" w:line="276" w:lineRule="auto"/>
              <w:rPr>
                <w:rFonts w:ascii="Verdana" w:cs="Verdana" w:eastAsia="Verdana" w:hAnsi="Verdana"/>
                <w:sz w:val="20"/>
                <w:szCs w:val="20"/>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38">
            <w:pPr>
              <w:spacing w:after="60" w:before="60" w:line="276" w:lineRule="auto"/>
              <w:rPr>
                <w:rFonts w:ascii="Verdana" w:cs="Verdana" w:eastAsia="Verdana" w:hAnsi="Verdana"/>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9">
            <w:pPr>
              <w:spacing w:after="60" w:before="60" w:line="276" w:lineRule="auto"/>
              <w:rPr>
                <w:rFonts w:ascii="Verdana" w:cs="Verdana" w:eastAsia="Verdana" w:hAnsi="Verdana"/>
                <w:sz w:val="20"/>
                <w:szCs w:val="20"/>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3A">
            <w:pPr>
              <w:spacing w:after="60" w:before="60" w:line="276" w:lineRule="auto"/>
              <w:rPr>
                <w:rFonts w:ascii="Verdana" w:cs="Verdana" w:eastAsia="Verdana" w:hAnsi="Verdana"/>
                <w:sz w:val="20"/>
                <w:szCs w:val="20"/>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3B">
            <w:pPr>
              <w:spacing w:after="60" w:before="60" w:line="276" w:lineRule="auto"/>
              <w:rPr>
                <w:rFonts w:ascii="Verdana" w:cs="Verdana" w:eastAsia="Verdana" w:hAnsi="Verdana"/>
                <w:sz w:val="20"/>
                <w:szCs w:val="20"/>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3C">
            <w:pPr>
              <w:spacing w:after="60" w:before="60" w:line="276" w:lineRule="auto"/>
              <w:rPr>
                <w:rFonts w:ascii="Verdana" w:cs="Verdana" w:eastAsia="Verdana" w:hAnsi="Verdana"/>
                <w:sz w:val="20"/>
                <w:szCs w:val="20"/>
              </w:rPr>
            </w:pPr>
            <w:r w:rsidDel="00000000" w:rsidR="00000000" w:rsidRPr="00000000">
              <w:rPr>
                <w:rtl w:val="0"/>
              </w:rPr>
            </w:r>
          </w:p>
        </w:tc>
      </w:tr>
      <w:tr>
        <w:trPr>
          <w:cantSplit w:val="0"/>
          <w:trHeight w:val="288" w:hRule="atLeast"/>
          <w:tblHeader w:val="0"/>
        </w:trPr>
        <w:tc>
          <w:tcPr>
            <w:tcMar>
              <w:top w:w="0.0" w:type="dxa"/>
              <w:left w:w="108.0" w:type="dxa"/>
              <w:bottom w:w="0.0" w:type="dxa"/>
              <w:right w:w="108.0" w:type="dxa"/>
            </w:tcMar>
            <w:vAlign w:val="center"/>
          </w:tcPr>
          <w:p w:rsidR="00000000" w:rsidDel="00000000" w:rsidP="00000000" w:rsidRDefault="00000000" w:rsidRPr="00000000" w14:paraId="0000003D">
            <w:pPr>
              <w:spacing w:after="60" w:before="60" w:line="276" w:lineRule="auto"/>
              <w:rPr>
                <w:rFonts w:ascii="Verdana" w:cs="Verdana" w:eastAsia="Verdana" w:hAnsi="Verdana"/>
                <w:sz w:val="20"/>
                <w:szCs w:val="20"/>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3E">
            <w:pPr>
              <w:spacing w:after="60" w:before="60" w:line="276" w:lineRule="auto"/>
              <w:rPr>
                <w:rFonts w:ascii="Verdana" w:cs="Verdana" w:eastAsia="Verdana" w:hAnsi="Verdana"/>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F">
            <w:pPr>
              <w:spacing w:after="60" w:before="60" w:line="276" w:lineRule="auto"/>
              <w:rPr>
                <w:rFonts w:ascii="Verdana" w:cs="Verdana" w:eastAsia="Verdana" w:hAnsi="Verdana"/>
                <w:sz w:val="20"/>
                <w:szCs w:val="20"/>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40">
            <w:pPr>
              <w:spacing w:after="60" w:before="60" w:line="276" w:lineRule="auto"/>
              <w:rPr>
                <w:rFonts w:ascii="Verdana" w:cs="Verdana" w:eastAsia="Verdana" w:hAnsi="Verdana"/>
                <w:sz w:val="20"/>
                <w:szCs w:val="20"/>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41">
            <w:pPr>
              <w:spacing w:after="60" w:before="60" w:line="276" w:lineRule="auto"/>
              <w:rPr>
                <w:rFonts w:ascii="Verdana" w:cs="Verdana" w:eastAsia="Verdana" w:hAnsi="Verdana"/>
                <w:sz w:val="20"/>
                <w:szCs w:val="20"/>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42">
            <w:pPr>
              <w:spacing w:after="60" w:before="60" w:line="276" w:lineRule="auto"/>
              <w:rPr>
                <w:rFonts w:ascii="Verdana" w:cs="Verdana" w:eastAsia="Verdana" w:hAnsi="Verdana"/>
                <w:sz w:val="20"/>
                <w:szCs w:val="20"/>
              </w:rPr>
            </w:pPr>
            <w:r w:rsidDel="00000000" w:rsidR="00000000" w:rsidRPr="00000000">
              <w:rPr>
                <w:rtl w:val="0"/>
              </w:rPr>
            </w:r>
          </w:p>
        </w:tc>
      </w:tr>
      <w:tr>
        <w:trPr>
          <w:cantSplit w:val="0"/>
          <w:trHeight w:val="288" w:hRule="atLeast"/>
          <w:tblHeader w:val="0"/>
        </w:trPr>
        <w:tc>
          <w:tcPr>
            <w:tcMar>
              <w:top w:w="0.0" w:type="dxa"/>
              <w:left w:w="108.0" w:type="dxa"/>
              <w:bottom w:w="0.0" w:type="dxa"/>
              <w:right w:w="108.0" w:type="dxa"/>
            </w:tcMar>
            <w:vAlign w:val="center"/>
          </w:tcPr>
          <w:p w:rsidR="00000000" w:rsidDel="00000000" w:rsidP="00000000" w:rsidRDefault="00000000" w:rsidRPr="00000000" w14:paraId="00000043">
            <w:pPr>
              <w:spacing w:after="60" w:before="60" w:line="276" w:lineRule="auto"/>
              <w:jc w:val="both"/>
              <w:rPr>
                <w:rFonts w:ascii="Verdana" w:cs="Verdana" w:eastAsia="Verdana" w:hAnsi="Verdana"/>
                <w:sz w:val="20"/>
                <w:szCs w:val="20"/>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44">
            <w:pPr>
              <w:spacing w:after="60" w:before="60" w:line="276" w:lineRule="auto"/>
              <w:rPr>
                <w:rFonts w:ascii="Verdana" w:cs="Verdana" w:eastAsia="Verdana" w:hAnsi="Verdana"/>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5">
            <w:pPr>
              <w:spacing w:after="60" w:before="60" w:line="276" w:lineRule="auto"/>
              <w:jc w:val="center"/>
              <w:rPr>
                <w:rFonts w:ascii="Verdana" w:cs="Verdana" w:eastAsia="Verdana" w:hAnsi="Verdana"/>
                <w:sz w:val="20"/>
                <w:szCs w:val="20"/>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46">
            <w:pPr>
              <w:spacing w:after="60" w:before="60" w:line="276" w:lineRule="auto"/>
              <w:jc w:val="both"/>
              <w:rPr>
                <w:rFonts w:ascii="Verdana" w:cs="Verdana" w:eastAsia="Verdana" w:hAnsi="Verdana"/>
                <w:sz w:val="20"/>
                <w:szCs w:val="20"/>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47">
            <w:pPr>
              <w:spacing w:after="60" w:before="60" w:line="276" w:lineRule="auto"/>
              <w:jc w:val="both"/>
              <w:rPr>
                <w:rFonts w:ascii="Verdana" w:cs="Verdana" w:eastAsia="Verdana" w:hAnsi="Verdana"/>
                <w:sz w:val="20"/>
                <w:szCs w:val="20"/>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48">
            <w:pPr>
              <w:spacing w:after="60" w:before="60" w:line="276" w:lineRule="auto"/>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49">
      <w:pPr>
        <w:tabs>
          <w:tab w:val="left" w:leader="none" w:pos="8340"/>
        </w:tabs>
        <w:spacing w:after="20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4A">
      <w:pPr>
        <w:tabs>
          <w:tab w:val="left" w:leader="none" w:pos="8340"/>
        </w:tabs>
        <w:spacing w:after="200" w:line="276" w:lineRule="auto"/>
        <w:jc w:val="both"/>
        <w:rPr>
          <w:b w:val="1"/>
          <w:bCs w:val="1"/>
          <w:u w:val="single"/>
        </w:rPr>
      </w:pPr>
      <w:r w:rsidDel="00000000" w:rsidR="00000000" w:rsidRPr="00000000">
        <w:rPr>
          <w:rFonts w:ascii="Verdana" w:cs="Verdana" w:eastAsia="Verdana" w:hAnsi="Verdana"/>
          <w:b w:val="1"/>
          <w:bCs w:val="1"/>
          <w:sz w:val="20"/>
          <w:szCs w:val="20"/>
          <w:u w:val="single"/>
          <w:rtl w:val="0"/>
        </w:rPr>
        <w:t xml:space="preserve">Table of Contents: </w:t>
      </w:r>
      <w:r w:rsidDel="00000000" w:rsidR="00000000" w:rsidRPr="00000000">
        <w:rPr>
          <w:rtl w:val="0"/>
        </w:rPr>
      </w:r>
    </w:p>
    <w:sdt>
      <w:sdtPr>
        <w:id w:val="746968718"/>
        <w:docPartObj>
          <w:docPartGallery w:val="Table of Contents"/>
          <w:docPartUnique w:val="1"/>
        </w:docPartObj>
      </w:sdtPr>
      <w:sdtContent>
        <w:p w:rsidR="00000000" w:rsidDel="00000000" w:rsidP="00000000" w:rsidRDefault="00000000" w:rsidRPr="00000000" w14:paraId="0000004B">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eabm9rf1wz0">
            <w:r w:rsidDel="00000000" w:rsidR="00000000" w:rsidRPr="00000000">
              <w:rPr>
                <w:b w:val="1"/>
                <w:bCs w:val="1"/>
                <w:i w:val="0"/>
                <w:iCs w:val="0"/>
                <w:smallCaps w:val="0"/>
                <w:strike w:val="0"/>
                <w:color w:val="000000"/>
                <w:u w:val="none"/>
                <w:shd w:fill="auto" w:val="clear"/>
                <w:vertAlign w:val="baseline"/>
                <w:rtl w:val="0"/>
              </w:rPr>
              <w:t xml:space="preserve">1. Overview</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wail0r50jctv">
            <w:r w:rsidDel="00000000" w:rsidR="00000000" w:rsidRPr="00000000">
              <w:rPr>
                <w:b w:val="1"/>
                <w:bCs w:val="1"/>
                <w:i w:val="0"/>
                <w:iCs w:val="0"/>
                <w:smallCaps w:val="0"/>
                <w:strike w:val="0"/>
                <w:color w:val="000000"/>
                <w:u w:val="none"/>
                <w:shd w:fill="auto" w:val="clear"/>
                <w:vertAlign w:val="baseline"/>
                <w:rtl w:val="0"/>
              </w:rPr>
              <w:t xml:space="preserve">2. Objectives</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xkq8jkmk3vog">
            <w:r w:rsidDel="00000000" w:rsidR="00000000" w:rsidRPr="00000000">
              <w:rPr>
                <w:b w:val="1"/>
                <w:bCs w:val="1"/>
                <w:i w:val="0"/>
                <w:iCs w:val="0"/>
                <w:smallCaps w:val="0"/>
                <w:strike w:val="0"/>
                <w:color w:val="000000"/>
                <w:u w:val="none"/>
                <w:shd w:fill="auto" w:val="clear"/>
                <w:vertAlign w:val="baseline"/>
                <w:rtl w:val="0"/>
              </w:rPr>
              <w:t xml:space="preserve">3. Scope</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6j8wlw0j8h5">
            <w:r w:rsidDel="00000000" w:rsidR="00000000" w:rsidRPr="00000000">
              <w:rPr>
                <w:b w:val="1"/>
                <w:bCs w:val="1"/>
                <w:i w:val="0"/>
                <w:iCs w:val="0"/>
                <w:smallCaps w:val="0"/>
                <w:strike w:val="0"/>
                <w:color w:val="000000"/>
                <w:u w:val="none"/>
                <w:shd w:fill="auto" w:val="clear"/>
                <w:vertAlign w:val="baseline"/>
                <w:rtl w:val="0"/>
              </w:rPr>
              <w:t xml:space="preserve">4. Constraints</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kfr2fdy363um">
            <w:r w:rsidDel="00000000" w:rsidR="00000000" w:rsidRPr="00000000">
              <w:rPr>
                <w:b w:val="1"/>
                <w:bCs w:val="1"/>
                <w:i w:val="0"/>
                <w:iCs w:val="0"/>
                <w:smallCaps w:val="0"/>
                <w:strike w:val="0"/>
                <w:color w:val="000000"/>
                <w:u w:val="none"/>
                <w:shd w:fill="auto" w:val="clear"/>
                <w:vertAlign w:val="baseline"/>
                <w:rtl w:val="0"/>
              </w:rPr>
              <w:t xml:space="preserve">5. Business Needs</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vertAlign w:val="baseline"/>
            </w:rPr>
          </w:pPr>
          <w:hyperlink w:anchor="_tixv3wky007n">
            <w:r w:rsidDel="00000000" w:rsidR="00000000" w:rsidRPr="00000000">
              <w:rPr>
                <w:b w:val="1"/>
                <w:bCs w:val="1"/>
                <w:i w:val="0"/>
                <w:iCs w:val="0"/>
                <w:smallCaps w:val="0"/>
                <w:strike w:val="0"/>
                <w:color w:val="000000"/>
                <w:u w:val="none"/>
                <w:shd w:fill="auto" w:val="clear"/>
                <w:vertAlign w:val="baseline"/>
                <w:rtl w:val="0"/>
              </w:rPr>
              <w:t xml:space="preserve">6. Requirements</w:t>
              <w:tab/>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tixv3wky007n">
            <w:r w:rsidDel="00000000" w:rsidR="00000000" w:rsidRPr="00000000">
              <w:rPr>
                <w:b w:val="1"/>
                <w:bCs w:val="1"/>
                <w:i w:val="0"/>
                <w:iCs w:val="0"/>
                <w:smallCaps w:val="0"/>
                <w:strike w:val="0"/>
                <w:color w:val="000000"/>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freaew5r6ly">
            <w:r w:rsidDel="00000000" w:rsidR="00000000" w:rsidRPr="00000000">
              <w:rPr>
                <w:b w:val="1"/>
                <w:bCs w:val="1"/>
                <w:i w:val="0"/>
                <w:iCs w:val="0"/>
                <w:smallCaps w:val="0"/>
                <w:strike w:val="0"/>
                <w:color w:val="000000"/>
                <w:u w:val="none"/>
                <w:shd w:fill="auto" w:val="clear"/>
                <w:vertAlign w:val="baseline"/>
                <w:rtl w:val="0"/>
              </w:rPr>
              <w:t xml:space="preserve">Functional</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w8qnyscmkh4j">
            <w:r w:rsidDel="00000000" w:rsidR="00000000" w:rsidRPr="00000000">
              <w:rPr>
                <w:b w:val="1"/>
                <w:bCs w:val="1"/>
                <w:i w:val="0"/>
                <w:iCs w:val="0"/>
                <w:smallCaps w:val="0"/>
                <w:strike w:val="0"/>
                <w:color w:val="000000"/>
                <w:u w:val="none"/>
                <w:shd w:fill="auto" w:val="clear"/>
                <w:vertAlign w:val="baseline"/>
                <w:rtl w:val="0"/>
              </w:rPr>
              <w:t xml:space="preserve">Epic 0 :  Operational Prerequisites</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li924xxelmri">
            <w:r w:rsidDel="00000000" w:rsidR="00000000" w:rsidRPr="00000000">
              <w:rPr>
                <w:b w:val="1"/>
                <w:bCs w:val="1"/>
                <w:i w:val="0"/>
                <w:iCs w:val="0"/>
                <w:smallCaps w:val="0"/>
                <w:strike w:val="0"/>
                <w:color w:val="000000"/>
                <w:u w:val="none"/>
                <w:shd w:fill="auto" w:val="clear"/>
                <w:vertAlign w:val="baseline"/>
                <w:rtl w:val="0"/>
              </w:rPr>
              <w:t xml:space="preserve">Demo : 1</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1wjcbbhspha0">
            <w:r w:rsidDel="00000000" w:rsidR="00000000" w:rsidRPr="00000000">
              <w:rPr>
                <w:b w:val="1"/>
                <w:bCs w:val="1"/>
                <w:i w:val="0"/>
                <w:iCs w:val="0"/>
                <w:smallCaps w:val="0"/>
                <w:strike w:val="0"/>
                <w:color w:val="000000"/>
                <w:u w:val="none"/>
                <w:shd w:fill="auto" w:val="clear"/>
                <w:vertAlign w:val="baseline"/>
                <w:rtl w:val="0"/>
              </w:rPr>
              <w:t xml:space="preserve">Epic 1 : User Authentication &amp; Onboarding</w:t>
              <w:tab/>
              <w:t xml:space="preserve">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6rgwigcxwdjd">
            <w:r w:rsidDel="00000000" w:rsidR="00000000" w:rsidRPr="00000000">
              <w:rPr>
                <w:b w:val="1"/>
                <w:bCs w:val="1"/>
                <w:i w:val="0"/>
                <w:iCs w:val="0"/>
                <w:smallCaps w:val="0"/>
                <w:strike w:val="0"/>
                <w:color w:val="000000"/>
                <w:u w:val="none"/>
                <w:shd w:fill="auto" w:val="clear"/>
                <w:vertAlign w:val="baseline"/>
                <w:rtl w:val="0"/>
              </w:rPr>
              <w:t xml:space="preserve">Mobile -  Users</w:t>
              <w:tab/>
              <w:t xml:space="preserve">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00yzh1t0ttf">
            <w:r w:rsidDel="00000000" w:rsidR="00000000" w:rsidRPr="00000000">
              <w:rPr>
                <w:i w:val="0"/>
                <w:iCs w:val="0"/>
                <w:smallCaps w:val="0"/>
                <w:strike w:val="0"/>
                <w:color w:val="000000"/>
                <w:u w:val="none"/>
                <w:shd w:fill="auto" w:val="clear"/>
                <w:vertAlign w:val="baseline"/>
                <w:rtl w:val="0"/>
              </w:rPr>
              <w:t xml:space="preserve">User story -1.1 User Registration &amp; Age Verification</w:t>
              <w:tab/>
              <w:t xml:space="preserve">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eue17gg3btll">
            <w:r w:rsidDel="00000000" w:rsidR="00000000" w:rsidRPr="00000000">
              <w:rPr>
                <w:i w:val="0"/>
                <w:iCs w:val="0"/>
                <w:smallCaps w:val="0"/>
                <w:strike w:val="0"/>
                <w:color w:val="000000"/>
                <w:u w:val="none"/>
                <w:shd w:fill="auto" w:val="clear"/>
                <w:vertAlign w:val="baseline"/>
                <w:rtl w:val="0"/>
              </w:rPr>
              <w:t xml:space="preserve">User story -1.2 User Login</w:t>
              <w:tab/>
              <w:t xml:space="preserve">11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v3og5spasdno">
            <w:r w:rsidDel="00000000" w:rsidR="00000000" w:rsidRPr="00000000">
              <w:rPr>
                <w:i w:val="0"/>
                <w:iCs w:val="0"/>
                <w:smallCaps w:val="0"/>
                <w:strike w:val="0"/>
                <w:color w:val="000000"/>
                <w:u w:val="none"/>
                <w:shd w:fill="auto" w:val="clear"/>
                <w:vertAlign w:val="baseline"/>
                <w:rtl w:val="0"/>
              </w:rPr>
              <w:t xml:space="preserve">User story -1.3 Forgot Password (Recovery)</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wqv1krgr3e0w">
            <w:r w:rsidDel="00000000" w:rsidR="00000000" w:rsidRPr="00000000">
              <w:rPr>
                <w:i w:val="0"/>
                <w:iCs w:val="0"/>
                <w:smallCaps w:val="0"/>
                <w:strike w:val="0"/>
                <w:color w:val="000000"/>
                <w:u w:val="none"/>
                <w:shd w:fill="auto" w:val="clear"/>
                <w:vertAlign w:val="baseline"/>
                <w:rtl w:val="0"/>
              </w:rPr>
              <w:t xml:space="preserve">User story -1.4 Change Password (Logged In)</w:t>
              <w:tab/>
              <w:t xml:space="preserve">19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dx22addi5g6a">
            <w:r w:rsidDel="00000000" w:rsidR="00000000" w:rsidRPr="00000000">
              <w:rPr>
                <w:i w:val="0"/>
                <w:iCs w:val="0"/>
                <w:smallCaps w:val="0"/>
                <w:strike w:val="0"/>
                <w:color w:val="000000"/>
                <w:u w:val="none"/>
                <w:shd w:fill="auto" w:val="clear"/>
                <w:vertAlign w:val="baseline"/>
                <w:rtl w:val="0"/>
              </w:rPr>
              <w:t xml:space="preserve">User story -1.5 Profile &amp; Avatar Setup</w:t>
              <w:tab/>
              <w:t xml:space="preserve">21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ze3u0zfro8se">
            <w:r w:rsidDel="00000000" w:rsidR="00000000" w:rsidRPr="00000000">
              <w:rPr>
                <w:i w:val="0"/>
                <w:iCs w:val="0"/>
                <w:smallCaps w:val="0"/>
                <w:strike w:val="0"/>
                <w:color w:val="000000"/>
                <w:u w:val="none"/>
                <w:shd w:fill="auto" w:val="clear"/>
                <w:vertAlign w:val="baseline"/>
                <w:rtl w:val="0"/>
              </w:rPr>
              <w:t xml:space="preserve">User story -1.6 Delete Account  (Soft Delete)</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qtdw0eglonzz">
            <w:r w:rsidDel="00000000" w:rsidR="00000000" w:rsidRPr="00000000">
              <w:rPr>
                <w:i w:val="0"/>
                <w:iCs w:val="0"/>
                <w:smallCaps w:val="0"/>
                <w:strike w:val="0"/>
                <w:color w:val="000000"/>
                <w:u w:val="none"/>
                <w:shd w:fill="auto" w:val="clear"/>
                <w:vertAlign w:val="baseline"/>
                <w:rtl w:val="0"/>
              </w:rPr>
              <w:t xml:space="preserve">User story -1.7  Sign Out</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uuonvyqxs4ki">
            <w:r w:rsidDel="00000000" w:rsidR="00000000" w:rsidRPr="00000000">
              <w:rPr>
                <w:i w:val="0"/>
                <w:iCs w:val="0"/>
                <w:smallCaps w:val="0"/>
                <w:strike w:val="0"/>
                <w:color w:val="000000"/>
                <w:u w:val="none"/>
                <w:shd w:fill="auto" w:val="clear"/>
                <w:vertAlign w:val="baseline"/>
                <w:rtl w:val="0"/>
              </w:rPr>
              <w:t xml:space="preserve">User Story -1.8 Security Settings (Includes 2FA Toggle) &amp; Active Sessions</w:t>
              <w:tab/>
              <w:t xml:space="preserve">25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3fdeiljto1j5">
            <w:r w:rsidDel="00000000" w:rsidR="00000000" w:rsidRPr="00000000">
              <w:rPr>
                <w:b w:val="1"/>
                <w:bCs w:val="1"/>
                <w:i w:val="0"/>
                <w:iCs w:val="0"/>
                <w:smallCaps w:val="0"/>
                <w:strike w:val="0"/>
                <w:color w:val="000000"/>
                <w:u w:val="none"/>
                <w:shd w:fill="auto" w:val="clear"/>
                <w:vertAlign w:val="baseline"/>
                <w:rtl w:val="0"/>
              </w:rPr>
              <w:t xml:space="preserve">Web - F2MX Admins</w:t>
              <w:tab/>
              <w:t xml:space="preserve">26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vr41r3307i0t">
            <w:r w:rsidDel="00000000" w:rsidR="00000000" w:rsidRPr="00000000">
              <w:rPr>
                <w:b w:val="1"/>
                <w:bCs w:val="1"/>
                <w:i w:val="0"/>
                <w:iCs w:val="0"/>
                <w:smallCaps w:val="0"/>
                <w:strike w:val="0"/>
                <w:color w:val="000000"/>
                <w:u w:val="none"/>
                <w:shd w:fill="auto" w:val="clear"/>
                <w:vertAlign w:val="baseline"/>
                <w:rtl w:val="0"/>
              </w:rPr>
              <w:t xml:space="preserve">Over View Of Admin Role Management &amp; Role-Based Access Control (RBAC)</w:t>
              <w:tab/>
              <w:t xml:space="preserve">26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kovskiex4grf">
            <w:r w:rsidDel="00000000" w:rsidR="00000000" w:rsidRPr="00000000">
              <w:rPr>
                <w:i w:val="0"/>
                <w:iCs w:val="0"/>
                <w:smallCaps w:val="0"/>
                <w:strike w:val="0"/>
                <w:color w:val="000000"/>
                <w:u w:val="none"/>
                <w:shd w:fill="auto" w:val="clear"/>
                <w:vertAlign w:val="baseline"/>
                <w:rtl w:val="0"/>
              </w:rPr>
              <w:t xml:space="preserve">User story  -1.1 User Accounts</w:t>
              <w:tab/>
              <w:t xml:space="preserve">31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3vwv3ru8pzpp">
            <w:r w:rsidDel="00000000" w:rsidR="00000000" w:rsidRPr="00000000">
              <w:rPr>
                <w:i w:val="0"/>
                <w:iCs w:val="0"/>
                <w:smallCaps w:val="0"/>
                <w:strike w:val="0"/>
                <w:color w:val="000000"/>
                <w:u w:val="none"/>
                <w:shd w:fill="auto" w:val="clear"/>
                <w:vertAlign w:val="baseline"/>
                <w:rtl w:val="0"/>
              </w:rPr>
              <w:t xml:space="preserve">○ Admin Actions on User records :</w:t>
              <w:tab/>
              <w:t xml:space="preserve">33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svy7drls2fqx">
            <w:r w:rsidDel="00000000" w:rsidR="00000000" w:rsidRPr="00000000">
              <w:rPr>
                <w:i w:val="0"/>
                <w:iCs w:val="0"/>
                <w:smallCaps w:val="0"/>
                <w:strike w:val="0"/>
                <w:color w:val="000000"/>
                <w:u w:val="none"/>
                <w:shd w:fill="auto" w:val="clear"/>
                <w:vertAlign w:val="baseline"/>
                <w:rtl w:val="0"/>
              </w:rPr>
              <w:t xml:space="preserve">User story -1.2  Unlock Account ( Waiting for the confirmation from Business)</w:t>
              <w:tab/>
              <w:t xml:space="preserve">35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uu3wf2zfejy4">
            <w:r w:rsidDel="00000000" w:rsidR="00000000" w:rsidRPr="00000000">
              <w:rPr>
                <w:i w:val="0"/>
                <w:iCs w:val="0"/>
                <w:smallCaps w:val="0"/>
                <w:strike w:val="0"/>
                <w:color w:val="000000"/>
                <w:u w:val="none"/>
                <w:shd w:fill="auto" w:val="clear"/>
                <w:vertAlign w:val="baseline"/>
                <w:rtl w:val="0"/>
              </w:rPr>
              <w:t xml:space="preserve">User story -1.3 Force Password Reset</w:t>
              <w:tab/>
              <w:t xml:space="preserve">36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k1hzy85p4fet">
            <w:r w:rsidDel="00000000" w:rsidR="00000000" w:rsidRPr="00000000">
              <w:rPr>
                <w:i w:val="0"/>
                <w:iCs w:val="0"/>
                <w:smallCaps w:val="0"/>
                <w:strike w:val="0"/>
                <w:color w:val="000000"/>
                <w:u w:val="none"/>
                <w:shd w:fill="auto" w:val="clear"/>
                <w:vertAlign w:val="baseline"/>
                <w:rtl w:val="0"/>
              </w:rPr>
              <w:t xml:space="preserve">User story -1.4  Suspend User</w:t>
              <w:tab/>
              <w:t xml:space="preserve">37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uiwqyze7p8c1">
            <w:r w:rsidDel="00000000" w:rsidR="00000000" w:rsidRPr="00000000">
              <w:rPr>
                <w:i w:val="0"/>
                <w:iCs w:val="0"/>
                <w:smallCaps w:val="0"/>
                <w:strike w:val="0"/>
                <w:color w:val="000000"/>
                <w:u w:val="none"/>
                <w:shd w:fill="auto" w:val="clear"/>
                <w:vertAlign w:val="baseline"/>
                <w:rtl w:val="0"/>
              </w:rPr>
              <w:t xml:space="preserve">User story -1.5 BAN User</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o21jqujt4sur">
            <w:r w:rsidDel="00000000" w:rsidR="00000000" w:rsidRPr="00000000">
              <w:rPr>
                <w:i w:val="0"/>
                <w:iCs w:val="0"/>
                <w:smallCaps w:val="0"/>
                <w:strike w:val="0"/>
                <w:color w:val="000000"/>
                <w:u w:val="none"/>
                <w:shd w:fill="auto" w:val="clear"/>
                <w:vertAlign w:val="baseline"/>
                <w:rtl w:val="0"/>
              </w:rPr>
              <w:t xml:space="preserve">User story -1.6 Override Verification ( Hold- on for Demo 1 )</w:t>
              <w:tab/>
              <w:t xml:space="preserve">39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d956gjhzp51z">
            <w:r w:rsidDel="00000000" w:rsidR="00000000" w:rsidRPr="00000000">
              <w:rPr>
                <w:i w:val="0"/>
                <w:iCs w:val="0"/>
                <w:smallCaps w:val="0"/>
                <w:strike w:val="0"/>
                <w:color w:val="000000"/>
                <w:u w:val="none"/>
                <w:shd w:fill="auto" w:val="clear"/>
                <w:vertAlign w:val="baseline"/>
                <w:rtl w:val="0"/>
              </w:rPr>
              <w:t xml:space="preserve">User story -1.7 Merge Duplicate Accounts ( Waiting for Clarifications from Business -will be taken up in next Sprint)</w:t>
              <w:tab/>
              <w:t xml:space="preserve">40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unw0ckos8h0m">
            <w:r w:rsidDel="00000000" w:rsidR="00000000" w:rsidRPr="00000000">
              <w:rPr>
                <w:i w:val="0"/>
                <w:iCs w:val="0"/>
                <w:smallCaps w:val="0"/>
                <w:strike w:val="0"/>
                <w:color w:val="000000"/>
                <w:u w:val="none"/>
                <w:shd w:fill="auto" w:val="clear"/>
                <w:vertAlign w:val="baseline"/>
                <w:rtl w:val="0"/>
              </w:rPr>
              <w:t xml:space="preserve">User story -1.8 User Accounts ( Admin Users &amp; Roles)</w:t>
              <w:tab/>
              <w:t xml:space="preserve">41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px0zx7mtjnjg">
            <w:r w:rsidDel="00000000" w:rsidR="00000000" w:rsidRPr="00000000">
              <w:rPr>
                <w:i w:val="0"/>
                <w:iCs w:val="0"/>
                <w:smallCaps w:val="0"/>
                <w:strike w:val="0"/>
                <w:color w:val="000000"/>
                <w:u w:val="none"/>
                <w:shd w:fill="auto" w:val="clear"/>
                <w:vertAlign w:val="baseline"/>
                <w:rtl w:val="0"/>
              </w:rPr>
              <w:t xml:space="preserve">■ Account activation Invitation Email :</w:t>
              <w:tab/>
              <w:t xml:space="preserve">43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49m8n0i3btao">
            <w:r w:rsidDel="00000000" w:rsidR="00000000" w:rsidRPr="00000000">
              <w:rPr>
                <w:i w:val="0"/>
                <w:iCs w:val="0"/>
                <w:smallCaps w:val="0"/>
                <w:strike w:val="0"/>
                <w:color w:val="000000"/>
                <w:u w:val="none"/>
                <w:shd w:fill="auto" w:val="clear"/>
                <w:vertAlign w:val="baseline"/>
                <w:rtl w:val="0"/>
              </w:rPr>
              <w:t xml:space="preserve">● Edit Screen :</w:t>
              <w:tab/>
              <w:t xml:space="preserve">44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79stc9xgc05c">
            <w:r w:rsidDel="00000000" w:rsidR="00000000" w:rsidRPr="00000000">
              <w:rPr>
                <w:i w:val="0"/>
                <w:iCs w:val="0"/>
                <w:smallCaps w:val="0"/>
                <w:strike w:val="0"/>
                <w:color w:val="000000"/>
                <w:u w:val="none"/>
                <w:shd w:fill="auto" w:val="clear"/>
                <w:vertAlign w:val="baseline"/>
                <w:rtl w:val="0"/>
              </w:rPr>
              <w:t xml:space="preserve">User story -1.9 Delete (User)</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lxypy13n12ok">
            <w:r w:rsidDel="00000000" w:rsidR="00000000" w:rsidRPr="00000000">
              <w:rPr>
                <w:i w:val="0"/>
                <w:iCs w:val="0"/>
                <w:smallCaps w:val="0"/>
                <w:strike w:val="0"/>
                <w:color w:val="000000"/>
                <w:u w:val="none"/>
                <w:shd w:fill="auto" w:val="clear"/>
                <w:vertAlign w:val="baseline"/>
                <w:rtl w:val="0"/>
              </w:rPr>
              <w:t xml:space="preserve">User story -1.10 Deactivate Admin Accounts  &amp; Delete Admin Accounts</w:t>
              <w:tab/>
              <w:t xml:space="preserve">48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l480gag4tup3">
            <w:r w:rsidDel="00000000" w:rsidR="00000000" w:rsidRPr="00000000">
              <w:rPr>
                <w:i w:val="0"/>
                <w:iCs w:val="0"/>
                <w:smallCaps w:val="0"/>
                <w:strike w:val="0"/>
                <w:color w:val="000000"/>
                <w:u w:val="none"/>
                <w:shd w:fill="auto" w:val="clear"/>
                <w:vertAlign w:val="baseline"/>
                <w:rtl w:val="0"/>
              </w:rPr>
              <w:t xml:space="preserve">User story -1.11 Modify Admin Role (RBAC Governance )</w:t>
              <w:tab/>
              <w:t xml:space="preserve">49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gav2xp7ir9p8">
            <w:r w:rsidDel="00000000" w:rsidR="00000000" w:rsidRPr="00000000">
              <w:rPr>
                <w:i w:val="0"/>
                <w:iCs w:val="0"/>
                <w:smallCaps w:val="0"/>
                <w:strike w:val="0"/>
                <w:color w:val="000000"/>
                <w:u w:val="none"/>
                <w:shd w:fill="auto" w:val="clear"/>
                <w:vertAlign w:val="baseline"/>
                <w:rtl w:val="0"/>
              </w:rPr>
              <w:t xml:space="preserve">User story -1.12  Login (Admin (Role-Based Routing))</w:t>
              <w:tab/>
              <w:t xml:space="preserve">50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6vlzh9849zbv">
            <w:r w:rsidDel="00000000" w:rsidR="00000000" w:rsidRPr="00000000">
              <w:rPr>
                <w:i w:val="0"/>
                <w:iCs w:val="0"/>
                <w:smallCaps w:val="0"/>
                <w:strike w:val="0"/>
                <w:color w:val="000000"/>
                <w:u w:val="none"/>
                <w:shd w:fill="auto" w:val="clear"/>
                <w:vertAlign w:val="baseline"/>
                <w:rtl w:val="0"/>
              </w:rPr>
              <w:t xml:space="preserve">User story -1.13 Forgot Password (Recovery) for Admins</w:t>
              <w:tab/>
              <w:t xml:space="preserve">53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ftb0fiqgbvol">
            <w:r w:rsidDel="00000000" w:rsidR="00000000" w:rsidRPr="00000000">
              <w:rPr>
                <w:b w:val="1"/>
                <w:bCs w:val="1"/>
                <w:i w:val="0"/>
                <w:iCs w:val="0"/>
                <w:smallCaps w:val="0"/>
                <w:strike w:val="0"/>
                <w:color w:val="000000"/>
                <w:u w:val="none"/>
                <w:shd w:fill="auto" w:val="clear"/>
                <w:vertAlign w:val="baseline"/>
                <w:rtl w:val="0"/>
              </w:rPr>
              <w:t xml:space="preserve">Demo : 2</w:t>
              <w:tab/>
              <w:t xml:space="preserve">56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qvqupvo5bjt1">
            <w:r w:rsidDel="00000000" w:rsidR="00000000" w:rsidRPr="00000000">
              <w:rPr>
                <w:b w:val="1"/>
                <w:bCs w:val="1"/>
                <w:i w:val="0"/>
                <w:iCs w:val="0"/>
                <w:smallCaps w:val="0"/>
                <w:strike w:val="0"/>
                <w:color w:val="000000"/>
                <w:u w:val="none"/>
                <w:shd w:fill="auto" w:val="clear"/>
                <w:vertAlign w:val="baseline"/>
                <w:rtl w:val="0"/>
              </w:rPr>
              <w:t xml:space="preserve">Epic 1 : League Configuration &amp; Lifecycle</w:t>
              <w:tab/>
              <w:t xml:space="preserve">56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r98rzogeivcl">
            <w:r w:rsidDel="00000000" w:rsidR="00000000" w:rsidRPr="00000000">
              <w:rPr>
                <w:b w:val="1"/>
                <w:bCs w:val="1"/>
                <w:i w:val="0"/>
                <w:iCs w:val="0"/>
                <w:smallCaps w:val="0"/>
                <w:strike w:val="0"/>
                <w:color w:val="000000"/>
                <w:u w:val="none"/>
                <w:shd w:fill="auto" w:val="clear"/>
                <w:vertAlign w:val="baseline"/>
                <w:rtl w:val="0"/>
              </w:rPr>
              <w:t xml:space="preserve">Mobile -  Users</w:t>
              <w:tab/>
              <w:t xml:space="preserve">56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5xuvieeqgtg5">
            <w:r w:rsidDel="00000000" w:rsidR="00000000" w:rsidRPr="00000000">
              <w:rPr>
                <w:i w:val="0"/>
                <w:iCs w:val="0"/>
                <w:smallCaps w:val="0"/>
                <w:strike w:val="0"/>
                <w:color w:val="000000"/>
                <w:u w:val="none"/>
                <w:shd w:fill="auto" w:val="clear"/>
                <w:vertAlign w:val="baseline"/>
                <w:rtl w:val="0"/>
              </w:rPr>
              <w:t xml:space="preserve">User Story -1.1 Post Login League Module &amp; League Access</w:t>
              <w:tab/>
              <w:t xml:space="preserve">56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yhte74a0uy9q">
            <w:r w:rsidDel="00000000" w:rsidR="00000000" w:rsidRPr="00000000">
              <w:rPr>
                <w:i w:val="0"/>
                <w:iCs w:val="0"/>
                <w:smallCaps w:val="0"/>
                <w:strike w:val="0"/>
                <w:color w:val="000000"/>
                <w:u w:val="none"/>
                <w:shd w:fill="auto" w:val="clear"/>
                <w:vertAlign w:val="baseline"/>
                <w:rtl w:val="0"/>
              </w:rPr>
              <w:t xml:space="preserve">User story -1.2  Leagues - “My Leagues” Category (View &amp; Manage)</w:t>
              <w:tab/>
              <w:t xml:space="preserve">57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dy4aag94gxn6">
            <w:r w:rsidDel="00000000" w:rsidR="00000000" w:rsidRPr="00000000">
              <w:rPr>
                <w:i w:val="0"/>
                <w:iCs w:val="0"/>
                <w:smallCaps w:val="0"/>
                <w:strike w:val="0"/>
                <w:color w:val="000000"/>
                <w:u w:val="none"/>
                <w:shd w:fill="auto" w:val="clear"/>
                <w:vertAlign w:val="baseline"/>
                <w:rtl w:val="0"/>
              </w:rPr>
              <w:t xml:space="preserve">User story -1.3 Leagues Dashboard - View/Layout</w:t>
              <w:tab/>
              <w:t xml:space="preserve">60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1440" w:firstLine="0"/>
            <w:rPr>
              <w:i w:val="0"/>
              <w:iCs w:val="0"/>
              <w:smallCaps w:val="0"/>
              <w:strike w:val="0"/>
              <w:color w:val="000000"/>
              <w:u w:val="none"/>
              <w:shd w:fill="auto" w:val="clear"/>
              <w:vertAlign w:val="baseline"/>
            </w:rPr>
          </w:pPr>
          <w:hyperlink w:anchor="_8mxxowqs4kiy">
            <w:r w:rsidDel="00000000" w:rsidR="00000000" w:rsidRPr="00000000">
              <w:rPr>
                <w:i w:val="0"/>
                <w:iCs w:val="0"/>
                <w:smallCaps w:val="0"/>
                <w:strike w:val="0"/>
                <w:color w:val="000000"/>
                <w:u w:val="none"/>
                <w:shd w:fill="auto" w:val="clear"/>
                <w:vertAlign w:val="baseline"/>
                <w:rtl w:val="0"/>
              </w:rPr>
              <w:t xml:space="preserve">“Matchup” Module (Default)</w:t>
              <w:tab/>
              <w:t xml:space="preserve">61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1440" w:firstLine="0"/>
            <w:rPr>
              <w:i w:val="0"/>
              <w:iCs w:val="0"/>
              <w:smallCaps w:val="0"/>
              <w:strike w:val="0"/>
              <w:color w:val="000000"/>
              <w:u w:val="none"/>
              <w:shd w:fill="auto" w:val="clear"/>
              <w:vertAlign w:val="baseline"/>
            </w:rPr>
          </w:pPr>
          <w:hyperlink w:anchor="_uebmhdy6i969">
            <w:r w:rsidDel="00000000" w:rsidR="00000000" w:rsidRPr="00000000">
              <w:rPr>
                <w:i w:val="0"/>
                <w:iCs w:val="0"/>
                <w:smallCaps w:val="0"/>
                <w:strike w:val="0"/>
                <w:color w:val="000000"/>
                <w:u w:val="none"/>
                <w:shd w:fill="auto" w:val="clear"/>
                <w:vertAlign w:val="baseline"/>
                <w:rtl w:val="0"/>
              </w:rPr>
              <w:t xml:space="preserve">“History” Module</w:t>
              <w:tab/>
              <w:t xml:space="preserve">64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1440" w:firstLine="0"/>
            <w:rPr>
              <w:i w:val="0"/>
              <w:iCs w:val="0"/>
              <w:smallCaps w:val="0"/>
              <w:strike w:val="0"/>
              <w:color w:val="000000"/>
              <w:u w:val="none"/>
              <w:shd w:fill="auto" w:val="clear"/>
              <w:vertAlign w:val="baseline"/>
            </w:rPr>
          </w:pPr>
          <w:hyperlink w:anchor="_lj8hrmm060bo">
            <w:r w:rsidDel="00000000" w:rsidR="00000000" w:rsidRPr="00000000">
              <w:rPr>
                <w:i w:val="0"/>
                <w:iCs w:val="0"/>
                <w:smallCaps w:val="0"/>
                <w:strike w:val="0"/>
                <w:color w:val="000000"/>
                <w:u w:val="none"/>
                <w:shd w:fill="auto" w:val="clear"/>
                <w:vertAlign w:val="baseline"/>
                <w:rtl w:val="0"/>
              </w:rPr>
              <w:t xml:space="preserve">“Standings” Module</w:t>
              <w:tab/>
              <w:t xml:space="preserve">66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3crdyavtj5tn">
            <w:r w:rsidDel="00000000" w:rsidR="00000000" w:rsidRPr="00000000">
              <w:rPr>
                <w:i w:val="0"/>
                <w:iCs w:val="0"/>
                <w:smallCaps w:val="0"/>
                <w:strike w:val="0"/>
                <w:color w:val="000000"/>
                <w:u w:val="none"/>
                <w:shd w:fill="auto" w:val="clear"/>
                <w:vertAlign w:val="baseline"/>
                <w:rtl w:val="0"/>
              </w:rPr>
              <w:t xml:space="preserve">User story - 1.4 Leagues - “Public Leagues “ Category</w:t>
              <w:tab/>
              <w:t xml:space="preserve">69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1440" w:firstLine="0"/>
            <w:rPr>
              <w:i w:val="0"/>
              <w:iCs w:val="0"/>
              <w:smallCaps w:val="0"/>
              <w:strike w:val="0"/>
              <w:color w:val="000000"/>
              <w:u w:val="none"/>
              <w:shd w:fill="auto" w:val="clear"/>
              <w:vertAlign w:val="baseline"/>
            </w:rPr>
          </w:pPr>
          <w:hyperlink w:anchor="_qo6j2y23dw6a">
            <w:r w:rsidDel="00000000" w:rsidR="00000000" w:rsidRPr="00000000">
              <w:rPr>
                <w:i w:val="0"/>
                <w:iCs w:val="0"/>
                <w:smallCaps w:val="0"/>
                <w:strike w:val="0"/>
                <w:color w:val="000000"/>
                <w:u w:val="none"/>
                <w:shd w:fill="auto" w:val="clear"/>
                <w:vertAlign w:val="baseline"/>
                <w:rtl w:val="0"/>
              </w:rPr>
              <w:t xml:space="preserve">View League Details</w:t>
              <w:tab/>
              <w:t xml:space="preserve">70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luc869mi0mij">
            <w:r w:rsidDel="00000000" w:rsidR="00000000" w:rsidRPr="00000000">
              <w:rPr>
                <w:i w:val="0"/>
                <w:iCs w:val="0"/>
                <w:smallCaps w:val="0"/>
                <w:strike w:val="0"/>
                <w:color w:val="000000"/>
                <w:u w:val="none"/>
                <w:shd w:fill="auto" w:val="clear"/>
                <w:vertAlign w:val="baseline"/>
                <w:rtl w:val="0"/>
              </w:rPr>
              <w:t xml:space="preserve">User story -1.5 Leagues - “Invitations” Category</w:t>
              <w:tab/>
              <w:t xml:space="preserve">71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r5p4mdlk2f12">
            <w:r w:rsidDel="00000000" w:rsidR="00000000" w:rsidRPr="00000000">
              <w:rPr>
                <w:i w:val="0"/>
                <w:iCs w:val="0"/>
                <w:smallCaps w:val="0"/>
                <w:strike w:val="0"/>
                <w:color w:val="000000"/>
                <w:u w:val="none"/>
                <w:shd w:fill="auto" w:val="clear"/>
                <w:vertAlign w:val="baseline"/>
                <w:rtl w:val="0"/>
              </w:rPr>
              <w:t xml:space="preserve">User story -1.6 Create Private Leagues</w:t>
              <w:tab/>
              <w:t xml:space="preserve">73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1440" w:firstLine="0"/>
            <w:rPr>
              <w:i w:val="0"/>
              <w:iCs w:val="0"/>
              <w:smallCaps w:val="0"/>
              <w:strike w:val="0"/>
              <w:color w:val="000000"/>
              <w:u w:val="none"/>
              <w:shd w:fill="auto" w:val="clear"/>
              <w:vertAlign w:val="baseline"/>
            </w:rPr>
          </w:pPr>
          <w:hyperlink w:anchor="_1qypky6rfdlc">
            <w:r w:rsidDel="00000000" w:rsidR="00000000" w:rsidRPr="00000000">
              <w:rPr>
                <w:i w:val="0"/>
                <w:iCs w:val="0"/>
                <w:smallCaps w:val="0"/>
                <w:strike w:val="0"/>
                <w:color w:val="000000"/>
                <w:u w:val="none"/>
                <w:shd w:fill="auto" w:val="clear"/>
                <w:vertAlign w:val="baseline"/>
                <w:rtl w:val="0"/>
              </w:rPr>
              <w:t xml:space="preserve">● Fields Information/requirement:</w:t>
              <w:tab/>
              <w:t xml:space="preserve">74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d4yng4ude3wd">
            <w:r w:rsidDel="00000000" w:rsidR="00000000" w:rsidRPr="00000000">
              <w:rPr>
                <w:i w:val="0"/>
                <w:iCs w:val="0"/>
                <w:smallCaps w:val="0"/>
                <w:strike w:val="0"/>
                <w:color w:val="000000"/>
                <w:u w:val="none"/>
                <w:shd w:fill="auto" w:val="clear"/>
                <w:vertAlign w:val="baseline"/>
                <w:rtl w:val="0"/>
              </w:rPr>
              <w:t xml:space="preserve">User story -1.7 The Three Invitation Methods &amp; User Joining</w:t>
              <w:tab/>
              <w:t xml:space="preserve">84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1440" w:firstLine="0"/>
            <w:rPr>
              <w:i w:val="0"/>
              <w:iCs w:val="0"/>
              <w:smallCaps w:val="0"/>
              <w:strike w:val="0"/>
              <w:color w:val="000000"/>
              <w:u w:val="none"/>
              <w:shd w:fill="auto" w:val="clear"/>
              <w:vertAlign w:val="baseline"/>
            </w:rPr>
          </w:pPr>
          <w:hyperlink w:anchor="_c8vqpqqrx584">
            <w:r w:rsidDel="00000000" w:rsidR="00000000" w:rsidRPr="00000000">
              <w:rPr>
                <w:i w:val="0"/>
                <w:iCs w:val="0"/>
                <w:smallCaps w:val="0"/>
                <w:strike w:val="0"/>
                <w:color w:val="000000"/>
                <w:u w:val="none"/>
                <w:shd w:fill="auto" w:val="clear"/>
                <w:vertAlign w:val="baseline"/>
                <w:rtl w:val="0"/>
              </w:rPr>
              <w:t xml:space="preserve">Joining Flow :</w:t>
              <w:tab/>
              <w:t xml:space="preserve">85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mwnlo34sghn">
            <w:r w:rsidDel="00000000" w:rsidR="00000000" w:rsidRPr="00000000">
              <w:rPr>
                <w:i w:val="0"/>
                <w:iCs w:val="0"/>
                <w:smallCaps w:val="0"/>
                <w:strike w:val="0"/>
                <w:color w:val="000000"/>
                <w:u w:val="none"/>
                <w:shd w:fill="auto" w:val="clear"/>
                <w:vertAlign w:val="baseline"/>
                <w:rtl w:val="0"/>
              </w:rPr>
              <w:t xml:space="preserve">User story -1.8  Leagues - “Created Leagues” Category</w:t>
              <w:tab/>
              <w:t xml:space="preserve">86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1440" w:firstLine="0"/>
            <w:rPr>
              <w:i w:val="0"/>
              <w:iCs w:val="0"/>
              <w:smallCaps w:val="0"/>
              <w:strike w:val="0"/>
              <w:color w:val="000000"/>
              <w:u w:val="none"/>
              <w:shd w:fill="auto" w:val="clear"/>
              <w:vertAlign w:val="baseline"/>
            </w:rPr>
          </w:pPr>
          <w:hyperlink w:anchor="_djx83ik0rikv">
            <w:r w:rsidDel="00000000" w:rsidR="00000000" w:rsidRPr="00000000">
              <w:rPr>
                <w:i w:val="0"/>
                <w:iCs w:val="0"/>
                <w:smallCaps w:val="0"/>
                <w:strike w:val="0"/>
                <w:color w:val="000000"/>
                <w:u w:val="none"/>
                <w:shd w:fill="auto" w:val="clear"/>
                <w:vertAlign w:val="baseline"/>
                <w:rtl w:val="0"/>
              </w:rPr>
              <w:t xml:space="preserve">● Section 1  : League Overview</w:t>
              <w:tab/>
              <w:t xml:space="preserve">87</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1440" w:firstLine="0"/>
            <w:rPr>
              <w:i w:val="0"/>
              <w:iCs w:val="0"/>
              <w:smallCaps w:val="0"/>
              <w:strike w:val="0"/>
              <w:color w:val="000000"/>
              <w:u w:val="none"/>
              <w:shd w:fill="auto" w:val="clear"/>
              <w:vertAlign w:val="baseline"/>
            </w:rPr>
          </w:pPr>
          <w:hyperlink w:anchor="_w6dgix5tlor">
            <w:r w:rsidDel="00000000" w:rsidR="00000000" w:rsidRPr="00000000">
              <w:rPr>
                <w:i w:val="0"/>
                <w:iCs w:val="0"/>
                <w:smallCaps w:val="0"/>
                <w:strike w:val="0"/>
                <w:color w:val="000000"/>
                <w:u w:val="none"/>
                <w:shd w:fill="auto" w:val="clear"/>
                <w:vertAlign w:val="baseline"/>
                <w:rtl w:val="0"/>
              </w:rPr>
              <w:t xml:space="preserve">● Section 2 : Invite Members Section</w:t>
              <w:tab/>
              <w:t xml:space="preserve">87</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1440" w:firstLine="0"/>
            <w:rPr>
              <w:i w:val="0"/>
              <w:iCs w:val="0"/>
              <w:smallCaps w:val="0"/>
              <w:strike w:val="0"/>
              <w:color w:val="000000"/>
              <w:u w:val="none"/>
              <w:shd w:fill="auto" w:val="clear"/>
              <w:vertAlign w:val="baseline"/>
            </w:rPr>
          </w:pPr>
          <w:hyperlink w:anchor="_g7sk2c5ol3bd">
            <w:r w:rsidDel="00000000" w:rsidR="00000000" w:rsidRPr="00000000">
              <w:rPr>
                <w:i w:val="0"/>
                <w:iCs w:val="0"/>
                <w:smallCaps w:val="0"/>
                <w:strike w:val="0"/>
                <w:color w:val="000000"/>
                <w:u w:val="none"/>
                <w:shd w:fill="auto" w:val="clear"/>
                <w:vertAlign w:val="baseline"/>
                <w:rtl w:val="0"/>
              </w:rPr>
              <w:t xml:space="preserve">● Section 3 : Managing Join Requests/Pending Requests</w:t>
              <w:tab/>
              <w:t xml:space="preserve">88</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1440" w:firstLine="0"/>
            <w:rPr>
              <w:i w:val="0"/>
              <w:iCs w:val="0"/>
              <w:smallCaps w:val="0"/>
              <w:strike w:val="0"/>
              <w:color w:val="000000"/>
              <w:u w:val="none"/>
              <w:shd w:fill="auto" w:val="clear"/>
              <w:vertAlign w:val="baseline"/>
            </w:rPr>
          </w:pPr>
          <w:hyperlink w:anchor="_qkmqez40isq0">
            <w:r w:rsidDel="00000000" w:rsidR="00000000" w:rsidRPr="00000000">
              <w:rPr>
                <w:i w:val="0"/>
                <w:iCs w:val="0"/>
                <w:smallCaps w:val="0"/>
                <w:strike w:val="0"/>
                <w:color w:val="000000"/>
                <w:u w:val="none"/>
                <w:shd w:fill="auto" w:val="clear"/>
                <w:vertAlign w:val="baseline"/>
                <w:rtl w:val="0"/>
              </w:rPr>
              <w:t xml:space="preserve">● Section 4 : League Roster</w:t>
              <w:tab/>
              <w:t xml:space="preserve">88</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1440" w:firstLine="0"/>
            <w:rPr>
              <w:i w:val="0"/>
              <w:iCs w:val="0"/>
              <w:smallCaps w:val="0"/>
              <w:strike w:val="0"/>
              <w:color w:val="000000"/>
              <w:u w:val="none"/>
              <w:shd w:fill="auto" w:val="clear"/>
              <w:vertAlign w:val="baseline"/>
            </w:rPr>
          </w:pPr>
          <w:hyperlink w:anchor="_raya86putsic">
            <w:r w:rsidDel="00000000" w:rsidR="00000000" w:rsidRPr="00000000">
              <w:rPr>
                <w:i w:val="0"/>
                <w:iCs w:val="0"/>
                <w:smallCaps w:val="0"/>
                <w:strike w:val="0"/>
                <w:color w:val="000000"/>
                <w:u w:val="none"/>
                <w:shd w:fill="auto" w:val="clear"/>
                <w:vertAlign w:val="baseline"/>
                <w:rtl w:val="0"/>
              </w:rPr>
              <w:t xml:space="preserve">○ Remove Member Action</w:t>
              <w:tab/>
              <w:t xml:space="preserve">88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8u15prywyx5j">
            <w:r w:rsidDel="00000000" w:rsidR="00000000" w:rsidRPr="00000000">
              <w:rPr>
                <w:i w:val="0"/>
                <w:iCs w:val="0"/>
                <w:smallCaps w:val="0"/>
                <w:strike w:val="0"/>
                <w:color w:val="000000"/>
                <w:u w:val="none"/>
                <w:shd w:fill="auto" w:val="clear"/>
                <w:vertAlign w:val="baseline"/>
                <w:rtl w:val="0"/>
              </w:rPr>
              <w:t xml:space="preserve">● Assign Co-Commissioner for League Management</w:t>
              <w:tab/>
              <w:t xml:space="preserve">90</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4dy1qecur3jr">
            <w:r w:rsidDel="00000000" w:rsidR="00000000" w:rsidRPr="00000000">
              <w:rPr>
                <w:i w:val="0"/>
                <w:iCs w:val="0"/>
                <w:smallCaps w:val="0"/>
                <w:strike w:val="0"/>
                <w:color w:val="000000"/>
                <w:u w:val="none"/>
                <w:shd w:fill="auto" w:val="clear"/>
                <w:vertAlign w:val="baseline"/>
                <w:rtl w:val="0"/>
              </w:rPr>
              <w:t xml:space="preserve">● Commissioner Role Transfer</w:t>
              <w:tab/>
              <w:t xml:space="preserve">90</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cg1xxqx5oxab">
            <w:r w:rsidDel="00000000" w:rsidR="00000000" w:rsidRPr="00000000">
              <w:rPr>
                <w:i w:val="0"/>
                <w:iCs w:val="0"/>
                <w:smallCaps w:val="0"/>
                <w:strike w:val="0"/>
                <w:color w:val="000000"/>
                <w:u w:val="none"/>
                <w:shd w:fill="auto" w:val="clear"/>
                <w:vertAlign w:val="baseline"/>
                <w:rtl w:val="0"/>
              </w:rPr>
              <w:t xml:space="preserve">User story - 1.9 “Private Leagues” Category</w:t>
              <w:tab/>
              <w:t xml:space="preserve">92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clbxvy6jlhv8">
            <w:r w:rsidDel="00000000" w:rsidR="00000000" w:rsidRPr="00000000">
              <w:rPr>
                <w:b w:val="1"/>
                <w:bCs w:val="1"/>
                <w:i w:val="0"/>
                <w:iCs w:val="0"/>
                <w:smallCaps w:val="0"/>
                <w:strike w:val="0"/>
                <w:color w:val="000000"/>
                <w:u w:val="none"/>
                <w:shd w:fill="auto" w:val="clear"/>
                <w:vertAlign w:val="baseline"/>
                <w:rtl w:val="0"/>
              </w:rPr>
              <w:t xml:space="preserve">Web - F2MX Admins</w:t>
              <w:tab/>
              <w:t xml:space="preserve">92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8caymc5mo3ff">
            <w:r w:rsidDel="00000000" w:rsidR="00000000" w:rsidRPr="00000000">
              <w:rPr>
                <w:i w:val="0"/>
                <w:iCs w:val="0"/>
                <w:smallCaps w:val="0"/>
                <w:strike w:val="0"/>
                <w:color w:val="000000"/>
                <w:u w:val="none"/>
                <w:shd w:fill="auto" w:val="clear"/>
                <w:vertAlign w:val="baseline"/>
                <w:rtl w:val="0"/>
              </w:rPr>
              <w:t xml:space="preserve">User Story -1.1 Public League Creation</w:t>
              <w:tab/>
              <w:t xml:space="preserve">92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yiyeul438v0d">
            <w:r w:rsidDel="00000000" w:rsidR="00000000" w:rsidRPr="00000000">
              <w:rPr>
                <w:i w:val="0"/>
                <w:iCs w:val="0"/>
                <w:smallCaps w:val="0"/>
                <w:strike w:val="0"/>
                <w:color w:val="000000"/>
                <w:u w:val="none"/>
                <w:shd w:fill="auto" w:val="clear"/>
                <w:vertAlign w:val="baseline"/>
                <w:rtl w:val="0"/>
              </w:rPr>
              <w:t xml:space="preserve">● Fields Information / Requirements :</w:t>
              <w:tab/>
              <w:t xml:space="preserve">93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mwir91v16rhy">
            <w:r w:rsidDel="00000000" w:rsidR="00000000" w:rsidRPr="00000000">
              <w:rPr>
                <w:i w:val="0"/>
                <w:iCs w:val="0"/>
                <w:smallCaps w:val="0"/>
                <w:strike w:val="0"/>
                <w:color w:val="000000"/>
                <w:u w:val="none"/>
                <w:shd w:fill="auto" w:val="clear"/>
                <w:vertAlign w:val="baseline"/>
                <w:rtl w:val="0"/>
              </w:rPr>
              <w:t xml:space="preserve">User Story -1.2 Leagues Module | Management  (Web)</w:t>
              <w:tab/>
              <w:t xml:space="preserve">99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90qdticmkd99">
            <w:r w:rsidDel="00000000" w:rsidR="00000000" w:rsidRPr="00000000">
              <w:rPr>
                <w:i w:val="0"/>
                <w:iCs w:val="0"/>
                <w:smallCaps w:val="0"/>
                <w:strike w:val="0"/>
                <w:color w:val="000000"/>
                <w:u w:val="none"/>
                <w:shd w:fill="auto" w:val="clear"/>
                <w:vertAlign w:val="baseline"/>
                <w:rtl w:val="0"/>
              </w:rPr>
              <w:t xml:space="preserve">User story -1.3 Members /Teams Tab</w:t>
              <w:tab/>
              <w:t xml:space="preserve">100</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tfsxu9bukh7c">
            <w:r w:rsidDel="00000000" w:rsidR="00000000" w:rsidRPr="00000000">
              <w:rPr>
                <w:i w:val="0"/>
                <w:iCs w:val="0"/>
                <w:smallCaps w:val="0"/>
                <w:strike w:val="0"/>
                <w:color w:val="000000"/>
                <w:u w:val="none"/>
                <w:shd w:fill="auto" w:val="clear"/>
                <w:vertAlign w:val="baseline"/>
                <w:rtl w:val="0"/>
              </w:rPr>
              <w:t xml:space="preserve">User story -1.4 Trading Activity Tab ( Depend on the Trading functionality which will be implemented in the Demo 3)</w:t>
              <w:tab/>
              <w:t xml:space="preserve">104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vujb63ccdekz">
            <w:r w:rsidDel="00000000" w:rsidR="00000000" w:rsidRPr="00000000">
              <w:rPr>
                <w:i w:val="0"/>
                <w:iCs w:val="0"/>
                <w:smallCaps w:val="0"/>
                <w:strike w:val="0"/>
                <w:color w:val="000000"/>
                <w:u w:val="none"/>
                <w:shd w:fill="auto" w:val="clear"/>
                <w:vertAlign w:val="baseline"/>
                <w:rtl w:val="0"/>
              </w:rPr>
              <w:t xml:space="preserve">User story -1.5 League Settings Tab</w:t>
              <w:tab/>
              <w:t xml:space="preserve">106</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kbbcr2sfqmx">
            <w:r w:rsidDel="00000000" w:rsidR="00000000" w:rsidRPr="00000000">
              <w:rPr>
                <w:i w:val="0"/>
                <w:iCs w:val="0"/>
                <w:smallCaps w:val="0"/>
                <w:strike w:val="0"/>
                <w:color w:val="000000"/>
                <w:u w:val="none"/>
                <w:shd w:fill="auto" w:val="clear"/>
                <w:vertAlign w:val="baseline"/>
                <w:rtl w:val="0"/>
              </w:rPr>
              <w:t xml:space="preserve">User story -1.6 Categories Under User details screen within the Users Module</w:t>
              <w:tab/>
              <w:t xml:space="preserve">109</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buuduwfbekht">
            <w:r w:rsidDel="00000000" w:rsidR="00000000" w:rsidRPr="00000000">
              <w:rPr>
                <w:b w:val="1"/>
                <w:bCs w:val="1"/>
                <w:i w:val="0"/>
                <w:iCs w:val="0"/>
                <w:smallCaps w:val="0"/>
                <w:strike w:val="0"/>
                <w:color w:val="000000"/>
                <w:u w:val="none"/>
                <w:shd w:fill="auto" w:val="clear"/>
                <w:vertAlign w:val="baseline"/>
                <w:rtl w:val="0"/>
              </w:rPr>
              <w:t xml:space="preserve">Epic 2 : Wallet &amp; Economy</w:t>
              <w:tab/>
              <w:t xml:space="preserve">114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capjcgp1sf33">
            <w:r w:rsidDel="00000000" w:rsidR="00000000" w:rsidRPr="00000000">
              <w:rPr>
                <w:b w:val="1"/>
                <w:bCs w:val="1"/>
                <w:i w:val="0"/>
                <w:iCs w:val="0"/>
                <w:smallCaps w:val="0"/>
                <w:strike w:val="0"/>
                <w:color w:val="000000"/>
                <w:u w:val="none"/>
                <w:shd w:fill="auto" w:val="clear"/>
                <w:vertAlign w:val="baseline"/>
                <w:rtl w:val="0"/>
              </w:rPr>
              <w:t xml:space="preserve">Mobile Users</w:t>
              <w:tab/>
              <w:t xml:space="preserve">114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3rnz8gi8h6qh">
            <w:r w:rsidDel="00000000" w:rsidR="00000000" w:rsidRPr="00000000">
              <w:rPr>
                <w:b w:val="1"/>
                <w:bCs w:val="1"/>
                <w:i w:val="0"/>
                <w:iCs w:val="0"/>
                <w:smallCaps w:val="0"/>
                <w:strike w:val="0"/>
                <w:color w:val="000000"/>
                <w:u w:val="none"/>
                <w:shd w:fill="auto" w:val="clear"/>
                <w:vertAlign w:val="baseline"/>
                <w:rtl w:val="0"/>
              </w:rPr>
              <w:t xml:space="preserve">Overview</w:t>
              <w:tab/>
              <w:t xml:space="preserve">114</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w0qzuzia32i4">
            <w:r w:rsidDel="00000000" w:rsidR="00000000" w:rsidRPr="00000000">
              <w:rPr>
                <w:i w:val="0"/>
                <w:iCs w:val="0"/>
                <w:smallCaps w:val="0"/>
                <w:strike w:val="0"/>
                <w:color w:val="000000"/>
                <w:u w:val="none"/>
                <w:shd w:fill="auto" w:val="clear"/>
                <w:vertAlign w:val="baseline"/>
                <w:rtl w:val="0"/>
              </w:rPr>
              <w:t xml:space="preserve">User story -2.1 User Wallet (Main Wallet)</w:t>
              <w:tab/>
              <w:t xml:space="preserve">115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a5ywqv9l2jpq">
            <w:r w:rsidDel="00000000" w:rsidR="00000000" w:rsidRPr="00000000">
              <w:rPr>
                <w:i w:val="0"/>
                <w:iCs w:val="0"/>
                <w:smallCaps w:val="0"/>
                <w:strike w:val="0"/>
                <w:color w:val="000000"/>
                <w:u w:val="none"/>
                <w:shd w:fill="auto" w:val="clear"/>
                <w:vertAlign w:val="baseline"/>
                <w:rtl w:val="0"/>
              </w:rPr>
              <w:t xml:space="preserve">User story -2.2  View All Transactions (User Wallet )</w:t>
              <w:tab/>
              <w:t xml:space="preserve">117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b0uyy28iss5d">
            <w:r w:rsidDel="00000000" w:rsidR="00000000" w:rsidRPr="00000000">
              <w:rPr>
                <w:i w:val="0"/>
                <w:iCs w:val="0"/>
                <w:smallCaps w:val="0"/>
                <w:strike w:val="0"/>
                <w:color w:val="000000"/>
                <w:u w:val="none"/>
                <w:shd w:fill="auto" w:val="clear"/>
                <w:vertAlign w:val="baseline"/>
                <w:rtl w:val="0"/>
              </w:rPr>
              <w:t xml:space="preserve">● Section 1 : Header</w:t>
              <w:tab/>
              <w:t xml:space="preserve">118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f88szrnm9qwj">
            <w:r w:rsidDel="00000000" w:rsidR="00000000" w:rsidRPr="00000000">
              <w:rPr>
                <w:i w:val="0"/>
                <w:iCs w:val="0"/>
                <w:smallCaps w:val="0"/>
                <w:strike w:val="0"/>
                <w:color w:val="000000"/>
                <w:u w:val="none"/>
                <w:shd w:fill="auto" w:val="clear"/>
                <w:vertAlign w:val="baseline"/>
                <w:rtl w:val="0"/>
              </w:rPr>
              <w:t xml:space="preserve">● Section 2 : Summary Strip</w:t>
              <w:tab/>
              <w:t xml:space="preserve">118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bqum726qld72">
            <w:r w:rsidDel="00000000" w:rsidR="00000000" w:rsidRPr="00000000">
              <w:rPr>
                <w:i w:val="0"/>
                <w:iCs w:val="0"/>
                <w:smallCaps w:val="0"/>
                <w:strike w:val="0"/>
                <w:color w:val="000000"/>
                <w:u w:val="none"/>
                <w:shd w:fill="auto" w:val="clear"/>
                <w:vertAlign w:val="baseline"/>
                <w:rtl w:val="0"/>
              </w:rPr>
              <w:t xml:space="preserve">● Section 3 : Filters</w:t>
              <w:tab/>
              <w:t xml:space="preserve">118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x1l98yr10rhr">
            <w:r w:rsidDel="00000000" w:rsidR="00000000" w:rsidRPr="00000000">
              <w:rPr>
                <w:i w:val="0"/>
                <w:iCs w:val="0"/>
                <w:smallCaps w:val="0"/>
                <w:strike w:val="0"/>
                <w:color w:val="000000"/>
                <w:u w:val="none"/>
                <w:shd w:fill="auto" w:val="clear"/>
                <w:vertAlign w:val="baseline"/>
                <w:rtl w:val="0"/>
              </w:rPr>
              <w:t xml:space="preserve">● Section 4 : Transaction List</w:t>
              <w:tab/>
              <w:t xml:space="preserve">118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valiggmea146">
            <w:r w:rsidDel="00000000" w:rsidR="00000000" w:rsidRPr="00000000">
              <w:rPr>
                <w:i w:val="0"/>
                <w:iCs w:val="0"/>
                <w:smallCaps w:val="0"/>
                <w:strike w:val="0"/>
                <w:color w:val="000000"/>
                <w:u w:val="none"/>
                <w:shd w:fill="auto" w:val="clear"/>
                <w:vertAlign w:val="baseline"/>
                <w:rtl w:val="0"/>
              </w:rPr>
              <w:t xml:space="preserve">User story -2.3 League Wallet (Under League Dashboard)</w:t>
              <w:tab/>
              <w:t xml:space="preserve">120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ysf4fxvdlt6i">
            <w:r w:rsidDel="00000000" w:rsidR="00000000" w:rsidRPr="00000000">
              <w:rPr>
                <w:i w:val="0"/>
                <w:iCs w:val="0"/>
                <w:smallCaps w:val="0"/>
                <w:strike w:val="0"/>
                <w:color w:val="000000"/>
                <w:u w:val="none"/>
                <w:shd w:fill="auto" w:val="clear"/>
                <w:vertAlign w:val="baseline"/>
                <w:rtl w:val="0"/>
              </w:rPr>
              <w:t xml:space="preserve">● League Wallet Details Screen /Tab View :</w:t>
              <w:tab/>
              <w:t xml:space="preserve">121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el82bnmh3q7l">
            <w:r w:rsidDel="00000000" w:rsidR="00000000" w:rsidRPr="00000000">
              <w:rPr>
                <w:i w:val="0"/>
                <w:iCs w:val="0"/>
                <w:smallCaps w:val="0"/>
                <w:strike w:val="0"/>
                <w:color w:val="000000"/>
                <w:u w:val="none"/>
                <w:shd w:fill="auto" w:val="clear"/>
                <w:vertAlign w:val="baseline"/>
                <w:rtl w:val="0"/>
              </w:rPr>
              <w:t xml:space="preserve">● Section 1 :  “League Wallet Summary”  - [Ready -Only]</w:t>
              <w:tab/>
              <w:t xml:space="preserve">121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cm86w2ix2e1c">
            <w:r w:rsidDel="00000000" w:rsidR="00000000" w:rsidRPr="00000000">
              <w:rPr>
                <w:i w:val="0"/>
                <w:iCs w:val="0"/>
                <w:smallCaps w:val="0"/>
                <w:strike w:val="0"/>
                <w:color w:val="000000"/>
                <w:u w:val="none"/>
                <w:shd w:fill="auto" w:val="clear"/>
                <w:vertAlign w:val="baseline"/>
                <w:rtl w:val="0"/>
              </w:rPr>
              <w:t xml:space="preserve">● Section 2 : “Wallet Actions”</w:t>
              <w:tab/>
              <w:t xml:space="preserve">121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hleuxpwnf4vz">
            <w:r w:rsidDel="00000000" w:rsidR="00000000" w:rsidRPr="00000000">
              <w:rPr>
                <w:i w:val="0"/>
                <w:iCs w:val="0"/>
                <w:smallCaps w:val="0"/>
                <w:strike w:val="0"/>
                <w:color w:val="000000"/>
                <w:u w:val="none"/>
                <w:shd w:fill="auto" w:val="clear"/>
                <w:vertAlign w:val="baseline"/>
                <w:rtl w:val="0"/>
              </w:rPr>
              <w:t xml:space="preserve">● Section 3 : “Portfolio Insights”</w:t>
              <w:tab/>
              <w:t xml:space="preserve">124</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6pjpax3c7fr8">
            <w:r w:rsidDel="00000000" w:rsidR="00000000" w:rsidRPr="00000000">
              <w:rPr>
                <w:i w:val="0"/>
                <w:iCs w:val="0"/>
                <w:smallCaps w:val="0"/>
                <w:strike w:val="0"/>
                <w:color w:val="000000"/>
                <w:u w:val="none"/>
                <w:shd w:fill="auto" w:val="clear"/>
                <w:vertAlign w:val="baseline"/>
                <w:rtl w:val="0"/>
              </w:rPr>
              <w:t xml:space="preserve">● Section 4 : “Transactions Ledger”</w:t>
              <w:tab/>
              <w:t xml:space="preserve">124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tc1ndgqm6voq">
            <w:r w:rsidDel="00000000" w:rsidR="00000000" w:rsidRPr="00000000">
              <w:rPr>
                <w:i w:val="0"/>
                <w:iCs w:val="0"/>
                <w:smallCaps w:val="0"/>
                <w:strike w:val="0"/>
                <w:color w:val="000000"/>
                <w:u w:val="none"/>
                <w:shd w:fill="auto" w:val="clear"/>
                <w:vertAlign w:val="baseline"/>
                <w:rtl w:val="0"/>
              </w:rPr>
              <w:t xml:space="preserve">User story -2.4 View Transactions Action (under League Wallet )</w:t>
              <w:tab/>
              <w:t xml:space="preserve">126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j6ldoq291bba">
            <w:r w:rsidDel="00000000" w:rsidR="00000000" w:rsidRPr="00000000">
              <w:rPr>
                <w:i w:val="0"/>
                <w:iCs w:val="0"/>
                <w:smallCaps w:val="0"/>
                <w:strike w:val="0"/>
                <w:color w:val="000000"/>
                <w:u w:val="none"/>
                <w:shd w:fill="auto" w:val="clear"/>
                <w:vertAlign w:val="baseline"/>
                <w:rtl w:val="0"/>
              </w:rPr>
              <w:t xml:space="preserve">● Section 1 :  HEADER</w:t>
              <w:tab/>
              <w:t xml:space="preserve">127</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ti8j0epqb4ft">
            <w:r w:rsidDel="00000000" w:rsidR="00000000" w:rsidRPr="00000000">
              <w:rPr>
                <w:i w:val="0"/>
                <w:iCs w:val="0"/>
                <w:smallCaps w:val="0"/>
                <w:strike w:val="0"/>
                <w:color w:val="000000"/>
                <w:u w:val="none"/>
                <w:shd w:fill="auto" w:val="clear"/>
                <w:vertAlign w:val="baseline"/>
                <w:rtl w:val="0"/>
              </w:rPr>
              <w:t xml:space="preserve">● Section 2 : Summary Strip</w:t>
              <w:tab/>
              <w:t xml:space="preserve">127</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kqk4mu9ucqxj">
            <w:r w:rsidDel="00000000" w:rsidR="00000000" w:rsidRPr="00000000">
              <w:rPr>
                <w:i w:val="0"/>
                <w:iCs w:val="0"/>
                <w:smallCaps w:val="0"/>
                <w:strike w:val="0"/>
                <w:color w:val="000000"/>
                <w:u w:val="none"/>
                <w:shd w:fill="auto" w:val="clear"/>
                <w:vertAlign w:val="baseline"/>
                <w:rtl w:val="0"/>
              </w:rPr>
              <w:t xml:space="preserve">● Section 3 : Filters</w:t>
              <w:tab/>
              <w:t xml:space="preserve">127</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800" w:firstLine="0"/>
            <w:rPr>
              <w:i w:val="0"/>
              <w:iCs w:val="0"/>
              <w:smallCaps w:val="0"/>
              <w:strike w:val="0"/>
              <w:color w:val="000000"/>
              <w:u w:val="none"/>
              <w:shd w:fill="auto" w:val="clear"/>
              <w:vertAlign w:val="baseline"/>
            </w:rPr>
          </w:pPr>
          <w:hyperlink w:anchor="_e4ch10rpvbfh">
            <w:r w:rsidDel="00000000" w:rsidR="00000000" w:rsidRPr="00000000">
              <w:rPr>
                <w:i w:val="0"/>
                <w:iCs w:val="0"/>
                <w:smallCaps w:val="0"/>
                <w:strike w:val="0"/>
                <w:color w:val="000000"/>
                <w:u w:val="none"/>
                <w:shd w:fill="auto" w:val="clear"/>
                <w:vertAlign w:val="baseline"/>
                <w:rtl w:val="0"/>
              </w:rPr>
              <w:t xml:space="preserve">● Section 4 : “Transactions List”</w:t>
              <w:tab/>
              <w:t xml:space="preserve">128</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bckaso4oomq7">
            <w:r w:rsidDel="00000000" w:rsidR="00000000" w:rsidRPr="00000000">
              <w:rPr>
                <w:i w:val="0"/>
                <w:iCs w:val="0"/>
                <w:smallCaps w:val="0"/>
                <w:strike w:val="0"/>
                <w:color w:val="000000"/>
                <w:u w:val="none"/>
                <w:shd w:fill="auto" w:val="clear"/>
                <w:vertAlign w:val="baseline"/>
                <w:rtl w:val="0"/>
              </w:rPr>
              <w:t xml:space="preserve">User story -2.5  End-of-Season Settlement</w:t>
              <w:tab/>
              <w:t xml:space="preserve">129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fhh7425y2dgf">
            <w:r w:rsidDel="00000000" w:rsidR="00000000" w:rsidRPr="00000000">
              <w:rPr>
                <w:b w:val="1"/>
                <w:bCs w:val="1"/>
                <w:i w:val="0"/>
                <w:iCs w:val="0"/>
                <w:smallCaps w:val="0"/>
                <w:strike w:val="0"/>
                <w:color w:val="000000"/>
                <w:u w:val="none"/>
                <w:shd w:fill="auto" w:val="clear"/>
                <w:vertAlign w:val="baseline"/>
                <w:rtl w:val="0"/>
              </w:rPr>
              <w:t xml:space="preserve">Web - F2MX Admins</w:t>
              <w:tab/>
              <w:t xml:space="preserve">131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wml7v3z25d7n">
            <w:r w:rsidDel="00000000" w:rsidR="00000000" w:rsidRPr="00000000">
              <w:rPr>
                <w:i w:val="0"/>
                <w:iCs w:val="0"/>
                <w:smallCaps w:val="0"/>
                <w:strike w:val="0"/>
                <w:color w:val="000000"/>
                <w:u w:val="none"/>
                <w:shd w:fill="auto" w:val="clear"/>
                <w:vertAlign w:val="baseline"/>
                <w:rtl w:val="0"/>
              </w:rPr>
              <w:t xml:space="preserve">User story -2.1 Packages (Configuration &amp; Purchase)</w:t>
              <w:tab/>
              <w:t xml:space="preserve">131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xxqituh3vmhv">
            <w:r w:rsidDel="00000000" w:rsidR="00000000" w:rsidRPr="00000000">
              <w:rPr>
                <w:i w:val="0"/>
                <w:iCs w:val="0"/>
                <w:smallCaps w:val="0"/>
                <w:strike w:val="0"/>
                <w:color w:val="000000"/>
                <w:u w:val="none"/>
                <w:shd w:fill="auto" w:val="clear"/>
                <w:vertAlign w:val="baseline"/>
                <w:rtl w:val="0"/>
              </w:rPr>
              <w:t xml:space="preserve">User story -2.2  Managing Buy-In Conversion Modes &amp; Limits</w:t>
              <w:tab/>
              <w:t xml:space="preserve">135</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84kqe8u8mnta">
            <w:r w:rsidDel="00000000" w:rsidR="00000000" w:rsidRPr="00000000">
              <w:rPr>
                <w:i w:val="0"/>
                <w:iCs w:val="0"/>
                <w:smallCaps w:val="0"/>
                <w:strike w:val="0"/>
                <w:color w:val="000000"/>
                <w:u w:val="none"/>
                <w:shd w:fill="auto" w:val="clear"/>
                <w:vertAlign w:val="baseline"/>
                <w:rtl w:val="0"/>
              </w:rPr>
              <w:t xml:space="preserve">User story -2.3 Edit Buy-In conversion Mode</w:t>
              <w:tab/>
              <w:t xml:space="preserve">138</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jk1cf6xavfur">
            <w:r w:rsidDel="00000000" w:rsidR="00000000" w:rsidRPr="00000000">
              <w:rPr>
                <w:i w:val="0"/>
                <w:iCs w:val="0"/>
                <w:smallCaps w:val="0"/>
                <w:strike w:val="0"/>
                <w:color w:val="000000"/>
                <w:u w:val="none"/>
                <w:shd w:fill="auto" w:val="clear"/>
                <w:vertAlign w:val="baseline"/>
                <w:rtl w:val="0"/>
              </w:rPr>
              <w:t xml:space="preserve">User story -2.4 Issue Promotional Credits/Bonuses (Admin Capabilities) - Need to confirm with client</w:t>
              <w:tab/>
              <w:t xml:space="preserve">140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tqxhxjmpngn3">
            <w:r w:rsidDel="00000000" w:rsidR="00000000" w:rsidRPr="00000000">
              <w:rPr>
                <w:i w:val="0"/>
                <w:iCs w:val="0"/>
                <w:smallCaps w:val="0"/>
                <w:strike w:val="0"/>
                <w:color w:val="000000"/>
                <w:u w:val="none"/>
                <w:shd w:fill="auto" w:val="clear"/>
                <w:vertAlign w:val="baseline"/>
                <w:rtl w:val="0"/>
              </w:rPr>
              <w:t xml:space="preserve">User story -2.5 Adjust User Balances ( Credit/Debit game Currency )</w:t>
              <w:tab/>
              <w:t xml:space="preserve">143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o85eoj6k3kv">
            <w:r w:rsidDel="00000000" w:rsidR="00000000" w:rsidRPr="00000000">
              <w:rPr>
                <w:i w:val="0"/>
                <w:iCs w:val="0"/>
                <w:smallCaps w:val="0"/>
                <w:strike w:val="0"/>
                <w:color w:val="000000"/>
                <w:u w:val="none"/>
                <w:shd w:fill="auto" w:val="clear"/>
                <w:vertAlign w:val="baseline"/>
                <w:rtl w:val="0"/>
              </w:rPr>
              <w:t xml:space="preserve">User story -2.6 Reconciliation/ Error Handling (Refunds / Duplicate / Failed Transactions)</w:t>
              <w:tab/>
              <w:t xml:space="preserve">145</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rq4qnyyqf5k">
            <w:r w:rsidDel="00000000" w:rsidR="00000000" w:rsidRPr="00000000">
              <w:rPr>
                <w:i w:val="0"/>
                <w:iCs w:val="0"/>
                <w:smallCaps w:val="0"/>
                <w:strike w:val="0"/>
                <w:color w:val="000000"/>
                <w:u w:val="none"/>
                <w:shd w:fill="auto" w:val="clear"/>
                <w:vertAlign w:val="baseline"/>
                <w:rtl w:val="0"/>
              </w:rPr>
              <w:t xml:space="preserve">User story -2.7 Set League Buy-In Limits</w:t>
              <w:tab/>
              <w:t xml:space="preserve">149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mqef4ctwb5d0">
            <w:r w:rsidDel="00000000" w:rsidR="00000000" w:rsidRPr="00000000">
              <w:rPr>
                <w:i w:val="0"/>
                <w:iCs w:val="0"/>
                <w:smallCaps w:val="0"/>
                <w:strike w:val="0"/>
                <w:color w:val="000000"/>
                <w:u w:val="none"/>
                <w:shd w:fill="auto" w:val="clear"/>
                <w:vertAlign w:val="baseline"/>
                <w:rtl w:val="0"/>
              </w:rPr>
              <w:t xml:space="preserve">User story -2.8 End-of-Season Settlement</w:t>
              <w:tab/>
              <w:t xml:space="preserve">150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7k4ipsa0xijn">
            <w:r w:rsidDel="00000000" w:rsidR="00000000" w:rsidRPr="00000000">
              <w:rPr>
                <w:i w:val="0"/>
                <w:iCs w:val="0"/>
                <w:smallCaps w:val="0"/>
                <w:strike w:val="0"/>
                <w:color w:val="000000"/>
                <w:u w:val="none"/>
                <w:shd w:fill="auto" w:val="clear"/>
                <w:vertAlign w:val="baseline"/>
                <w:rtl w:val="0"/>
              </w:rPr>
              <w:t xml:space="preserve">User Story -2.9 Admin View of End-of-settlement</w:t>
              <w:tab/>
              <w:t xml:space="preserve">152</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i1pieli5dsru">
            <w:r w:rsidDel="00000000" w:rsidR="00000000" w:rsidRPr="00000000">
              <w:rPr>
                <w:b w:val="1"/>
                <w:bCs w:val="1"/>
                <w:i w:val="0"/>
                <w:iCs w:val="0"/>
                <w:smallCaps w:val="0"/>
                <w:strike w:val="0"/>
                <w:color w:val="000000"/>
                <w:u w:val="none"/>
                <w:shd w:fill="auto" w:val="clear"/>
                <w:vertAlign w:val="baseline"/>
                <w:rtl w:val="0"/>
              </w:rPr>
              <w:t xml:space="preserve">Epic 5: Player Ownership &amp; Market Trading</w:t>
              <w:tab/>
              <w:t xml:space="preserve">155</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f4mo84khp7mz">
            <w:r w:rsidDel="00000000" w:rsidR="00000000" w:rsidRPr="00000000">
              <w:rPr>
                <w:b w:val="1"/>
                <w:bCs w:val="1"/>
                <w:i w:val="0"/>
                <w:iCs w:val="0"/>
                <w:smallCaps w:val="0"/>
                <w:strike w:val="0"/>
                <w:color w:val="000000"/>
                <w:u w:val="none"/>
                <w:shd w:fill="auto" w:val="clear"/>
                <w:vertAlign w:val="baseline"/>
                <w:rtl w:val="0"/>
              </w:rPr>
              <w:t xml:space="preserve">User story -5.1 IPO Pricing Engine (Season-Start)</w:t>
              <w:tab/>
              <w:t xml:space="preserve">155</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dhfixckoyrf8">
            <w:r w:rsidDel="00000000" w:rsidR="00000000" w:rsidRPr="00000000">
              <w:rPr>
                <w:b w:val="1"/>
                <w:bCs w:val="1"/>
                <w:i w:val="0"/>
                <w:iCs w:val="0"/>
                <w:smallCaps w:val="0"/>
                <w:strike w:val="0"/>
                <w:color w:val="000000"/>
                <w:u w:val="none"/>
                <w:shd w:fill="auto" w:val="clear"/>
                <w:vertAlign w:val="baseline"/>
                <w:rtl w:val="0"/>
              </w:rPr>
              <w:t xml:space="preserve">User story -5.2 Player Trading Screen (Market View)</w:t>
              <w:tab/>
              <w:t xml:space="preserve">156</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v46laqd41vjt">
            <w:r w:rsidDel="00000000" w:rsidR="00000000" w:rsidRPr="00000000">
              <w:rPr>
                <w:b w:val="1"/>
                <w:bCs w:val="1"/>
                <w:i w:val="0"/>
                <w:iCs w:val="0"/>
                <w:smallCaps w:val="0"/>
                <w:strike w:val="0"/>
                <w:color w:val="000000"/>
                <w:u w:val="none"/>
                <w:shd w:fill="auto" w:val="clear"/>
                <w:vertAlign w:val="baseline"/>
                <w:rtl w:val="0"/>
              </w:rPr>
              <w:t xml:space="preserve">User story -3.3 Trade Execution (Buy Flow)</w:t>
              <w:tab/>
              <w:t xml:space="preserve">157</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uasrq8me3ehh">
            <w:r w:rsidDel="00000000" w:rsidR="00000000" w:rsidRPr="00000000">
              <w:rPr>
                <w:b w:val="1"/>
                <w:bCs w:val="1"/>
                <w:i w:val="0"/>
                <w:iCs w:val="0"/>
                <w:smallCaps w:val="0"/>
                <w:strike w:val="0"/>
                <w:color w:val="000000"/>
                <w:u w:val="none"/>
                <w:shd w:fill="auto" w:val="clear"/>
                <w:vertAlign w:val="baseline"/>
                <w:rtl w:val="0"/>
              </w:rPr>
              <w:t xml:space="preserve">User story -3.4 League Holdings Tracker (Portfolio)</w:t>
              <w:tab/>
              <w:t xml:space="preserve">158</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gbjv70j4e2ze">
            <w:r w:rsidDel="00000000" w:rsidR="00000000" w:rsidRPr="00000000">
              <w:rPr>
                <w:b w:val="1"/>
                <w:bCs w:val="1"/>
                <w:i w:val="0"/>
                <w:iCs w:val="0"/>
                <w:smallCaps w:val="0"/>
                <w:strike w:val="0"/>
                <w:color w:val="000000"/>
                <w:u w:val="none"/>
                <w:shd w:fill="auto" w:val="clear"/>
                <w:vertAlign w:val="baseline"/>
                <w:rtl w:val="0"/>
              </w:rPr>
              <w:t xml:space="preserve">User story -3.5 Canonical Pricing Engine &amp; Live Market</w:t>
              <w:tab/>
              <w:t xml:space="preserve">159</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tsf625w1jhtn">
            <w:r w:rsidDel="00000000" w:rsidR="00000000" w:rsidRPr="00000000">
              <w:rPr>
                <w:b w:val="1"/>
                <w:bCs w:val="1"/>
                <w:i w:val="0"/>
                <w:iCs w:val="0"/>
                <w:smallCaps w:val="0"/>
                <w:strike w:val="0"/>
                <w:color w:val="000000"/>
                <w:u w:val="none"/>
                <w:shd w:fill="auto" w:val="clear"/>
                <w:vertAlign w:val="baseline"/>
                <w:rtl w:val="0"/>
              </w:rPr>
              <w:t xml:space="preserve">User story -3.6 Live-Game Minimum Hold-Time (Exploit Mitigation)</w:t>
              <w:tab/>
              <w:t xml:space="preserve">159</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d6zr7dalrbws">
            <w:r w:rsidDel="00000000" w:rsidR="00000000" w:rsidRPr="00000000">
              <w:rPr>
                <w:b w:val="1"/>
                <w:bCs w:val="1"/>
                <w:i w:val="0"/>
                <w:iCs w:val="0"/>
                <w:smallCaps w:val="0"/>
                <w:strike w:val="0"/>
                <w:color w:val="000000"/>
                <w:u w:val="none"/>
                <w:shd w:fill="auto" w:val="clear"/>
                <w:vertAlign w:val="baseline"/>
                <w:rtl w:val="0"/>
              </w:rPr>
              <w:t xml:space="preserve">User story  -3.7 Season-Ending Injury Liquidation</w:t>
              <w:tab/>
              <w:t xml:space="preserve">160</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y4s3wwojisho">
            <w:r w:rsidDel="00000000" w:rsidR="00000000" w:rsidRPr="00000000">
              <w:rPr>
                <w:b w:val="1"/>
                <w:bCs w:val="1"/>
                <w:i w:val="0"/>
                <w:iCs w:val="0"/>
                <w:smallCaps w:val="0"/>
                <w:strike w:val="0"/>
                <w:color w:val="000000"/>
                <w:u w:val="none"/>
                <w:shd w:fill="auto" w:val="clear"/>
                <w:vertAlign w:val="baseline"/>
                <w:rtl w:val="0"/>
              </w:rPr>
              <w:t xml:space="preserve">User story -3.8 Roster Positions &amp; Normal FLEX Constraints</w:t>
              <w:tab/>
              <w:t xml:space="preserve">160</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gv9kvimvvjoi">
            <w:r w:rsidDel="00000000" w:rsidR="00000000" w:rsidRPr="00000000">
              <w:rPr>
                <w:b w:val="1"/>
                <w:bCs w:val="1"/>
                <w:i w:val="0"/>
                <w:iCs w:val="0"/>
                <w:smallCaps w:val="0"/>
                <w:strike w:val="0"/>
                <w:color w:val="000000"/>
                <w:u w:val="none"/>
                <w:shd w:fill="auto" w:val="clear"/>
                <w:vertAlign w:val="baseline"/>
                <w:rtl w:val="0"/>
              </w:rPr>
              <w:t xml:space="preserve">Epic 4: Gameplay &amp; Scoring</w:t>
              <w:tab/>
              <w:t xml:space="preserve">160</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n4xwc8lgobya">
            <w:r w:rsidDel="00000000" w:rsidR="00000000" w:rsidRPr="00000000">
              <w:rPr>
                <w:b w:val="1"/>
                <w:bCs w:val="1"/>
                <w:i w:val="0"/>
                <w:iCs w:val="0"/>
                <w:smallCaps w:val="0"/>
                <w:strike w:val="0"/>
                <w:color w:val="000000"/>
                <w:u w:val="none"/>
                <w:shd w:fill="auto" w:val="clear"/>
                <w:vertAlign w:val="baseline"/>
                <w:rtl w:val="0"/>
              </w:rPr>
              <w:t xml:space="preserve">User story -4.1 Manage Active Roster (Strict 7)</w:t>
              <w:tab/>
              <w:t xml:space="preserve">161</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uadz2pr8a95x">
            <w:r w:rsidDel="00000000" w:rsidR="00000000" w:rsidRPr="00000000">
              <w:rPr>
                <w:b w:val="1"/>
                <w:bCs w:val="1"/>
                <w:i w:val="0"/>
                <w:iCs w:val="0"/>
                <w:smallCaps w:val="0"/>
                <w:strike w:val="0"/>
                <w:color w:val="000000"/>
                <w:u w:val="none"/>
                <w:shd w:fill="auto" w:val="clear"/>
                <w:vertAlign w:val="baseline"/>
                <w:rtl w:val="0"/>
              </w:rPr>
              <w:t xml:space="preserve">User story -4.2 Live Matchup Scoring View</w:t>
              <w:tab/>
              <w:t xml:space="preserve">162</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51mso06uwip5">
            <w:r w:rsidDel="00000000" w:rsidR="00000000" w:rsidRPr="00000000">
              <w:rPr>
                <w:b w:val="1"/>
                <w:bCs w:val="1"/>
                <w:i w:val="0"/>
                <w:iCs w:val="0"/>
                <w:smallCaps w:val="0"/>
                <w:strike w:val="0"/>
                <w:color w:val="000000"/>
                <w:u w:val="none"/>
                <w:shd w:fill="auto" w:val="clear"/>
                <w:vertAlign w:val="baseline"/>
                <w:rtl w:val="0"/>
              </w:rPr>
              <w:t xml:space="preserve">User story -4.3 Scoring Engine (Half-PPR &amp; MVP Rules)</w:t>
              <w:tab/>
              <w:t xml:space="preserve">163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8m5ef5jflrt2">
            <w:r w:rsidDel="00000000" w:rsidR="00000000" w:rsidRPr="00000000">
              <w:rPr>
                <w:b w:val="1"/>
                <w:bCs w:val="1"/>
                <w:i w:val="0"/>
                <w:iCs w:val="0"/>
                <w:smallCaps w:val="0"/>
                <w:strike w:val="0"/>
                <w:color w:val="000000"/>
                <w:u w:val="none"/>
                <w:shd w:fill="auto" w:val="clear"/>
                <w:vertAlign w:val="baseline"/>
                <w:rtl w:val="0"/>
              </w:rPr>
              <w:t xml:space="preserve">User story -4.4 Ownership-Based Attribution (The "Core Mechanic")</w:t>
              <w:tab/>
              <w:t xml:space="preserve">164</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6kyoa22oho31">
            <w:r w:rsidDel="00000000" w:rsidR="00000000" w:rsidRPr="00000000">
              <w:rPr>
                <w:b w:val="1"/>
                <w:bCs w:val="1"/>
                <w:i w:val="0"/>
                <w:iCs w:val="0"/>
                <w:smallCaps w:val="0"/>
                <w:strike w:val="0"/>
                <w:color w:val="000000"/>
                <w:u w:val="none"/>
                <w:shd w:fill="auto" w:val="clear"/>
                <w:vertAlign w:val="baseline"/>
                <w:rtl w:val="0"/>
              </w:rPr>
              <w:t xml:space="preserve">User story -4.5 Scoring Event Log (Transparency)</w:t>
              <w:tab/>
              <w:t xml:space="preserve">165</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o25vdbqp0inu">
            <w:r w:rsidDel="00000000" w:rsidR="00000000" w:rsidRPr="00000000">
              <w:rPr>
                <w:b w:val="1"/>
                <w:bCs w:val="1"/>
                <w:i w:val="0"/>
                <w:iCs w:val="0"/>
                <w:smallCaps w:val="0"/>
                <w:strike w:val="0"/>
                <w:color w:val="000000"/>
                <w:u w:val="none"/>
                <w:shd w:fill="auto" w:val="clear"/>
                <w:vertAlign w:val="baseline"/>
                <w:rtl w:val="0"/>
              </w:rPr>
              <w:t xml:space="preserve">User story -4.6 Stat Corrections &amp; Finalization</w:t>
              <w:tab/>
              <w:t xml:space="preserve">165</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w8t6sheupl02">
            <w:r w:rsidDel="00000000" w:rsidR="00000000" w:rsidRPr="00000000">
              <w:rPr>
                <w:b w:val="1"/>
                <w:bCs w:val="1"/>
                <w:i w:val="0"/>
                <w:iCs w:val="0"/>
                <w:smallCaps w:val="0"/>
                <w:strike w:val="0"/>
                <w:color w:val="000000"/>
                <w:u w:val="none"/>
                <w:shd w:fill="auto" w:val="clear"/>
                <w:vertAlign w:val="baseline"/>
                <w:rtl w:val="0"/>
              </w:rPr>
              <w:t xml:space="preserve">User story -4.7 Weekly Matchup Ties</w:t>
              <w:tab/>
              <w:t xml:space="preserve">166</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ycxrtv14idhc">
            <w:r w:rsidDel="00000000" w:rsidR="00000000" w:rsidRPr="00000000">
              <w:rPr>
                <w:b w:val="1"/>
                <w:bCs w:val="1"/>
                <w:i w:val="0"/>
                <w:iCs w:val="0"/>
                <w:smallCaps w:val="0"/>
                <w:strike w:val="0"/>
                <w:color w:val="000000"/>
                <w:u w:val="none"/>
                <w:shd w:fill="auto" w:val="clear"/>
                <w:vertAlign w:val="baseline"/>
                <w:rtl w:val="0"/>
              </w:rPr>
              <w:t xml:space="preserve">Epic 6: XP, Progression, &amp; Standings</w:t>
              <w:tab/>
              <w:t xml:space="preserve">168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yfbeqpe8dmzx">
            <w:r w:rsidDel="00000000" w:rsidR="00000000" w:rsidRPr="00000000">
              <w:rPr>
                <w:b w:val="1"/>
                <w:bCs w:val="1"/>
                <w:i w:val="0"/>
                <w:iCs w:val="0"/>
                <w:smallCaps w:val="0"/>
                <w:strike w:val="0"/>
                <w:color w:val="000000"/>
                <w:u w:val="none"/>
                <w:shd w:fill="auto" w:val="clear"/>
                <w:vertAlign w:val="baseline"/>
                <w:rtl w:val="0"/>
              </w:rPr>
              <w:t xml:space="preserve">User story -6.1 XP Calculation Engine (Gap Bands)</w:t>
              <w:tab/>
              <w:t xml:space="preserve">168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u71b2ck77myl">
            <w:r w:rsidDel="00000000" w:rsidR="00000000" w:rsidRPr="00000000">
              <w:rPr>
                <w:b w:val="1"/>
                <w:bCs w:val="1"/>
                <w:i w:val="0"/>
                <w:iCs w:val="0"/>
                <w:smallCaps w:val="0"/>
                <w:strike w:val="0"/>
                <w:color w:val="000000"/>
                <w:u w:val="none"/>
                <w:shd w:fill="auto" w:val="clear"/>
                <w:vertAlign w:val="baseline"/>
                <w:rtl w:val="0"/>
              </w:rPr>
              <w:t xml:space="preserve">User story -6.2 XP Summary &amp; Tier Status</w:t>
              <w:tab/>
              <w:t xml:space="preserve">169</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usdrn9di8lg">
            <w:r w:rsidDel="00000000" w:rsidR="00000000" w:rsidRPr="00000000">
              <w:rPr>
                <w:b w:val="1"/>
                <w:bCs w:val="1"/>
                <w:i w:val="0"/>
                <w:iCs w:val="0"/>
                <w:smallCaps w:val="0"/>
                <w:strike w:val="0"/>
                <w:color w:val="000000"/>
                <w:u w:val="none"/>
                <w:shd w:fill="auto" w:val="clear"/>
                <w:vertAlign w:val="baseline"/>
                <w:rtl w:val="0"/>
              </w:rPr>
              <w:t xml:space="preserve">User story -6.3 League Standings &amp; Tie-Breakers</w:t>
              <w:tab/>
              <w:t xml:space="preserve">170</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7kp75yzalxur">
            <w:r w:rsidDel="00000000" w:rsidR="00000000" w:rsidRPr="00000000">
              <w:rPr>
                <w:b w:val="1"/>
                <w:bCs w:val="1"/>
                <w:i w:val="0"/>
                <w:iCs w:val="0"/>
                <w:smallCaps w:val="0"/>
                <w:strike w:val="0"/>
                <w:color w:val="000000"/>
                <w:u w:val="none"/>
                <w:shd w:fill="auto" w:val="clear"/>
                <w:vertAlign w:val="baseline"/>
                <w:rtl w:val="0"/>
              </w:rPr>
              <w:t xml:space="preserve">User story -6.4 Badges &amp; Achievements Catalog</w:t>
              <w:tab/>
              <w:t xml:space="preserve">171</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dfahfff2jstv">
            <w:r w:rsidDel="00000000" w:rsidR="00000000" w:rsidRPr="00000000">
              <w:rPr>
                <w:b w:val="1"/>
                <w:bCs w:val="1"/>
                <w:i w:val="0"/>
                <w:iCs w:val="0"/>
                <w:smallCaps w:val="0"/>
                <w:strike w:val="0"/>
                <w:color w:val="000000"/>
                <w:u w:val="none"/>
                <w:shd w:fill="auto" w:val="clear"/>
                <w:vertAlign w:val="baseline"/>
                <w:rtl w:val="0"/>
              </w:rPr>
              <w:t xml:space="preserve">User story -6.5 Playoff Format &amp; Bracket Generation</w:t>
              <w:tab/>
              <w:t xml:space="preserve">171</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rkqvxohflco6">
            <w:r w:rsidDel="00000000" w:rsidR="00000000" w:rsidRPr="00000000">
              <w:rPr>
                <w:b w:val="1"/>
                <w:bCs w:val="1"/>
                <w:i w:val="0"/>
                <w:iCs w:val="0"/>
                <w:smallCaps w:val="0"/>
                <w:strike w:val="0"/>
                <w:color w:val="000000"/>
                <w:u w:val="none"/>
                <w:shd w:fill="auto" w:val="clear"/>
                <w:vertAlign w:val="baseline"/>
                <w:rtl w:val="0"/>
              </w:rPr>
              <w:t xml:space="preserve">User story -6.6 XP Gating (League Eligibility)</w:t>
              <w:tab/>
              <w:t xml:space="preserve">173</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2oxnyd2wd19k">
            <w:r w:rsidDel="00000000" w:rsidR="00000000" w:rsidRPr="00000000">
              <w:rPr>
                <w:b w:val="1"/>
                <w:bCs w:val="1"/>
                <w:i w:val="0"/>
                <w:iCs w:val="0"/>
                <w:smallCaps w:val="0"/>
                <w:strike w:val="0"/>
                <w:color w:val="000000"/>
                <w:u w:val="none"/>
                <w:shd w:fill="auto" w:val="clear"/>
                <w:vertAlign w:val="baseline"/>
                <w:rtl w:val="0"/>
              </w:rPr>
              <w:t xml:space="preserve">User story -6.7 Badges &amp; Achievements (MVP Catalog)</w:t>
              <w:tab/>
              <w:t xml:space="preserve">173</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ku2zz5tzxcd9">
            <w:r w:rsidDel="00000000" w:rsidR="00000000" w:rsidRPr="00000000">
              <w:rPr>
                <w:b w:val="1"/>
                <w:bCs w:val="1"/>
                <w:i w:val="0"/>
                <w:iCs w:val="0"/>
                <w:smallCaps w:val="0"/>
                <w:strike w:val="0"/>
                <w:color w:val="000000"/>
                <w:u w:val="none"/>
                <w:shd w:fill="auto" w:val="clear"/>
                <w:vertAlign w:val="baseline"/>
                <w:rtl w:val="0"/>
              </w:rPr>
              <w:t xml:space="preserve">Epic 7: Notifications &amp; Administration</w:t>
              <w:tab/>
              <w:t xml:space="preserve">174</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r9k674ov7pk4">
            <w:r w:rsidDel="00000000" w:rsidR="00000000" w:rsidRPr="00000000">
              <w:rPr>
                <w:b w:val="1"/>
                <w:bCs w:val="1"/>
                <w:i w:val="0"/>
                <w:iCs w:val="0"/>
                <w:smallCaps w:val="0"/>
                <w:strike w:val="0"/>
                <w:color w:val="000000"/>
                <w:u w:val="none"/>
                <w:shd w:fill="auto" w:val="clear"/>
                <w:vertAlign w:val="baseline"/>
                <w:rtl w:val="0"/>
              </w:rPr>
              <w:t xml:space="preserve">User story -7.1 Notification Preferences &amp; Channel Management</w:t>
              <w:tab/>
              <w:t xml:space="preserve">174</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akbzi3fa70lm">
            <w:r w:rsidDel="00000000" w:rsidR="00000000" w:rsidRPr="00000000">
              <w:rPr>
                <w:b w:val="1"/>
                <w:bCs w:val="1"/>
                <w:i w:val="0"/>
                <w:iCs w:val="0"/>
                <w:smallCaps w:val="0"/>
                <w:strike w:val="0"/>
                <w:color w:val="000000"/>
                <w:u w:val="none"/>
                <w:shd w:fill="auto" w:val="clear"/>
                <w:vertAlign w:val="baseline"/>
                <w:rtl w:val="0"/>
              </w:rPr>
              <w:t xml:space="preserve">User story -7.2 Activity Feed &amp; Notification History</w:t>
              <w:tab/>
              <w:t xml:space="preserve">175</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28frokievvmj">
            <w:r w:rsidDel="00000000" w:rsidR="00000000" w:rsidRPr="00000000">
              <w:rPr>
                <w:b w:val="1"/>
                <w:bCs w:val="1"/>
                <w:i w:val="0"/>
                <w:iCs w:val="0"/>
                <w:smallCaps w:val="0"/>
                <w:strike w:val="0"/>
                <w:color w:val="000000"/>
                <w:u w:val="none"/>
                <w:shd w:fill="auto" w:val="clear"/>
                <w:vertAlign w:val="baseline"/>
                <w:rtl w:val="0"/>
              </w:rPr>
              <w:t xml:space="preserve">User story -7.3 Automated Invitation Reminders</w:t>
              <w:tab/>
              <w:t xml:space="preserve">175</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83rlt9fwkygz">
            <w:r w:rsidDel="00000000" w:rsidR="00000000" w:rsidRPr="00000000">
              <w:rPr>
                <w:b w:val="1"/>
                <w:bCs w:val="1"/>
                <w:i w:val="0"/>
                <w:iCs w:val="0"/>
                <w:smallCaps w:val="0"/>
                <w:strike w:val="0"/>
                <w:color w:val="000000"/>
                <w:u w:val="none"/>
                <w:shd w:fill="auto" w:val="clear"/>
                <w:vertAlign w:val="baseline"/>
                <w:rtl w:val="0"/>
              </w:rPr>
              <w:t xml:space="preserve">User story -7.4 Market &amp; Pricing Administration (Configuration &amp; Emergency Controls)</w:t>
              <w:tab/>
              <w:t xml:space="preserve">177</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8oqpueeyy3ex">
            <w:r w:rsidDel="00000000" w:rsidR="00000000" w:rsidRPr="00000000">
              <w:rPr>
                <w:b w:val="1"/>
                <w:bCs w:val="1"/>
                <w:i w:val="0"/>
                <w:iCs w:val="0"/>
                <w:smallCaps w:val="0"/>
                <w:strike w:val="0"/>
                <w:color w:val="000000"/>
                <w:u w:val="none"/>
                <w:shd w:fill="auto" w:val="clear"/>
                <w:vertAlign w:val="baseline"/>
                <w:rtl w:val="0"/>
              </w:rPr>
              <w:t xml:space="preserve">User story -7.5 Data &amp; Scoring Overrides (Correction Toolkit)</w:t>
              <w:tab/>
              <w:t xml:space="preserve">179</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dzvvsje3qins">
            <w:r w:rsidDel="00000000" w:rsidR="00000000" w:rsidRPr="00000000">
              <w:rPr>
                <w:b w:val="1"/>
                <w:bCs w:val="1"/>
                <w:i w:val="0"/>
                <w:iCs w:val="0"/>
                <w:smallCaps w:val="0"/>
                <w:strike w:val="0"/>
                <w:color w:val="000000"/>
                <w:u w:val="none"/>
                <w:shd w:fill="auto" w:val="clear"/>
                <w:vertAlign w:val="baseline"/>
                <w:rtl w:val="0"/>
              </w:rPr>
              <w:t xml:space="preserve">User story  -7.6 User Account Administration (Support &amp; Security)</w:t>
              <w:tab/>
              <w:t xml:space="preserve">181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f40m72b06z3h">
            <w:r w:rsidDel="00000000" w:rsidR="00000000" w:rsidRPr="00000000">
              <w:rPr>
                <w:b w:val="1"/>
                <w:bCs w:val="1"/>
                <w:i w:val="0"/>
                <w:iCs w:val="0"/>
                <w:smallCaps w:val="0"/>
                <w:strike w:val="0"/>
                <w:color w:val="000000"/>
                <w:u w:val="none"/>
                <w:shd w:fill="auto" w:val="clear"/>
                <w:vertAlign w:val="baseline"/>
                <w:rtl w:val="0"/>
              </w:rPr>
              <w:t xml:space="preserve">User story -7.7 Emergency Broadcasts (Platform-Wide Alerts)</w:t>
              <w:tab/>
              <w:t xml:space="preserve">183</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xdela65sroo5">
            <w:r w:rsidDel="00000000" w:rsidR="00000000" w:rsidRPr="00000000">
              <w:rPr>
                <w:b w:val="1"/>
                <w:bCs w:val="1"/>
                <w:i w:val="0"/>
                <w:iCs w:val="0"/>
                <w:smallCaps w:val="0"/>
                <w:strike w:val="0"/>
                <w:color w:val="000000"/>
                <w:u w:val="none"/>
                <w:shd w:fill="auto" w:val="clear"/>
                <w:vertAlign w:val="baseline"/>
                <w:rtl w:val="0"/>
              </w:rPr>
              <w:t xml:space="preserve">User story -7.8 Admin Wallet Adjustments (Financial Remediation &amp; Support)</w:t>
              <w:tab/>
              <w:t xml:space="preserve">184</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bnquj8xvt8av">
            <w:r w:rsidDel="00000000" w:rsidR="00000000" w:rsidRPr="00000000">
              <w:rPr>
                <w:b w:val="1"/>
                <w:bCs w:val="1"/>
                <w:i w:val="0"/>
                <w:iCs w:val="0"/>
                <w:smallCaps w:val="0"/>
                <w:strike w:val="0"/>
                <w:color w:val="000000"/>
                <w:u w:val="none"/>
                <w:shd w:fill="auto" w:val="clear"/>
                <w:vertAlign w:val="baseline"/>
                <w:rtl w:val="0"/>
              </w:rPr>
              <w:t xml:space="preserve">User story -7.9 Internal Admin User Management (RBAC)</w:t>
              <w:tab/>
              <w:t xml:space="preserve">186</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bqz52lgq73mc">
            <w:r w:rsidDel="00000000" w:rsidR="00000000" w:rsidRPr="00000000">
              <w:rPr>
                <w:b w:val="1"/>
                <w:bCs w:val="1"/>
                <w:i w:val="0"/>
                <w:iCs w:val="0"/>
                <w:smallCaps w:val="0"/>
                <w:strike w:val="0"/>
                <w:color w:val="000000"/>
                <w:u w:val="none"/>
                <w:shd w:fill="auto" w:val="clear"/>
                <w:vertAlign w:val="baseline"/>
                <w:rtl w:val="0"/>
              </w:rPr>
              <w:t xml:space="preserve">User story -7.10 Master User List &amp; Detail Search</w:t>
              <w:tab/>
              <w:t xml:space="preserve">188</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2rk11vfd7ina">
            <w:r w:rsidDel="00000000" w:rsidR="00000000" w:rsidRPr="00000000">
              <w:rPr>
                <w:b w:val="1"/>
                <w:bCs w:val="1"/>
                <w:i w:val="0"/>
                <w:iCs w:val="0"/>
                <w:smallCaps w:val="0"/>
                <w:strike w:val="0"/>
                <w:color w:val="000000"/>
                <w:u w:val="none"/>
                <w:shd w:fill="auto" w:val="clear"/>
                <w:vertAlign w:val="baseline"/>
                <w:rtl w:val="0"/>
              </w:rPr>
              <w:t xml:space="preserve">User story -7.11 Admin XP Governance &amp; Remediation</w:t>
              <w:tab/>
              <w:t xml:space="preserve">189</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9ze4hl5n281f">
            <w:r w:rsidDel="00000000" w:rsidR="00000000" w:rsidRPr="00000000">
              <w:rPr>
                <w:b w:val="1"/>
                <w:bCs w:val="1"/>
                <w:i w:val="0"/>
                <w:iCs w:val="0"/>
                <w:smallCaps w:val="0"/>
                <w:strike w:val="0"/>
                <w:color w:val="000000"/>
                <w:u w:val="none"/>
                <w:shd w:fill="auto" w:val="clear"/>
                <w:vertAlign w:val="baseline"/>
                <w:rtl w:val="0"/>
              </w:rPr>
              <w:t xml:space="preserve">User story -7.12 Targeted Messaging (Admin Communications)</w:t>
              <w:tab/>
              <w:t xml:space="preserve">189</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uw5zlo4tglue">
            <w:r w:rsidDel="00000000" w:rsidR="00000000" w:rsidRPr="00000000">
              <w:rPr>
                <w:b w:val="1"/>
                <w:bCs w:val="1"/>
                <w:i w:val="0"/>
                <w:iCs w:val="0"/>
                <w:smallCaps w:val="0"/>
                <w:strike w:val="0"/>
                <w:color w:val="000000"/>
                <w:u w:val="none"/>
                <w:shd w:fill="auto" w:val="clear"/>
                <w:vertAlign w:val="baseline"/>
                <w:rtl w:val="0"/>
              </w:rPr>
              <w:t xml:space="preserve">Epic 8: Market Intelligence, Governance, &amp; Support</w:t>
              <w:tab/>
              <w:t xml:space="preserve">189</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2kmqtpbj2dz0">
            <w:r w:rsidDel="00000000" w:rsidR="00000000" w:rsidRPr="00000000">
              <w:rPr>
                <w:b w:val="1"/>
                <w:bCs w:val="1"/>
                <w:i w:val="0"/>
                <w:iCs w:val="0"/>
                <w:smallCaps w:val="0"/>
                <w:strike w:val="0"/>
                <w:color w:val="000000"/>
                <w:u w:val="none"/>
                <w:shd w:fill="auto" w:val="clear"/>
                <w:vertAlign w:val="baseline"/>
                <w:rtl w:val="0"/>
              </w:rPr>
              <w:t xml:space="preserve">User story -8.1 Historical Player Price Charts</w:t>
              <w:tab/>
              <w:t xml:space="preserve">190</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ly8pdcc4ww5c">
            <w:r w:rsidDel="00000000" w:rsidR="00000000" w:rsidRPr="00000000">
              <w:rPr>
                <w:b w:val="1"/>
                <w:bCs w:val="1"/>
                <w:i w:val="0"/>
                <w:iCs w:val="0"/>
                <w:smallCaps w:val="0"/>
                <w:strike w:val="0"/>
                <w:color w:val="000000"/>
                <w:u w:val="none"/>
                <w:shd w:fill="auto" w:val="clear"/>
                <w:vertAlign w:val="baseline"/>
                <w:rtl w:val="0"/>
              </w:rPr>
              <w:t xml:space="preserve">User story -8.2 Time &amp; Sales Log (Market Ticker)</w:t>
              <w:tab/>
              <w:t xml:space="preserve">190</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8oqdbn3who3y">
            <w:r w:rsidDel="00000000" w:rsidR="00000000" w:rsidRPr="00000000">
              <w:rPr>
                <w:b w:val="1"/>
                <w:bCs w:val="1"/>
                <w:i w:val="0"/>
                <w:iCs w:val="0"/>
                <w:smallCaps w:val="0"/>
                <w:strike w:val="0"/>
                <w:color w:val="000000"/>
                <w:u w:val="none"/>
                <w:shd w:fill="auto" w:val="clear"/>
                <w:vertAlign w:val="baseline"/>
                <w:rtl w:val="0"/>
              </w:rPr>
              <w:t xml:space="preserve">User story -8.3 Trade Constraints &amp; Lock Status (Eligibility View)</w:t>
              <w:tab/>
              <w:t xml:space="preserve">191</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os4mhqeinzpw">
            <w:r w:rsidDel="00000000" w:rsidR="00000000" w:rsidRPr="00000000">
              <w:rPr>
                <w:b w:val="1"/>
                <w:bCs w:val="1"/>
                <w:i w:val="0"/>
                <w:iCs w:val="0"/>
                <w:smallCaps w:val="0"/>
                <w:strike w:val="0"/>
                <w:color w:val="000000"/>
                <w:u w:val="none"/>
                <w:shd w:fill="auto" w:val="clear"/>
                <w:vertAlign w:val="baseline"/>
                <w:rtl w:val="0"/>
              </w:rPr>
              <w:t xml:space="preserve">User story -8.4 Commissioner Member Removal</w:t>
              <w:tab/>
              <w:t xml:space="preserve">191</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irit636i4uu9">
            <w:r w:rsidDel="00000000" w:rsidR="00000000" w:rsidRPr="00000000">
              <w:rPr>
                <w:b w:val="1"/>
                <w:bCs w:val="1"/>
                <w:i w:val="0"/>
                <w:iCs w:val="0"/>
                <w:smallCaps w:val="0"/>
                <w:strike w:val="0"/>
                <w:color w:val="000000"/>
                <w:u w:val="none"/>
                <w:shd w:fill="auto" w:val="clear"/>
                <w:vertAlign w:val="baseline"/>
                <w:rtl w:val="0"/>
              </w:rPr>
              <w:t xml:space="preserve">User story -8.5 League Reactivation (Season Rollover)</w:t>
              <w:tab/>
              <w:t xml:space="preserve">192</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qo6oyvxaxxpv">
            <w:r w:rsidDel="00000000" w:rsidR="00000000" w:rsidRPr="00000000">
              <w:rPr>
                <w:b w:val="1"/>
                <w:bCs w:val="1"/>
                <w:i w:val="0"/>
                <w:iCs w:val="0"/>
                <w:smallCaps w:val="0"/>
                <w:strike w:val="0"/>
                <w:color w:val="000000"/>
                <w:u w:val="none"/>
                <w:shd w:fill="auto" w:val="clear"/>
                <w:vertAlign w:val="baseline"/>
                <w:rtl w:val="0"/>
              </w:rPr>
              <w:t xml:space="preserve">User story -8.6 League Settings Summary (Rules Visibility)</w:t>
              <w:tab/>
              <w:t xml:space="preserve">193</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vg04uq3tcdx">
            <w:r w:rsidDel="00000000" w:rsidR="00000000" w:rsidRPr="00000000">
              <w:rPr>
                <w:b w:val="1"/>
                <w:bCs w:val="1"/>
                <w:i w:val="0"/>
                <w:iCs w:val="0"/>
                <w:smallCaps w:val="0"/>
                <w:strike w:val="0"/>
                <w:color w:val="000000"/>
                <w:u w:val="none"/>
                <w:shd w:fill="auto" w:val="clear"/>
                <w:vertAlign w:val="baseline"/>
                <w:rtl w:val="0"/>
              </w:rPr>
              <w:t xml:space="preserve">User story -8.7 Help &amp; Support Resources</w:t>
              <w:tab/>
              <w:t xml:space="preserve">194</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95l8pk4u2tgh">
            <w:r w:rsidDel="00000000" w:rsidR="00000000" w:rsidRPr="00000000">
              <w:rPr>
                <w:b w:val="1"/>
                <w:bCs w:val="1"/>
                <w:i w:val="0"/>
                <w:iCs w:val="0"/>
                <w:smallCaps w:val="0"/>
                <w:strike w:val="0"/>
                <w:color w:val="000000"/>
                <w:u w:val="none"/>
                <w:shd w:fill="auto" w:val="clear"/>
                <w:vertAlign w:val="baseline"/>
                <w:rtl w:val="0"/>
              </w:rPr>
              <w:t xml:space="preserve">User story -8.8 MVP Analytics &amp; Telemetry</w:t>
              <w:tab/>
              <w:t xml:space="preserve">195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u2kr6fw0hruw">
            <w:r w:rsidDel="00000000" w:rsidR="00000000" w:rsidRPr="00000000">
              <w:rPr>
                <w:b w:val="1"/>
                <w:bCs w:val="1"/>
                <w:i w:val="0"/>
                <w:iCs w:val="0"/>
                <w:smallCaps w:val="0"/>
                <w:strike w:val="0"/>
                <w:color w:val="000000"/>
                <w:u w:val="none"/>
                <w:shd w:fill="auto" w:val="clear"/>
                <w:vertAlign w:val="baseline"/>
                <w:rtl w:val="0"/>
              </w:rPr>
              <w:t xml:space="preserve">User story -8.9 Ownership &amp; Trade History View</w:t>
              <w:tab/>
              <w:t xml:space="preserve">196</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8o7w387eofb9">
            <w:r w:rsidDel="00000000" w:rsidR="00000000" w:rsidRPr="00000000">
              <w:rPr>
                <w:b w:val="1"/>
                <w:bCs w:val="1"/>
                <w:i w:val="0"/>
                <w:iCs w:val="0"/>
                <w:smallCaps w:val="0"/>
                <w:strike w:val="0"/>
                <w:color w:val="000000"/>
                <w:u w:val="none"/>
                <w:shd w:fill="auto" w:val="clear"/>
                <w:vertAlign w:val="baseline"/>
                <w:rtl w:val="0"/>
              </w:rPr>
              <w:t xml:space="preserve">User story -8.10 User Portfolio Overview (Cross-League Dashboard)</w:t>
              <w:tab/>
              <w:t xml:space="preserve">197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4ia47welm0xm">
            <w:r w:rsidDel="00000000" w:rsidR="00000000" w:rsidRPr="00000000">
              <w:rPr>
                <w:b w:val="1"/>
                <w:bCs w:val="1"/>
                <w:i w:val="0"/>
                <w:iCs w:val="0"/>
                <w:smallCaps w:val="0"/>
                <w:strike w:val="0"/>
                <w:color w:val="000000"/>
                <w:u w:val="none"/>
                <w:shd w:fill="auto" w:val="clear"/>
                <w:vertAlign w:val="baseline"/>
                <w:rtl w:val="0"/>
              </w:rPr>
              <w:t xml:space="preserve">Non-Functional Requirements:</w:t>
              <w:tab/>
              <w:t xml:space="preserve">198</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qho50xva9nkc">
            <w:r w:rsidDel="00000000" w:rsidR="00000000" w:rsidRPr="00000000">
              <w:rPr>
                <w:b w:val="1"/>
                <w:bCs w:val="1"/>
                <w:i w:val="0"/>
                <w:iCs w:val="0"/>
                <w:smallCaps w:val="0"/>
                <w:strike w:val="0"/>
                <w:color w:val="000000"/>
                <w:u w:val="none"/>
                <w:shd w:fill="auto" w:val="clear"/>
                <w:vertAlign w:val="baseline"/>
                <w:rtl w:val="0"/>
              </w:rPr>
              <w:t xml:space="preserve">7. Stakeholders</w:t>
              <w:tab/>
              <w:t xml:space="preserve">198</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d3w3cvtxyg86">
            <w:r w:rsidDel="00000000" w:rsidR="00000000" w:rsidRPr="00000000">
              <w:rPr>
                <w:b w:val="1"/>
                <w:bCs w:val="1"/>
                <w:i w:val="0"/>
                <w:iCs w:val="0"/>
                <w:smallCaps w:val="0"/>
                <w:strike w:val="0"/>
                <w:color w:val="000000"/>
                <w:u w:val="none"/>
                <w:shd w:fill="auto" w:val="clear"/>
                <w:vertAlign w:val="baseline"/>
                <w:rtl w:val="0"/>
              </w:rPr>
              <w:t xml:space="preserve">8. Methodology</w:t>
              <w:tab/>
              <w:t xml:space="preserve">198</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fnzvgnsc2r66">
            <w:r w:rsidDel="00000000" w:rsidR="00000000" w:rsidRPr="00000000">
              <w:rPr>
                <w:b w:val="1"/>
                <w:bCs w:val="1"/>
                <w:i w:val="0"/>
                <w:iCs w:val="0"/>
                <w:smallCaps w:val="0"/>
                <w:strike w:val="0"/>
                <w:color w:val="000000"/>
                <w:u w:val="none"/>
                <w:shd w:fill="auto" w:val="clear"/>
                <w:vertAlign w:val="baseline"/>
                <w:rtl w:val="0"/>
              </w:rPr>
              <w:t xml:space="preserve">9. Approval</w:t>
              <w:tab/>
              <w:t xml:space="preserve">198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zi8s0zot4426">
            <w:r w:rsidDel="00000000" w:rsidR="00000000" w:rsidRPr="00000000">
              <w:rPr>
                <w:b w:val="1"/>
                <w:bCs w:val="1"/>
                <w:i w:val="0"/>
                <w:iCs w:val="0"/>
                <w:smallCaps w:val="0"/>
                <w:strike w:val="0"/>
                <w:color w:val="000000"/>
                <w:u w:val="none"/>
                <w:shd w:fill="auto" w:val="clear"/>
                <w:vertAlign w:val="baseline"/>
                <w:rtl w:val="0"/>
              </w:rPr>
              <w:t xml:space="preserve">10. Reference/Additional links</w:t>
              <w:tab/>
              <w:t xml:space="preserve">198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7">
      <w:pPr>
        <w:tabs>
          <w:tab w:val="left" w:leader="none" w:pos="8340"/>
        </w:tabs>
        <w:spacing w:after="200" w:line="276" w:lineRule="auto"/>
        <w:jc w:val="both"/>
        <w:rPr>
          <w:b w:val="1"/>
          <w:bCs w:val="1"/>
          <w:u w:val="single"/>
        </w:rPr>
      </w:pPr>
      <w:r w:rsidDel="00000000" w:rsidR="00000000" w:rsidRPr="00000000">
        <w:rPr>
          <w:rtl w:val="0"/>
        </w:rPr>
      </w:r>
    </w:p>
    <w:p w:rsidR="00000000" w:rsidDel="00000000" w:rsidP="00000000" w:rsidRDefault="00000000" w:rsidRPr="00000000" w14:paraId="000000E8">
      <w:pPr>
        <w:pStyle w:val="Heading1"/>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hanging="360"/>
        <w:rPr>
          <w:rFonts w:ascii="Verdana" w:cs="Verdana" w:eastAsia="Verdana" w:hAnsi="Verdana"/>
          <w:sz w:val="40"/>
          <w:szCs w:val="40"/>
        </w:rPr>
      </w:pPr>
      <w:bookmarkStart w:colFirst="0" w:colLast="0" w:name="_neabm9rf1wz0" w:id="4"/>
      <w:bookmarkEnd w:id="4"/>
      <w:r w:rsidDel="00000000" w:rsidR="00000000" w:rsidRPr="00000000">
        <w:rPr>
          <w:rFonts w:ascii="Verdana" w:cs="Verdana" w:eastAsia="Verdana" w:hAnsi="Verdana"/>
          <w:sz w:val="32"/>
          <w:szCs w:val="32"/>
          <w:rtl w:val="0"/>
        </w:rPr>
        <w:t xml:space="preserve">Overview</w:t>
      </w:r>
    </w:p>
    <w:p w:rsidR="00000000" w:rsidDel="00000000" w:rsidP="00000000" w:rsidRDefault="00000000" w:rsidRPr="00000000" w14:paraId="000000E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720" w:firstLine="0"/>
        <w:jc w:val="both"/>
        <w:rPr>
          <w:rFonts w:ascii="Verdana" w:cs="Verdana" w:eastAsia="Verdana" w:hAnsi="Verdana"/>
          <w:sz w:val="20"/>
          <w:szCs w:val="20"/>
        </w:rPr>
      </w:pPr>
      <w:r w:rsidDel="00000000" w:rsidR="00000000" w:rsidRPr="00000000">
        <w:rPr>
          <w:rtl w:val="0"/>
        </w:rPr>
        <w:t xml:space="preserve">F2MX is a real-time fantasy sports trading platform that combines head-to-head NFL  matchups with a live global player market. Users trade player shares, compete in leagues, and earn XP based on performance</w:t>
      </w:r>
      <w:r w:rsidDel="00000000" w:rsidR="00000000" w:rsidRPr="00000000">
        <w:rPr>
          <w:rFonts w:ascii="Verdana" w:cs="Verdana" w:eastAsia="Verdana" w:hAnsi="Verdana"/>
          <w:rtl w:val="0"/>
        </w:rPr>
        <w:br w:type="textWrapping"/>
      </w:r>
      <w:r w:rsidDel="00000000" w:rsidR="00000000" w:rsidRPr="00000000">
        <w:rPr>
          <w:rtl w:val="0"/>
        </w:rPr>
      </w:r>
    </w:p>
    <w:p w:rsidR="00000000" w:rsidDel="00000000" w:rsidP="00000000" w:rsidRDefault="00000000" w:rsidRPr="00000000" w14:paraId="000000EA">
      <w:pPr>
        <w:pStyle w:val="Heading1"/>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hanging="360"/>
        <w:rPr>
          <w:rFonts w:ascii="Verdana" w:cs="Verdana" w:eastAsia="Verdana" w:hAnsi="Verdana"/>
          <w:sz w:val="40"/>
          <w:szCs w:val="40"/>
        </w:rPr>
      </w:pPr>
      <w:bookmarkStart w:colFirst="0" w:colLast="0" w:name="_wail0r50jctv" w:id="5"/>
      <w:bookmarkEnd w:id="5"/>
      <w:r w:rsidDel="00000000" w:rsidR="00000000" w:rsidRPr="00000000">
        <w:rPr>
          <w:rFonts w:ascii="Verdana" w:cs="Verdana" w:eastAsia="Verdana" w:hAnsi="Verdana"/>
          <w:sz w:val="32"/>
          <w:szCs w:val="32"/>
          <w:rtl w:val="0"/>
        </w:rPr>
        <w:t xml:space="preserve">Objectives</w:t>
      </w:r>
    </w:p>
    <w:p w:rsidR="00000000" w:rsidDel="00000000" w:rsidP="00000000" w:rsidRDefault="00000000" w:rsidRPr="00000000" w14:paraId="000000EB">
      <w:pPr>
        <w:numPr>
          <w:ilvl w:val="0"/>
          <w:numId w:val="7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40" w:lineRule="auto"/>
        <w:ind w:left="1440" w:hanging="360"/>
        <w:jc w:val="both"/>
        <w:rPr>
          <w:color w:val="0d0d0d"/>
          <w:u w:val="none"/>
        </w:rPr>
      </w:pPr>
      <w:r w:rsidDel="00000000" w:rsidR="00000000" w:rsidRPr="00000000">
        <w:rPr>
          <w:color w:val="0d0d0d"/>
          <w:rtl w:val="0"/>
        </w:rPr>
        <w:t xml:space="preserve">Combine fantasy sports with live trading mechanics.</w:t>
      </w:r>
    </w:p>
    <w:p w:rsidR="00000000" w:rsidDel="00000000" w:rsidP="00000000" w:rsidRDefault="00000000" w:rsidRPr="00000000" w14:paraId="000000EC">
      <w:pPr>
        <w:numPr>
          <w:ilvl w:val="0"/>
          <w:numId w:val="7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1440" w:hanging="360"/>
        <w:jc w:val="both"/>
        <w:rPr>
          <w:color w:val="0d0d0d"/>
          <w:u w:val="none"/>
        </w:rPr>
      </w:pPr>
      <w:r w:rsidDel="00000000" w:rsidR="00000000" w:rsidRPr="00000000">
        <w:rPr>
          <w:color w:val="0d0d0d"/>
          <w:rtl w:val="0"/>
        </w:rPr>
        <w:t xml:space="preserve">Maintain a single global pricing engine.</w:t>
      </w:r>
    </w:p>
    <w:p w:rsidR="00000000" w:rsidDel="00000000" w:rsidP="00000000" w:rsidRDefault="00000000" w:rsidRPr="00000000" w14:paraId="000000ED">
      <w:pPr>
        <w:numPr>
          <w:ilvl w:val="0"/>
          <w:numId w:val="7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1440" w:hanging="360"/>
        <w:jc w:val="both"/>
        <w:rPr>
          <w:color w:val="0d0d0d"/>
          <w:u w:val="none"/>
        </w:rPr>
      </w:pPr>
      <w:r w:rsidDel="00000000" w:rsidR="00000000" w:rsidRPr="00000000">
        <w:rPr>
          <w:color w:val="0d0d0d"/>
          <w:rtl w:val="0"/>
        </w:rPr>
        <w:t xml:space="preserve">Enable Public &amp; Private leagues with XP gating.</w:t>
      </w:r>
    </w:p>
    <w:p w:rsidR="00000000" w:rsidDel="00000000" w:rsidP="00000000" w:rsidRDefault="00000000" w:rsidRPr="00000000" w14:paraId="000000EE">
      <w:pPr>
        <w:numPr>
          <w:ilvl w:val="0"/>
          <w:numId w:val="7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1440" w:hanging="360"/>
        <w:jc w:val="both"/>
        <w:rPr>
          <w:color w:val="0d0d0d"/>
          <w:u w:val="none"/>
        </w:rPr>
      </w:pPr>
      <w:r w:rsidDel="00000000" w:rsidR="00000000" w:rsidRPr="00000000">
        <w:rPr>
          <w:color w:val="0d0d0d"/>
          <w:rtl w:val="0"/>
        </w:rPr>
        <w:t xml:space="preserve">Enforce strict 7-player roster rules.</w:t>
      </w:r>
    </w:p>
    <w:p w:rsidR="00000000" w:rsidDel="00000000" w:rsidP="00000000" w:rsidRDefault="00000000" w:rsidRPr="00000000" w14:paraId="000000EF">
      <w:pPr>
        <w:numPr>
          <w:ilvl w:val="0"/>
          <w:numId w:val="7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1440" w:hanging="360"/>
        <w:jc w:val="both"/>
        <w:rPr>
          <w:color w:val="0d0d0d"/>
          <w:u w:val="none"/>
        </w:rPr>
      </w:pPr>
      <w:r w:rsidDel="00000000" w:rsidR="00000000" w:rsidRPr="00000000">
        <w:rPr>
          <w:color w:val="0d0d0d"/>
          <w:rtl w:val="0"/>
        </w:rPr>
        <w:t xml:space="preserve">Prevent trading exploits.</w:t>
      </w:r>
    </w:p>
    <w:p w:rsidR="00000000" w:rsidDel="00000000" w:rsidP="00000000" w:rsidRDefault="00000000" w:rsidRPr="00000000" w14:paraId="000000F0">
      <w:pPr>
        <w:numPr>
          <w:ilvl w:val="0"/>
          <w:numId w:val="7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1440" w:hanging="360"/>
        <w:jc w:val="both"/>
        <w:rPr>
          <w:color w:val="0d0d0d"/>
          <w:u w:val="none"/>
        </w:rPr>
      </w:pPr>
      <w:r w:rsidDel="00000000" w:rsidR="00000000" w:rsidRPr="00000000">
        <w:rPr>
          <w:color w:val="0d0d0d"/>
          <w:rtl w:val="0"/>
        </w:rPr>
        <w:t xml:space="preserve">Ensure US legal compliance (18+).</w:t>
      </w:r>
      <w:r w:rsidDel="00000000" w:rsidR="00000000" w:rsidRPr="00000000">
        <w:rPr>
          <w:rtl w:val="0"/>
        </w:rPr>
      </w:r>
    </w:p>
    <w:p w:rsidR="00000000" w:rsidDel="00000000" w:rsidP="00000000" w:rsidRDefault="00000000" w:rsidRPr="00000000" w14:paraId="000000F1">
      <w:pPr>
        <w:pStyle w:val="Heading1"/>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hanging="360"/>
        <w:rPr>
          <w:rFonts w:ascii="Verdana" w:cs="Verdana" w:eastAsia="Verdana" w:hAnsi="Verdana"/>
          <w:sz w:val="40"/>
          <w:szCs w:val="40"/>
        </w:rPr>
      </w:pPr>
      <w:bookmarkStart w:colFirst="0" w:colLast="0" w:name="_xkq8jkmk3vog" w:id="6"/>
      <w:bookmarkEnd w:id="6"/>
      <w:r w:rsidDel="00000000" w:rsidR="00000000" w:rsidRPr="00000000">
        <w:rPr>
          <w:rFonts w:ascii="Verdana" w:cs="Verdana" w:eastAsia="Verdana" w:hAnsi="Verdana"/>
          <w:sz w:val="32"/>
          <w:szCs w:val="32"/>
          <w:rtl w:val="0"/>
        </w:rPr>
        <w:t xml:space="preserve">Scope</w:t>
      </w:r>
    </w:p>
    <w:p w:rsidR="00000000" w:rsidDel="00000000" w:rsidP="00000000" w:rsidRDefault="00000000" w:rsidRPr="00000000" w14:paraId="000000F2">
      <w:pPr>
        <w:numPr>
          <w:ilvl w:val="0"/>
          <w:numId w:val="7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hanging="360"/>
        <w:rPr>
          <w:rFonts w:ascii="Verdana" w:cs="Verdana" w:eastAsia="Verdana" w:hAnsi="Verdana"/>
          <w:sz w:val="20"/>
          <w:szCs w:val="20"/>
        </w:rPr>
      </w:pPr>
      <w:r w:rsidDel="00000000" w:rsidR="00000000" w:rsidRPr="00000000">
        <w:rPr>
          <w:rFonts w:ascii="Verdana" w:cs="Verdana" w:eastAsia="Verdana" w:hAnsi="Verdana"/>
          <w:color w:val="0d0d0d"/>
          <w:sz w:val="20"/>
          <w:szCs w:val="20"/>
          <w:rtl w:val="0"/>
        </w:rPr>
        <w:t xml:space="preserve">In Scope:</w:t>
      </w:r>
    </w:p>
    <w:p w:rsidR="00000000" w:rsidDel="00000000" w:rsidP="00000000" w:rsidRDefault="00000000" w:rsidRPr="00000000" w14:paraId="000000F3">
      <w:pPr>
        <w:numPr>
          <w:ilvl w:val="1"/>
          <w:numId w:val="70"/>
        </w:numPr>
        <w:pBdr>
          <w:top w:color="e3e3e3" w:space="0" w:sz="0" w:val="none"/>
          <w:left w:color="e3e3e3" w:space="0" w:sz="0" w:val="none"/>
          <w:bottom w:color="e3e3e3" w:space="0" w:sz="0" w:val="none"/>
          <w:right w:color="e3e3e3" w:space="0" w:sz="0" w:val="none"/>
          <w:between w:color="e3e3e3" w:space="0" w:sz="0" w:val="none"/>
        </w:pBdr>
        <w:spacing w:after="0" w:before="0" w:line="240" w:lineRule="auto"/>
        <w:ind w:left="1440" w:hanging="360"/>
        <w:rPr>
          <w:rFonts w:ascii="Verdana" w:cs="Verdana" w:eastAsia="Verdana" w:hAnsi="Verdana"/>
          <w:sz w:val="20"/>
          <w:szCs w:val="20"/>
        </w:rPr>
      </w:pPr>
      <w:r w:rsidDel="00000000" w:rsidR="00000000" w:rsidRPr="00000000">
        <w:rPr>
          <w:color w:val="0d0d0d"/>
          <w:rtl w:val="0"/>
        </w:rPr>
        <w:t xml:space="preserve">NFL only</w:t>
      </w:r>
    </w:p>
    <w:p w:rsidR="00000000" w:rsidDel="00000000" w:rsidP="00000000" w:rsidRDefault="00000000" w:rsidRPr="00000000" w14:paraId="000000F4">
      <w:pPr>
        <w:numPr>
          <w:ilvl w:val="1"/>
          <w:numId w:val="70"/>
        </w:numPr>
        <w:pBdr>
          <w:top w:color="e3e3e3" w:space="0" w:sz="0" w:val="none"/>
          <w:left w:color="e3e3e3" w:space="0" w:sz="0" w:val="none"/>
          <w:bottom w:color="e3e3e3" w:space="0" w:sz="0" w:val="none"/>
          <w:right w:color="e3e3e3" w:space="0" w:sz="0" w:val="none"/>
          <w:between w:color="e3e3e3" w:space="0" w:sz="0" w:val="none"/>
        </w:pBdr>
        <w:spacing w:after="0" w:before="0" w:line="240" w:lineRule="auto"/>
        <w:ind w:left="1440" w:hanging="360"/>
        <w:rPr>
          <w:rFonts w:ascii="Verdana" w:cs="Verdana" w:eastAsia="Verdana" w:hAnsi="Verdana"/>
          <w:sz w:val="20"/>
          <w:szCs w:val="20"/>
        </w:rPr>
      </w:pPr>
      <w:r w:rsidDel="00000000" w:rsidR="00000000" w:rsidRPr="00000000">
        <w:rPr>
          <w:color w:val="0d0d0d"/>
          <w:rtl w:val="0"/>
        </w:rPr>
        <w:t xml:space="preserve">Head-to-head fantasy leagues</w:t>
      </w:r>
    </w:p>
    <w:p w:rsidR="00000000" w:rsidDel="00000000" w:rsidP="00000000" w:rsidRDefault="00000000" w:rsidRPr="00000000" w14:paraId="000000F5">
      <w:pPr>
        <w:numPr>
          <w:ilvl w:val="1"/>
          <w:numId w:val="70"/>
        </w:numPr>
        <w:pBdr>
          <w:top w:color="e3e3e3" w:space="0" w:sz="0" w:val="none"/>
          <w:left w:color="e3e3e3" w:space="0" w:sz="0" w:val="none"/>
          <w:bottom w:color="e3e3e3" w:space="0" w:sz="0" w:val="none"/>
          <w:right w:color="e3e3e3" w:space="0" w:sz="0" w:val="none"/>
          <w:between w:color="e3e3e3" w:space="0" w:sz="0" w:val="none"/>
        </w:pBdr>
        <w:spacing w:after="0" w:before="0" w:line="240" w:lineRule="auto"/>
        <w:ind w:left="1440" w:hanging="360"/>
        <w:rPr>
          <w:rFonts w:ascii="Verdana" w:cs="Verdana" w:eastAsia="Verdana" w:hAnsi="Verdana"/>
          <w:sz w:val="20"/>
          <w:szCs w:val="20"/>
        </w:rPr>
      </w:pPr>
      <w:r w:rsidDel="00000000" w:rsidR="00000000" w:rsidRPr="00000000">
        <w:rPr>
          <w:color w:val="0d0d0d"/>
          <w:rtl w:val="0"/>
        </w:rPr>
        <w:t xml:space="preserve">Market-based player trading</w:t>
      </w:r>
    </w:p>
    <w:p w:rsidR="00000000" w:rsidDel="00000000" w:rsidP="00000000" w:rsidRDefault="00000000" w:rsidRPr="00000000" w14:paraId="000000F6">
      <w:pPr>
        <w:numPr>
          <w:ilvl w:val="1"/>
          <w:numId w:val="70"/>
        </w:numPr>
        <w:pBdr>
          <w:top w:color="e3e3e3" w:space="0" w:sz="0" w:val="none"/>
          <w:left w:color="e3e3e3" w:space="0" w:sz="0" w:val="none"/>
          <w:bottom w:color="e3e3e3" w:space="0" w:sz="0" w:val="none"/>
          <w:right w:color="e3e3e3" w:space="0" w:sz="0" w:val="none"/>
          <w:between w:color="e3e3e3" w:space="0" w:sz="0" w:val="none"/>
        </w:pBdr>
        <w:spacing w:after="0" w:before="0" w:line="240" w:lineRule="auto"/>
        <w:ind w:left="1440" w:hanging="360"/>
        <w:rPr>
          <w:rFonts w:ascii="Verdana" w:cs="Verdana" w:eastAsia="Verdana" w:hAnsi="Verdana"/>
          <w:sz w:val="20"/>
          <w:szCs w:val="20"/>
        </w:rPr>
      </w:pPr>
      <w:r w:rsidDel="00000000" w:rsidR="00000000" w:rsidRPr="00000000">
        <w:rPr>
          <w:color w:val="0d0d0d"/>
          <w:rtl w:val="0"/>
        </w:rPr>
        <w:t xml:space="preserve">Ownership-based scoring</w:t>
      </w:r>
    </w:p>
    <w:p w:rsidR="00000000" w:rsidDel="00000000" w:rsidP="00000000" w:rsidRDefault="00000000" w:rsidRPr="00000000" w14:paraId="000000F7">
      <w:pPr>
        <w:numPr>
          <w:ilvl w:val="1"/>
          <w:numId w:val="70"/>
        </w:numPr>
        <w:pBdr>
          <w:top w:color="e3e3e3" w:space="0" w:sz="0" w:val="none"/>
          <w:left w:color="e3e3e3" w:space="0" w:sz="0" w:val="none"/>
          <w:bottom w:color="e3e3e3" w:space="0" w:sz="0" w:val="none"/>
          <w:right w:color="e3e3e3" w:space="0" w:sz="0" w:val="none"/>
          <w:between w:color="e3e3e3" w:space="0" w:sz="0" w:val="none"/>
        </w:pBdr>
        <w:spacing w:after="0" w:before="0" w:line="240" w:lineRule="auto"/>
        <w:ind w:left="1440" w:hanging="360"/>
        <w:rPr>
          <w:rFonts w:ascii="Verdana" w:cs="Verdana" w:eastAsia="Verdana" w:hAnsi="Verdana"/>
          <w:sz w:val="20"/>
          <w:szCs w:val="20"/>
        </w:rPr>
      </w:pPr>
      <w:r w:rsidDel="00000000" w:rsidR="00000000" w:rsidRPr="00000000">
        <w:rPr>
          <w:color w:val="0d0d0d"/>
          <w:rtl w:val="0"/>
        </w:rPr>
        <w:t xml:space="preserve">Future sports and gameplay modes will be layered on after MVP.</w:t>
      </w:r>
    </w:p>
    <w:p w:rsidR="00000000" w:rsidDel="00000000" w:rsidP="00000000" w:rsidRDefault="00000000" w:rsidRPr="00000000" w14:paraId="000000F8">
      <w:pPr>
        <w:numPr>
          <w:ilvl w:val="0"/>
          <w:numId w:val="7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hanging="360"/>
        <w:rPr>
          <w:rFonts w:ascii="Verdana" w:cs="Verdana" w:eastAsia="Verdana" w:hAnsi="Verdana"/>
          <w:sz w:val="20"/>
          <w:szCs w:val="20"/>
        </w:rPr>
      </w:pPr>
      <w:r w:rsidDel="00000000" w:rsidR="00000000" w:rsidRPr="00000000">
        <w:rPr>
          <w:rFonts w:ascii="Verdana" w:cs="Verdana" w:eastAsia="Verdana" w:hAnsi="Verdana"/>
          <w:color w:val="0d0d0d"/>
          <w:sz w:val="20"/>
          <w:szCs w:val="20"/>
          <w:rtl w:val="0"/>
        </w:rPr>
        <w:t xml:space="preserve">Out of Scope:</w:t>
      </w:r>
    </w:p>
    <w:p w:rsidR="00000000" w:rsidDel="00000000" w:rsidP="00000000" w:rsidRDefault="00000000" w:rsidRPr="00000000" w14:paraId="000000F9">
      <w:pPr>
        <w:numPr>
          <w:ilvl w:val="1"/>
          <w:numId w:val="70"/>
        </w:numPr>
        <w:pBdr>
          <w:top w:color="e3e3e3" w:space="0" w:sz="0" w:val="none"/>
          <w:left w:color="e3e3e3" w:space="0" w:sz="0" w:val="none"/>
          <w:bottom w:color="e3e3e3" w:space="0" w:sz="0" w:val="none"/>
          <w:right w:color="e3e3e3" w:space="0" w:sz="0" w:val="none"/>
          <w:between w:color="e3e3e3" w:space="0" w:sz="0" w:val="none"/>
        </w:pBdr>
        <w:spacing w:after="0" w:before="0" w:line="240" w:lineRule="auto"/>
        <w:ind w:left="1440" w:hanging="360"/>
        <w:rPr>
          <w:rFonts w:ascii="Verdana" w:cs="Verdana" w:eastAsia="Verdana" w:hAnsi="Verdana"/>
          <w:sz w:val="20"/>
          <w:szCs w:val="20"/>
        </w:rPr>
      </w:pPr>
      <w:r w:rsidDel="00000000" w:rsidR="00000000" w:rsidRPr="00000000">
        <w:rPr>
          <w:color w:val="0d0d0d"/>
          <w:rtl w:val="0"/>
        </w:rPr>
        <w:t xml:space="preserve">Defense and Special Teams: NOT included in MVP</w:t>
      </w:r>
    </w:p>
    <w:p w:rsidR="00000000" w:rsidDel="00000000" w:rsidP="00000000" w:rsidRDefault="00000000" w:rsidRPr="00000000" w14:paraId="000000FA">
      <w:pPr>
        <w:numPr>
          <w:ilvl w:val="1"/>
          <w:numId w:val="70"/>
        </w:numPr>
        <w:pBdr>
          <w:top w:color="e3e3e3" w:space="0" w:sz="0" w:val="none"/>
          <w:left w:color="e3e3e3" w:space="0" w:sz="0" w:val="none"/>
          <w:bottom w:color="e3e3e3" w:space="0" w:sz="0" w:val="none"/>
          <w:right w:color="e3e3e3" w:space="0" w:sz="0" w:val="none"/>
          <w:between w:color="e3e3e3" w:space="0" w:sz="0" w:val="none"/>
        </w:pBdr>
        <w:spacing w:after="0" w:before="0" w:line="240" w:lineRule="auto"/>
        <w:ind w:left="1440" w:hanging="360"/>
        <w:rPr>
          <w:rFonts w:ascii="Verdana" w:cs="Verdana" w:eastAsia="Verdana" w:hAnsi="Verdana"/>
          <w:sz w:val="20"/>
          <w:szCs w:val="20"/>
        </w:rPr>
      </w:pPr>
      <w:r w:rsidDel="00000000" w:rsidR="00000000" w:rsidRPr="00000000">
        <w:rPr>
          <w:color w:val="0d0d0d"/>
          <w:rtl w:val="0"/>
        </w:rPr>
        <w:t xml:space="preserve">Market Growth League (NOT MVP)</w:t>
      </w:r>
    </w:p>
    <w:p w:rsidR="00000000" w:rsidDel="00000000" w:rsidP="00000000" w:rsidRDefault="00000000" w:rsidRPr="00000000" w14:paraId="000000FB">
      <w:pPr>
        <w:numPr>
          <w:ilvl w:val="1"/>
          <w:numId w:val="70"/>
        </w:numPr>
        <w:pBdr>
          <w:top w:color="e3e3e3" w:space="0" w:sz="0" w:val="none"/>
          <w:left w:color="e3e3e3" w:space="0" w:sz="0" w:val="none"/>
          <w:bottom w:color="e3e3e3" w:space="0" w:sz="0" w:val="none"/>
          <w:right w:color="e3e3e3" w:space="0" w:sz="0" w:val="none"/>
          <w:between w:color="e3e3e3" w:space="0" w:sz="0" w:val="none"/>
        </w:pBdr>
        <w:spacing w:after="0" w:before="0" w:line="240" w:lineRule="auto"/>
        <w:ind w:left="1440" w:hanging="360"/>
        <w:rPr>
          <w:rFonts w:ascii="Verdana" w:cs="Verdana" w:eastAsia="Verdana" w:hAnsi="Verdana"/>
          <w:sz w:val="20"/>
          <w:szCs w:val="20"/>
        </w:rPr>
      </w:pPr>
      <w:r w:rsidDel="00000000" w:rsidR="00000000" w:rsidRPr="00000000">
        <w:rPr>
          <w:color w:val="0d0d0d"/>
          <w:rtl w:val="0"/>
        </w:rPr>
        <w:t xml:space="preserve">Multisports</w:t>
      </w:r>
    </w:p>
    <w:p w:rsidR="00000000" w:rsidDel="00000000" w:rsidP="00000000" w:rsidRDefault="00000000" w:rsidRPr="00000000" w14:paraId="000000FC">
      <w:pPr>
        <w:pStyle w:val="Heading1"/>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hanging="360"/>
        <w:rPr>
          <w:rFonts w:ascii="Verdana" w:cs="Verdana" w:eastAsia="Verdana" w:hAnsi="Verdana"/>
          <w:sz w:val="40"/>
          <w:szCs w:val="40"/>
        </w:rPr>
      </w:pPr>
      <w:bookmarkStart w:colFirst="0" w:colLast="0" w:name="_h6j8wlw0j8h5" w:id="7"/>
      <w:bookmarkEnd w:id="7"/>
      <w:r w:rsidDel="00000000" w:rsidR="00000000" w:rsidRPr="00000000">
        <w:rPr>
          <w:rFonts w:ascii="Verdana" w:cs="Verdana" w:eastAsia="Verdana" w:hAnsi="Verdana"/>
          <w:sz w:val="32"/>
          <w:szCs w:val="32"/>
          <w:rtl w:val="0"/>
        </w:rPr>
        <w:t xml:space="preserve">Constraints</w:t>
      </w:r>
    </w:p>
    <w:p w:rsidR="00000000" w:rsidDel="00000000" w:rsidP="00000000" w:rsidRDefault="00000000" w:rsidRPr="00000000" w14:paraId="000000FD">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firstLine="360"/>
        <w:rPr>
          <w:rFonts w:ascii="Verdana" w:cs="Verdana" w:eastAsia="Verdana" w:hAnsi="Verdana"/>
          <w:sz w:val="20"/>
          <w:szCs w:val="20"/>
        </w:rPr>
      </w:pPr>
      <w:r w:rsidDel="00000000" w:rsidR="00000000" w:rsidRPr="00000000">
        <w:rPr>
          <w:color w:val="0d0d0d"/>
          <w:rtl w:val="0"/>
        </w:rPr>
        <w:t xml:space="preserve">18+ age requirement.</w:t>
      </w:r>
    </w:p>
    <w:p w:rsidR="00000000" w:rsidDel="00000000" w:rsidP="00000000" w:rsidRDefault="00000000" w:rsidRPr="00000000" w14:paraId="000000FE">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firstLine="360"/>
        <w:rPr>
          <w:rFonts w:ascii="Verdana" w:cs="Verdana" w:eastAsia="Verdana" w:hAnsi="Verdana"/>
          <w:sz w:val="20"/>
          <w:szCs w:val="20"/>
        </w:rPr>
      </w:pPr>
      <w:r w:rsidDel="00000000" w:rsidR="00000000" w:rsidRPr="00000000">
        <w:rPr>
          <w:color w:val="0d0d0d"/>
          <w:rtl w:val="0"/>
        </w:rPr>
        <w:t xml:space="preserve">Minimum 4 teams per league.</w:t>
      </w:r>
    </w:p>
    <w:p w:rsidR="00000000" w:rsidDel="00000000" w:rsidP="00000000" w:rsidRDefault="00000000" w:rsidRPr="00000000" w14:paraId="000000FF">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firstLine="360"/>
        <w:rPr>
          <w:rFonts w:ascii="Verdana" w:cs="Verdana" w:eastAsia="Verdana" w:hAnsi="Verdana"/>
          <w:sz w:val="20"/>
          <w:szCs w:val="20"/>
        </w:rPr>
      </w:pPr>
      <w:r w:rsidDel="00000000" w:rsidR="00000000" w:rsidRPr="00000000">
        <w:rPr>
          <w:color w:val="0d0d0d"/>
          <w:rtl w:val="0"/>
        </w:rPr>
        <w:t xml:space="preserve">Max 7 players per roster.</w:t>
      </w:r>
    </w:p>
    <w:p w:rsidR="00000000" w:rsidDel="00000000" w:rsidP="00000000" w:rsidRDefault="00000000" w:rsidRPr="00000000" w14:paraId="00000100">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firstLine="360"/>
        <w:rPr>
          <w:rFonts w:ascii="Verdana" w:cs="Verdana" w:eastAsia="Verdana" w:hAnsi="Verdana"/>
          <w:sz w:val="20"/>
          <w:szCs w:val="20"/>
        </w:rPr>
      </w:pPr>
      <w:r w:rsidDel="00000000" w:rsidR="00000000" w:rsidRPr="00000000">
        <w:rPr>
          <w:color w:val="0d0d0d"/>
          <w:rtl w:val="0"/>
        </w:rPr>
        <w:t xml:space="preserve">One global player price.</w:t>
      </w:r>
    </w:p>
    <w:p w:rsidR="00000000" w:rsidDel="00000000" w:rsidP="00000000" w:rsidRDefault="00000000" w:rsidRPr="00000000" w14:paraId="00000101">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firstLine="360"/>
        <w:rPr>
          <w:rFonts w:ascii="Verdana" w:cs="Verdana" w:eastAsia="Verdana" w:hAnsi="Verdana"/>
          <w:sz w:val="20"/>
          <w:szCs w:val="20"/>
        </w:rPr>
      </w:pPr>
      <w:r w:rsidDel="00000000" w:rsidR="00000000" w:rsidRPr="00000000">
        <w:rPr>
          <w:color w:val="0d0d0d"/>
          <w:rtl w:val="0"/>
        </w:rPr>
        <w:t xml:space="preserve">45-second price updates.</w:t>
      </w:r>
    </w:p>
    <w:p w:rsidR="00000000" w:rsidDel="00000000" w:rsidP="00000000" w:rsidRDefault="00000000" w:rsidRPr="00000000" w14:paraId="00000102">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firstLine="360"/>
        <w:rPr>
          <w:rFonts w:ascii="Verdana" w:cs="Verdana" w:eastAsia="Verdana" w:hAnsi="Verdana"/>
          <w:sz w:val="20"/>
          <w:szCs w:val="20"/>
        </w:rPr>
      </w:pPr>
      <w:r w:rsidDel="00000000" w:rsidR="00000000" w:rsidRPr="00000000">
        <w:rPr>
          <w:color w:val="0d0d0d"/>
          <w:rtl w:val="0"/>
        </w:rPr>
        <w:t xml:space="preserve">No slippage trades.</w:t>
      </w:r>
    </w:p>
    <w:p w:rsidR="00000000" w:rsidDel="00000000" w:rsidP="00000000" w:rsidRDefault="00000000" w:rsidRPr="00000000" w14:paraId="00000103">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firstLine="360"/>
        <w:rPr>
          <w:rFonts w:ascii="Verdana" w:cs="Verdana" w:eastAsia="Verdana" w:hAnsi="Verdana"/>
          <w:sz w:val="20"/>
          <w:szCs w:val="20"/>
        </w:rPr>
      </w:pPr>
      <w:r w:rsidDel="00000000" w:rsidR="00000000" w:rsidRPr="00000000">
        <w:rPr>
          <w:color w:val="0d0d0d"/>
          <w:rtl w:val="0"/>
        </w:rPr>
        <w:t xml:space="preserve">Fixed Half-PPR scoring.</w:t>
      </w:r>
      <w:r w:rsidDel="00000000" w:rsidR="00000000" w:rsidRPr="00000000">
        <w:rPr>
          <w:rtl w:val="0"/>
        </w:rPr>
      </w:r>
    </w:p>
    <w:p w:rsidR="00000000" w:rsidDel="00000000" w:rsidP="00000000" w:rsidRDefault="00000000" w:rsidRPr="00000000" w14:paraId="00000104">
      <w:pPr>
        <w:pStyle w:val="Heading1"/>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hanging="360"/>
        <w:rPr>
          <w:rFonts w:ascii="Verdana" w:cs="Verdana" w:eastAsia="Verdana" w:hAnsi="Verdana"/>
          <w:sz w:val="40"/>
          <w:szCs w:val="40"/>
        </w:rPr>
      </w:pPr>
      <w:bookmarkStart w:colFirst="0" w:colLast="0" w:name="_kfr2fdy363um" w:id="8"/>
      <w:bookmarkEnd w:id="8"/>
      <w:r w:rsidDel="00000000" w:rsidR="00000000" w:rsidRPr="00000000">
        <w:rPr>
          <w:rFonts w:ascii="Verdana" w:cs="Verdana" w:eastAsia="Verdana" w:hAnsi="Verdana"/>
          <w:sz w:val="32"/>
          <w:szCs w:val="32"/>
          <w:rtl w:val="0"/>
        </w:rPr>
        <w:t xml:space="preserve">Business Needs</w:t>
      </w:r>
    </w:p>
    <w:p w:rsidR="00000000" w:rsidDel="00000000" w:rsidP="00000000" w:rsidRDefault="00000000" w:rsidRPr="00000000" w14:paraId="0000010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720" w:firstLine="0"/>
        <w:jc w:val="both"/>
        <w:rPr/>
      </w:pPr>
      <w:r w:rsidDel="00000000" w:rsidR="00000000" w:rsidRPr="00000000">
        <w:rPr>
          <w:rtl w:val="0"/>
        </w:rPr>
        <w:t xml:space="preserve">To differentiate from traditional fantasy platforms by introducing real-time trading    mechanics, global pricing, and skill-based XP progression—creating a highly engaging and scalable NFL fantasy market ecosystem.</w:t>
      </w:r>
      <w:r w:rsidDel="00000000" w:rsidR="00000000" w:rsidRPr="00000000">
        <w:rPr>
          <w:rtl w:val="0"/>
        </w:rPr>
      </w:r>
    </w:p>
    <w:p w:rsidR="00000000" w:rsidDel="00000000" w:rsidP="00000000" w:rsidRDefault="00000000" w:rsidRPr="00000000" w14:paraId="00000106">
      <w:pPr>
        <w:pStyle w:val="Heading1"/>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hanging="360"/>
        <w:rPr>
          <w:rFonts w:ascii="Verdana" w:cs="Verdana" w:eastAsia="Verdana" w:hAnsi="Verdana"/>
          <w:sz w:val="40"/>
          <w:szCs w:val="40"/>
        </w:rPr>
      </w:pPr>
      <w:bookmarkStart w:colFirst="0" w:colLast="0" w:name="_tixv3wky007n" w:id="9"/>
      <w:bookmarkEnd w:id="9"/>
      <w:r w:rsidDel="00000000" w:rsidR="00000000" w:rsidRPr="00000000">
        <w:rPr>
          <w:rFonts w:ascii="Verdana" w:cs="Verdana" w:eastAsia="Verdana" w:hAnsi="Verdana"/>
          <w:sz w:val="32"/>
          <w:szCs w:val="32"/>
          <w:rtl w:val="0"/>
        </w:rPr>
        <w:t xml:space="preserve">Requirements</w:t>
      </w:r>
    </w:p>
    <w:p w:rsidR="00000000" w:rsidDel="00000000" w:rsidP="00000000" w:rsidRDefault="00000000" w:rsidRPr="00000000" w14:paraId="00000107">
      <w:pPr>
        <w:pStyle w:val="Heading2"/>
        <w:rPr>
          <w:rFonts w:ascii="Verdana" w:cs="Verdana" w:eastAsia="Verdana" w:hAnsi="Verdana"/>
          <w:highlight w:val="white"/>
        </w:rPr>
      </w:pPr>
      <w:bookmarkStart w:colFirst="0" w:colLast="0" w:name="_hfreaew5r6ly" w:id="10"/>
      <w:bookmarkEnd w:id="10"/>
      <w:r w:rsidDel="00000000" w:rsidR="00000000" w:rsidRPr="00000000">
        <w:rPr>
          <w:rFonts w:ascii="Verdana" w:cs="Verdana" w:eastAsia="Verdana" w:hAnsi="Verdana"/>
          <w:highlight w:val="white"/>
          <w:rtl w:val="0"/>
        </w:rPr>
        <w:t xml:space="preserve">Functional </w:t>
      </w:r>
    </w:p>
    <w:p w:rsidR="00000000" w:rsidDel="00000000" w:rsidP="00000000" w:rsidRDefault="00000000" w:rsidRPr="00000000" w14:paraId="00000108">
      <w:pPr>
        <w:rPr/>
      </w:pPr>
      <w:r w:rsidDel="00000000" w:rsidR="00000000" w:rsidRPr="00000000">
        <w:rPr>
          <w:rtl w:val="0"/>
        </w:rPr>
        <w:t xml:space="preserve">Mobile Device Roles : User,Commissioner,Co-commissioner.</w:t>
        <w:br w:type="textWrapping"/>
        <w:t xml:space="preserve">Web : Admins (Super, SUpport,Ops).</w:t>
      </w:r>
      <w:r w:rsidDel="00000000" w:rsidR="00000000" w:rsidRPr="00000000">
        <w:rPr>
          <w:rtl w:val="0"/>
        </w:rPr>
      </w:r>
    </w:p>
    <w:p w:rsidR="00000000" w:rsidDel="00000000" w:rsidP="00000000" w:rsidRDefault="00000000" w:rsidRPr="00000000" w14:paraId="00000109">
      <w:pPr>
        <w:pStyle w:val="Heading2"/>
        <w:ind w:left="0" w:firstLine="0"/>
        <w:rPr/>
      </w:pPr>
      <w:bookmarkStart w:colFirst="0" w:colLast="0" w:name="_w8qnyscmkh4j" w:id="11"/>
      <w:bookmarkEnd w:id="11"/>
      <w:r w:rsidDel="00000000" w:rsidR="00000000" w:rsidRPr="00000000">
        <w:rPr>
          <w:rtl w:val="0"/>
        </w:rPr>
        <w:t xml:space="preserve">Epic 0 :  Operational Prerequisites</w:t>
      </w:r>
    </w:p>
    <w:p w:rsidR="00000000" w:rsidDel="00000000" w:rsidP="00000000" w:rsidRDefault="00000000" w:rsidRPr="00000000" w14:paraId="0000010A">
      <w:pPr>
        <w:ind w:left="0" w:firstLine="0"/>
        <w:rPr/>
      </w:pPr>
      <w:r w:rsidDel="00000000" w:rsidR="00000000" w:rsidRPr="00000000">
        <w:rPr>
          <w:rtl w:val="0"/>
        </w:rPr>
        <w:t xml:space="preserve">Epic 0 tasks required to legally and technically launch the app in the US.</w:t>
      </w:r>
    </w:p>
    <w:p w:rsidR="00000000" w:rsidDel="00000000" w:rsidP="00000000" w:rsidRDefault="00000000" w:rsidRPr="00000000" w14:paraId="0000010B">
      <w:pPr>
        <w:ind w:left="0" w:firstLine="0"/>
        <w:rPr/>
      </w:pPr>
      <w:r w:rsidDel="00000000" w:rsidR="00000000" w:rsidRPr="00000000">
        <w:rPr>
          <w:rtl w:val="0"/>
        </w:rPr>
        <w:t xml:space="preserve">• App Store &amp; Google Play Configuration (Organization accounts, D-U-N-S, IAP products).</w:t>
      </w:r>
    </w:p>
    <w:p w:rsidR="00000000" w:rsidDel="00000000" w:rsidP="00000000" w:rsidRDefault="00000000" w:rsidRPr="00000000" w14:paraId="0000010C">
      <w:pPr>
        <w:ind w:left="0" w:firstLine="0"/>
        <w:rPr/>
      </w:pPr>
      <w:r w:rsidDel="00000000" w:rsidR="00000000" w:rsidRPr="00000000">
        <w:rPr>
          <w:rtl w:val="0"/>
        </w:rPr>
        <w:t xml:space="preserve">• Legal Compliance Framework (Terms of Service, 18+ Certification, UIGEA 50-state compliance).</w:t>
      </w:r>
    </w:p>
    <w:p w:rsidR="00000000" w:rsidDel="00000000" w:rsidP="00000000" w:rsidRDefault="00000000" w:rsidRPr="00000000" w14:paraId="0000010D">
      <w:pPr>
        <w:ind w:left="0" w:firstLine="0"/>
        <w:rPr/>
      </w:pPr>
      <w:r w:rsidDel="00000000" w:rsidR="00000000" w:rsidRPr="00000000">
        <w:rPr>
          <w:rtl w:val="0"/>
        </w:rPr>
        <w:t xml:space="preserve">• Technical Infrastructure (Firebase Crashlytics, CI/CD pipelines, APNs/FCM Push Notification setup).</w:t>
      </w: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ind w:left="0" w:firstLine="0"/>
        <w:rPr/>
      </w:pPr>
      <w:bookmarkStart w:colFirst="0" w:colLast="0" w:name="_li924xxelmri" w:id="12"/>
      <w:bookmarkEnd w:id="12"/>
      <w:r w:rsidDel="00000000" w:rsidR="00000000" w:rsidRPr="00000000">
        <w:rPr>
          <w:rtl w:val="0"/>
        </w:rPr>
        <w:t xml:space="preserve">Demo : 1</w:t>
      </w:r>
    </w:p>
    <w:p w:rsidR="00000000" w:rsidDel="00000000" w:rsidP="00000000" w:rsidRDefault="00000000" w:rsidRPr="00000000" w14:paraId="00000110">
      <w:pPr>
        <w:pStyle w:val="Heading2"/>
        <w:ind w:left="0" w:firstLine="0"/>
        <w:rPr/>
      </w:pPr>
      <w:bookmarkStart w:colFirst="0" w:colLast="0" w:name="_1wjcbbhspha0" w:id="13"/>
      <w:bookmarkEnd w:id="13"/>
      <w:r w:rsidDel="00000000" w:rsidR="00000000" w:rsidRPr="00000000">
        <w:rPr>
          <w:rtl w:val="0"/>
        </w:rPr>
        <w:t xml:space="preserve">Epic 1 : User Authentication &amp; Onboarding</w:t>
      </w:r>
    </w:p>
    <w:p w:rsidR="00000000" w:rsidDel="00000000" w:rsidP="00000000" w:rsidRDefault="00000000" w:rsidRPr="00000000" w14:paraId="00000111">
      <w:pPr>
        <w:pStyle w:val="Heading2"/>
        <w:spacing w:line="300" w:lineRule="auto"/>
        <w:ind w:left="0" w:firstLine="0"/>
        <w:rPr/>
      </w:pPr>
      <w:bookmarkStart w:colFirst="0" w:colLast="0" w:name="_6rgwigcxwdjd" w:id="14"/>
      <w:bookmarkEnd w:id="14"/>
      <w:r w:rsidDel="00000000" w:rsidR="00000000" w:rsidRPr="00000000">
        <w:rPr>
          <w:rtl w:val="0"/>
        </w:rPr>
        <w:t xml:space="preserve">Mobile -  Users</w:t>
      </w:r>
    </w:p>
    <w:p w:rsidR="00000000" w:rsidDel="00000000" w:rsidP="00000000" w:rsidRDefault="00000000" w:rsidRPr="00000000" w14:paraId="00000112">
      <w:pPr>
        <w:pStyle w:val="Heading3"/>
        <w:spacing w:line="300" w:lineRule="auto"/>
        <w:rPr/>
      </w:pPr>
      <w:bookmarkStart w:colFirst="0" w:colLast="0" w:name="_h00yzh1t0ttf" w:id="15"/>
      <w:bookmarkEnd w:id="15"/>
      <w:r w:rsidDel="00000000" w:rsidR="00000000" w:rsidRPr="00000000">
        <w:rPr>
          <w:rtl w:val="0"/>
        </w:rPr>
        <w:t xml:space="preserve">User story -1.1 User Registration &amp; Age Verification</w:t>
      </w:r>
    </w:p>
    <w:p w:rsidR="00000000" w:rsidDel="00000000" w:rsidP="00000000" w:rsidRDefault="00000000" w:rsidRPr="00000000" w14:paraId="00000113">
      <w:pPr>
        <w:spacing w:line="300" w:lineRule="auto"/>
        <w:rPr/>
      </w:pPr>
      <w:r w:rsidDel="00000000" w:rsidR="00000000" w:rsidRPr="00000000">
        <w:rPr>
          <w:rtl w:val="0"/>
        </w:rPr>
        <w:t xml:space="preserve">As a New User, I want to create an account by providing my details and accepting legal terms, so that I can access the F2MX platform in compliance with legal age and gaming regulations.</w:t>
      </w:r>
    </w:p>
    <w:p w:rsidR="00000000" w:rsidDel="00000000" w:rsidP="00000000" w:rsidRDefault="00000000" w:rsidRPr="00000000" w14:paraId="00000114">
      <w:pPr>
        <w:spacing w:line="30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15">
      <w:pPr>
        <w:numPr>
          <w:ilvl w:val="0"/>
          <w:numId w:val="11"/>
        </w:numPr>
        <w:spacing w:line="300" w:lineRule="auto"/>
        <w:ind w:left="720" w:hanging="360"/>
      </w:pPr>
      <w:r w:rsidDel="00000000" w:rsidR="00000000" w:rsidRPr="00000000">
        <w:rPr>
          <w:b w:val="1"/>
          <w:bCs w:val="1"/>
          <w:rtl w:val="0"/>
        </w:rPr>
        <w:t xml:space="preserve">Age Verification:</w:t>
      </w:r>
      <w:r w:rsidDel="00000000" w:rsidR="00000000" w:rsidRPr="00000000">
        <w:rPr>
          <w:rtl w:val="0"/>
        </w:rPr>
        <w:t xml:space="preserve"> The system must collect Date of Birth (DOB). If the calculated age is under 18, the registration is blocked immediately with a specific error message : "You must be 18+ to play".</w:t>
      </w:r>
    </w:p>
    <w:p w:rsidR="00000000" w:rsidDel="00000000" w:rsidP="00000000" w:rsidRDefault="00000000" w:rsidRPr="00000000" w14:paraId="00000116">
      <w:pPr>
        <w:numPr>
          <w:ilvl w:val="0"/>
          <w:numId w:val="11"/>
        </w:numPr>
        <w:spacing w:line="300" w:lineRule="auto"/>
        <w:ind w:left="720" w:hanging="360"/>
      </w:pPr>
      <w:r w:rsidDel="00000000" w:rsidR="00000000" w:rsidRPr="00000000">
        <w:rPr>
          <w:b w:val="1"/>
          <w:bCs w:val="1"/>
          <w:rtl w:val="0"/>
        </w:rPr>
        <w:t xml:space="preserve">Data Privacy:</w:t>
      </w:r>
      <w:r w:rsidDel="00000000" w:rsidR="00000000" w:rsidRPr="00000000">
        <w:rPr>
          <w:rtl w:val="0"/>
        </w:rPr>
        <w:t xml:space="preserve"> DOB must be stored securely (encrypted).</w:t>
      </w:r>
    </w:p>
    <w:p w:rsidR="00000000" w:rsidDel="00000000" w:rsidP="00000000" w:rsidRDefault="00000000" w:rsidRPr="00000000" w14:paraId="00000117">
      <w:pPr>
        <w:numPr>
          <w:ilvl w:val="0"/>
          <w:numId w:val="11"/>
        </w:numPr>
        <w:spacing w:line="300" w:lineRule="auto"/>
        <w:ind w:left="720" w:hanging="360"/>
      </w:pPr>
      <w:r w:rsidDel="00000000" w:rsidR="00000000" w:rsidRPr="00000000">
        <w:rPr>
          <w:b w:val="1"/>
          <w:bCs w:val="1"/>
          <w:rtl w:val="0"/>
        </w:rPr>
        <w:t xml:space="preserve">Legal Consent:</w:t>
      </w:r>
      <w:r w:rsidDel="00000000" w:rsidR="00000000" w:rsidRPr="00000000">
        <w:rPr>
          <w:rtl w:val="0"/>
        </w:rPr>
        <w:t xml:space="preserve"> Explicit checkboxes for "I accept the Terms of Service" and "I accept the Privacy Policy" must be checked to proceed. Timestamps and IP addresses of acceptance must be logged.</w:t>
      </w:r>
    </w:p>
    <w:p w:rsidR="00000000" w:rsidDel="00000000" w:rsidP="00000000" w:rsidRDefault="00000000" w:rsidRPr="00000000" w14:paraId="00000118">
      <w:pPr>
        <w:numPr>
          <w:ilvl w:val="1"/>
          <w:numId w:val="11"/>
        </w:numPr>
        <w:spacing w:line="300" w:lineRule="auto"/>
        <w:ind w:left="1440" w:hanging="360"/>
      </w:pPr>
      <w:r w:rsidDel="00000000" w:rsidR="00000000" w:rsidRPr="00000000">
        <w:rPr>
          <w:rtl w:val="0"/>
        </w:rPr>
        <w:t xml:space="preserve">Clicking the Legal Consent hyperlink should navigate the user to a separate page (such as an external mobile browser or an in-app WebView). The requirements dictate that the Terms of Service and Privacy Policy must be published at a "publicly accessible URL" hosted on the F2MX support website.</w:t>
      </w:r>
    </w:p>
    <w:p w:rsidR="00000000" w:rsidDel="00000000" w:rsidP="00000000" w:rsidRDefault="00000000" w:rsidRPr="00000000" w14:paraId="00000119">
      <w:pPr>
        <w:numPr>
          <w:ilvl w:val="0"/>
          <w:numId w:val="11"/>
        </w:numPr>
        <w:spacing w:line="300" w:lineRule="auto"/>
        <w:ind w:left="720" w:hanging="360"/>
      </w:pPr>
      <w:r w:rsidDel="00000000" w:rsidR="00000000" w:rsidRPr="00000000">
        <w:rPr>
          <w:b w:val="1"/>
          <w:bCs w:val="1"/>
          <w:rtl w:val="0"/>
        </w:rPr>
        <w:t xml:space="preserve">Uniqueness:</w:t>
      </w:r>
      <w:r w:rsidDel="00000000" w:rsidR="00000000" w:rsidRPr="00000000">
        <w:rPr>
          <w:rtl w:val="0"/>
        </w:rPr>
        <w:t xml:space="preserve"> The system checks that the Email and Username are unique.</w:t>
      </w:r>
    </w:p>
    <w:p w:rsidR="00000000" w:rsidDel="00000000" w:rsidP="00000000" w:rsidRDefault="00000000" w:rsidRPr="00000000" w14:paraId="0000011A">
      <w:pPr>
        <w:numPr>
          <w:ilvl w:val="1"/>
          <w:numId w:val="11"/>
        </w:numPr>
        <w:spacing w:line="300" w:lineRule="auto"/>
        <w:ind w:left="1440" w:hanging="360"/>
        <w:rPr>
          <w:u w:val="none"/>
        </w:rPr>
      </w:pPr>
      <w:r w:rsidDel="00000000" w:rsidR="00000000" w:rsidRPr="00000000">
        <w:rPr>
          <w:rtl w:val="0"/>
        </w:rPr>
        <w:t xml:space="preserve">Username  Constraints: </w:t>
      </w:r>
    </w:p>
    <w:p w:rsidR="00000000" w:rsidDel="00000000" w:rsidP="00000000" w:rsidRDefault="00000000" w:rsidRPr="00000000" w14:paraId="0000011B">
      <w:pPr>
        <w:numPr>
          <w:ilvl w:val="2"/>
          <w:numId w:val="11"/>
        </w:numPr>
        <w:spacing w:line="300" w:lineRule="auto"/>
        <w:ind w:left="2160" w:hanging="360"/>
        <w:rPr>
          <w:u w:val="none"/>
        </w:rPr>
      </w:pPr>
      <w:r w:rsidDel="00000000" w:rsidR="00000000" w:rsidRPr="00000000">
        <w:rPr>
          <w:rtl w:val="0"/>
        </w:rPr>
        <w:t xml:space="preserve">The </w:t>
      </w:r>
      <w:r w:rsidDel="00000000" w:rsidR="00000000" w:rsidRPr="00000000">
        <w:rPr>
          <w:b w:val="1"/>
          <w:bCs w:val="1"/>
          <w:rtl w:val="0"/>
        </w:rPr>
        <w:t xml:space="preserve">Username must be unique</w:t>
      </w:r>
      <w:r w:rsidDel="00000000" w:rsidR="00000000" w:rsidRPr="00000000">
        <w:rPr>
          <w:rtl w:val="0"/>
        </w:rPr>
        <w:t xml:space="preserve"> for each user in the system. The following validation rules will apply:</w:t>
      </w:r>
    </w:p>
    <w:p w:rsidR="00000000" w:rsidDel="00000000" w:rsidP="00000000" w:rsidRDefault="00000000" w:rsidRPr="00000000" w14:paraId="0000011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00" w:before="0" w:line="300" w:lineRule="auto"/>
        <w:ind w:left="2160" w:right="0" w:hanging="360"/>
        <w:jc w:val="left"/>
      </w:pPr>
      <w:r w:rsidDel="00000000" w:rsidR="00000000" w:rsidRPr="00000000">
        <w:rPr>
          <w:b w:val="1"/>
          <w:bCs w:val="1"/>
          <w:rtl w:val="0"/>
        </w:rPr>
        <w:t xml:space="preserve">Maximum Length:</w:t>
      </w:r>
      <w:r w:rsidDel="00000000" w:rsidR="00000000" w:rsidRPr="00000000">
        <w:rPr>
          <w:rtl w:val="0"/>
        </w:rPr>
        <w:t xml:space="preserve"> 20 characters</w:t>
      </w:r>
    </w:p>
    <w:p w:rsidR="00000000" w:rsidDel="00000000" w:rsidP="00000000" w:rsidRDefault="00000000" w:rsidRPr="00000000" w14:paraId="0000011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00" w:before="0" w:line="300" w:lineRule="auto"/>
        <w:ind w:left="2160" w:right="0" w:hanging="360"/>
        <w:jc w:val="left"/>
      </w:pPr>
      <w:r w:rsidDel="00000000" w:rsidR="00000000" w:rsidRPr="00000000">
        <w:rPr>
          <w:b w:val="1"/>
          <w:bCs w:val="1"/>
          <w:rtl w:val="0"/>
        </w:rPr>
        <w:t xml:space="preserve">Allowed Characters:</w:t>
      </w:r>
      <w:r w:rsidDel="00000000" w:rsidR="00000000" w:rsidRPr="00000000">
        <w:rPr>
          <w:rtl w:val="0"/>
        </w:rPr>
        <w:t xml:space="preserve"> Alphabets (A–Z, a–z), numbers (0–9), and All Special characters.</w:t>
      </w:r>
    </w:p>
    <w:p w:rsidR="00000000" w:rsidDel="00000000" w:rsidP="00000000" w:rsidRDefault="00000000" w:rsidRPr="00000000" w14:paraId="0000011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00" w:before="0" w:line="300" w:lineRule="auto"/>
        <w:ind w:left="2160" w:right="0" w:hanging="360"/>
        <w:jc w:val="left"/>
      </w:pPr>
      <w:r w:rsidDel="00000000" w:rsidR="00000000" w:rsidRPr="00000000">
        <w:rPr>
          <w:b w:val="1"/>
          <w:bCs w:val="1"/>
          <w:rtl w:val="0"/>
        </w:rPr>
        <w:t xml:space="preserve">Spaces:</w:t>
      </w:r>
      <w:r w:rsidDel="00000000" w:rsidR="00000000" w:rsidRPr="00000000">
        <w:rPr>
          <w:rtl w:val="0"/>
        </w:rPr>
        <w:t xml:space="preserve"> Spaces will </w:t>
      </w:r>
      <w:r w:rsidDel="00000000" w:rsidR="00000000" w:rsidRPr="00000000">
        <w:rPr>
          <w:b w:val="1"/>
          <w:bCs w:val="1"/>
          <w:rtl w:val="0"/>
        </w:rPr>
        <w:t xml:space="preserve">not be permitted</w:t>
      </w:r>
    </w:p>
    <w:p w:rsidR="00000000" w:rsidDel="00000000" w:rsidP="00000000" w:rsidRDefault="00000000" w:rsidRPr="00000000" w14:paraId="0000011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00" w:before="0" w:line="300" w:lineRule="auto"/>
        <w:ind w:left="2160" w:right="0" w:hanging="360"/>
        <w:jc w:val="left"/>
      </w:pPr>
      <w:r w:rsidDel="00000000" w:rsidR="00000000" w:rsidRPr="00000000">
        <w:rPr>
          <w:b w:val="1"/>
          <w:bCs w:val="1"/>
          <w:rtl w:val="0"/>
        </w:rPr>
        <w:t xml:space="preserve">Uniqueness:</w:t>
      </w:r>
      <w:r w:rsidDel="00000000" w:rsidR="00000000" w:rsidRPr="00000000">
        <w:rPr>
          <w:rtl w:val="0"/>
        </w:rPr>
        <w:t xml:space="preserve"> The system must ensure that the </w:t>
      </w:r>
      <w:r w:rsidDel="00000000" w:rsidR="00000000" w:rsidRPr="00000000">
        <w:rPr>
          <w:b w:val="1"/>
          <w:bCs w:val="1"/>
          <w:rtl w:val="0"/>
        </w:rPr>
        <w:t xml:space="preserve">username is unique and not already registered</w:t>
      </w:r>
    </w:p>
    <w:p w:rsidR="00000000" w:rsidDel="00000000" w:rsidP="00000000" w:rsidRDefault="00000000" w:rsidRPr="00000000" w14:paraId="0000012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tl w:val="0"/>
        </w:rPr>
        <w:t xml:space="preserve">At the time of registration, the system captures the First Name and Last Name of the user. Based on these details, the system can automatically generate a few suggested usernames.</w:t>
      </w:r>
    </w:p>
    <w:p w:rsidR="00000000" w:rsidDel="00000000" w:rsidP="00000000" w:rsidRDefault="00000000" w:rsidRPr="00000000" w14:paraId="0000012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tl w:val="0"/>
        </w:rPr>
        <w:t xml:space="preserve">The user will have the option to select one of the suggested usernames or edit it manually, ensuring that the final username meets the defined validation rules and uniqueness criteria.</w:t>
      </w:r>
    </w:p>
    <w:p w:rsidR="00000000" w:rsidDel="00000000" w:rsidP="00000000" w:rsidRDefault="00000000" w:rsidRPr="00000000" w14:paraId="00000122">
      <w:pPr>
        <w:numPr>
          <w:ilvl w:val="1"/>
          <w:numId w:val="11"/>
        </w:numPr>
        <w:spacing w:line="300" w:lineRule="auto"/>
        <w:ind w:left="1440" w:hanging="360"/>
      </w:pPr>
      <w:r w:rsidDel="00000000" w:rsidR="00000000" w:rsidRPr="00000000">
        <w:rPr>
          <w:b w:val="1"/>
          <w:bCs w:val="1"/>
          <w:rtl w:val="0"/>
        </w:rPr>
        <w:t xml:space="preserve">Warning &amp; Prompt to Edit: </w:t>
      </w:r>
      <w:r w:rsidDel="00000000" w:rsidR="00000000" w:rsidRPr="00000000">
        <w:rPr>
          <w:rtl w:val="0"/>
        </w:rPr>
        <w:t xml:space="preserve">If the Email or username is already taken, the system must block the registration submission. The UI must display a clear warning or error message (e.g., 'Username already exists') and prompt the user to edit their entry. The user cannot continue or successfully create the account until a unique username is provided.</w:t>
      </w:r>
    </w:p>
    <w:p w:rsidR="00000000" w:rsidDel="00000000" w:rsidP="00000000" w:rsidRDefault="00000000" w:rsidRPr="00000000" w14:paraId="00000123">
      <w:pPr>
        <w:numPr>
          <w:ilvl w:val="0"/>
          <w:numId w:val="11"/>
        </w:numPr>
        <w:spacing w:after="0" w:line="300" w:lineRule="auto"/>
        <w:ind w:left="720" w:hanging="360"/>
      </w:pPr>
      <w:r w:rsidDel="00000000" w:rsidR="00000000" w:rsidRPr="00000000">
        <w:rPr>
          <w:b w:val="1"/>
          <w:bCs w:val="1"/>
          <w:rtl w:val="0"/>
        </w:rPr>
        <w:t xml:space="preserve">Password Strength:</w:t>
      </w:r>
      <w:r w:rsidDel="00000000" w:rsidR="00000000" w:rsidRPr="00000000">
        <w:rPr>
          <w:rtl w:val="0"/>
        </w:rPr>
        <w:t xml:space="preserve"> Passwords must meet complexity requirements (Min 8 chars, alphanumeric  </w:t>
      </w:r>
      <w:commentRangeStart w:id="0"/>
      <w:commentRangeStart w:id="1"/>
      <w:r w:rsidDel="00000000" w:rsidR="00000000" w:rsidRPr="00000000">
        <w:rPr>
          <w:strike w:val="1"/>
          <w:rtl w:val="0"/>
        </w:rPr>
        <w:t xml:space="preserve">Max 15 chars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124">
      <w:pPr>
        <w:numPr>
          <w:ilvl w:val="0"/>
          <w:numId w:val="11"/>
        </w:numPr>
        <w:spacing w:after="0" w:line="300" w:lineRule="auto"/>
        <w:ind w:left="720" w:hanging="360"/>
      </w:pPr>
      <w:r w:rsidDel="00000000" w:rsidR="00000000" w:rsidRPr="00000000">
        <w:rPr>
          <w:b w:val="1"/>
          <w:bCs w:val="1"/>
          <w:rtl w:val="0"/>
        </w:rPr>
        <w:t xml:space="preserve">Default State: </w:t>
      </w:r>
      <w:r w:rsidDel="00000000" w:rsidR="00000000" w:rsidRPr="00000000">
        <w:rPr>
          <w:rtl w:val="0"/>
        </w:rPr>
        <w:t xml:space="preserve">Upon successful creation, the user is assigned a Global Wallet with 0 balance, 0 XP, and "Rookie" Tier status and "Active" status..</w:t>
      </w:r>
    </w:p>
    <w:p w:rsidR="00000000" w:rsidDel="00000000" w:rsidP="00000000" w:rsidRDefault="00000000" w:rsidRPr="00000000" w14:paraId="00000125">
      <w:pPr>
        <w:numPr>
          <w:ilvl w:val="0"/>
          <w:numId w:val="11"/>
        </w:numPr>
        <w:spacing w:after="0" w:line="300" w:lineRule="auto"/>
        <w:ind w:left="720" w:hanging="360"/>
        <w:rPr>
          <w:b w:val="1"/>
          <w:bCs w:val="1"/>
        </w:rPr>
      </w:pPr>
      <w:r w:rsidDel="00000000" w:rsidR="00000000" w:rsidRPr="00000000">
        <w:rPr>
          <w:b w:val="1"/>
          <w:bCs w:val="1"/>
          <w:rtl w:val="0"/>
        </w:rPr>
        <w:t xml:space="preserve">Upon successful registration:</w:t>
      </w:r>
      <w:r w:rsidDel="00000000" w:rsidR="00000000" w:rsidRPr="00000000">
        <w:rPr>
          <w:rtl w:val="0"/>
        </w:rPr>
      </w:r>
    </w:p>
    <w:p w:rsidR="00000000" w:rsidDel="00000000" w:rsidP="00000000" w:rsidRDefault="00000000" w:rsidRPr="00000000" w14:paraId="00000126">
      <w:pPr>
        <w:numPr>
          <w:ilvl w:val="1"/>
          <w:numId w:val="11"/>
        </w:numPr>
        <w:spacing w:after="0" w:line="300" w:lineRule="auto"/>
        <w:ind w:left="1440" w:hanging="360"/>
      </w:pPr>
      <w:r w:rsidDel="00000000" w:rsidR="00000000" w:rsidRPr="00000000">
        <w:rPr>
          <w:rtl w:val="0"/>
        </w:rPr>
        <w:t xml:space="preserve">Every new user will have 2FA enabled by default.</w:t>
      </w:r>
    </w:p>
    <w:p w:rsidR="00000000" w:rsidDel="00000000" w:rsidP="00000000" w:rsidRDefault="00000000" w:rsidRPr="00000000" w14:paraId="00000127">
      <w:pPr>
        <w:numPr>
          <w:ilvl w:val="1"/>
          <w:numId w:val="11"/>
        </w:numPr>
        <w:spacing w:after="0" w:line="300" w:lineRule="auto"/>
        <w:ind w:left="1440" w:hanging="360"/>
      </w:pPr>
      <w:r w:rsidDel="00000000" w:rsidR="00000000" w:rsidRPr="00000000">
        <w:rPr>
          <w:rtl w:val="0"/>
        </w:rPr>
        <w:t xml:space="preserve">Method not selected yet.</w:t>
      </w:r>
    </w:p>
    <w:p w:rsidR="00000000" w:rsidDel="00000000" w:rsidP="00000000" w:rsidRDefault="00000000" w:rsidRPr="00000000" w14:paraId="00000128">
      <w:pPr>
        <w:numPr>
          <w:ilvl w:val="1"/>
          <w:numId w:val="11"/>
        </w:numPr>
        <w:spacing w:after="0" w:line="300" w:lineRule="auto"/>
        <w:ind w:left="1440" w:hanging="360"/>
      </w:pPr>
      <w:r w:rsidDel="00000000" w:rsidR="00000000" w:rsidRPr="00000000">
        <w:rPr>
          <w:rtl w:val="0"/>
        </w:rPr>
        <w:t xml:space="preserve">First login must complete setup.</w:t>
      </w:r>
    </w:p>
    <w:p w:rsidR="00000000" w:rsidDel="00000000" w:rsidP="00000000" w:rsidRDefault="00000000" w:rsidRPr="00000000" w14:paraId="00000129">
      <w:pPr>
        <w:numPr>
          <w:ilvl w:val="2"/>
          <w:numId w:val="11"/>
        </w:numPr>
        <w:spacing w:after="0" w:line="300" w:lineRule="auto"/>
        <w:ind w:left="2160" w:hanging="360"/>
      </w:pPr>
      <w:r w:rsidDel="00000000" w:rsidR="00000000" w:rsidRPr="00000000">
        <w:rPr>
          <w:rtl w:val="0"/>
        </w:rPr>
        <w:t xml:space="preserve">TwoFactorEnabled = TRUE (Default)</w:t>
      </w:r>
    </w:p>
    <w:p w:rsidR="00000000" w:rsidDel="00000000" w:rsidP="00000000" w:rsidRDefault="00000000" w:rsidRPr="00000000" w14:paraId="0000012A">
      <w:pPr>
        <w:numPr>
          <w:ilvl w:val="0"/>
          <w:numId w:val="11"/>
        </w:numPr>
        <w:spacing w:after="0" w:afterAutospacing="0" w:line="300" w:lineRule="auto"/>
        <w:ind w:left="720" w:hanging="360"/>
      </w:pPr>
      <w:r w:rsidDel="00000000" w:rsidR="00000000" w:rsidRPr="00000000">
        <w:rPr>
          <w:b w:val="1"/>
          <w:bCs w:val="1"/>
          <w:rtl w:val="0"/>
        </w:rPr>
        <w:t xml:space="preserve">Registration page details: </w:t>
      </w:r>
      <w:r w:rsidDel="00000000" w:rsidR="00000000" w:rsidRPr="00000000">
        <w:rPr>
          <w:rtl w:val="0"/>
        </w:rPr>
      </w:r>
    </w:p>
    <w:p w:rsidR="00000000" w:rsidDel="00000000" w:rsidP="00000000" w:rsidRDefault="00000000" w:rsidRPr="00000000" w14:paraId="0000012B">
      <w:pPr>
        <w:numPr>
          <w:ilvl w:val="1"/>
          <w:numId w:val="11"/>
        </w:numPr>
        <w:spacing w:after="0" w:afterAutospacing="0" w:line="300" w:lineRule="auto"/>
        <w:ind w:left="1440" w:hanging="360"/>
      </w:pPr>
      <w:r w:rsidDel="00000000" w:rsidR="00000000" w:rsidRPr="00000000">
        <w:rPr>
          <w:b w:val="1"/>
          <w:bCs w:val="1"/>
          <w:rtl w:val="0"/>
        </w:rPr>
        <w:t xml:space="preserve">F2MX Logo</w:t>
      </w:r>
    </w:p>
    <w:p w:rsidR="00000000" w:rsidDel="00000000" w:rsidP="00000000" w:rsidRDefault="00000000" w:rsidRPr="00000000" w14:paraId="0000012C">
      <w:pPr>
        <w:numPr>
          <w:ilvl w:val="1"/>
          <w:numId w:val="11"/>
        </w:numPr>
        <w:spacing w:after="0" w:afterAutospacing="0" w:line="300" w:lineRule="auto"/>
        <w:ind w:left="1440" w:hanging="360"/>
      </w:pPr>
      <w:r w:rsidDel="00000000" w:rsidR="00000000" w:rsidRPr="00000000">
        <w:rPr>
          <w:b w:val="1"/>
          <w:bCs w:val="1"/>
          <w:rtl w:val="0"/>
        </w:rPr>
        <w:t xml:space="preserve">Header:</w:t>
      </w:r>
      <w:r w:rsidDel="00000000" w:rsidR="00000000" w:rsidRPr="00000000">
        <w:rPr>
          <w:rtl w:val="0"/>
        </w:rPr>
        <w:t xml:space="preserve"> Create Account.</w:t>
      </w:r>
    </w:p>
    <w:p w:rsidR="00000000" w:rsidDel="00000000" w:rsidP="00000000" w:rsidRDefault="00000000" w:rsidRPr="00000000" w14:paraId="0000012D">
      <w:pPr>
        <w:numPr>
          <w:ilvl w:val="1"/>
          <w:numId w:val="11"/>
        </w:numPr>
        <w:spacing w:after="0" w:afterAutospacing="0" w:line="300" w:lineRule="auto"/>
        <w:ind w:left="1440" w:hanging="360"/>
        <w:rPr>
          <w:u w:val="none"/>
        </w:rPr>
      </w:pPr>
      <w:r w:rsidDel="00000000" w:rsidR="00000000" w:rsidRPr="00000000">
        <w:rPr>
          <w:b w:val="1"/>
          <w:bCs w:val="1"/>
          <w:rtl w:val="0"/>
        </w:rPr>
        <w:t xml:space="preserve">Caption </w:t>
      </w:r>
      <w:r w:rsidDel="00000000" w:rsidR="00000000" w:rsidRPr="00000000">
        <w:rPr>
          <w:rtl w:val="0"/>
        </w:rPr>
        <w:t xml:space="preserve">: Where Fantasy meets the Market.</w:t>
      </w:r>
    </w:p>
    <w:p w:rsidR="00000000" w:rsidDel="00000000" w:rsidP="00000000" w:rsidRDefault="00000000" w:rsidRPr="00000000" w14:paraId="0000012E">
      <w:pPr>
        <w:numPr>
          <w:ilvl w:val="1"/>
          <w:numId w:val="11"/>
        </w:numPr>
        <w:spacing w:after="0" w:afterAutospacing="0" w:line="300" w:lineRule="auto"/>
        <w:ind w:left="1440" w:hanging="360"/>
      </w:pPr>
      <w:r w:rsidDel="00000000" w:rsidR="00000000" w:rsidRPr="00000000">
        <w:rPr>
          <w:b w:val="1"/>
          <w:bCs w:val="1"/>
          <w:rtl w:val="0"/>
        </w:rPr>
        <w:t xml:space="preserve">Input Field:</w:t>
      </w:r>
      <w:r w:rsidDel="00000000" w:rsidR="00000000" w:rsidRPr="00000000">
        <w:rPr>
          <w:rtl w:val="0"/>
        </w:rPr>
        <w:t xml:space="preserve"> First Name (Mandatory)</w:t>
      </w:r>
    </w:p>
    <w:p w:rsidR="00000000" w:rsidDel="00000000" w:rsidP="00000000" w:rsidRDefault="00000000" w:rsidRPr="00000000" w14:paraId="0000012F">
      <w:pPr>
        <w:numPr>
          <w:ilvl w:val="1"/>
          <w:numId w:val="11"/>
        </w:numPr>
        <w:spacing w:after="0" w:afterAutospacing="0" w:line="300" w:lineRule="auto"/>
        <w:ind w:left="1440" w:hanging="360"/>
      </w:pPr>
      <w:r w:rsidDel="00000000" w:rsidR="00000000" w:rsidRPr="00000000">
        <w:rPr>
          <w:b w:val="1"/>
          <w:bCs w:val="1"/>
          <w:rtl w:val="0"/>
        </w:rPr>
        <w:t xml:space="preserve">Input Field:</w:t>
      </w:r>
      <w:r w:rsidDel="00000000" w:rsidR="00000000" w:rsidRPr="00000000">
        <w:rPr>
          <w:rtl w:val="0"/>
        </w:rPr>
        <w:t xml:space="preserve"> Last Name (Mandatory)</w:t>
      </w:r>
    </w:p>
    <w:p w:rsidR="00000000" w:rsidDel="00000000" w:rsidP="00000000" w:rsidRDefault="00000000" w:rsidRPr="00000000" w14:paraId="00000130">
      <w:pPr>
        <w:numPr>
          <w:ilvl w:val="1"/>
          <w:numId w:val="11"/>
        </w:numPr>
        <w:spacing w:after="0" w:afterAutospacing="0" w:line="300" w:lineRule="auto"/>
        <w:ind w:left="1440" w:hanging="360"/>
      </w:pPr>
      <w:r w:rsidDel="00000000" w:rsidR="00000000" w:rsidRPr="00000000">
        <w:rPr>
          <w:b w:val="1"/>
          <w:bCs w:val="1"/>
          <w:rtl w:val="0"/>
        </w:rPr>
        <w:t xml:space="preserve">Input Field: </w:t>
      </w:r>
      <w:r w:rsidDel="00000000" w:rsidR="00000000" w:rsidRPr="00000000">
        <w:rPr>
          <w:rtl w:val="0"/>
        </w:rPr>
        <w:t xml:space="preserve">Email Address. (Mandatory)</w:t>
      </w:r>
    </w:p>
    <w:p w:rsidR="00000000" w:rsidDel="00000000" w:rsidP="00000000" w:rsidRDefault="00000000" w:rsidRPr="00000000" w14:paraId="00000131">
      <w:pPr>
        <w:numPr>
          <w:ilvl w:val="1"/>
          <w:numId w:val="11"/>
        </w:numPr>
        <w:spacing w:after="0" w:afterAutospacing="0" w:line="300" w:lineRule="auto"/>
        <w:ind w:left="1440" w:hanging="360"/>
      </w:pPr>
      <w:r w:rsidDel="00000000" w:rsidR="00000000" w:rsidRPr="00000000">
        <w:rPr>
          <w:b w:val="1"/>
          <w:bCs w:val="1"/>
          <w:rtl w:val="0"/>
        </w:rPr>
        <w:t xml:space="preserve">Input Field:</w:t>
      </w:r>
      <w:r w:rsidDel="00000000" w:rsidR="00000000" w:rsidRPr="00000000">
        <w:rPr>
          <w:rtl w:val="0"/>
        </w:rPr>
        <w:t xml:space="preserve"> Username (Public display name) (Mandatory)</w:t>
      </w:r>
    </w:p>
    <w:p w:rsidR="00000000" w:rsidDel="00000000" w:rsidP="00000000" w:rsidRDefault="00000000" w:rsidRPr="00000000" w14:paraId="00000132">
      <w:pPr>
        <w:numPr>
          <w:ilvl w:val="1"/>
          <w:numId w:val="11"/>
        </w:numPr>
        <w:spacing w:after="0" w:afterAutospacing="0" w:line="300" w:lineRule="auto"/>
        <w:ind w:left="1440" w:hanging="360"/>
      </w:pPr>
      <w:r w:rsidDel="00000000" w:rsidR="00000000" w:rsidRPr="00000000">
        <w:rPr>
          <w:b w:val="1"/>
          <w:bCs w:val="1"/>
          <w:rtl w:val="0"/>
        </w:rPr>
        <w:t xml:space="preserve">Input Field:</w:t>
      </w:r>
      <w:r w:rsidDel="00000000" w:rsidR="00000000" w:rsidRPr="00000000">
        <w:rPr>
          <w:rtl w:val="0"/>
        </w:rPr>
        <w:t xml:space="preserve"> Password (Masked with Eye Icon) (Mandatory)</w:t>
      </w:r>
    </w:p>
    <w:p w:rsidR="00000000" w:rsidDel="00000000" w:rsidP="00000000" w:rsidRDefault="00000000" w:rsidRPr="00000000" w14:paraId="00000133">
      <w:pPr>
        <w:numPr>
          <w:ilvl w:val="1"/>
          <w:numId w:val="11"/>
        </w:numPr>
        <w:spacing w:after="0" w:afterAutospacing="0" w:line="300" w:lineRule="auto"/>
        <w:ind w:left="1440" w:hanging="360"/>
        <w:rPr>
          <w:b w:val="1"/>
          <w:bCs w:val="1"/>
        </w:rPr>
      </w:pPr>
      <w:r w:rsidDel="00000000" w:rsidR="00000000" w:rsidRPr="00000000">
        <w:rPr>
          <w:b w:val="1"/>
          <w:bCs w:val="1"/>
          <w:rtl w:val="0"/>
        </w:rPr>
        <w:t xml:space="preserve">Input Field : </w:t>
      </w:r>
      <w:r w:rsidDel="00000000" w:rsidR="00000000" w:rsidRPr="00000000">
        <w:rPr>
          <w:rtl w:val="0"/>
        </w:rPr>
        <w:t xml:space="preserve">Phone Number (along with Country code) (Mandatory)</w:t>
      </w:r>
    </w:p>
    <w:p w:rsidR="00000000" w:rsidDel="00000000" w:rsidP="00000000" w:rsidRDefault="00000000" w:rsidRPr="00000000" w14:paraId="00000134">
      <w:pPr>
        <w:numPr>
          <w:ilvl w:val="1"/>
          <w:numId w:val="11"/>
        </w:numPr>
        <w:spacing w:after="0" w:afterAutospacing="0" w:line="300" w:lineRule="auto"/>
        <w:ind w:left="1440" w:hanging="360"/>
      </w:pPr>
      <w:r w:rsidDel="00000000" w:rsidR="00000000" w:rsidRPr="00000000">
        <w:rPr>
          <w:b w:val="1"/>
          <w:bCs w:val="1"/>
          <w:rtl w:val="0"/>
        </w:rPr>
        <w:t xml:space="preserve">Input Field:</w:t>
      </w:r>
      <w:r w:rsidDel="00000000" w:rsidR="00000000" w:rsidRPr="00000000">
        <w:rPr>
          <w:rtl w:val="0"/>
        </w:rPr>
        <w:t xml:space="preserve"> Date of Birth (Date Picker - Critical for US-1.1) (Mandatory)</w:t>
      </w:r>
    </w:p>
    <w:p w:rsidR="00000000" w:rsidDel="00000000" w:rsidP="00000000" w:rsidRDefault="00000000" w:rsidRPr="00000000" w14:paraId="00000135">
      <w:pPr>
        <w:numPr>
          <w:ilvl w:val="1"/>
          <w:numId w:val="11"/>
        </w:numPr>
        <w:spacing w:after="0" w:afterAutospacing="0" w:line="300" w:lineRule="auto"/>
        <w:ind w:left="1440" w:hanging="360"/>
      </w:pPr>
      <w:r w:rsidDel="00000000" w:rsidR="00000000" w:rsidRPr="00000000">
        <w:rPr>
          <w:b w:val="1"/>
          <w:bCs w:val="1"/>
          <w:rtl w:val="0"/>
        </w:rPr>
        <w:t xml:space="preserve">Checkbox:</w:t>
      </w:r>
      <w:r w:rsidDel="00000000" w:rsidR="00000000" w:rsidRPr="00000000">
        <w:rPr>
          <w:rtl w:val="0"/>
        </w:rPr>
        <w:t xml:space="preserve"> I agree to the Terms of Service." (Hyperlinked) </w:t>
      </w:r>
    </w:p>
    <w:p w:rsidR="00000000" w:rsidDel="00000000" w:rsidP="00000000" w:rsidRDefault="00000000" w:rsidRPr="00000000" w14:paraId="00000136">
      <w:pPr>
        <w:numPr>
          <w:ilvl w:val="1"/>
          <w:numId w:val="11"/>
        </w:numPr>
        <w:spacing w:after="0" w:afterAutospacing="0" w:line="300" w:lineRule="auto"/>
        <w:ind w:left="1440" w:hanging="360"/>
      </w:pPr>
      <w:r w:rsidDel="00000000" w:rsidR="00000000" w:rsidRPr="00000000">
        <w:rPr>
          <w:b w:val="1"/>
          <w:bCs w:val="1"/>
          <w:rtl w:val="0"/>
        </w:rPr>
        <w:t xml:space="preserve">Checkbox:</w:t>
      </w:r>
      <w:r w:rsidDel="00000000" w:rsidR="00000000" w:rsidRPr="00000000">
        <w:rPr>
          <w:rtl w:val="0"/>
        </w:rPr>
        <w:t xml:space="preserve"> I agree to the Privacy Policy." (Hyperlinked).</w:t>
      </w:r>
    </w:p>
    <w:p w:rsidR="00000000" w:rsidDel="00000000" w:rsidP="00000000" w:rsidRDefault="00000000" w:rsidRPr="00000000" w14:paraId="00000137">
      <w:pPr>
        <w:numPr>
          <w:ilvl w:val="1"/>
          <w:numId w:val="11"/>
        </w:numPr>
        <w:spacing w:after="0" w:afterAutospacing="0" w:line="300" w:lineRule="auto"/>
        <w:ind w:left="1440" w:hanging="360"/>
      </w:pPr>
      <w:r w:rsidDel="00000000" w:rsidR="00000000" w:rsidRPr="00000000">
        <w:rPr>
          <w:b w:val="1"/>
          <w:bCs w:val="1"/>
          <w:rtl w:val="0"/>
        </w:rPr>
        <w:t xml:space="preserve">Button:</w:t>
      </w:r>
      <w:r w:rsidDel="00000000" w:rsidR="00000000" w:rsidRPr="00000000">
        <w:rPr>
          <w:rtl w:val="0"/>
        </w:rPr>
        <w:t xml:space="preserve"> "Sign Up" (Disabled until all validations pass).</w:t>
      </w:r>
    </w:p>
    <w:p w:rsidR="00000000" w:rsidDel="00000000" w:rsidP="00000000" w:rsidRDefault="00000000" w:rsidRPr="00000000" w14:paraId="00000138">
      <w:pPr>
        <w:numPr>
          <w:ilvl w:val="1"/>
          <w:numId w:val="11"/>
        </w:numPr>
        <w:spacing w:after="0" w:afterAutospacing="0" w:line="300" w:lineRule="auto"/>
        <w:ind w:left="1440" w:hanging="360"/>
      </w:pPr>
      <w:r w:rsidDel="00000000" w:rsidR="00000000" w:rsidRPr="00000000">
        <w:rPr>
          <w:b w:val="1"/>
          <w:bCs w:val="1"/>
          <w:rtl w:val="0"/>
        </w:rPr>
        <w:t xml:space="preserve">Link:</w:t>
      </w:r>
      <w:r w:rsidDel="00000000" w:rsidR="00000000" w:rsidRPr="00000000">
        <w:rPr>
          <w:rtl w:val="0"/>
        </w:rPr>
        <w:t xml:space="preserve"> "Already have an account? Log In." </w:t>
      </w:r>
    </w:p>
    <w:p w:rsidR="00000000" w:rsidDel="00000000" w:rsidP="00000000" w:rsidRDefault="00000000" w:rsidRPr="00000000" w14:paraId="00000139">
      <w:pPr>
        <w:numPr>
          <w:ilvl w:val="2"/>
          <w:numId w:val="11"/>
        </w:numPr>
        <w:spacing w:line="300" w:lineRule="auto"/>
        <w:ind w:left="2160" w:hanging="360"/>
        <w:rPr>
          <w:u w:val="none"/>
        </w:rPr>
      </w:pPr>
      <w:r w:rsidDel="00000000" w:rsidR="00000000" w:rsidRPr="00000000">
        <w:rPr>
          <w:rtl w:val="0"/>
        </w:rPr>
        <w:t xml:space="preserve">Clicking on the Log-in should navigate/re-direct the User to the Login Screen. </w:t>
      </w:r>
    </w:p>
    <w:p w:rsidR="00000000" w:rsidDel="00000000" w:rsidP="00000000" w:rsidRDefault="00000000" w:rsidRPr="00000000" w14:paraId="0000013A">
      <w:pPr>
        <w:spacing w:line="300" w:lineRule="auto"/>
        <w:rPr>
          <w:b w:val="1"/>
          <w:bCs w:val="1"/>
        </w:rPr>
      </w:pPr>
      <w:r w:rsidDel="00000000" w:rsidR="00000000" w:rsidRPr="00000000">
        <w:rPr>
          <w:b w:val="1"/>
          <w:bCs w:val="1"/>
          <w:rtl w:val="0"/>
        </w:rPr>
        <w:t xml:space="preserve">Filed Validations </w:t>
      </w:r>
    </w:p>
    <w:p w:rsidR="00000000" w:rsidDel="00000000" w:rsidP="00000000" w:rsidRDefault="00000000" w:rsidRPr="00000000" w14:paraId="0000013B">
      <w:pPr>
        <w:spacing w:line="300" w:lineRule="auto"/>
        <w:rPr>
          <w:b w:val="1"/>
          <w:bCs w:val="1"/>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590"/>
        <w:gridCol w:w="1260"/>
        <w:gridCol w:w="915"/>
        <w:gridCol w:w="2385"/>
        <w:gridCol w:w="1830"/>
        <w:tblGridChange w:id="0">
          <w:tblGrid>
            <w:gridCol w:w="1380"/>
            <w:gridCol w:w="1590"/>
            <w:gridCol w:w="1260"/>
            <w:gridCol w:w="915"/>
            <w:gridCol w:w="2385"/>
            <w:gridCol w:w="183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line="300" w:lineRule="auto"/>
              <w:jc w:val="center"/>
              <w:rPr>
                <w:b w:val="1"/>
                <w:bCs w:val="1"/>
              </w:rPr>
            </w:pPr>
            <w:r w:rsidDel="00000000" w:rsidR="00000000" w:rsidRPr="00000000">
              <w:rPr>
                <w:b w:val="1"/>
                <w:bCs w:val="1"/>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line="300" w:lineRule="auto"/>
              <w:jc w:val="center"/>
              <w:rPr>
                <w:b w:val="1"/>
                <w:bCs w:val="1"/>
              </w:rPr>
            </w:pPr>
            <w:r w:rsidDel="00000000" w:rsidR="00000000" w:rsidRPr="00000000">
              <w:rPr>
                <w:b w:val="1"/>
                <w:bCs w:val="1"/>
                <w:rtl w:val="0"/>
              </w:rPr>
              <w:t xml:space="preserve">Empty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line="300" w:lineRule="auto"/>
              <w:jc w:val="center"/>
              <w:rPr>
                <w:b w:val="1"/>
                <w:bCs w:val="1"/>
              </w:rPr>
            </w:pPr>
            <w:r w:rsidDel="00000000" w:rsidR="00000000" w:rsidRPr="00000000">
              <w:rPr>
                <w:b w:val="1"/>
                <w:bCs w:val="1"/>
                <w:rtl w:val="0"/>
              </w:rPr>
              <w:t xml:space="preserve">Min Length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300" w:lineRule="auto"/>
              <w:jc w:val="center"/>
              <w:rPr>
                <w:b w:val="1"/>
                <w:bCs w:val="1"/>
              </w:rPr>
            </w:pPr>
            <w:r w:rsidDel="00000000" w:rsidR="00000000" w:rsidRPr="00000000">
              <w:rPr>
                <w:b w:val="1"/>
                <w:bCs w:val="1"/>
                <w:rtl w:val="0"/>
              </w:rPr>
              <w:t xml:space="preserve">Max Length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300" w:lineRule="auto"/>
              <w:jc w:val="center"/>
              <w:rPr>
                <w:b w:val="1"/>
                <w:bCs w:val="1"/>
              </w:rPr>
            </w:pPr>
            <w:r w:rsidDel="00000000" w:rsidR="00000000" w:rsidRPr="00000000">
              <w:rPr>
                <w:b w:val="1"/>
                <w:bCs w:val="1"/>
                <w:rtl w:val="0"/>
              </w:rPr>
              <w:t xml:space="preserve">Format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line="300" w:lineRule="auto"/>
              <w:jc w:val="center"/>
              <w:rPr>
                <w:b w:val="1"/>
                <w:bCs w:val="1"/>
              </w:rPr>
            </w:pPr>
            <w:r w:rsidDel="00000000" w:rsidR="00000000" w:rsidRPr="00000000">
              <w:rPr>
                <w:b w:val="1"/>
                <w:bCs w:val="1"/>
                <w:rtl w:val="0"/>
              </w:rPr>
              <w:t xml:space="preserve">Invalid Case Message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line="300" w:lineRule="auto"/>
              <w:rPr/>
            </w:pPr>
            <w:r w:rsidDel="00000000" w:rsidR="00000000" w:rsidRPr="00000000">
              <w:rPr>
                <w:rtl w:val="0"/>
              </w:rPr>
              <w:t xml:space="preserve">First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line="300" w:lineRule="auto"/>
              <w:rPr/>
            </w:pPr>
            <w:r w:rsidDel="00000000" w:rsidR="00000000" w:rsidRPr="00000000">
              <w:rPr>
                <w:rFonts w:ascii="Arial Unicode MS" w:cs="Arial Unicode MS" w:eastAsia="Arial Unicode MS" w:hAnsi="Arial Unicode MS"/>
                <w:rtl w:val="0"/>
              </w:rPr>
              <w:t xml:space="preserve">Required → “First name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line="30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line="300" w:lineRule="auto"/>
              <w:jc w:val="cente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line="300" w:lineRule="auto"/>
              <w:rPr/>
            </w:pPr>
            <w:r w:rsidDel="00000000" w:rsidR="00000000" w:rsidRPr="00000000">
              <w:rPr>
                <w:rtl w:val="0"/>
              </w:rPr>
              <w:t xml:space="preserve">Alphabets, spaces, special characters allowed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line="300" w:lineRule="auto"/>
              <w:rPr/>
            </w:pPr>
            <w:r w:rsidDel="00000000" w:rsidR="00000000" w:rsidRPr="00000000">
              <w:rPr>
                <w:rtl w:val="0"/>
              </w:rPr>
              <w:t xml:space="preserve">“Enter a valid first name”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line="300" w:lineRule="auto"/>
              <w:rPr/>
            </w:pPr>
            <w:r w:rsidDel="00000000" w:rsidR="00000000" w:rsidRPr="00000000">
              <w:rPr>
                <w:rtl w:val="0"/>
              </w:rPr>
              <w:t xml:space="preserve">Last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line="300" w:lineRule="auto"/>
              <w:rPr/>
            </w:pPr>
            <w:r w:rsidDel="00000000" w:rsidR="00000000" w:rsidRPr="00000000">
              <w:rPr>
                <w:rFonts w:ascii="Arial Unicode MS" w:cs="Arial Unicode MS" w:eastAsia="Arial Unicode MS" w:hAnsi="Arial Unicode MS"/>
                <w:rtl w:val="0"/>
              </w:rPr>
              <w:t xml:space="preserve">Required → “Last name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line="30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line="300" w:lineRule="auto"/>
              <w:jc w:val="cente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line="300" w:lineRule="auto"/>
              <w:rPr/>
            </w:pPr>
            <w:r w:rsidDel="00000000" w:rsidR="00000000" w:rsidRPr="00000000">
              <w:rPr>
                <w:rtl w:val="0"/>
              </w:rPr>
              <w:t xml:space="preserve">Alphabets, spaces, special characters allowed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line="300" w:lineRule="auto"/>
              <w:rPr/>
            </w:pPr>
            <w:r w:rsidDel="00000000" w:rsidR="00000000" w:rsidRPr="00000000">
              <w:rPr>
                <w:rtl w:val="0"/>
              </w:rPr>
              <w:t xml:space="preserve">“Enter a valid last name”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line="300" w:lineRule="auto"/>
              <w:rPr/>
            </w:pPr>
            <w:r w:rsidDel="00000000" w:rsidR="00000000" w:rsidRPr="00000000">
              <w:rPr>
                <w:rtl w:val="0"/>
              </w:rPr>
              <w:t xml:space="preserve">Username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line="300" w:lineRule="auto"/>
              <w:rPr/>
            </w:pPr>
            <w:r w:rsidDel="00000000" w:rsidR="00000000" w:rsidRPr="00000000">
              <w:rPr>
                <w:rFonts w:ascii="Arial Unicode MS" w:cs="Arial Unicode MS" w:eastAsia="Arial Unicode MS" w:hAnsi="Arial Unicode MS"/>
                <w:rtl w:val="0"/>
              </w:rPr>
              <w:t xml:space="preserve">Required → “Username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line="30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line="300" w:lineRule="auto"/>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line="300" w:lineRule="auto"/>
              <w:rPr/>
            </w:pPr>
            <w:r w:rsidDel="00000000" w:rsidR="00000000" w:rsidRPr="00000000">
              <w:rPr>
                <w:rtl w:val="0"/>
              </w:rPr>
              <w:t xml:space="preserve">Alphanumeric (a-z, A-Z, 0-9), underscore allowed, no spaces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line="300" w:lineRule="auto"/>
              <w:rPr/>
            </w:pPr>
            <w:r w:rsidDel="00000000" w:rsidR="00000000" w:rsidRPr="00000000">
              <w:rPr>
                <w:rtl w:val="0"/>
              </w:rPr>
              <w:t xml:space="preserve">“Username must be alphanumeric without spaces”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line="300" w:lineRule="auto"/>
              <w:rPr/>
            </w:pPr>
            <w:r w:rsidDel="00000000" w:rsidR="00000000" w:rsidRPr="00000000">
              <w:rPr>
                <w:rtl w:val="0"/>
              </w:rPr>
              <w:t xml:space="preserve">Email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line="300" w:lineRule="auto"/>
              <w:rPr/>
            </w:pPr>
            <w:r w:rsidDel="00000000" w:rsidR="00000000" w:rsidRPr="00000000">
              <w:rPr>
                <w:rFonts w:ascii="Arial Unicode MS" w:cs="Arial Unicode MS" w:eastAsia="Arial Unicode MS" w:hAnsi="Arial Unicode MS"/>
                <w:rtl w:val="0"/>
              </w:rPr>
              <w:t xml:space="preserve">Required → “Email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line="30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line="300" w:lineRule="auto"/>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line="300" w:lineRule="auto"/>
              <w:rPr/>
            </w:pPr>
            <w:r w:rsidDel="00000000" w:rsidR="00000000" w:rsidRPr="00000000">
              <w:rPr>
                <w:rtl w:val="0"/>
              </w:rPr>
              <w:t xml:space="preserve">Must follow standard email format (e.g., name@domain.com)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line="300" w:lineRule="auto"/>
              <w:rPr/>
            </w:pPr>
            <w:r w:rsidDel="00000000" w:rsidR="00000000" w:rsidRPr="00000000">
              <w:rPr>
                <w:rtl w:val="0"/>
              </w:rPr>
              <w:t xml:space="preserve">“Enter a valid email address”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line="300" w:lineRule="auto"/>
              <w:rPr/>
            </w:pPr>
            <w:r w:rsidDel="00000000" w:rsidR="00000000" w:rsidRPr="00000000">
              <w:rPr>
                <w:rtl w:val="0"/>
              </w:rPr>
              <w:t xml:space="preserve">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line="300" w:lineRule="auto"/>
              <w:rPr/>
            </w:pPr>
            <w:r w:rsidDel="00000000" w:rsidR="00000000" w:rsidRPr="00000000">
              <w:rPr>
                <w:rFonts w:ascii="Arial Unicode MS" w:cs="Arial Unicode MS" w:eastAsia="Arial Unicode MS" w:hAnsi="Arial Unicode MS"/>
                <w:rtl w:val="0"/>
              </w:rPr>
              <w:t xml:space="preserve">Required → “Password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line="300" w:lineRule="auto"/>
              <w:jc w:val="center"/>
              <w:rPr/>
            </w:pPr>
            <w:r w:rsidDel="00000000" w:rsidR="00000000" w:rsidRPr="00000000">
              <w:rPr>
                <w:rtl w:val="0"/>
              </w:rPr>
              <w:t xml:space="preserve">Password must be at least 8 characters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line="30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line="300" w:lineRule="auto"/>
              <w:rPr/>
            </w:pPr>
            <w:r w:rsidDel="00000000" w:rsidR="00000000" w:rsidRPr="00000000">
              <w:rPr>
                <w:rtl w:val="0"/>
              </w:rPr>
              <w:t xml:space="preserve">Must include: 1 uppercase, 1 lowercase, 1 number, 1 special character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line="300" w:lineRule="auto"/>
              <w:rPr/>
            </w:pPr>
            <w:r w:rsidDel="00000000" w:rsidR="00000000" w:rsidRPr="00000000">
              <w:rPr>
                <w:rtl w:val="0"/>
              </w:rPr>
              <w:t xml:space="preserve">“Password must meet required criteria”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line="300" w:lineRule="auto"/>
              <w:rPr/>
            </w:pPr>
            <w:r w:rsidDel="00000000" w:rsidR="00000000" w:rsidRPr="00000000">
              <w:rPr>
                <w:rtl w:val="0"/>
              </w:rPr>
              <w:t xml:space="preserve">Phone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line="300" w:lineRule="auto"/>
              <w:rPr/>
            </w:pPr>
            <w:r w:rsidDel="00000000" w:rsidR="00000000" w:rsidRPr="00000000">
              <w:rPr>
                <w:rFonts w:ascii="Arial Unicode MS" w:cs="Arial Unicode MS" w:eastAsia="Arial Unicode MS" w:hAnsi="Arial Unicode MS"/>
                <w:rtl w:val="0"/>
              </w:rPr>
              <w:t xml:space="preserve">Required → “Phone number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line="300" w:lineRule="auto"/>
              <w:jc w:val="center"/>
              <w:rPr/>
            </w:pPr>
            <w:r w:rsidDel="00000000" w:rsidR="00000000" w:rsidRPr="00000000">
              <w:rPr>
                <w:rtl w:val="0"/>
              </w:rPr>
              <w:t xml:space="preserve">7 digits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line="300" w:lineRule="auto"/>
              <w:jc w:val="center"/>
              <w:rPr/>
            </w:pPr>
            <w:r w:rsidDel="00000000" w:rsidR="00000000" w:rsidRPr="00000000">
              <w:rPr>
                <w:rtl w:val="0"/>
              </w:rPr>
              <w:t xml:space="preserve">15 digits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line="300" w:lineRule="auto"/>
              <w:rPr/>
            </w:pPr>
            <w:r w:rsidDel="00000000" w:rsidR="00000000" w:rsidRPr="00000000">
              <w:rPr>
                <w:rtl w:val="0"/>
              </w:rPr>
              <w:t xml:space="preserve">Numeric only, with country code support (+XX)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line="300" w:lineRule="auto"/>
              <w:rPr/>
            </w:pPr>
            <w:r w:rsidDel="00000000" w:rsidR="00000000" w:rsidRPr="00000000">
              <w:rPr>
                <w:rtl w:val="0"/>
              </w:rPr>
              <w:t xml:space="preserve">“Enter a valid phone number”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line="300" w:lineRule="auto"/>
              <w:rPr/>
            </w:pPr>
            <w:r w:rsidDel="00000000" w:rsidR="00000000" w:rsidRPr="00000000">
              <w:rPr>
                <w:rtl w:val="0"/>
              </w:rPr>
              <w:t xml:space="preserve">Date of Birth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line="300" w:lineRule="auto"/>
              <w:rPr/>
            </w:pPr>
            <w:r w:rsidDel="00000000" w:rsidR="00000000" w:rsidRPr="00000000">
              <w:rPr>
                <w:rFonts w:ascii="Arial Unicode MS" w:cs="Arial Unicode MS" w:eastAsia="Arial Unicode MS" w:hAnsi="Arial Unicode MS"/>
                <w:rtl w:val="0"/>
              </w:rPr>
              <w:t xml:space="preserve">Required → “Date of birth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line="30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line="30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line="300" w:lineRule="auto"/>
              <w:rPr/>
            </w:pPr>
            <w:r w:rsidDel="00000000" w:rsidR="00000000" w:rsidRPr="00000000">
              <w:rPr>
                <w:rtl w:val="0"/>
              </w:rPr>
              <w:t xml:space="preserve">Valid calendar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line="300" w:lineRule="auto"/>
              <w:rPr/>
            </w:pPr>
            <w:r w:rsidDel="00000000" w:rsidR="00000000" w:rsidRPr="00000000">
              <w:rPr>
                <w:rtl w:val="0"/>
              </w:rPr>
              <w:t xml:space="preserve">“Enter a valid date of birth”</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line="300" w:lineRule="auto"/>
              <w:rPr/>
            </w:pPr>
            <w:r w:rsidDel="00000000" w:rsidR="00000000" w:rsidRPr="00000000">
              <w:rPr>
                <w:rtl w:val="0"/>
              </w:rPr>
              <w:t xml:space="preserve">Terms of Service Checkbox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line="300" w:lineRule="auto"/>
              <w:rPr/>
            </w:pPr>
            <w:r w:rsidDel="00000000" w:rsidR="00000000" w:rsidRPr="00000000">
              <w:rPr>
                <w:rFonts w:ascii="Arial Unicode MS" w:cs="Arial Unicode MS" w:eastAsia="Arial Unicode MS" w:hAnsi="Arial Unicode MS"/>
                <w:rtl w:val="0"/>
              </w:rPr>
              <w:t xml:space="preserve">Required → “Please accept Terms of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line="30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line="30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line="300" w:lineRule="auto"/>
              <w:rPr/>
            </w:pPr>
            <w:r w:rsidDel="00000000" w:rsidR="00000000" w:rsidRPr="00000000">
              <w:rPr>
                <w:rtl w:val="0"/>
              </w:rPr>
              <w:t xml:space="preserve">Must be checked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line="300" w:lineRule="auto"/>
              <w:rPr/>
            </w:pPr>
            <w:r w:rsidDel="00000000" w:rsidR="00000000" w:rsidRPr="00000000">
              <w:rPr>
                <w:rtl w:val="0"/>
              </w:rPr>
              <w:t xml:space="preserve">“You must accept Terms of Service”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line="300" w:lineRule="auto"/>
              <w:rPr/>
            </w:pPr>
            <w:r w:rsidDel="00000000" w:rsidR="00000000" w:rsidRPr="00000000">
              <w:rPr>
                <w:rtl w:val="0"/>
              </w:rPr>
              <w:t xml:space="preserve">Privacy Policy Checkbox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line="300" w:lineRule="auto"/>
              <w:rPr/>
            </w:pPr>
            <w:r w:rsidDel="00000000" w:rsidR="00000000" w:rsidRPr="00000000">
              <w:rPr>
                <w:rFonts w:ascii="Arial Unicode MS" w:cs="Arial Unicode MS" w:eastAsia="Arial Unicode MS" w:hAnsi="Arial Unicode MS"/>
                <w:rtl w:val="0"/>
              </w:rPr>
              <w:t xml:space="preserve">Required → “Please accept Privacy 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line="30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line="30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line="300" w:lineRule="auto"/>
              <w:rPr/>
            </w:pPr>
            <w:r w:rsidDel="00000000" w:rsidR="00000000" w:rsidRPr="00000000">
              <w:rPr>
                <w:rtl w:val="0"/>
              </w:rPr>
              <w:t xml:space="preserve">Must be checked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line="300" w:lineRule="auto"/>
              <w:rPr/>
            </w:pPr>
            <w:r w:rsidDel="00000000" w:rsidR="00000000" w:rsidRPr="00000000">
              <w:rPr>
                <w:rtl w:val="0"/>
              </w:rPr>
              <w:t xml:space="preserve">“You must accept Privacy Policy”</w:t>
            </w:r>
          </w:p>
        </w:tc>
      </w:tr>
    </w:tbl>
    <w:p w:rsidR="00000000" w:rsidDel="00000000" w:rsidP="00000000" w:rsidRDefault="00000000" w:rsidRPr="00000000" w14:paraId="00000178">
      <w:pPr>
        <w:spacing w:line="300" w:lineRule="auto"/>
        <w:rPr>
          <w:b w:val="1"/>
          <w:bCs w:val="1"/>
        </w:rPr>
      </w:pPr>
      <w:r w:rsidDel="00000000" w:rsidR="00000000" w:rsidRPr="00000000">
        <w:rPr>
          <w:rtl w:val="0"/>
        </w:rPr>
      </w:r>
    </w:p>
    <w:p w:rsidR="00000000" w:rsidDel="00000000" w:rsidP="00000000" w:rsidRDefault="00000000" w:rsidRPr="00000000" w14:paraId="00000179">
      <w:pPr>
        <w:pStyle w:val="Heading3"/>
        <w:spacing w:line="300" w:lineRule="auto"/>
        <w:rPr/>
      </w:pPr>
      <w:bookmarkStart w:colFirst="0" w:colLast="0" w:name="_eue17gg3btll" w:id="16"/>
      <w:bookmarkEnd w:id="16"/>
      <w:r w:rsidDel="00000000" w:rsidR="00000000" w:rsidRPr="00000000">
        <w:rPr>
          <w:rtl w:val="0"/>
        </w:rPr>
        <w:t xml:space="preserve">User story -1.2 User Login </w:t>
      </w:r>
    </w:p>
    <w:p w:rsidR="00000000" w:rsidDel="00000000" w:rsidP="00000000" w:rsidRDefault="00000000" w:rsidRPr="00000000" w14:paraId="0000017A">
      <w:pPr>
        <w:spacing w:line="300" w:lineRule="auto"/>
        <w:rPr/>
      </w:pPr>
      <w:r w:rsidDel="00000000" w:rsidR="00000000" w:rsidRPr="00000000">
        <w:rPr>
          <w:rtl w:val="0"/>
        </w:rPr>
        <w:t xml:space="preserve">As a User, I want to securely log in to the application so that my information can only be accessed by me.</w:t>
      </w:r>
    </w:p>
    <w:p w:rsidR="00000000" w:rsidDel="00000000" w:rsidP="00000000" w:rsidRDefault="00000000" w:rsidRPr="00000000" w14:paraId="0000017B">
      <w:pPr>
        <w:spacing w:line="30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7C">
      <w:pPr>
        <w:numPr>
          <w:ilvl w:val="0"/>
          <w:numId w:val="66"/>
        </w:numPr>
        <w:spacing w:line="300" w:lineRule="auto"/>
        <w:ind w:left="720" w:hanging="360"/>
      </w:pPr>
      <w:r w:rsidDel="00000000" w:rsidR="00000000" w:rsidRPr="00000000">
        <w:rPr>
          <w:b w:val="1"/>
          <w:bCs w:val="1"/>
          <w:rtl w:val="0"/>
        </w:rPr>
        <w:t xml:space="preserve">Registration Check:</w:t>
      </w:r>
      <w:r w:rsidDel="00000000" w:rsidR="00000000" w:rsidRPr="00000000">
        <w:rPr>
          <w:rtl w:val="0"/>
        </w:rPr>
        <w:t xml:space="preserve"> Only registered users can log into the application.</w:t>
      </w:r>
    </w:p>
    <w:p w:rsidR="00000000" w:rsidDel="00000000" w:rsidP="00000000" w:rsidRDefault="00000000" w:rsidRPr="00000000" w14:paraId="0000017D">
      <w:pPr>
        <w:numPr>
          <w:ilvl w:val="0"/>
          <w:numId w:val="66"/>
        </w:numPr>
        <w:spacing w:line="300" w:lineRule="auto"/>
        <w:ind w:left="720" w:hanging="360"/>
        <w:rPr>
          <w:b w:val="1"/>
          <w:bCs w:val="1"/>
        </w:rPr>
      </w:pPr>
      <w:r w:rsidDel="00000000" w:rsidR="00000000" w:rsidRPr="00000000">
        <w:rPr>
          <w:b w:val="1"/>
          <w:bCs w:val="1"/>
          <w:rtl w:val="0"/>
        </w:rPr>
        <w:t xml:space="preserve">Login Fields :</w:t>
      </w:r>
    </w:p>
    <w:p w:rsidR="00000000" w:rsidDel="00000000" w:rsidP="00000000" w:rsidRDefault="00000000" w:rsidRPr="00000000" w14:paraId="0000017E">
      <w:pPr>
        <w:numPr>
          <w:ilvl w:val="1"/>
          <w:numId w:val="66"/>
        </w:numPr>
        <w:spacing w:after="0" w:line="300" w:lineRule="auto"/>
        <w:ind w:left="1440" w:hanging="360"/>
        <w:rPr>
          <w:b w:val="1"/>
          <w:bCs w:val="1"/>
        </w:rPr>
      </w:pPr>
      <w:r w:rsidDel="00000000" w:rsidR="00000000" w:rsidRPr="00000000">
        <w:rPr>
          <w:b w:val="1"/>
          <w:bCs w:val="1"/>
          <w:rtl w:val="0"/>
        </w:rPr>
        <w:t xml:space="preserve">Email or </w:t>
      </w:r>
      <w:r w:rsidDel="00000000" w:rsidR="00000000" w:rsidRPr="00000000">
        <w:rPr>
          <w:b w:val="1"/>
          <w:bCs w:val="1"/>
          <w:color w:val="9900ff"/>
          <w:rtl w:val="0"/>
        </w:rPr>
        <w:t xml:space="preserve">Username </w:t>
      </w:r>
      <w:r w:rsidDel="00000000" w:rsidR="00000000" w:rsidRPr="00000000">
        <w:rPr>
          <w:b w:val="1"/>
          <w:bCs w:val="1"/>
          <w:rtl w:val="0"/>
        </w:rPr>
        <w:t xml:space="preserve">:  </w:t>
      </w:r>
      <w:r w:rsidDel="00000000" w:rsidR="00000000" w:rsidRPr="00000000">
        <w:rPr>
          <w:rtl w:val="0"/>
        </w:rPr>
        <w:t xml:space="preserve">User must and should enter the registered Email or Username.</w:t>
      </w:r>
    </w:p>
    <w:p w:rsidR="00000000" w:rsidDel="00000000" w:rsidP="00000000" w:rsidRDefault="00000000" w:rsidRPr="00000000" w14:paraId="0000017F">
      <w:pPr>
        <w:numPr>
          <w:ilvl w:val="1"/>
          <w:numId w:val="66"/>
        </w:numPr>
        <w:spacing w:after="0" w:line="300" w:lineRule="auto"/>
        <w:ind w:left="1440" w:hanging="360"/>
        <w:rPr>
          <w:b w:val="1"/>
          <w:bCs w:val="1"/>
        </w:rPr>
      </w:pPr>
      <w:r w:rsidDel="00000000" w:rsidR="00000000" w:rsidRPr="00000000">
        <w:rPr>
          <w:b w:val="1"/>
          <w:bCs w:val="1"/>
          <w:rtl w:val="0"/>
        </w:rPr>
        <w:t xml:space="preserve">Password: </w:t>
      </w:r>
      <w:r w:rsidDel="00000000" w:rsidR="00000000" w:rsidRPr="00000000">
        <w:rPr>
          <w:rtl w:val="0"/>
        </w:rPr>
        <w:t xml:space="preserve">The user</w:t>
      </w:r>
      <w:r w:rsidDel="00000000" w:rsidR="00000000" w:rsidRPr="00000000">
        <w:rPr>
          <w:rtl w:val="0"/>
        </w:rPr>
        <w:t xml:space="preserve"> must enter the password he provided at the </w:t>
      </w:r>
      <w:r w:rsidDel="00000000" w:rsidR="00000000" w:rsidRPr="00000000">
        <w:rPr>
          <w:rtl w:val="0"/>
        </w:rPr>
        <w:t xml:space="preserve">time of registration</w:t>
      </w:r>
      <w:r w:rsidDel="00000000" w:rsidR="00000000" w:rsidRPr="00000000">
        <w:rPr>
          <w:rtl w:val="0"/>
        </w:rPr>
        <w:t xml:space="preserve">.</w:t>
      </w:r>
    </w:p>
    <w:p w:rsidR="00000000" w:rsidDel="00000000" w:rsidP="00000000" w:rsidRDefault="00000000" w:rsidRPr="00000000" w14:paraId="00000180">
      <w:pPr>
        <w:numPr>
          <w:ilvl w:val="1"/>
          <w:numId w:val="66"/>
        </w:numPr>
        <w:spacing w:after="0" w:line="300" w:lineRule="auto"/>
        <w:ind w:left="1440" w:hanging="360"/>
        <w:rPr>
          <w:b w:val="1"/>
          <w:bCs w:val="1"/>
        </w:rPr>
      </w:pPr>
      <w:r w:rsidDel="00000000" w:rsidR="00000000" w:rsidRPr="00000000">
        <w:rPr>
          <w:b w:val="1"/>
          <w:bCs w:val="1"/>
          <w:rtl w:val="0"/>
        </w:rPr>
        <w:t xml:space="preserve">Upon successful login, system updates:</w:t>
      </w:r>
    </w:p>
    <w:p w:rsidR="00000000" w:rsidDel="00000000" w:rsidP="00000000" w:rsidRDefault="00000000" w:rsidRPr="00000000" w14:paraId="00000181">
      <w:pPr>
        <w:numPr>
          <w:ilvl w:val="2"/>
          <w:numId w:val="66"/>
        </w:numPr>
        <w:spacing w:after="0" w:line="300" w:lineRule="auto"/>
        <w:ind w:left="2160" w:hanging="360"/>
      </w:pPr>
      <w:r w:rsidDel="00000000" w:rsidR="00000000" w:rsidRPr="00000000">
        <w:rPr>
          <w:rtl w:val="0"/>
        </w:rPr>
        <w:t xml:space="preserve">Last_Login_Timestamp</w:t>
      </w:r>
    </w:p>
    <w:p w:rsidR="00000000" w:rsidDel="00000000" w:rsidP="00000000" w:rsidRDefault="00000000" w:rsidRPr="00000000" w14:paraId="00000182">
      <w:pPr>
        <w:numPr>
          <w:ilvl w:val="2"/>
          <w:numId w:val="66"/>
        </w:numPr>
        <w:spacing w:after="0" w:line="300" w:lineRule="auto"/>
        <w:ind w:left="2160" w:hanging="360"/>
      </w:pPr>
      <w:r w:rsidDel="00000000" w:rsidR="00000000" w:rsidRPr="00000000">
        <w:rPr>
          <w:rtl w:val="0"/>
        </w:rPr>
        <w:t xml:space="preserve">IP Address</w:t>
      </w:r>
    </w:p>
    <w:p w:rsidR="00000000" w:rsidDel="00000000" w:rsidP="00000000" w:rsidRDefault="00000000" w:rsidRPr="00000000" w14:paraId="00000183">
      <w:pPr>
        <w:numPr>
          <w:ilvl w:val="2"/>
          <w:numId w:val="66"/>
        </w:numPr>
        <w:spacing w:after="0" w:line="300" w:lineRule="auto"/>
        <w:ind w:left="2160" w:hanging="360"/>
      </w:pPr>
      <w:r w:rsidDel="00000000" w:rsidR="00000000" w:rsidRPr="00000000">
        <w:rPr>
          <w:rtl w:val="0"/>
        </w:rPr>
        <w:t xml:space="preserve">Login success entry in audit log</w:t>
      </w:r>
    </w:p>
    <w:p w:rsidR="00000000" w:rsidDel="00000000" w:rsidP="00000000" w:rsidRDefault="00000000" w:rsidRPr="00000000" w14:paraId="00000184">
      <w:pPr>
        <w:numPr>
          <w:ilvl w:val="0"/>
          <w:numId w:val="66"/>
        </w:numPr>
        <w:spacing w:line="300" w:lineRule="auto"/>
        <w:ind w:left="720" w:hanging="360"/>
      </w:pPr>
      <w:r w:rsidDel="00000000" w:rsidR="00000000" w:rsidRPr="00000000">
        <w:rPr>
          <w:b w:val="1"/>
          <w:bCs w:val="1"/>
          <w:rtl w:val="0"/>
        </w:rPr>
        <w:t xml:space="preserve">Field Validation:</w:t>
      </w:r>
      <w:r w:rsidDel="00000000" w:rsidR="00000000" w:rsidRPr="00000000">
        <w:rPr>
          <w:rtl w:val="0"/>
        </w:rPr>
        <w:t xml:space="preserve"> Validation needs to be present for all the fields in the Account Login screen.</w:t>
      </w:r>
    </w:p>
    <w:tbl>
      <w:tblPr>
        <w:tblStyle w:val="Table4"/>
        <w:tblW w:w="6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920"/>
        <w:gridCol w:w="3495"/>
        <w:tblGridChange w:id="0">
          <w:tblGrid>
            <w:gridCol w:w="1215"/>
            <w:gridCol w:w="1920"/>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Empty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line="300" w:lineRule="auto"/>
              <w:jc w:val="center"/>
              <w:rPr>
                <w:b w:val="1"/>
                <w:bCs w:val="1"/>
              </w:rPr>
            </w:pPr>
            <w:r w:rsidDel="00000000" w:rsidR="00000000" w:rsidRPr="00000000">
              <w:rPr>
                <w:b w:val="1"/>
                <w:bCs w:val="1"/>
                <w:rtl w:val="0"/>
              </w:rPr>
              <w:t xml:space="preserve">Wrong (Miss-matched with the Registered Account )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field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line="300" w:lineRule="auto"/>
              <w:rPr/>
            </w:pPr>
            <w:r w:rsidDel="00000000" w:rsidR="00000000" w:rsidRPr="00000000">
              <w:rPr>
                <w:rtl w:val="0"/>
              </w:rPr>
              <w:t xml:space="preserve">Account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line="300" w:lineRule="auto"/>
              <w:rPr/>
            </w:pPr>
            <w:r w:rsidDel="00000000" w:rsidR="00000000" w:rsidRPr="00000000">
              <w:rPr>
                <w:rtl w:val="0"/>
              </w:rPr>
              <w:t xml:space="preserve">Incorrect Password.Please try again </w:t>
            </w:r>
          </w:p>
        </w:tc>
      </w:tr>
    </w:tbl>
    <w:p w:rsidR="00000000" w:rsidDel="00000000" w:rsidP="00000000" w:rsidRDefault="00000000" w:rsidRPr="00000000" w14:paraId="0000018E">
      <w:pPr>
        <w:spacing w:line="300" w:lineRule="auto"/>
        <w:ind w:left="0" w:firstLine="0"/>
        <w:rPr/>
      </w:pPr>
      <w:r w:rsidDel="00000000" w:rsidR="00000000" w:rsidRPr="00000000">
        <w:rPr>
          <w:rtl w:val="0"/>
        </w:rPr>
      </w:r>
    </w:p>
    <w:p w:rsidR="00000000" w:rsidDel="00000000" w:rsidP="00000000" w:rsidRDefault="00000000" w:rsidRPr="00000000" w14:paraId="0000018F">
      <w:pPr>
        <w:numPr>
          <w:ilvl w:val="0"/>
          <w:numId w:val="66"/>
        </w:numPr>
        <w:spacing w:line="300" w:lineRule="auto"/>
        <w:ind w:left="720" w:hanging="360"/>
      </w:pPr>
      <w:r w:rsidDel="00000000" w:rsidR="00000000" w:rsidRPr="00000000">
        <w:rPr>
          <w:b w:val="1"/>
          <w:bCs w:val="1"/>
          <w:rtl w:val="0"/>
        </w:rPr>
        <w:t xml:space="preserve">Password Visibility</w:t>
      </w:r>
      <w:r w:rsidDel="00000000" w:rsidR="00000000" w:rsidRPr="00000000">
        <w:rPr>
          <w:rtl w:val="0"/>
        </w:rPr>
        <w:t xml:space="preserve">: The default settings in the password field should be masked (dots), with an Eye icon to toggle visibility.</w:t>
      </w:r>
    </w:p>
    <w:p w:rsidR="00000000" w:rsidDel="00000000" w:rsidP="00000000" w:rsidRDefault="00000000" w:rsidRPr="00000000" w14:paraId="00000190">
      <w:pPr>
        <w:numPr>
          <w:ilvl w:val="0"/>
          <w:numId w:val="66"/>
        </w:numPr>
        <w:spacing w:line="300" w:lineRule="auto"/>
        <w:ind w:left="720" w:hanging="360"/>
      </w:pPr>
      <w:r w:rsidDel="00000000" w:rsidR="00000000" w:rsidRPr="00000000">
        <w:rPr>
          <w:b w:val="1"/>
          <w:bCs w:val="1"/>
          <w:rtl w:val="0"/>
        </w:rPr>
        <w:t xml:space="preserve">Two-Factor Authentication Screen : </w:t>
      </w:r>
    </w:p>
    <w:p w:rsidR="00000000" w:rsidDel="00000000" w:rsidP="00000000" w:rsidRDefault="00000000" w:rsidRPr="00000000" w14:paraId="00000191">
      <w:pPr>
        <w:numPr>
          <w:ilvl w:val="1"/>
          <w:numId w:val="66"/>
        </w:numPr>
        <w:spacing w:after="0" w:line="300" w:lineRule="auto"/>
        <w:ind w:left="1440" w:hanging="360"/>
      </w:pPr>
      <w:r w:rsidDel="00000000" w:rsidR="00000000" w:rsidRPr="00000000">
        <w:rPr>
          <w:rtl w:val="0"/>
        </w:rPr>
        <w:t xml:space="preserve">After successful Email and Password validation:</w:t>
      </w:r>
    </w:p>
    <w:p w:rsidR="00000000" w:rsidDel="00000000" w:rsidP="00000000" w:rsidRDefault="00000000" w:rsidRPr="00000000" w14:paraId="00000192">
      <w:pPr>
        <w:numPr>
          <w:ilvl w:val="2"/>
          <w:numId w:val="66"/>
        </w:numPr>
        <w:spacing w:after="0" w:line="300" w:lineRule="auto"/>
        <w:ind w:left="2160" w:hanging="360"/>
      </w:pPr>
      <w:r w:rsidDel="00000000" w:rsidR="00000000" w:rsidRPr="00000000">
        <w:rPr>
          <w:rtl w:val="0"/>
        </w:rPr>
        <w:t xml:space="preserve">If TwoFactorEnabled = TRUE:</w:t>
      </w:r>
    </w:p>
    <w:p w:rsidR="00000000" w:rsidDel="00000000" w:rsidP="00000000" w:rsidRDefault="00000000" w:rsidRPr="00000000" w14:paraId="00000193">
      <w:pPr>
        <w:numPr>
          <w:ilvl w:val="2"/>
          <w:numId w:val="66"/>
        </w:numPr>
        <w:spacing w:after="0" w:line="300" w:lineRule="auto"/>
        <w:ind w:left="2160" w:hanging="360"/>
      </w:pPr>
      <w:r w:rsidDel="00000000" w:rsidR="00000000" w:rsidRPr="00000000">
        <w:rPr>
          <w:rtl w:val="0"/>
        </w:rPr>
        <w:t xml:space="preserve">The system displays a verification screen.</w:t>
      </w:r>
    </w:p>
    <w:p w:rsidR="00000000" w:rsidDel="00000000" w:rsidP="00000000" w:rsidRDefault="00000000" w:rsidRPr="00000000" w14:paraId="00000194">
      <w:pPr>
        <w:numPr>
          <w:ilvl w:val="2"/>
          <w:numId w:val="66"/>
        </w:numPr>
        <w:spacing w:after="0" w:line="300" w:lineRule="auto"/>
        <w:ind w:left="2160" w:hanging="360"/>
        <w:rPr>
          <w:u w:val="none"/>
        </w:rPr>
      </w:pPr>
      <w:r w:rsidDel="00000000" w:rsidR="00000000" w:rsidRPr="00000000">
        <w:rPr>
          <w:rtl w:val="0"/>
        </w:rPr>
        <w:t xml:space="preserve">Header : Two-Factor Authentication</w:t>
      </w:r>
    </w:p>
    <w:p w:rsidR="00000000" w:rsidDel="00000000" w:rsidP="00000000" w:rsidRDefault="00000000" w:rsidRPr="00000000" w14:paraId="00000195">
      <w:pPr>
        <w:numPr>
          <w:ilvl w:val="2"/>
          <w:numId w:val="66"/>
        </w:numPr>
        <w:spacing w:after="0" w:line="300" w:lineRule="auto"/>
        <w:ind w:left="2160" w:hanging="360"/>
        <w:rPr>
          <w:u w:val="none"/>
        </w:rPr>
      </w:pPr>
      <w:r w:rsidDel="00000000" w:rsidR="00000000" w:rsidRPr="00000000">
        <w:rPr>
          <w:rtl w:val="0"/>
        </w:rPr>
        <w:t xml:space="preserve">Caption : For security purposes, verify your identity</w:t>
      </w:r>
    </w:p>
    <w:p w:rsidR="00000000" w:rsidDel="00000000" w:rsidP="00000000" w:rsidRDefault="00000000" w:rsidRPr="00000000" w14:paraId="00000196">
      <w:pPr>
        <w:numPr>
          <w:ilvl w:val="2"/>
          <w:numId w:val="66"/>
        </w:numPr>
        <w:spacing w:after="0" w:line="300" w:lineRule="auto"/>
        <w:ind w:left="2160" w:hanging="360"/>
        <w:rPr>
          <w:u w:val="none"/>
        </w:rPr>
      </w:pPr>
      <w:r w:rsidDel="00000000" w:rsidR="00000000" w:rsidRPr="00000000">
        <w:rPr>
          <w:rtl w:val="0"/>
        </w:rPr>
        <w:t xml:space="preserve">Field : Choose Verification Method</w:t>
      </w:r>
    </w:p>
    <w:p w:rsidR="00000000" w:rsidDel="00000000" w:rsidP="00000000" w:rsidRDefault="00000000" w:rsidRPr="00000000" w14:paraId="00000197">
      <w:pPr>
        <w:numPr>
          <w:ilvl w:val="2"/>
          <w:numId w:val="66"/>
        </w:numPr>
        <w:spacing w:after="0" w:line="300" w:lineRule="auto"/>
        <w:ind w:left="2160" w:hanging="360"/>
        <w:rPr>
          <w:u w:val="none"/>
        </w:rPr>
      </w:pPr>
      <w:r w:rsidDel="00000000" w:rsidR="00000000" w:rsidRPr="00000000">
        <w:rPr>
          <w:rtl w:val="0"/>
        </w:rPr>
        <w:t xml:space="preserve">Methods : </w:t>
      </w:r>
    </w:p>
    <w:p w:rsidR="00000000" w:rsidDel="00000000" w:rsidP="00000000" w:rsidRDefault="00000000" w:rsidRPr="00000000" w14:paraId="00000198">
      <w:pPr>
        <w:numPr>
          <w:ilvl w:val="3"/>
          <w:numId w:val="66"/>
        </w:numPr>
        <w:spacing w:after="0" w:line="300" w:lineRule="auto"/>
        <w:ind w:left="2880" w:hanging="360"/>
        <w:rPr>
          <w:u w:val="none"/>
        </w:rPr>
      </w:pPr>
      <w:r w:rsidDel="00000000" w:rsidR="00000000" w:rsidRPr="00000000">
        <w:rPr>
          <w:rtl w:val="0"/>
        </w:rPr>
        <w:t xml:space="preserve">SMS </w:t>
      </w:r>
    </w:p>
    <w:p w:rsidR="00000000" w:rsidDel="00000000" w:rsidP="00000000" w:rsidRDefault="00000000" w:rsidRPr="00000000" w14:paraId="00000199">
      <w:pPr>
        <w:numPr>
          <w:ilvl w:val="4"/>
          <w:numId w:val="66"/>
        </w:numPr>
        <w:spacing w:after="0" w:line="300" w:lineRule="auto"/>
        <w:ind w:left="3600" w:hanging="360"/>
        <w:rPr>
          <w:u w:val="none"/>
        </w:rPr>
      </w:pPr>
      <w:r w:rsidDel="00000000" w:rsidR="00000000" w:rsidRPr="00000000">
        <w:rPr>
          <w:rtl w:val="0"/>
        </w:rPr>
        <w:t xml:space="preserve">SMS Icon</w:t>
      </w:r>
    </w:p>
    <w:p w:rsidR="00000000" w:rsidDel="00000000" w:rsidP="00000000" w:rsidRDefault="00000000" w:rsidRPr="00000000" w14:paraId="0000019A">
      <w:pPr>
        <w:numPr>
          <w:ilvl w:val="4"/>
          <w:numId w:val="66"/>
        </w:numPr>
        <w:spacing w:after="0" w:line="300" w:lineRule="auto"/>
        <w:ind w:left="3600" w:hanging="360"/>
        <w:rPr>
          <w:u w:val="none"/>
        </w:rPr>
      </w:pPr>
      <w:r w:rsidDel="00000000" w:rsidR="00000000" w:rsidRPr="00000000">
        <w:rPr>
          <w:rtl w:val="0"/>
        </w:rPr>
        <w:t xml:space="preserve">SMS tag</w:t>
      </w:r>
    </w:p>
    <w:p w:rsidR="00000000" w:rsidDel="00000000" w:rsidP="00000000" w:rsidRDefault="00000000" w:rsidRPr="00000000" w14:paraId="0000019B">
      <w:pPr>
        <w:numPr>
          <w:ilvl w:val="4"/>
          <w:numId w:val="66"/>
        </w:numPr>
        <w:spacing w:after="0" w:line="300" w:lineRule="auto"/>
        <w:ind w:left="3600" w:hanging="360"/>
        <w:rPr>
          <w:u w:val="none"/>
        </w:rPr>
      </w:pPr>
      <w:r w:rsidDel="00000000" w:rsidR="00000000" w:rsidRPr="00000000">
        <w:rPr>
          <w:rtl w:val="0"/>
        </w:rPr>
        <w:t xml:space="preserve">Sent to ******1234</w:t>
      </w:r>
    </w:p>
    <w:p w:rsidR="00000000" w:rsidDel="00000000" w:rsidP="00000000" w:rsidRDefault="00000000" w:rsidRPr="00000000" w14:paraId="0000019C">
      <w:pPr>
        <w:numPr>
          <w:ilvl w:val="3"/>
          <w:numId w:val="66"/>
        </w:numPr>
        <w:spacing w:after="0" w:line="300" w:lineRule="auto"/>
        <w:ind w:left="2880" w:hanging="360"/>
        <w:rPr>
          <w:u w:val="none"/>
        </w:rPr>
      </w:pPr>
      <w:r w:rsidDel="00000000" w:rsidR="00000000" w:rsidRPr="00000000">
        <w:rPr>
          <w:rtl w:val="0"/>
        </w:rPr>
        <w:t xml:space="preserve">Email</w:t>
      </w:r>
    </w:p>
    <w:p w:rsidR="00000000" w:rsidDel="00000000" w:rsidP="00000000" w:rsidRDefault="00000000" w:rsidRPr="00000000" w14:paraId="0000019D">
      <w:pPr>
        <w:numPr>
          <w:ilvl w:val="4"/>
          <w:numId w:val="66"/>
        </w:numPr>
        <w:spacing w:after="0" w:line="300" w:lineRule="auto"/>
        <w:ind w:left="3600" w:hanging="360"/>
        <w:rPr>
          <w:u w:val="none"/>
        </w:rPr>
      </w:pPr>
      <w:r w:rsidDel="00000000" w:rsidR="00000000" w:rsidRPr="00000000">
        <w:rPr>
          <w:rtl w:val="0"/>
        </w:rPr>
        <w:t xml:space="preserve">Email Icon</w:t>
      </w:r>
    </w:p>
    <w:p w:rsidR="00000000" w:rsidDel="00000000" w:rsidP="00000000" w:rsidRDefault="00000000" w:rsidRPr="00000000" w14:paraId="0000019E">
      <w:pPr>
        <w:numPr>
          <w:ilvl w:val="4"/>
          <w:numId w:val="66"/>
        </w:numPr>
        <w:spacing w:after="0" w:line="300" w:lineRule="auto"/>
        <w:ind w:left="3600" w:hanging="360"/>
        <w:rPr>
          <w:u w:val="none"/>
        </w:rPr>
      </w:pPr>
      <w:r w:rsidDel="00000000" w:rsidR="00000000" w:rsidRPr="00000000">
        <w:rPr>
          <w:rtl w:val="0"/>
        </w:rPr>
        <w:t xml:space="preserve">Email Tag</w:t>
      </w:r>
    </w:p>
    <w:p w:rsidR="00000000" w:rsidDel="00000000" w:rsidP="00000000" w:rsidRDefault="00000000" w:rsidRPr="00000000" w14:paraId="0000019F">
      <w:pPr>
        <w:numPr>
          <w:ilvl w:val="4"/>
          <w:numId w:val="66"/>
        </w:numPr>
        <w:spacing w:after="0" w:line="300" w:lineRule="auto"/>
        <w:ind w:left="3600" w:hanging="360"/>
        <w:rPr>
          <w:u w:val="none"/>
        </w:rPr>
      </w:pPr>
      <w:r w:rsidDel="00000000" w:rsidR="00000000" w:rsidRPr="00000000">
        <w:rPr>
          <w:rtl w:val="0"/>
        </w:rPr>
        <w:t xml:space="preserve">Sent to j***e@gmail.com</w:t>
      </w:r>
    </w:p>
    <w:p w:rsidR="00000000" w:rsidDel="00000000" w:rsidP="00000000" w:rsidRDefault="00000000" w:rsidRPr="00000000" w14:paraId="000001A0">
      <w:pPr>
        <w:numPr>
          <w:ilvl w:val="2"/>
          <w:numId w:val="66"/>
        </w:numPr>
        <w:spacing w:after="0" w:line="300" w:lineRule="auto"/>
        <w:ind w:left="2160" w:hanging="360"/>
      </w:pPr>
      <w:r w:rsidDel="00000000" w:rsidR="00000000" w:rsidRPr="00000000">
        <w:rPr>
          <w:rtl w:val="0"/>
        </w:rPr>
        <w:t xml:space="preserve">The screen must show BOTH options:</w:t>
      </w:r>
    </w:p>
    <w:p w:rsidR="00000000" w:rsidDel="00000000" w:rsidP="00000000" w:rsidRDefault="00000000" w:rsidRPr="00000000" w14:paraId="000001A1">
      <w:pPr>
        <w:numPr>
          <w:ilvl w:val="3"/>
          <w:numId w:val="66"/>
        </w:numPr>
        <w:spacing w:after="0" w:line="300" w:lineRule="auto"/>
        <w:ind w:left="2880" w:hanging="360"/>
      </w:pPr>
      <w:r w:rsidDel="00000000" w:rsidR="00000000" w:rsidRPr="00000000">
        <w:rPr>
          <w:rtl w:val="0"/>
        </w:rPr>
        <w:t xml:space="preserve">Send code to registered Email (masked)</w:t>
      </w:r>
    </w:p>
    <w:p w:rsidR="00000000" w:rsidDel="00000000" w:rsidP="00000000" w:rsidRDefault="00000000" w:rsidRPr="00000000" w14:paraId="000001A2">
      <w:pPr>
        <w:numPr>
          <w:ilvl w:val="3"/>
          <w:numId w:val="66"/>
        </w:numPr>
        <w:spacing w:after="0" w:line="300" w:lineRule="auto"/>
        <w:ind w:left="2880" w:hanging="360"/>
      </w:pPr>
      <w:r w:rsidDel="00000000" w:rsidR="00000000" w:rsidRPr="00000000">
        <w:rPr>
          <w:rtl w:val="0"/>
        </w:rPr>
        <w:t xml:space="preserve">Send code to registered Mobile Number (masked)</w:t>
      </w:r>
    </w:p>
    <w:p w:rsidR="00000000" w:rsidDel="00000000" w:rsidP="00000000" w:rsidRDefault="00000000" w:rsidRPr="00000000" w14:paraId="000001A3">
      <w:pPr>
        <w:numPr>
          <w:ilvl w:val="2"/>
          <w:numId w:val="66"/>
        </w:numPr>
        <w:spacing w:after="0" w:line="300" w:lineRule="auto"/>
        <w:ind w:left="2160" w:hanging="360"/>
      </w:pPr>
      <w:r w:rsidDel="00000000" w:rsidR="00000000" w:rsidRPr="00000000">
        <w:rPr>
          <w:rtl w:val="0"/>
        </w:rPr>
        <w:t xml:space="preserve">The user selects one option.</w:t>
      </w:r>
    </w:p>
    <w:p w:rsidR="00000000" w:rsidDel="00000000" w:rsidP="00000000" w:rsidRDefault="00000000" w:rsidRPr="00000000" w14:paraId="000001A4">
      <w:pPr>
        <w:numPr>
          <w:ilvl w:val="2"/>
          <w:numId w:val="66"/>
        </w:numPr>
        <w:spacing w:after="0" w:line="300" w:lineRule="auto"/>
        <w:ind w:left="2160" w:hanging="360"/>
      </w:pPr>
      <w:r w:rsidDel="00000000" w:rsidR="00000000" w:rsidRPr="00000000">
        <w:rPr>
          <w:rtl w:val="0"/>
        </w:rPr>
        <w:t xml:space="preserve">The system sends OTP to the selected channel.</w:t>
      </w:r>
    </w:p>
    <w:p w:rsidR="00000000" w:rsidDel="00000000" w:rsidP="00000000" w:rsidRDefault="00000000" w:rsidRPr="00000000" w14:paraId="000001A5">
      <w:pPr>
        <w:numPr>
          <w:ilvl w:val="1"/>
          <w:numId w:val="66"/>
        </w:numPr>
        <w:spacing w:after="0" w:line="300" w:lineRule="auto"/>
        <w:ind w:left="1440" w:hanging="360"/>
        <w:rPr>
          <w:u w:val="none"/>
        </w:rPr>
      </w:pPr>
      <w:r w:rsidDel="00000000" w:rsidR="00000000" w:rsidRPr="00000000">
        <w:rPr>
          <w:rtl w:val="0"/>
        </w:rPr>
        <w:t xml:space="preserve">Button : Request OTP</w:t>
      </w:r>
    </w:p>
    <w:p w:rsidR="00000000" w:rsidDel="00000000" w:rsidP="00000000" w:rsidRDefault="00000000" w:rsidRPr="00000000" w14:paraId="000001A6">
      <w:pPr>
        <w:numPr>
          <w:ilvl w:val="2"/>
          <w:numId w:val="66"/>
        </w:numPr>
        <w:spacing w:after="0" w:line="300" w:lineRule="auto"/>
        <w:ind w:left="2160" w:hanging="360"/>
        <w:rPr>
          <w:u w:val="none"/>
        </w:rPr>
      </w:pPr>
      <w:r w:rsidDel="00000000" w:rsidR="00000000" w:rsidRPr="00000000">
        <w:rPr>
          <w:rtl w:val="0"/>
        </w:rPr>
        <w:t xml:space="preserve">Clicking on the Request OTP button, the system must send the OTP to the selected method/channel &amp; display the Verification code screen.</w:t>
      </w:r>
    </w:p>
    <w:p w:rsidR="00000000" w:rsidDel="00000000" w:rsidP="00000000" w:rsidRDefault="00000000" w:rsidRPr="00000000" w14:paraId="000001A7">
      <w:pPr>
        <w:numPr>
          <w:ilvl w:val="1"/>
          <w:numId w:val="66"/>
        </w:numPr>
        <w:spacing w:after="0" w:line="300" w:lineRule="auto"/>
        <w:ind w:left="1440" w:hanging="360"/>
        <w:rPr>
          <w:u w:val="none"/>
        </w:rPr>
      </w:pPr>
      <w:r w:rsidDel="00000000" w:rsidR="00000000" w:rsidRPr="00000000">
        <w:rPr>
          <w:rtl w:val="0"/>
        </w:rPr>
        <w:t xml:space="preserve">Link : Back to Log In</w:t>
      </w:r>
    </w:p>
    <w:p w:rsidR="00000000" w:rsidDel="00000000" w:rsidP="00000000" w:rsidRDefault="00000000" w:rsidRPr="00000000" w14:paraId="000001A8">
      <w:pPr>
        <w:numPr>
          <w:ilvl w:val="2"/>
          <w:numId w:val="66"/>
        </w:numPr>
        <w:spacing w:after="0" w:line="300" w:lineRule="auto"/>
        <w:ind w:left="2160" w:hanging="360"/>
        <w:rPr>
          <w:u w:val="none"/>
        </w:rPr>
      </w:pPr>
      <w:r w:rsidDel="00000000" w:rsidR="00000000" w:rsidRPr="00000000">
        <w:rPr>
          <w:rtl w:val="0"/>
        </w:rPr>
        <w:t xml:space="preserve">Clicking in the Back to log in should re-direct the user to the login screen.</w:t>
      </w:r>
    </w:p>
    <w:p w:rsidR="00000000" w:rsidDel="00000000" w:rsidP="00000000" w:rsidRDefault="00000000" w:rsidRPr="00000000" w14:paraId="000001A9">
      <w:pPr>
        <w:spacing w:after="0" w:line="300" w:lineRule="auto"/>
        <w:ind w:left="0" w:firstLine="0"/>
        <w:rPr/>
      </w:pPr>
      <w:r w:rsidDel="00000000" w:rsidR="00000000" w:rsidRPr="00000000">
        <w:rPr>
          <w:rtl w:val="0"/>
        </w:rPr>
      </w:r>
    </w:p>
    <w:p w:rsidR="00000000" w:rsidDel="00000000" w:rsidP="00000000" w:rsidRDefault="00000000" w:rsidRPr="00000000" w14:paraId="000001AA">
      <w:pPr>
        <w:numPr>
          <w:ilvl w:val="1"/>
          <w:numId w:val="66"/>
        </w:numPr>
        <w:spacing w:after="0" w:line="300" w:lineRule="auto"/>
        <w:ind w:left="1440" w:hanging="360"/>
        <w:rPr>
          <w:b w:val="1"/>
          <w:bCs w:val="1"/>
        </w:rPr>
      </w:pPr>
      <w:r w:rsidDel="00000000" w:rsidR="00000000" w:rsidRPr="00000000">
        <w:rPr>
          <w:b w:val="1"/>
          <w:bCs w:val="1"/>
          <w:rtl w:val="0"/>
        </w:rPr>
        <w:t xml:space="preserve">2FA Verification Code  Screen</w:t>
      </w:r>
    </w:p>
    <w:p w:rsidR="00000000" w:rsidDel="00000000" w:rsidP="00000000" w:rsidRDefault="00000000" w:rsidRPr="00000000" w14:paraId="000001AB">
      <w:pPr>
        <w:numPr>
          <w:ilvl w:val="2"/>
          <w:numId w:val="66"/>
        </w:numPr>
        <w:spacing w:after="0" w:line="300" w:lineRule="auto"/>
        <w:ind w:left="2160" w:hanging="360"/>
        <w:rPr>
          <w:u w:val="none"/>
        </w:rPr>
      </w:pPr>
      <w:r w:rsidDel="00000000" w:rsidR="00000000" w:rsidRPr="00000000">
        <w:rPr>
          <w:rtl w:val="0"/>
        </w:rPr>
        <w:t xml:space="preserve">Header : Enter Verification Code</w:t>
      </w:r>
    </w:p>
    <w:p w:rsidR="00000000" w:rsidDel="00000000" w:rsidP="00000000" w:rsidRDefault="00000000" w:rsidRPr="00000000" w14:paraId="000001AC">
      <w:pPr>
        <w:numPr>
          <w:ilvl w:val="2"/>
          <w:numId w:val="66"/>
        </w:numPr>
        <w:spacing w:after="0" w:line="300" w:lineRule="auto"/>
        <w:ind w:left="2160" w:hanging="360"/>
        <w:rPr>
          <w:u w:val="none"/>
        </w:rPr>
      </w:pPr>
      <w:r w:rsidDel="00000000" w:rsidR="00000000" w:rsidRPr="00000000">
        <w:rPr>
          <w:rtl w:val="0"/>
        </w:rPr>
        <w:t xml:space="preserve">Caption : Display : “Code sent to Email/SMS with masked”  (e.g., Code sent to ******1234)</w:t>
      </w:r>
    </w:p>
    <w:p w:rsidR="00000000" w:rsidDel="00000000" w:rsidP="00000000" w:rsidRDefault="00000000" w:rsidRPr="00000000" w14:paraId="000001AD">
      <w:pPr>
        <w:numPr>
          <w:ilvl w:val="2"/>
          <w:numId w:val="66"/>
        </w:numPr>
        <w:spacing w:after="0" w:line="300" w:lineRule="auto"/>
        <w:ind w:left="2160" w:hanging="360"/>
        <w:rPr>
          <w:u w:val="none"/>
        </w:rPr>
      </w:pPr>
      <w:r w:rsidDel="00000000" w:rsidR="00000000" w:rsidRPr="00000000">
        <w:rPr>
          <w:rtl w:val="0"/>
        </w:rPr>
        <w:t xml:space="preserve">Field to enter the 6 digits OTP</w:t>
      </w:r>
    </w:p>
    <w:p w:rsidR="00000000" w:rsidDel="00000000" w:rsidP="00000000" w:rsidRDefault="00000000" w:rsidRPr="00000000" w14:paraId="000001AE">
      <w:pPr>
        <w:numPr>
          <w:ilvl w:val="3"/>
          <w:numId w:val="66"/>
        </w:numPr>
        <w:spacing w:after="0" w:line="300" w:lineRule="auto"/>
        <w:ind w:left="2880" w:hanging="360"/>
        <w:rPr>
          <w:u w:val="none"/>
        </w:rPr>
      </w:pPr>
      <w:r w:rsidDel="00000000" w:rsidR="00000000" w:rsidRPr="00000000">
        <w:rPr>
          <w:rtl w:val="0"/>
        </w:rPr>
        <w:t xml:space="preserve">Once the 6 digits OTP is entered then, the Verify Code button should be enabled.</w:t>
      </w:r>
    </w:p>
    <w:p w:rsidR="00000000" w:rsidDel="00000000" w:rsidP="00000000" w:rsidRDefault="00000000" w:rsidRPr="00000000" w14:paraId="000001AF">
      <w:pPr>
        <w:numPr>
          <w:ilvl w:val="2"/>
          <w:numId w:val="66"/>
        </w:numPr>
        <w:spacing w:after="0" w:line="300" w:lineRule="auto"/>
        <w:ind w:left="2160" w:hanging="360"/>
        <w:rPr>
          <w:u w:val="none"/>
        </w:rPr>
      </w:pPr>
      <w:r w:rsidDel="00000000" w:rsidR="00000000" w:rsidRPr="00000000">
        <w:rPr>
          <w:rtl w:val="0"/>
        </w:rPr>
        <w:t xml:space="preserve">Link : Change Verification Method</w:t>
      </w:r>
    </w:p>
    <w:p w:rsidR="00000000" w:rsidDel="00000000" w:rsidP="00000000" w:rsidRDefault="00000000" w:rsidRPr="00000000" w14:paraId="000001B0">
      <w:pPr>
        <w:numPr>
          <w:ilvl w:val="3"/>
          <w:numId w:val="66"/>
        </w:numPr>
        <w:spacing w:after="0" w:line="300" w:lineRule="auto"/>
        <w:ind w:left="2880" w:hanging="360"/>
        <w:rPr>
          <w:u w:val="none"/>
        </w:rPr>
      </w:pPr>
      <w:r w:rsidDel="00000000" w:rsidR="00000000" w:rsidRPr="00000000">
        <w:rPr>
          <w:rtl w:val="0"/>
        </w:rPr>
        <w:t xml:space="preserve">Clicking on the Change verification Method, the system should re-direct the user to 2FA Screen</w:t>
      </w:r>
    </w:p>
    <w:p w:rsidR="00000000" w:rsidDel="00000000" w:rsidP="00000000" w:rsidRDefault="00000000" w:rsidRPr="00000000" w14:paraId="000001B1">
      <w:pPr>
        <w:numPr>
          <w:ilvl w:val="2"/>
          <w:numId w:val="66"/>
        </w:numPr>
        <w:spacing w:after="0" w:line="300" w:lineRule="auto"/>
        <w:ind w:left="2160" w:hanging="360"/>
        <w:rPr>
          <w:u w:val="none"/>
        </w:rPr>
      </w:pPr>
      <w:r w:rsidDel="00000000" w:rsidR="00000000" w:rsidRPr="00000000">
        <w:rPr>
          <w:rtl w:val="0"/>
        </w:rPr>
        <w:t xml:space="preserve">Button : Verify Code</w:t>
      </w:r>
    </w:p>
    <w:p w:rsidR="00000000" w:rsidDel="00000000" w:rsidP="00000000" w:rsidRDefault="00000000" w:rsidRPr="00000000" w14:paraId="000001B2">
      <w:pPr>
        <w:numPr>
          <w:ilvl w:val="3"/>
          <w:numId w:val="66"/>
        </w:numPr>
        <w:spacing w:after="0" w:line="300" w:lineRule="auto"/>
        <w:ind w:left="2880" w:hanging="360"/>
        <w:rPr>
          <w:u w:val="none"/>
        </w:rPr>
      </w:pPr>
      <w:r w:rsidDel="00000000" w:rsidR="00000000" w:rsidRPr="00000000">
        <w:rPr>
          <w:rtl w:val="0"/>
        </w:rPr>
        <w:t xml:space="preserve">Clicking on the Verify Code button, the system should verify the entered code.</w:t>
      </w:r>
    </w:p>
    <w:p w:rsidR="00000000" w:rsidDel="00000000" w:rsidP="00000000" w:rsidRDefault="00000000" w:rsidRPr="00000000" w14:paraId="000001B3">
      <w:pPr>
        <w:numPr>
          <w:ilvl w:val="4"/>
          <w:numId w:val="66"/>
        </w:numPr>
        <w:spacing w:after="0" w:line="300" w:lineRule="auto"/>
        <w:ind w:left="3600" w:hanging="360"/>
        <w:rPr>
          <w:u w:val="none"/>
        </w:rPr>
      </w:pPr>
      <w:r w:rsidDel="00000000" w:rsidR="00000000" w:rsidRPr="00000000">
        <w:rPr>
          <w:rtl w:val="0"/>
        </w:rPr>
        <w:t xml:space="preserve"> Code verification success :  Application should land the user on Profile Module.</w:t>
      </w:r>
    </w:p>
    <w:p w:rsidR="00000000" w:rsidDel="00000000" w:rsidP="00000000" w:rsidRDefault="00000000" w:rsidRPr="00000000" w14:paraId="000001B4">
      <w:pPr>
        <w:numPr>
          <w:ilvl w:val="4"/>
          <w:numId w:val="66"/>
        </w:numPr>
        <w:spacing w:after="0" w:line="300" w:lineRule="auto"/>
        <w:ind w:left="3600" w:hanging="360"/>
        <w:rPr>
          <w:u w:val="none"/>
        </w:rPr>
      </w:pPr>
      <w:r w:rsidDel="00000000" w:rsidR="00000000" w:rsidRPr="00000000">
        <w:rPr>
          <w:rtl w:val="0"/>
        </w:rPr>
        <w:t xml:space="preserve">Code verification failure : Application should display error validation code message : “Invalid OTP”.</w:t>
      </w:r>
    </w:p>
    <w:p w:rsidR="00000000" w:rsidDel="00000000" w:rsidP="00000000" w:rsidRDefault="00000000" w:rsidRPr="00000000" w14:paraId="000001B5">
      <w:pPr>
        <w:numPr>
          <w:ilvl w:val="2"/>
          <w:numId w:val="66"/>
        </w:numPr>
        <w:spacing w:after="0" w:line="300" w:lineRule="auto"/>
        <w:ind w:left="2160" w:hanging="360"/>
        <w:rPr>
          <w:u w:val="none"/>
        </w:rPr>
      </w:pPr>
      <w:r w:rsidDel="00000000" w:rsidR="00000000" w:rsidRPr="00000000">
        <w:rPr>
          <w:rtl w:val="0"/>
        </w:rPr>
        <w:t xml:space="preserve">Link : Didn't receive it? Resend Code</w:t>
      </w:r>
    </w:p>
    <w:p w:rsidR="00000000" w:rsidDel="00000000" w:rsidP="00000000" w:rsidRDefault="00000000" w:rsidRPr="00000000" w14:paraId="000001B6">
      <w:pPr>
        <w:numPr>
          <w:ilvl w:val="3"/>
          <w:numId w:val="66"/>
        </w:numPr>
        <w:spacing w:after="0" w:line="300" w:lineRule="auto"/>
        <w:ind w:left="2880" w:hanging="360"/>
        <w:rPr>
          <w:u w:val="none"/>
        </w:rPr>
      </w:pPr>
      <w:r w:rsidDel="00000000" w:rsidR="00000000" w:rsidRPr="00000000">
        <w:rPr>
          <w:rtl w:val="0"/>
        </w:rPr>
        <w:t xml:space="preserve">Clicking on the Resend Code, the system should send the code to the previously selected method.</w:t>
      </w:r>
    </w:p>
    <w:p w:rsidR="00000000" w:rsidDel="00000000" w:rsidP="00000000" w:rsidRDefault="00000000" w:rsidRPr="00000000" w14:paraId="000001B7">
      <w:pPr>
        <w:numPr>
          <w:ilvl w:val="3"/>
          <w:numId w:val="66"/>
        </w:numPr>
        <w:spacing w:after="0" w:line="300" w:lineRule="auto"/>
        <w:ind w:left="2880" w:hanging="360"/>
        <w:rPr>
          <w:u w:val="none"/>
        </w:rPr>
      </w:pPr>
      <w:r w:rsidDel="00000000" w:rsidR="00000000" w:rsidRPr="00000000">
        <w:rPr>
          <w:rtl w:val="0"/>
        </w:rPr>
        <w:t xml:space="preserve">Display a success toast as : OTP resend successfully.</w:t>
      </w:r>
    </w:p>
    <w:p w:rsidR="00000000" w:rsidDel="00000000" w:rsidP="00000000" w:rsidRDefault="00000000" w:rsidRPr="00000000" w14:paraId="000001B8">
      <w:pPr>
        <w:numPr>
          <w:ilvl w:val="3"/>
          <w:numId w:val="66"/>
        </w:numPr>
        <w:spacing w:after="0" w:line="300" w:lineRule="auto"/>
        <w:ind w:left="2880" w:hanging="360"/>
      </w:pPr>
      <w:r w:rsidDel="00000000" w:rsidR="00000000" w:rsidRPr="00000000">
        <w:rPr>
          <w:rtl w:val="0"/>
        </w:rPr>
        <w:t xml:space="preserve">OTP expires in </w:t>
      </w:r>
      <w:commentRangeStart w:id="2"/>
      <w:r w:rsidDel="00000000" w:rsidR="00000000" w:rsidRPr="00000000">
        <w:rPr>
          <w:rtl w:val="0"/>
        </w:rPr>
        <w:t xml:space="preserve">X minutes</w:t>
      </w:r>
      <w:commentRangeEnd w:id="2"/>
      <w:r w:rsidDel="00000000" w:rsidR="00000000" w:rsidRPr="00000000">
        <w:commentReference w:id="2"/>
      </w:r>
      <w:r w:rsidDel="00000000" w:rsidR="00000000" w:rsidRPr="00000000">
        <w:rPr>
          <w:rtl w:val="0"/>
        </w:rPr>
        <w:t xml:space="preserve"> (e.g., 5 minutes).</w:t>
      </w:r>
    </w:p>
    <w:p w:rsidR="00000000" w:rsidDel="00000000" w:rsidP="00000000" w:rsidRDefault="00000000" w:rsidRPr="00000000" w14:paraId="000001B9">
      <w:pPr>
        <w:numPr>
          <w:ilvl w:val="3"/>
          <w:numId w:val="66"/>
        </w:numPr>
        <w:spacing w:after="0" w:line="300" w:lineRule="auto"/>
        <w:ind w:left="2880" w:hanging="360"/>
      </w:pPr>
      <w:r w:rsidDel="00000000" w:rsidR="00000000" w:rsidRPr="00000000">
        <w:rPr>
          <w:rtl w:val="0"/>
        </w:rPr>
        <w:t xml:space="preserve">Resend OTP allowed after cooldown (30–60 seconds).</w:t>
      </w:r>
    </w:p>
    <w:p w:rsidR="00000000" w:rsidDel="00000000" w:rsidP="00000000" w:rsidRDefault="00000000" w:rsidRPr="00000000" w14:paraId="000001BA">
      <w:pPr>
        <w:numPr>
          <w:ilvl w:val="1"/>
          <w:numId w:val="66"/>
        </w:numPr>
        <w:spacing w:after="0" w:line="300" w:lineRule="auto"/>
        <w:ind w:left="1440" w:hanging="360"/>
      </w:pPr>
      <w:r w:rsidDel="00000000" w:rsidR="00000000" w:rsidRPr="00000000">
        <w:rPr>
          <w:rtl w:val="0"/>
        </w:rPr>
        <w:t xml:space="preserve">The user enters OTP.</w:t>
      </w:r>
    </w:p>
    <w:p w:rsidR="00000000" w:rsidDel="00000000" w:rsidP="00000000" w:rsidRDefault="00000000" w:rsidRPr="00000000" w14:paraId="000001BB">
      <w:pPr>
        <w:numPr>
          <w:ilvl w:val="2"/>
          <w:numId w:val="66"/>
        </w:numPr>
        <w:spacing w:after="0" w:line="300" w:lineRule="auto"/>
        <w:ind w:left="2160" w:hanging="360"/>
      </w:pPr>
      <w:r w:rsidDel="00000000" w:rsidR="00000000" w:rsidRPr="00000000">
        <w:rPr>
          <w:rtl w:val="0"/>
        </w:rPr>
        <w:t xml:space="preserve">If OTP is correct:</w:t>
      </w:r>
    </w:p>
    <w:p w:rsidR="00000000" w:rsidDel="00000000" w:rsidP="00000000" w:rsidRDefault="00000000" w:rsidRPr="00000000" w14:paraId="000001BC">
      <w:pPr>
        <w:numPr>
          <w:ilvl w:val="3"/>
          <w:numId w:val="66"/>
        </w:numPr>
        <w:spacing w:after="0" w:line="300" w:lineRule="auto"/>
        <w:ind w:left="2880" w:hanging="360"/>
      </w:pPr>
      <w:r w:rsidDel="00000000" w:rsidR="00000000" w:rsidRPr="00000000">
        <w:rPr>
          <w:rtl w:val="0"/>
        </w:rPr>
        <w:t xml:space="preserve">Login successful.</w:t>
      </w:r>
    </w:p>
    <w:p w:rsidR="00000000" w:rsidDel="00000000" w:rsidP="00000000" w:rsidRDefault="00000000" w:rsidRPr="00000000" w14:paraId="000001BD">
      <w:pPr>
        <w:numPr>
          <w:ilvl w:val="3"/>
          <w:numId w:val="66"/>
        </w:numPr>
        <w:spacing w:after="0" w:line="300" w:lineRule="auto"/>
        <w:ind w:left="2880" w:hanging="360"/>
      </w:pPr>
      <w:r w:rsidDel="00000000" w:rsidR="00000000" w:rsidRPr="00000000">
        <w:rPr>
          <w:rtl w:val="0"/>
        </w:rPr>
        <w:t xml:space="preserve">Route to Profile .</w:t>
      </w:r>
    </w:p>
    <w:p w:rsidR="00000000" w:rsidDel="00000000" w:rsidP="00000000" w:rsidRDefault="00000000" w:rsidRPr="00000000" w14:paraId="000001BE">
      <w:pPr>
        <w:numPr>
          <w:ilvl w:val="2"/>
          <w:numId w:val="66"/>
        </w:numPr>
        <w:spacing w:after="0" w:line="300" w:lineRule="auto"/>
        <w:ind w:left="2160" w:hanging="360"/>
      </w:pPr>
      <w:r w:rsidDel="00000000" w:rsidR="00000000" w:rsidRPr="00000000">
        <w:rPr>
          <w:rtl w:val="0"/>
        </w:rPr>
        <w:t xml:space="preserve">If OTP incorrect:</w:t>
      </w:r>
    </w:p>
    <w:p w:rsidR="00000000" w:rsidDel="00000000" w:rsidP="00000000" w:rsidRDefault="00000000" w:rsidRPr="00000000" w14:paraId="000001BF">
      <w:pPr>
        <w:numPr>
          <w:ilvl w:val="3"/>
          <w:numId w:val="66"/>
        </w:numPr>
        <w:spacing w:after="0" w:line="300" w:lineRule="auto"/>
        <w:ind w:left="2880" w:hanging="360"/>
      </w:pPr>
      <w:r w:rsidDel="00000000" w:rsidR="00000000" w:rsidRPr="00000000">
        <w:rPr>
          <w:rtl w:val="0"/>
        </w:rPr>
        <w:t xml:space="preserve">Maximum 3 failed attempts.</w:t>
      </w:r>
    </w:p>
    <w:p w:rsidR="00000000" w:rsidDel="00000000" w:rsidP="00000000" w:rsidRDefault="00000000" w:rsidRPr="00000000" w14:paraId="000001C0">
      <w:pPr>
        <w:numPr>
          <w:ilvl w:val="3"/>
          <w:numId w:val="66"/>
        </w:numPr>
        <w:spacing w:after="0" w:line="300" w:lineRule="auto"/>
        <w:ind w:left="2880" w:hanging="360"/>
      </w:pPr>
      <w:r w:rsidDel="00000000" w:rsidR="00000000" w:rsidRPr="00000000">
        <w:rPr>
          <w:rtl w:val="0"/>
        </w:rPr>
        <w:t xml:space="preserve">After 3 failures:</w:t>
      </w:r>
    </w:p>
    <w:p w:rsidR="00000000" w:rsidDel="00000000" w:rsidP="00000000" w:rsidRDefault="00000000" w:rsidRPr="00000000" w14:paraId="000001C1">
      <w:pPr>
        <w:numPr>
          <w:ilvl w:val="4"/>
          <w:numId w:val="66"/>
        </w:numPr>
        <w:spacing w:after="0" w:line="300" w:lineRule="auto"/>
        <w:ind w:left="3600" w:hanging="360"/>
      </w:pPr>
      <w:commentRangeStart w:id="3"/>
      <w:commentRangeStart w:id="4"/>
      <w:r w:rsidDel="00000000" w:rsidR="00000000" w:rsidRPr="00000000">
        <w:rPr>
          <w:rtl w:val="0"/>
        </w:rPr>
        <w:t xml:space="preserve">Login attempt blocked</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for 30 min</w:t>
      </w:r>
    </w:p>
    <w:p w:rsidR="00000000" w:rsidDel="00000000" w:rsidP="00000000" w:rsidRDefault="00000000" w:rsidRPr="00000000" w14:paraId="000001C2">
      <w:pPr>
        <w:numPr>
          <w:ilvl w:val="4"/>
          <w:numId w:val="66"/>
        </w:numPr>
        <w:spacing w:after="0" w:line="300" w:lineRule="auto"/>
        <w:ind w:left="3600" w:hanging="360"/>
        <w:rPr>
          <w:u w:val="none"/>
        </w:rPr>
      </w:pPr>
      <w:r w:rsidDel="00000000" w:rsidR="00000000" w:rsidRPr="00000000">
        <w:rPr>
          <w:rtl w:val="0"/>
        </w:rPr>
        <w:t xml:space="preserve">Display message to the user as : “Your Account has been locked for 30 min due to failed login attempts”</w:t>
      </w:r>
    </w:p>
    <w:p w:rsidR="00000000" w:rsidDel="00000000" w:rsidP="00000000" w:rsidRDefault="00000000" w:rsidRPr="00000000" w14:paraId="000001C3">
      <w:pPr>
        <w:numPr>
          <w:ilvl w:val="4"/>
          <w:numId w:val="66"/>
        </w:numPr>
        <w:spacing w:after="0" w:line="300" w:lineRule="auto"/>
        <w:ind w:left="3600" w:hanging="360"/>
        <w:rPr>
          <w:u w:val="none"/>
        </w:rPr>
      </w:pPr>
      <w:r w:rsidDel="00000000" w:rsidR="00000000" w:rsidRPr="00000000">
        <w:rPr>
          <w:rtl w:val="0"/>
        </w:rPr>
        <w:t xml:space="preserve">After 30 mins the system should automatically unlock the user account.</w:t>
      </w:r>
    </w:p>
    <w:p w:rsidR="00000000" w:rsidDel="00000000" w:rsidP="00000000" w:rsidRDefault="00000000" w:rsidRPr="00000000" w14:paraId="000001C4">
      <w:pPr>
        <w:numPr>
          <w:ilvl w:val="3"/>
          <w:numId w:val="66"/>
        </w:numPr>
        <w:spacing w:after="0" w:line="300" w:lineRule="auto"/>
        <w:ind w:left="2880" w:hanging="360"/>
      </w:pPr>
      <w:r w:rsidDel="00000000" w:rsidR="00000000" w:rsidRPr="00000000">
        <w:rPr>
          <w:rtl w:val="0"/>
        </w:rPr>
        <w:t xml:space="preserve">Security event logged.</w:t>
      </w:r>
    </w:p>
    <w:p w:rsidR="00000000" w:rsidDel="00000000" w:rsidP="00000000" w:rsidRDefault="00000000" w:rsidRPr="00000000" w14:paraId="000001C5">
      <w:pPr>
        <w:numPr>
          <w:ilvl w:val="1"/>
          <w:numId w:val="66"/>
        </w:numPr>
        <w:spacing w:after="0" w:line="300" w:lineRule="auto"/>
        <w:ind w:left="1440" w:hanging="360"/>
        <w:rPr>
          <w:u w:val="none"/>
        </w:rPr>
      </w:pPr>
      <w:r w:rsidDel="00000000" w:rsidR="00000000" w:rsidRPr="00000000">
        <w:rPr>
          <w:rtl w:val="0"/>
        </w:rPr>
        <w:t xml:space="preserve">Post log in the user will be landing on the Profile Module.</w:t>
      </w:r>
    </w:p>
    <w:p w:rsidR="00000000" w:rsidDel="00000000" w:rsidP="00000000" w:rsidRDefault="00000000" w:rsidRPr="00000000" w14:paraId="000001C6">
      <w:pPr>
        <w:spacing w:line="300" w:lineRule="auto"/>
        <w:rPr>
          <w:b w:val="1"/>
          <w:bCs w:val="1"/>
        </w:rPr>
      </w:pPr>
      <w:r w:rsidDel="00000000" w:rsidR="00000000" w:rsidRPr="00000000">
        <w:rPr>
          <w:b w:val="1"/>
          <w:bCs w:val="1"/>
          <w:rtl w:val="0"/>
        </w:rPr>
        <w:t xml:space="preserve">2FA Verification Validation</w:t>
      </w:r>
    </w:p>
    <w:tbl>
      <w:tblPr>
        <w:tblStyle w:val="Table5"/>
        <w:tblW w:w="5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540"/>
        <w:tblGridChange w:id="0">
          <w:tblGrid>
            <w:gridCol w:w="231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b w:val="1"/>
                <w:bCs w:val="1"/>
              </w:rPr>
            </w:pPr>
            <w:r w:rsidDel="00000000" w:rsidR="00000000" w:rsidRPr="00000000">
              <w:rPr>
                <w:b w:val="1"/>
                <w:bCs w:val="1"/>
                <w:rtl w:val="0"/>
              </w:rPr>
              <w:t xml:space="preserve">Empty data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b w:val="1"/>
                <w:bCs w:val="1"/>
              </w:rPr>
            </w:pPr>
            <w:r w:rsidDel="00000000" w:rsidR="00000000" w:rsidRPr="00000000">
              <w:rPr>
                <w:b w:val="1"/>
                <w:bCs w:val="1"/>
                <w:rtl w:val="0"/>
              </w:rPr>
              <w:t xml:space="preserve">Enter Verification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b w:val="1"/>
                <w:bCs w:val="1"/>
              </w:rPr>
            </w:pPr>
            <w:r w:rsidDel="00000000" w:rsidR="00000000" w:rsidRPr="00000000">
              <w:rPr>
                <w:b w:val="1"/>
                <w:bCs w:val="1"/>
                <w:rtl w:val="0"/>
              </w:rPr>
              <w:t xml:space="preserve">Please enter all 6 digits</w:t>
            </w:r>
          </w:p>
        </w:tc>
      </w:tr>
    </w:tbl>
    <w:p w:rsidR="00000000" w:rsidDel="00000000" w:rsidP="00000000" w:rsidRDefault="00000000" w:rsidRPr="00000000" w14:paraId="000001CB">
      <w:pPr>
        <w:spacing w:line="300" w:lineRule="auto"/>
        <w:rPr>
          <w:b w:val="1"/>
          <w:bCs w:val="1"/>
        </w:rPr>
      </w:pPr>
      <w:r w:rsidDel="00000000" w:rsidR="00000000" w:rsidRPr="00000000">
        <w:rPr>
          <w:rtl w:val="0"/>
        </w:rPr>
      </w:r>
    </w:p>
    <w:tbl>
      <w:tblPr>
        <w:tblStyle w:val="Table6"/>
        <w:tblW w:w="5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3975"/>
        <w:tblGridChange w:id="0">
          <w:tblGrid>
            <w:gridCol w:w="1875"/>
            <w:gridCol w:w="3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b w:val="1"/>
                <w:bCs w:val="1"/>
              </w:rPr>
            </w:pPr>
            <w:r w:rsidDel="00000000" w:rsidR="00000000" w:rsidRPr="00000000">
              <w:rPr>
                <w:b w:val="1"/>
                <w:bCs w:val="1"/>
                <w:rtl w:val="0"/>
              </w:rPr>
              <w:t xml:space="preserve">Wrong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b w:val="1"/>
                <w:bCs w:val="1"/>
              </w:rPr>
            </w:pPr>
            <w:r w:rsidDel="00000000" w:rsidR="00000000" w:rsidRPr="00000000">
              <w:rPr>
                <w:b w:val="1"/>
                <w:bCs w:val="1"/>
                <w:rtl w:val="0"/>
              </w:rPr>
              <w:t xml:space="preserve">Enter Verification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b w:val="1"/>
                <w:bCs w:val="1"/>
              </w:rPr>
            </w:pPr>
            <w:r w:rsidDel="00000000" w:rsidR="00000000" w:rsidRPr="00000000">
              <w:rPr>
                <w:b w:val="1"/>
                <w:bCs w:val="1"/>
                <w:rtl w:val="0"/>
              </w:rPr>
              <w:t xml:space="preserve">Incorrect Code</w:t>
            </w:r>
          </w:p>
        </w:tc>
      </w:tr>
    </w:tbl>
    <w:p w:rsidR="00000000" w:rsidDel="00000000" w:rsidP="00000000" w:rsidRDefault="00000000" w:rsidRPr="00000000" w14:paraId="000001D0">
      <w:pPr>
        <w:spacing w:line="300" w:lineRule="auto"/>
        <w:rPr/>
      </w:pPr>
      <w:r w:rsidDel="00000000" w:rsidR="00000000" w:rsidRPr="00000000">
        <w:rPr>
          <w:rtl w:val="0"/>
        </w:rPr>
      </w:r>
    </w:p>
    <w:p w:rsidR="00000000" w:rsidDel="00000000" w:rsidP="00000000" w:rsidRDefault="00000000" w:rsidRPr="00000000" w14:paraId="000001D1">
      <w:pPr>
        <w:numPr>
          <w:ilvl w:val="0"/>
          <w:numId w:val="66"/>
        </w:numPr>
        <w:spacing w:after="0" w:line="300" w:lineRule="auto"/>
        <w:ind w:left="720" w:hanging="360"/>
      </w:pPr>
      <w:r w:rsidDel="00000000" w:rsidR="00000000" w:rsidRPr="00000000">
        <w:rPr>
          <w:b w:val="1"/>
          <w:bCs w:val="1"/>
          <w:rtl w:val="0"/>
        </w:rPr>
        <w:t xml:space="preserve">Status Validation:</w:t>
      </w:r>
      <w:r w:rsidDel="00000000" w:rsidR="00000000" w:rsidRPr="00000000">
        <w:rPr>
          <w:rtl w:val="0"/>
        </w:rPr>
        <w:t xml:space="preserve"> The system must check the Account Status; users with "Banned" or "Suspended" and “ status must be blocked with a specific error message.</w:t>
      </w:r>
    </w:p>
    <w:p w:rsidR="00000000" w:rsidDel="00000000" w:rsidP="00000000" w:rsidRDefault="00000000" w:rsidRPr="00000000" w14:paraId="000001D2">
      <w:pPr>
        <w:numPr>
          <w:ilvl w:val="1"/>
          <w:numId w:val="66"/>
        </w:numPr>
        <w:spacing w:after="0" w:line="300" w:lineRule="auto"/>
        <w:ind w:left="1440" w:hanging="360"/>
      </w:pPr>
      <w:r w:rsidDel="00000000" w:rsidR="00000000" w:rsidRPr="00000000">
        <w:rPr>
          <w:rtl w:val="0"/>
        </w:rPr>
        <w:t xml:space="preserve">The system must enforce the "Locked" status automatically if the user fails to log in after a defined number of attempts.</w:t>
      </w:r>
    </w:p>
    <w:p w:rsidR="00000000" w:rsidDel="00000000" w:rsidP="00000000" w:rsidRDefault="00000000" w:rsidRPr="00000000" w14:paraId="000001D3">
      <w:pPr>
        <w:numPr>
          <w:ilvl w:val="1"/>
          <w:numId w:val="66"/>
        </w:numPr>
        <w:spacing w:after="0" w:line="300" w:lineRule="auto"/>
        <w:ind w:left="1440" w:hanging="360"/>
      </w:pPr>
      <w:r w:rsidDel="00000000" w:rsidR="00000000" w:rsidRPr="00000000">
        <w:rPr>
          <w:rtl w:val="0"/>
        </w:rPr>
        <w:t xml:space="preserve">(Implicitly, they are only allowed to log in if their status is "Active")</w:t>
      </w:r>
    </w:p>
    <w:p w:rsidR="00000000" w:rsidDel="00000000" w:rsidP="00000000" w:rsidRDefault="00000000" w:rsidRPr="00000000" w14:paraId="000001D4">
      <w:pPr>
        <w:numPr>
          <w:ilvl w:val="0"/>
          <w:numId w:val="66"/>
        </w:numPr>
        <w:spacing w:line="300" w:lineRule="auto"/>
        <w:ind w:left="720" w:hanging="360"/>
      </w:pPr>
      <w:r w:rsidDel="00000000" w:rsidR="00000000" w:rsidRPr="00000000">
        <w:rPr>
          <w:b w:val="1"/>
          <w:bCs w:val="1"/>
          <w:rtl w:val="0"/>
        </w:rPr>
        <w:t xml:space="preserve">Force Reset Check:</w:t>
      </w:r>
      <w:r w:rsidDel="00000000" w:rsidR="00000000" w:rsidRPr="00000000">
        <w:rPr>
          <w:rtl w:val="0"/>
        </w:rPr>
        <w:t xml:space="preserve"> If the "Force Password Reset" flag is set by an Admin, the user must be redirected to the Change Password screen immediately after authentication.</w:t>
      </w:r>
    </w:p>
    <w:p w:rsidR="00000000" w:rsidDel="00000000" w:rsidP="00000000" w:rsidRDefault="00000000" w:rsidRPr="00000000" w14:paraId="000001D5">
      <w:pPr>
        <w:numPr>
          <w:ilvl w:val="1"/>
          <w:numId w:val="66"/>
        </w:numPr>
        <w:spacing w:after="0" w:line="300" w:lineRule="auto"/>
        <w:ind w:left="1440" w:hanging="360"/>
      </w:pPr>
      <w:r w:rsidDel="00000000" w:rsidR="00000000" w:rsidRPr="00000000">
        <w:rPr>
          <w:rtl w:val="0"/>
        </w:rPr>
        <w:t xml:space="preserve">The requirement explicitly dictates that the reset action is enforced "on next login.</w:t>
      </w:r>
    </w:p>
    <w:p w:rsidR="00000000" w:rsidDel="00000000" w:rsidP="00000000" w:rsidRDefault="00000000" w:rsidRPr="00000000" w14:paraId="000001D6">
      <w:pPr>
        <w:numPr>
          <w:ilvl w:val="1"/>
          <w:numId w:val="66"/>
        </w:numPr>
        <w:spacing w:after="0" w:line="300" w:lineRule="auto"/>
        <w:ind w:left="1440" w:hanging="360"/>
      </w:pPr>
      <w:r w:rsidDel="00000000" w:rsidR="00000000" w:rsidRPr="00000000">
        <w:rPr>
          <w:rtl w:val="0"/>
        </w:rPr>
        <w:t xml:space="preserve">This means the system does not immediately terminate an active session if someone is currently using the app. The restriction lies dormant until the next time someone attempts to authenticate.</w:t>
      </w:r>
    </w:p>
    <w:p w:rsidR="00000000" w:rsidDel="00000000" w:rsidP="00000000" w:rsidRDefault="00000000" w:rsidRPr="00000000" w14:paraId="000001D7">
      <w:pPr>
        <w:numPr>
          <w:ilvl w:val="1"/>
          <w:numId w:val="66"/>
        </w:numPr>
        <w:spacing w:after="0" w:line="300" w:lineRule="auto"/>
        <w:ind w:left="1440" w:hanging="360"/>
      </w:pPr>
      <w:r w:rsidDel="00000000" w:rsidR="00000000" w:rsidRPr="00000000">
        <w:rPr>
          <w:rtl w:val="0"/>
        </w:rPr>
        <w:t xml:space="preserve">When a user (or a hacker) attempts to log into an account that has this flag, the system will verify their old credentials. However, instead of letting them into the application's dashboard, the system traps them in a mandatory flow.</w:t>
      </w:r>
    </w:p>
    <w:p w:rsidR="00000000" w:rsidDel="00000000" w:rsidP="00000000" w:rsidRDefault="00000000" w:rsidRPr="00000000" w14:paraId="000001D8">
      <w:pPr>
        <w:numPr>
          <w:ilvl w:val="2"/>
          <w:numId w:val="66"/>
        </w:numPr>
        <w:spacing w:after="0" w:line="300" w:lineRule="auto"/>
        <w:ind w:left="2160" w:hanging="360"/>
      </w:pPr>
      <w:r w:rsidDel="00000000" w:rsidR="00000000" w:rsidRPr="00000000">
        <w:rPr>
          <w:rtl w:val="0"/>
        </w:rPr>
        <w:t xml:space="preserve">The Block: They are immediately redirected to a "Change Password" screen. They are completely blocked from accessing any platform features, trading, or account settings until they successfully generate and confirm a new password.</w:t>
      </w:r>
    </w:p>
    <w:p w:rsidR="00000000" w:rsidDel="00000000" w:rsidP="00000000" w:rsidRDefault="00000000" w:rsidRPr="00000000" w14:paraId="000001D9">
      <w:pPr>
        <w:numPr>
          <w:ilvl w:val="2"/>
          <w:numId w:val="66"/>
        </w:numPr>
        <w:spacing w:after="0" w:line="300" w:lineRule="auto"/>
        <w:ind w:left="2160" w:hanging="360"/>
      </w:pPr>
      <w:r w:rsidDel="00000000" w:rsidR="00000000" w:rsidRPr="00000000">
        <w:rPr>
          <w:rtl w:val="0"/>
        </w:rPr>
        <w:t xml:space="preserve">The new password must not be identical to the current password.</w:t>
      </w:r>
    </w:p>
    <w:p w:rsidR="00000000" w:rsidDel="00000000" w:rsidP="00000000" w:rsidRDefault="00000000" w:rsidRPr="00000000" w14:paraId="000001DA">
      <w:pPr>
        <w:numPr>
          <w:ilvl w:val="0"/>
          <w:numId w:val="66"/>
        </w:numPr>
        <w:spacing w:line="300" w:lineRule="auto"/>
        <w:ind w:left="720" w:hanging="360"/>
      </w:pPr>
      <w:r w:rsidDel="00000000" w:rsidR="00000000" w:rsidRPr="00000000">
        <w:rPr>
          <w:b w:val="1"/>
          <w:bCs w:val="1"/>
          <w:rtl w:val="0"/>
        </w:rPr>
        <w:t xml:space="preserve">Account Locking:</w:t>
      </w:r>
      <w:r w:rsidDel="00000000" w:rsidR="00000000" w:rsidRPr="00000000">
        <w:rPr>
          <w:rtl w:val="0"/>
        </w:rPr>
        <w:t xml:space="preserve"> The system must enforce account locking after a 3 defined number of failed attempts.</w:t>
      </w:r>
    </w:p>
    <w:p w:rsidR="00000000" w:rsidDel="00000000" w:rsidP="00000000" w:rsidRDefault="00000000" w:rsidRPr="00000000" w14:paraId="000001DB">
      <w:pPr>
        <w:numPr>
          <w:ilvl w:val="1"/>
          <w:numId w:val="66"/>
        </w:numPr>
        <w:spacing w:line="300" w:lineRule="auto"/>
        <w:ind w:left="1440" w:hanging="360"/>
        <w:rPr/>
      </w:pPr>
      <w:r w:rsidDel="00000000" w:rsidR="00000000" w:rsidRPr="00000000">
        <w:rPr>
          <w:rtl w:val="0"/>
        </w:rPr>
        <w:t xml:space="preserve">Once a User Account is locked, the system must lock the account for 30min and after the threshold is cleared. The system must again unlock the account.</w:t>
      </w:r>
    </w:p>
    <w:p w:rsidR="00000000" w:rsidDel="00000000" w:rsidP="00000000" w:rsidRDefault="00000000" w:rsidRPr="00000000" w14:paraId="000001DC">
      <w:pPr>
        <w:numPr>
          <w:ilvl w:val="1"/>
          <w:numId w:val="66"/>
        </w:numPr>
        <w:spacing w:after="0" w:line="300" w:lineRule="auto"/>
        <w:ind w:left="1440" w:hanging="360"/>
        <w:rPr>
          <w:color w:val="0000ff"/>
        </w:rPr>
      </w:pPr>
      <w:r w:rsidDel="00000000" w:rsidR="00000000" w:rsidRPr="00000000">
        <w:rPr>
          <w:color w:val="0000ff"/>
          <w:rtl w:val="0"/>
        </w:rPr>
        <w:t xml:space="preserve">Additional : Manual Admin intervention.The flow must be:</w:t>
      </w:r>
    </w:p>
    <w:p w:rsidR="00000000" w:rsidDel="00000000" w:rsidP="00000000" w:rsidRDefault="00000000" w:rsidRPr="00000000" w14:paraId="000001DD">
      <w:pPr>
        <w:numPr>
          <w:ilvl w:val="2"/>
          <w:numId w:val="66"/>
        </w:numPr>
        <w:spacing w:after="0" w:line="300" w:lineRule="auto"/>
        <w:ind w:left="2160" w:hanging="360"/>
        <w:rPr>
          <w:color w:val="0000ff"/>
        </w:rPr>
      </w:pPr>
      <w:r w:rsidDel="00000000" w:rsidR="00000000" w:rsidRPr="00000000">
        <w:rPr>
          <w:color w:val="0000ff"/>
          <w:rtl w:val="0"/>
        </w:rPr>
        <w:t xml:space="preserve">The locked user must contact F2MX Support.</w:t>
      </w:r>
    </w:p>
    <w:p w:rsidR="00000000" w:rsidDel="00000000" w:rsidP="00000000" w:rsidRDefault="00000000" w:rsidRPr="00000000" w14:paraId="000001DE">
      <w:pPr>
        <w:numPr>
          <w:ilvl w:val="2"/>
          <w:numId w:val="66"/>
        </w:numPr>
        <w:spacing w:after="0" w:line="300" w:lineRule="auto"/>
        <w:ind w:left="2160" w:hanging="360"/>
        <w:rPr>
          <w:color w:val="0000ff"/>
        </w:rPr>
      </w:pPr>
      <w:r w:rsidDel="00000000" w:rsidR="00000000" w:rsidRPr="00000000">
        <w:rPr>
          <w:color w:val="0000ff"/>
          <w:rtl w:val="0"/>
        </w:rPr>
        <w:t xml:space="preserve">An authorized Admin must locate the user in the Admin Console.</w:t>
      </w:r>
    </w:p>
    <w:p w:rsidR="00000000" w:rsidDel="00000000" w:rsidP="00000000" w:rsidRDefault="00000000" w:rsidRPr="00000000" w14:paraId="000001DF">
      <w:pPr>
        <w:numPr>
          <w:ilvl w:val="2"/>
          <w:numId w:val="66"/>
        </w:numPr>
        <w:spacing w:after="0" w:line="300" w:lineRule="auto"/>
        <w:ind w:left="2160" w:hanging="360"/>
        <w:rPr>
          <w:color w:val="0000ff"/>
        </w:rPr>
      </w:pPr>
      <w:r w:rsidDel="00000000" w:rsidR="00000000" w:rsidRPr="00000000">
        <w:rPr>
          <w:color w:val="0000ff"/>
          <w:rtl w:val="0"/>
        </w:rPr>
        <w:t xml:space="preserve">The Admin must execute the "Unlock Account" action, which explicitly resets the Failed_Login_Attempts counter to 0 and changes the user's status back to Active.</w:t>
      </w:r>
    </w:p>
    <w:p w:rsidR="00000000" w:rsidDel="00000000" w:rsidP="00000000" w:rsidRDefault="00000000" w:rsidRPr="00000000" w14:paraId="000001E0">
      <w:pPr>
        <w:numPr>
          <w:ilvl w:val="1"/>
          <w:numId w:val="66"/>
        </w:numPr>
        <w:spacing w:after="0" w:line="300" w:lineRule="auto"/>
        <w:ind w:left="1440" w:hanging="360"/>
        <w:rPr>
          <w:color w:val="0000ff"/>
        </w:rPr>
      </w:pPr>
      <w:r w:rsidDel="00000000" w:rsidR="00000000" w:rsidRPr="00000000">
        <w:rPr>
          <w:color w:val="0000ff"/>
          <w:rtl w:val="0"/>
        </w:rPr>
        <w:t xml:space="preserve">When the system enforces the account lock and displays the required specific error message, that error prompt should include an actionable “Need Help?" or "Contact Support " button that bridges them directly to the support@f2mx.com email flow.</w:t>
      </w:r>
    </w:p>
    <w:p w:rsidR="00000000" w:rsidDel="00000000" w:rsidP="00000000" w:rsidRDefault="00000000" w:rsidRPr="00000000" w14:paraId="000001E1">
      <w:pPr>
        <w:numPr>
          <w:ilvl w:val="0"/>
          <w:numId w:val="66"/>
        </w:numPr>
        <w:spacing w:line="300" w:lineRule="auto"/>
        <w:ind w:left="720" w:hanging="360"/>
      </w:pPr>
      <w:r w:rsidDel="00000000" w:rsidR="00000000" w:rsidRPr="00000000">
        <w:rPr>
          <w:b w:val="1"/>
          <w:bCs w:val="1"/>
          <w:rtl w:val="0"/>
        </w:rPr>
        <w:t xml:space="preserve">Multi-Device session: </w:t>
      </w:r>
      <w:r w:rsidDel="00000000" w:rsidR="00000000" w:rsidRPr="00000000">
        <w:rPr>
          <w:rtl w:val="0"/>
        </w:rPr>
        <w:t xml:space="preserve"> The MVP does not include support for multi-device session management (for example, a “log out from all devices” functionality).</w:t>
      </w:r>
    </w:p>
    <w:p w:rsidR="00000000" w:rsidDel="00000000" w:rsidP="00000000" w:rsidRDefault="00000000" w:rsidRPr="00000000" w14:paraId="000001E2">
      <w:pPr>
        <w:numPr>
          <w:ilvl w:val="1"/>
          <w:numId w:val="66"/>
        </w:numPr>
        <w:spacing w:after="0" w:line="300" w:lineRule="auto"/>
        <w:ind w:left="1440" w:hanging="360"/>
      </w:pPr>
      <w:r w:rsidDel="00000000" w:rsidR="00000000" w:rsidRPr="00000000">
        <w:rPr>
          <w:rtl w:val="0"/>
        </w:rPr>
        <w:t xml:space="preserve">The system will not restrict or control simultaneous logins across multiple devices.</w:t>
      </w:r>
    </w:p>
    <w:p w:rsidR="00000000" w:rsidDel="00000000" w:rsidP="00000000" w:rsidRDefault="00000000" w:rsidRPr="00000000" w14:paraId="000001E3">
      <w:pPr>
        <w:numPr>
          <w:ilvl w:val="1"/>
          <w:numId w:val="66"/>
        </w:numPr>
        <w:spacing w:after="0" w:line="300" w:lineRule="auto"/>
        <w:ind w:left="1440" w:hanging="360"/>
      </w:pPr>
      <w:r w:rsidDel="00000000" w:rsidR="00000000" w:rsidRPr="00000000">
        <w:rPr>
          <w:rtl w:val="0"/>
        </w:rPr>
        <w:t xml:space="preserve">For example:</w:t>
      </w:r>
    </w:p>
    <w:p w:rsidR="00000000" w:rsidDel="00000000" w:rsidP="00000000" w:rsidRDefault="00000000" w:rsidRPr="00000000" w14:paraId="000001E4">
      <w:pPr>
        <w:numPr>
          <w:ilvl w:val="2"/>
          <w:numId w:val="66"/>
        </w:numPr>
        <w:spacing w:after="0" w:line="300" w:lineRule="auto"/>
        <w:ind w:left="2160" w:hanging="360"/>
      </w:pPr>
      <w:r w:rsidDel="00000000" w:rsidR="00000000" w:rsidRPr="00000000">
        <w:rPr>
          <w:rtl w:val="0"/>
        </w:rPr>
        <w:t xml:space="preserve">If a user is already logged in on their Apple phone,</w:t>
      </w:r>
    </w:p>
    <w:p w:rsidR="00000000" w:rsidDel="00000000" w:rsidP="00000000" w:rsidRDefault="00000000" w:rsidRPr="00000000" w14:paraId="000001E5">
      <w:pPr>
        <w:numPr>
          <w:ilvl w:val="2"/>
          <w:numId w:val="66"/>
        </w:numPr>
        <w:spacing w:after="0" w:line="300" w:lineRule="auto"/>
        <w:ind w:left="2160" w:hanging="360"/>
      </w:pPr>
      <w:r w:rsidDel="00000000" w:rsidR="00000000" w:rsidRPr="00000000">
        <w:rPr>
          <w:rtl w:val="0"/>
        </w:rPr>
        <w:t xml:space="preserve">And they share the same credentials (username &amp; password) with a friend,</w:t>
      </w:r>
    </w:p>
    <w:p w:rsidR="00000000" w:rsidDel="00000000" w:rsidP="00000000" w:rsidRDefault="00000000" w:rsidRPr="00000000" w14:paraId="000001E6">
      <w:pPr>
        <w:numPr>
          <w:ilvl w:val="2"/>
          <w:numId w:val="66"/>
        </w:numPr>
        <w:spacing w:after="0" w:line="300" w:lineRule="auto"/>
        <w:ind w:left="2160" w:hanging="360"/>
      </w:pPr>
      <w:r w:rsidDel="00000000" w:rsidR="00000000" w:rsidRPr="00000000">
        <w:rPr>
          <w:rtl w:val="0"/>
        </w:rPr>
        <w:t xml:space="preserve">The friend can also log in using those same credentials on another device.</w:t>
      </w:r>
    </w:p>
    <w:p w:rsidR="00000000" w:rsidDel="00000000" w:rsidP="00000000" w:rsidRDefault="00000000" w:rsidRPr="00000000" w14:paraId="000001E7">
      <w:pPr>
        <w:numPr>
          <w:ilvl w:val="1"/>
          <w:numId w:val="66"/>
        </w:numPr>
        <w:spacing w:after="0" w:line="300" w:lineRule="auto"/>
        <w:ind w:left="1440" w:hanging="360"/>
      </w:pPr>
      <w:r w:rsidDel="00000000" w:rsidR="00000000" w:rsidRPr="00000000">
        <w:rPr>
          <w:rtl w:val="0"/>
        </w:rPr>
        <w:t xml:space="preserve">Both sessions can remain active at the same time.</w:t>
      </w:r>
    </w:p>
    <w:p w:rsidR="00000000" w:rsidDel="00000000" w:rsidP="00000000" w:rsidRDefault="00000000" w:rsidRPr="00000000" w14:paraId="000001E8">
      <w:pPr>
        <w:numPr>
          <w:ilvl w:val="0"/>
          <w:numId w:val="66"/>
        </w:numPr>
        <w:spacing w:after="0" w:afterAutospacing="0" w:line="300" w:lineRule="auto"/>
        <w:ind w:left="720" w:hanging="360"/>
      </w:pPr>
      <w:r w:rsidDel="00000000" w:rsidR="00000000" w:rsidRPr="00000000">
        <w:rPr>
          <w:b w:val="1"/>
          <w:bCs w:val="1"/>
          <w:rtl w:val="0"/>
        </w:rPr>
        <w:t xml:space="preserve">Login page details: </w:t>
      </w:r>
      <w:r w:rsidDel="00000000" w:rsidR="00000000" w:rsidRPr="00000000">
        <w:rPr>
          <w:rtl w:val="0"/>
        </w:rPr>
      </w:r>
    </w:p>
    <w:p w:rsidR="00000000" w:rsidDel="00000000" w:rsidP="00000000" w:rsidRDefault="00000000" w:rsidRPr="00000000" w14:paraId="000001E9">
      <w:pPr>
        <w:numPr>
          <w:ilvl w:val="1"/>
          <w:numId w:val="11"/>
        </w:numPr>
        <w:spacing w:after="0" w:afterAutospacing="0" w:line="300" w:lineRule="auto"/>
        <w:ind w:left="1440" w:hanging="360"/>
      </w:pPr>
      <w:r w:rsidDel="00000000" w:rsidR="00000000" w:rsidRPr="00000000">
        <w:rPr>
          <w:b w:val="1"/>
          <w:bCs w:val="1"/>
          <w:rtl w:val="0"/>
        </w:rPr>
        <w:t xml:space="preserve">Page/screen 1 </w:t>
      </w:r>
      <w:r w:rsidDel="00000000" w:rsidR="00000000" w:rsidRPr="00000000">
        <w:rPr>
          <w:rtl w:val="0"/>
        </w:rPr>
        <w:t xml:space="preserve">: </w:t>
      </w:r>
      <w:r w:rsidDel="00000000" w:rsidR="00000000" w:rsidRPr="00000000">
        <w:rPr>
          <w:b w:val="1"/>
          <w:bCs w:val="1"/>
          <w:rtl w:val="0"/>
        </w:rPr>
        <w:t xml:space="preserve">Header:</w:t>
      </w:r>
      <w:r w:rsidDel="00000000" w:rsidR="00000000" w:rsidRPr="00000000">
        <w:rPr>
          <w:rtl w:val="0"/>
        </w:rPr>
        <w:t xml:space="preserve"> "Log In".</w:t>
      </w:r>
    </w:p>
    <w:p w:rsidR="00000000" w:rsidDel="00000000" w:rsidP="00000000" w:rsidRDefault="00000000" w:rsidRPr="00000000" w14:paraId="000001EA">
      <w:pPr>
        <w:numPr>
          <w:ilvl w:val="1"/>
          <w:numId w:val="11"/>
        </w:numPr>
        <w:spacing w:after="0" w:afterAutospacing="0" w:line="300" w:lineRule="auto"/>
        <w:ind w:left="1440" w:hanging="360"/>
        <w:rPr>
          <w:b w:val="1"/>
          <w:bCs w:val="1"/>
        </w:rPr>
      </w:pPr>
      <w:r w:rsidDel="00000000" w:rsidR="00000000" w:rsidRPr="00000000">
        <w:rPr>
          <w:b w:val="1"/>
          <w:bCs w:val="1"/>
          <w:rtl w:val="0"/>
        </w:rPr>
        <w:t xml:space="preserve">Caption : </w:t>
      </w:r>
      <w:r w:rsidDel="00000000" w:rsidR="00000000" w:rsidRPr="00000000">
        <w:rPr>
          <w:rtl w:val="0"/>
        </w:rPr>
        <w:t xml:space="preserve">The Market is awaiting.</w:t>
      </w:r>
    </w:p>
    <w:p w:rsidR="00000000" w:rsidDel="00000000" w:rsidP="00000000" w:rsidRDefault="00000000" w:rsidRPr="00000000" w14:paraId="000001EB">
      <w:pPr>
        <w:numPr>
          <w:ilvl w:val="1"/>
          <w:numId w:val="11"/>
        </w:numPr>
        <w:spacing w:after="0" w:afterAutospacing="0" w:line="300" w:lineRule="auto"/>
        <w:ind w:left="1440" w:hanging="360"/>
      </w:pPr>
      <w:r w:rsidDel="00000000" w:rsidR="00000000" w:rsidRPr="00000000">
        <w:rPr>
          <w:b w:val="1"/>
          <w:bCs w:val="1"/>
          <w:rtl w:val="0"/>
        </w:rPr>
        <w:t xml:space="preserve">Input Field:</w:t>
      </w:r>
      <w:r w:rsidDel="00000000" w:rsidR="00000000" w:rsidRPr="00000000">
        <w:rPr>
          <w:rtl w:val="0"/>
        </w:rPr>
        <w:t xml:space="preserve"> Email Address.</w:t>
      </w:r>
    </w:p>
    <w:p w:rsidR="00000000" w:rsidDel="00000000" w:rsidP="00000000" w:rsidRDefault="00000000" w:rsidRPr="00000000" w14:paraId="000001EC">
      <w:pPr>
        <w:numPr>
          <w:ilvl w:val="1"/>
          <w:numId w:val="11"/>
        </w:numPr>
        <w:spacing w:after="0" w:afterAutospacing="0" w:line="300" w:lineRule="auto"/>
        <w:ind w:left="1440" w:hanging="360"/>
      </w:pPr>
      <w:r w:rsidDel="00000000" w:rsidR="00000000" w:rsidRPr="00000000">
        <w:rPr>
          <w:b w:val="1"/>
          <w:bCs w:val="1"/>
          <w:rtl w:val="0"/>
        </w:rPr>
        <w:t xml:space="preserve">Input Field:</w:t>
      </w:r>
      <w:r w:rsidDel="00000000" w:rsidR="00000000" w:rsidRPr="00000000">
        <w:rPr>
          <w:rtl w:val="0"/>
        </w:rPr>
        <w:t xml:space="preserve"> Password (with Eye icon).</w:t>
      </w:r>
    </w:p>
    <w:p w:rsidR="00000000" w:rsidDel="00000000" w:rsidP="00000000" w:rsidRDefault="00000000" w:rsidRPr="00000000" w14:paraId="000001ED">
      <w:pPr>
        <w:numPr>
          <w:ilvl w:val="1"/>
          <w:numId w:val="11"/>
        </w:numPr>
        <w:spacing w:after="0" w:afterAutospacing="0" w:line="300" w:lineRule="auto"/>
        <w:ind w:left="1440" w:hanging="360"/>
        <w:rPr>
          <w:u w:val="none"/>
        </w:rPr>
      </w:pPr>
      <w:r w:rsidDel="00000000" w:rsidR="00000000" w:rsidRPr="00000000">
        <w:rPr>
          <w:b w:val="1"/>
          <w:bCs w:val="1"/>
          <w:rtl w:val="0"/>
        </w:rPr>
        <w:t xml:space="preserve">Link </w:t>
      </w:r>
      <w:r w:rsidDel="00000000" w:rsidR="00000000" w:rsidRPr="00000000">
        <w:rPr>
          <w:rtl w:val="0"/>
        </w:rPr>
        <w:t xml:space="preserve">: Forgot Password ?</w:t>
      </w:r>
    </w:p>
    <w:p w:rsidR="00000000" w:rsidDel="00000000" w:rsidP="00000000" w:rsidRDefault="00000000" w:rsidRPr="00000000" w14:paraId="000001EE">
      <w:pPr>
        <w:numPr>
          <w:ilvl w:val="1"/>
          <w:numId w:val="11"/>
        </w:numPr>
        <w:spacing w:after="0" w:afterAutospacing="0" w:line="300" w:lineRule="auto"/>
        <w:ind w:left="1440" w:hanging="360"/>
      </w:pPr>
      <w:r w:rsidDel="00000000" w:rsidR="00000000" w:rsidRPr="00000000">
        <w:rPr>
          <w:b w:val="1"/>
          <w:bCs w:val="1"/>
          <w:rtl w:val="0"/>
        </w:rPr>
        <w:t xml:space="preserve">Button:</w:t>
      </w:r>
      <w:r w:rsidDel="00000000" w:rsidR="00000000" w:rsidRPr="00000000">
        <w:rPr>
          <w:rtl w:val="0"/>
        </w:rPr>
        <w:t xml:space="preserve"> "Log In" (Primary Action).</w:t>
      </w:r>
    </w:p>
    <w:p w:rsidR="00000000" w:rsidDel="00000000" w:rsidP="00000000" w:rsidRDefault="00000000" w:rsidRPr="00000000" w14:paraId="000001EF">
      <w:pPr>
        <w:numPr>
          <w:ilvl w:val="1"/>
          <w:numId w:val="11"/>
        </w:numPr>
        <w:spacing w:after="0" w:afterAutospacing="0" w:line="300" w:lineRule="auto"/>
        <w:ind w:left="1440" w:hanging="360"/>
      </w:pPr>
      <w:r w:rsidDel="00000000" w:rsidR="00000000" w:rsidRPr="00000000">
        <w:rPr>
          <w:b w:val="1"/>
          <w:bCs w:val="1"/>
          <w:rtl w:val="0"/>
        </w:rPr>
        <w:t xml:space="preserve">Link:</w:t>
      </w:r>
      <w:r w:rsidDel="00000000" w:rsidR="00000000" w:rsidRPr="00000000">
        <w:rPr>
          <w:rtl w:val="0"/>
        </w:rPr>
        <w:t xml:space="preserve"> "New User? </w:t>
      </w:r>
      <w:r w:rsidDel="00000000" w:rsidR="00000000" w:rsidRPr="00000000">
        <w:rPr>
          <w:rtl w:val="0"/>
        </w:rPr>
        <w:t xml:space="preserve">Create Account</w:t>
      </w:r>
      <w:r w:rsidDel="00000000" w:rsidR="00000000" w:rsidRPr="00000000">
        <w:rPr>
          <w:rtl w:val="0"/>
        </w:rPr>
        <w:t xml:space="preserve">." </w:t>
      </w:r>
    </w:p>
    <w:p w:rsidR="00000000" w:rsidDel="00000000" w:rsidP="00000000" w:rsidRDefault="00000000" w:rsidRPr="00000000" w14:paraId="000001F0">
      <w:pPr>
        <w:numPr>
          <w:ilvl w:val="1"/>
          <w:numId w:val="11"/>
        </w:numPr>
        <w:spacing w:after="0" w:afterAutospacing="0" w:line="300" w:lineRule="auto"/>
        <w:ind w:left="1440" w:hanging="360"/>
      </w:pPr>
      <w:r w:rsidDel="00000000" w:rsidR="00000000" w:rsidRPr="00000000">
        <w:rPr>
          <w:b w:val="1"/>
          <w:bCs w:val="1"/>
          <w:rtl w:val="0"/>
        </w:rPr>
        <w:t xml:space="preserve">screen 2 : Header :</w:t>
      </w:r>
      <w:r w:rsidDel="00000000" w:rsidR="00000000" w:rsidRPr="00000000">
        <w:rPr>
          <w:rtl w:val="0"/>
        </w:rPr>
        <w:t xml:space="preserve"> “Two-Factor Authentication”</w:t>
      </w:r>
    </w:p>
    <w:p w:rsidR="00000000" w:rsidDel="00000000" w:rsidP="00000000" w:rsidRDefault="00000000" w:rsidRPr="00000000" w14:paraId="000001F1">
      <w:pPr>
        <w:numPr>
          <w:ilvl w:val="1"/>
          <w:numId w:val="11"/>
        </w:numPr>
        <w:spacing w:after="0" w:afterAutospacing="0" w:line="300" w:lineRule="auto"/>
        <w:ind w:left="1440" w:hanging="360"/>
        <w:rPr>
          <w:u w:val="none"/>
        </w:rPr>
      </w:pPr>
      <w:r w:rsidDel="00000000" w:rsidR="00000000" w:rsidRPr="00000000">
        <w:rPr>
          <w:b w:val="1"/>
          <w:bCs w:val="1"/>
          <w:rtl w:val="0"/>
        </w:rPr>
        <w:t xml:space="preserve">Caption </w:t>
      </w:r>
      <w:r w:rsidDel="00000000" w:rsidR="00000000" w:rsidRPr="00000000">
        <w:rPr>
          <w:rtl w:val="0"/>
        </w:rPr>
        <w:t xml:space="preserve">: For security purposes, verify your identity</w:t>
      </w:r>
    </w:p>
    <w:p w:rsidR="00000000" w:rsidDel="00000000" w:rsidP="00000000" w:rsidRDefault="00000000" w:rsidRPr="00000000" w14:paraId="000001F2">
      <w:pPr>
        <w:numPr>
          <w:ilvl w:val="1"/>
          <w:numId w:val="11"/>
        </w:numPr>
        <w:spacing w:after="0" w:afterAutospacing="0" w:line="300" w:lineRule="auto"/>
        <w:ind w:left="1440" w:hanging="360"/>
        <w:rPr>
          <w:u w:val="none"/>
        </w:rPr>
      </w:pPr>
      <w:r w:rsidDel="00000000" w:rsidR="00000000" w:rsidRPr="00000000">
        <w:rPr>
          <w:b w:val="1"/>
          <w:bCs w:val="1"/>
          <w:rtl w:val="0"/>
        </w:rPr>
        <w:t xml:space="preserve">Filed </w:t>
      </w:r>
      <w:r w:rsidDel="00000000" w:rsidR="00000000" w:rsidRPr="00000000">
        <w:rPr>
          <w:rtl w:val="0"/>
        </w:rPr>
        <w:t xml:space="preserve">: Choose Verification Method</w:t>
      </w:r>
    </w:p>
    <w:p w:rsidR="00000000" w:rsidDel="00000000" w:rsidP="00000000" w:rsidRDefault="00000000" w:rsidRPr="00000000" w14:paraId="000001F3">
      <w:pPr>
        <w:numPr>
          <w:ilvl w:val="2"/>
          <w:numId w:val="11"/>
        </w:numPr>
        <w:spacing w:after="0" w:afterAutospacing="0" w:line="300" w:lineRule="auto"/>
        <w:ind w:left="2160" w:hanging="360"/>
        <w:rPr>
          <w:u w:val="none"/>
        </w:rPr>
      </w:pPr>
      <w:r w:rsidDel="00000000" w:rsidR="00000000" w:rsidRPr="00000000">
        <w:rPr>
          <w:rtl w:val="0"/>
        </w:rPr>
        <w:t xml:space="preserve">SMS</w:t>
      </w:r>
    </w:p>
    <w:p w:rsidR="00000000" w:rsidDel="00000000" w:rsidP="00000000" w:rsidRDefault="00000000" w:rsidRPr="00000000" w14:paraId="000001F4">
      <w:pPr>
        <w:numPr>
          <w:ilvl w:val="2"/>
          <w:numId w:val="11"/>
        </w:numPr>
        <w:spacing w:after="0" w:afterAutospacing="0" w:line="300" w:lineRule="auto"/>
        <w:ind w:left="2160" w:hanging="360"/>
        <w:rPr>
          <w:u w:val="none"/>
        </w:rPr>
      </w:pPr>
      <w:r w:rsidDel="00000000" w:rsidR="00000000" w:rsidRPr="00000000">
        <w:rPr>
          <w:rtl w:val="0"/>
        </w:rPr>
        <w:t xml:space="preserve">Email</w:t>
      </w:r>
    </w:p>
    <w:p w:rsidR="00000000" w:rsidDel="00000000" w:rsidP="00000000" w:rsidRDefault="00000000" w:rsidRPr="00000000" w14:paraId="000001F5">
      <w:pPr>
        <w:numPr>
          <w:ilvl w:val="1"/>
          <w:numId w:val="11"/>
        </w:numPr>
        <w:spacing w:after="0" w:afterAutospacing="0" w:line="300" w:lineRule="auto"/>
        <w:ind w:left="1440" w:hanging="360"/>
        <w:rPr>
          <w:u w:val="none"/>
        </w:rPr>
      </w:pPr>
      <w:r w:rsidDel="00000000" w:rsidR="00000000" w:rsidRPr="00000000">
        <w:rPr>
          <w:rtl w:val="0"/>
        </w:rPr>
        <w:t xml:space="preserve">Button : Request OTP</w:t>
      </w:r>
    </w:p>
    <w:p w:rsidR="00000000" w:rsidDel="00000000" w:rsidP="00000000" w:rsidRDefault="00000000" w:rsidRPr="00000000" w14:paraId="000001F6">
      <w:pPr>
        <w:numPr>
          <w:ilvl w:val="1"/>
          <w:numId w:val="11"/>
        </w:numPr>
        <w:spacing w:after="0" w:afterAutospacing="0" w:line="300" w:lineRule="auto"/>
        <w:ind w:left="1440" w:hanging="360"/>
        <w:rPr>
          <w:u w:val="none"/>
        </w:rPr>
      </w:pPr>
      <w:r w:rsidDel="00000000" w:rsidR="00000000" w:rsidRPr="00000000">
        <w:rPr>
          <w:rtl w:val="0"/>
        </w:rPr>
        <w:t xml:space="preserve">Link :  Back to Login</w:t>
      </w:r>
    </w:p>
    <w:p w:rsidR="00000000" w:rsidDel="00000000" w:rsidP="00000000" w:rsidRDefault="00000000" w:rsidRPr="00000000" w14:paraId="000001F7">
      <w:pPr>
        <w:numPr>
          <w:ilvl w:val="1"/>
          <w:numId w:val="11"/>
        </w:numPr>
        <w:spacing w:after="0" w:afterAutospacing="0" w:line="300" w:lineRule="auto"/>
        <w:ind w:left="1440" w:hanging="360"/>
      </w:pPr>
      <w:r w:rsidDel="00000000" w:rsidR="00000000" w:rsidRPr="00000000">
        <w:rPr>
          <w:b w:val="1"/>
          <w:bCs w:val="1"/>
          <w:rtl w:val="0"/>
        </w:rPr>
        <w:t xml:space="preserve">Screen 3 :  Header : “Enter Verification Code”</w:t>
      </w:r>
    </w:p>
    <w:p w:rsidR="00000000" w:rsidDel="00000000" w:rsidP="00000000" w:rsidRDefault="00000000" w:rsidRPr="00000000" w14:paraId="000001F8">
      <w:pPr>
        <w:numPr>
          <w:ilvl w:val="1"/>
          <w:numId w:val="11"/>
        </w:numPr>
        <w:spacing w:after="0" w:afterAutospacing="0" w:line="300" w:lineRule="auto"/>
        <w:ind w:left="1440" w:hanging="360"/>
        <w:rPr>
          <w:b w:val="1"/>
          <w:bCs w:val="1"/>
          <w:u w:val="none"/>
        </w:rPr>
      </w:pPr>
      <w:r w:rsidDel="00000000" w:rsidR="00000000" w:rsidRPr="00000000">
        <w:rPr>
          <w:b w:val="1"/>
          <w:bCs w:val="1"/>
          <w:rtl w:val="0"/>
        </w:rPr>
        <w:t xml:space="preserve">Caption : </w:t>
      </w:r>
      <w:r w:rsidDel="00000000" w:rsidR="00000000" w:rsidRPr="00000000">
        <w:rPr>
          <w:rtl w:val="0"/>
        </w:rPr>
        <w:t xml:space="preserve">Display the method of verification along with data ( Email or Phone Number ) with Cross-marked info</w:t>
      </w:r>
    </w:p>
    <w:p w:rsidR="00000000" w:rsidDel="00000000" w:rsidP="00000000" w:rsidRDefault="00000000" w:rsidRPr="00000000" w14:paraId="000001F9">
      <w:pPr>
        <w:numPr>
          <w:ilvl w:val="1"/>
          <w:numId w:val="11"/>
        </w:numPr>
        <w:spacing w:after="0" w:afterAutospacing="0" w:line="300" w:lineRule="auto"/>
        <w:ind w:left="1440" w:hanging="360"/>
      </w:pPr>
      <w:r w:rsidDel="00000000" w:rsidR="00000000" w:rsidRPr="00000000">
        <w:rPr>
          <w:b w:val="1"/>
          <w:bCs w:val="1"/>
          <w:rtl w:val="0"/>
        </w:rPr>
        <w:t xml:space="preserve">Input Field </w:t>
      </w:r>
      <w:r w:rsidDel="00000000" w:rsidR="00000000" w:rsidRPr="00000000">
        <w:rPr>
          <w:rtl w:val="0"/>
        </w:rPr>
        <w:t xml:space="preserve">:  To enter the received 6 digits Code</w:t>
      </w:r>
    </w:p>
    <w:p w:rsidR="00000000" w:rsidDel="00000000" w:rsidP="00000000" w:rsidRDefault="00000000" w:rsidRPr="00000000" w14:paraId="000001FA">
      <w:pPr>
        <w:numPr>
          <w:ilvl w:val="1"/>
          <w:numId w:val="11"/>
        </w:numPr>
        <w:spacing w:after="0" w:afterAutospacing="0" w:line="300" w:lineRule="auto"/>
        <w:ind w:left="1440" w:hanging="360"/>
      </w:pPr>
      <w:r w:rsidDel="00000000" w:rsidR="00000000" w:rsidRPr="00000000">
        <w:rPr>
          <w:b w:val="1"/>
          <w:bCs w:val="1"/>
          <w:rtl w:val="0"/>
        </w:rPr>
        <w:t xml:space="preserve">Link/Option :  </w:t>
      </w:r>
      <w:r w:rsidDel="00000000" w:rsidR="00000000" w:rsidRPr="00000000">
        <w:rPr>
          <w:rtl w:val="0"/>
        </w:rPr>
        <w:t xml:space="preserve">Change Verification Method</w:t>
      </w:r>
    </w:p>
    <w:p w:rsidR="00000000" w:rsidDel="00000000" w:rsidP="00000000" w:rsidRDefault="00000000" w:rsidRPr="00000000" w14:paraId="000001FB">
      <w:pPr>
        <w:numPr>
          <w:ilvl w:val="1"/>
          <w:numId w:val="11"/>
        </w:numPr>
        <w:spacing w:after="0" w:afterAutospacing="0" w:line="300" w:lineRule="auto"/>
        <w:ind w:left="1440" w:hanging="360"/>
      </w:pPr>
      <w:r w:rsidDel="00000000" w:rsidR="00000000" w:rsidRPr="00000000">
        <w:rPr>
          <w:b w:val="1"/>
          <w:bCs w:val="1"/>
          <w:rtl w:val="0"/>
        </w:rPr>
        <w:t xml:space="preserve">Button </w:t>
      </w:r>
      <w:r w:rsidDel="00000000" w:rsidR="00000000" w:rsidRPr="00000000">
        <w:rPr>
          <w:rtl w:val="0"/>
        </w:rPr>
        <w:t xml:space="preserve">: Verify Code</w:t>
      </w:r>
    </w:p>
    <w:p w:rsidR="00000000" w:rsidDel="00000000" w:rsidP="00000000" w:rsidRDefault="00000000" w:rsidRPr="00000000" w14:paraId="000001FC">
      <w:pPr>
        <w:numPr>
          <w:ilvl w:val="1"/>
          <w:numId w:val="11"/>
        </w:numPr>
        <w:spacing w:after="0" w:afterAutospacing="0" w:line="300" w:lineRule="auto"/>
        <w:ind w:left="1440" w:hanging="360"/>
        <w:rPr>
          <w:b w:val="1"/>
          <w:bCs w:val="1"/>
        </w:rPr>
      </w:pPr>
      <w:r w:rsidDel="00000000" w:rsidR="00000000" w:rsidRPr="00000000">
        <w:rPr>
          <w:b w:val="1"/>
          <w:bCs w:val="1"/>
          <w:rtl w:val="0"/>
        </w:rPr>
        <w:t xml:space="preserve">Link :  </w:t>
      </w:r>
      <w:r w:rsidDel="00000000" w:rsidR="00000000" w:rsidRPr="00000000">
        <w:rPr>
          <w:rtl w:val="0"/>
        </w:rPr>
        <w:t xml:space="preserve">Didn't receive it? Resend Code</w:t>
      </w:r>
    </w:p>
    <w:p w:rsidR="00000000" w:rsidDel="00000000" w:rsidP="00000000" w:rsidRDefault="00000000" w:rsidRPr="00000000" w14:paraId="000001FD">
      <w:pPr>
        <w:numPr>
          <w:ilvl w:val="1"/>
          <w:numId w:val="11"/>
        </w:numPr>
        <w:spacing w:after="0" w:afterAutospacing="0" w:line="300" w:lineRule="auto"/>
        <w:ind w:left="1440" w:hanging="360"/>
      </w:pPr>
      <w:r w:rsidDel="00000000" w:rsidR="00000000" w:rsidRPr="00000000">
        <w:rPr>
          <w:b w:val="1"/>
          <w:bCs w:val="1"/>
          <w:rtl w:val="0"/>
        </w:rPr>
        <w:t xml:space="preserve">Display the Expire time of the code </w:t>
      </w:r>
      <w:r w:rsidDel="00000000" w:rsidR="00000000" w:rsidRPr="00000000">
        <w:rPr>
          <w:rtl w:val="0"/>
        </w:rPr>
      </w:r>
    </w:p>
    <w:p w:rsidR="00000000" w:rsidDel="00000000" w:rsidP="00000000" w:rsidRDefault="00000000" w:rsidRPr="00000000" w14:paraId="000001FE">
      <w:pPr>
        <w:numPr>
          <w:ilvl w:val="1"/>
          <w:numId w:val="11"/>
        </w:numPr>
        <w:spacing w:line="300" w:lineRule="auto"/>
        <w:ind w:left="1440" w:hanging="360"/>
        <w:rPr>
          <w:color w:val="0000ff"/>
        </w:rPr>
      </w:pPr>
      <w:r w:rsidDel="00000000" w:rsidR="00000000" w:rsidRPr="00000000">
        <w:rPr>
          <w:b w:val="1"/>
          <w:bCs w:val="1"/>
          <w:color w:val="0000ff"/>
          <w:rtl w:val="0"/>
        </w:rPr>
        <w:t xml:space="preserve">Link: </w:t>
      </w:r>
      <w:r w:rsidDel="00000000" w:rsidR="00000000" w:rsidRPr="00000000">
        <w:rPr>
          <w:color w:val="0000ff"/>
          <w:rtl w:val="0"/>
        </w:rPr>
        <w:t xml:space="preserve">“Need Help?" or "Contact Support </w:t>
      </w:r>
    </w:p>
    <w:p w:rsidR="00000000" w:rsidDel="00000000" w:rsidP="00000000" w:rsidRDefault="00000000" w:rsidRPr="00000000" w14:paraId="000001FF">
      <w:pPr>
        <w:spacing w:line="300" w:lineRule="auto"/>
        <w:ind w:left="0" w:firstLine="0"/>
        <w:rPr/>
      </w:pPr>
      <w:r w:rsidDel="00000000" w:rsidR="00000000" w:rsidRPr="00000000">
        <w:rPr>
          <w:rtl w:val="0"/>
        </w:rPr>
      </w:r>
    </w:p>
    <w:p w:rsidR="00000000" w:rsidDel="00000000" w:rsidP="00000000" w:rsidRDefault="00000000" w:rsidRPr="00000000" w14:paraId="00000200">
      <w:pPr>
        <w:pStyle w:val="Heading3"/>
        <w:spacing w:line="300" w:lineRule="auto"/>
        <w:rPr/>
      </w:pPr>
      <w:bookmarkStart w:colFirst="0" w:colLast="0" w:name="_v3og5spasdno" w:id="17"/>
      <w:bookmarkEnd w:id="17"/>
      <w:r w:rsidDel="00000000" w:rsidR="00000000" w:rsidRPr="00000000">
        <w:rPr>
          <w:rtl w:val="0"/>
        </w:rPr>
        <w:t xml:space="preserve">User story -1.3 Forgot Password (Recovery)</w:t>
      </w:r>
    </w:p>
    <w:p w:rsidR="00000000" w:rsidDel="00000000" w:rsidP="00000000" w:rsidRDefault="00000000" w:rsidRPr="00000000" w14:paraId="00000201">
      <w:pPr>
        <w:spacing w:line="300" w:lineRule="auto"/>
        <w:rPr/>
      </w:pPr>
      <w:r w:rsidDel="00000000" w:rsidR="00000000" w:rsidRPr="00000000">
        <w:rPr>
          <w:rtl w:val="0"/>
        </w:rPr>
        <w:t xml:space="preserve">As a User, I want to request a password reset link via email within the Forgot Password from the login screen. I forget my credentials, so that I can securely regain access to my account without contacting support .</w:t>
      </w:r>
    </w:p>
    <w:p w:rsidR="00000000" w:rsidDel="00000000" w:rsidP="00000000" w:rsidRDefault="00000000" w:rsidRPr="00000000" w14:paraId="00000202">
      <w:pPr>
        <w:spacing w:line="30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03">
      <w:pPr>
        <w:numPr>
          <w:ilvl w:val="0"/>
          <w:numId w:val="16"/>
        </w:numPr>
        <w:spacing w:after="0" w:line="300" w:lineRule="auto"/>
        <w:ind w:left="720" w:hanging="360"/>
      </w:pPr>
      <w:r w:rsidDel="00000000" w:rsidR="00000000" w:rsidRPr="00000000">
        <w:rPr>
          <w:b w:val="1"/>
          <w:bCs w:val="1"/>
          <w:rtl w:val="0"/>
        </w:rPr>
        <w:t xml:space="preserve">Navigation :  </w:t>
      </w:r>
      <w:r w:rsidDel="00000000" w:rsidR="00000000" w:rsidRPr="00000000">
        <w:rPr>
          <w:rFonts w:ascii="Arial Unicode MS" w:cs="Arial Unicode MS" w:eastAsia="Arial Unicode MS" w:hAnsi="Arial Unicode MS"/>
          <w:rtl w:val="0"/>
        </w:rPr>
        <w:t xml:space="preserve">Login screen → Click on Forgot Password Link → Recover Password screen </w:t>
      </w:r>
    </w:p>
    <w:p w:rsidR="00000000" w:rsidDel="00000000" w:rsidP="00000000" w:rsidRDefault="00000000" w:rsidRPr="00000000" w14:paraId="00000204">
      <w:pPr>
        <w:numPr>
          <w:ilvl w:val="0"/>
          <w:numId w:val="16"/>
        </w:numPr>
        <w:spacing w:after="0" w:line="300" w:lineRule="auto"/>
        <w:ind w:left="720" w:hanging="360"/>
        <w:rPr/>
      </w:pPr>
      <w:r w:rsidDel="00000000" w:rsidR="00000000" w:rsidRPr="00000000">
        <w:rPr>
          <w:rtl w:val="0"/>
        </w:rPr>
        <w:t xml:space="preserve">Recover Password screen :</w:t>
      </w:r>
    </w:p>
    <w:p w:rsidR="00000000" w:rsidDel="00000000" w:rsidP="00000000" w:rsidRDefault="00000000" w:rsidRPr="00000000" w14:paraId="00000205">
      <w:pPr>
        <w:numPr>
          <w:ilvl w:val="1"/>
          <w:numId w:val="16"/>
        </w:numPr>
        <w:spacing w:after="0" w:line="300" w:lineRule="auto"/>
        <w:ind w:left="1440" w:hanging="360"/>
        <w:rPr/>
      </w:pPr>
      <w:r w:rsidDel="00000000" w:rsidR="00000000" w:rsidRPr="00000000">
        <w:rPr>
          <w:rtl w:val="0"/>
        </w:rPr>
        <w:t xml:space="preserve">Header : Recover Password</w:t>
      </w:r>
    </w:p>
    <w:p w:rsidR="00000000" w:rsidDel="00000000" w:rsidP="00000000" w:rsidRDefault="00000000" w:rsidRPr="00000000" w14:paraId="00000206">
      <w:pPr>
        <w:numPr>
          <w:ilvl w:val="1"/>
          <w:numId w:val="16"/>
        </w:numPr>
        <w:spacing w:after="0" w:line="300" w:lineRule="auto"/>
        <w:ind w:left="1440" w:hanging="360"/>
        <w:rPr/>
      </w:pPr>
      <w:r w:rsidDel="00000000" w:rsidR="00000000" w:rsidRPr="00000000">
        <w:rPr>
          <w:rtl w:val="0"/>
        </w:rPr>
        <w:t xml:space="preserve">Caption : Enter your registered email to receive a verification code.</w:t>
      </w:r>
    </w:p>
    <w:p w:rsidR="00000000" w:rsidDel="00000000" w:rsidP="00000000" w:rsidRDefault="00000000" w:rsidRPr="00000000" w14:paraId="00000207">
      <w:pPr>
        <w:numPr>
          <w:ilvl w:val="1"/>
          <w:numId w:val="16"/>
        </w:numPr>
        <w:spacing w:after="0" w:line="300" w:lineRule="auto"/>
        <w:ind w:left="1440" w:hanging="360"/>
        <w:rPr/>
      </w:pPr>
      <w:r w:rsidDel="00000000" w:rsidR="00000000" w:rsidRPr="00000000">
        <w:rPr>
          <w:rtl w:val="0"/>
        </w:rPr>
        <w:t xml:space="preserve">Fields  : </w:t>
      </w:r>
    </w:p>
    <w:p w:rsidR="00000000" w:rsidDel="00000000" w:rsidP="00000000" w:rsidRDefault="00000000" w:rsidRPr="00000000" w14:paraId="00000208">
      <w:pPr>
        <w:numPr>
          <w:ilvl w:val="2"/>
          <w:numId w:val="16"/>
        </w:numPr>
        <w:spacing w:after="0" w:line="300" w:lineRule="auto"/>
        <w:ind w:left="2160" w:hanging="360"/>
        <w:rPr/>
      </w:pPr>
      <w:r w:rsidDel="00000000" w:rsidR="00000000" w:rsidRPr="00000000">
        <w:rPr>
          <w:rtl w:val="0"/>
        </w:rPr>
        <w:t xml:space="preserve">Email Address *</w:t>
      </w:r>
    </w:p>
    <w:p w:rsidR="00000000" w:rsidDel="00000000" w:rsidP="00000000" w:rsidRDefault="00000000" w:rsidRPr="00000000" w14:paraId="00000209">
      <w:pPr>
        <w:numPr>
          <w:ilvl w:val="3"/>
          <w:numId w:val="16"/>
        </w:numPr>
        <w:spacing w:after="0" w:line="300" w:lineRule="auto"/>
        <w:ind w:left="2880" w:hanging="360"/>
        <w:rPr/>
      </w:pPr>
      <w:r w:rsidDel="00000000" w:rsidR="00000000" w:rsidRPr="00000000">
        <w:rPr>
          <w:rtl w:val="0"/>
        </w:rPr>
        <w:t xml:space="preserve">Placeholder : Enter your email address</w:t>
      </w:r>
    </w:p>
    <w:p w:rsidR="00000000" w:rsidDel="00000000" w:rsidP="00000000" w:rsidRDefault="00000000" w:rsidRPr="00000000" w14:paraId="0000020A">
      <w:pPr>
        <w:numPr>
          <w:ilvl w:val="4"/>
          <w:numId w:val="16"/>
        </w:numPr>
        <w:spacing w:after="0" w:line="300" w:lineRule="auto"/>
        <w:ind w:left="3600" w:hanging="360"/>
        <w:rPr/>
      </w:pPr>
      <w:r w:rsidDel="00000000" w:rsidR="00000000" w:rsidRPr="00000000">
        <w:rPr>
          <w:rtl w:val="0"/>
        </w:rPr>
        <w:t xml:space="preserve">Empty data validation : Email is required</w:t>
      </w:r>
    </w:p>
    <w:p w:rsidR="00000000" w:rsidDel="00000000" w:rsidP="00000000" w:rsidRDefault="00000000" w:rsidRPr="00000000" w14:paraId="0000020B">
      <w:pPr>
        <w:numPr>
          <w:ilvl w:val="3"/>
          <w:numId w:val="16"/>
        </w:numPr>
        <w:spacing w:after="0" w:line="300" w:lineRule="auto"/>
        <w:ind w:left="2880" w:hanging="360"/>
        <w:rPr>
          <w:u w:val="none"/>
        </w:rPr>
      </w:pPr>
      <w:r w:rsidDel="00000000" w:rsidR="00000000" w:rsidRPr="00000000">
        <w:rPr>
          <w:rtl w:val="0"/>
        </w:rPr>
        <w:t xml:space="preserve">Email Validation: The system must validate that the email entered is in a valid format.</w:t>
      </w:r>
    </w:p>
    <w:p w:rsidR="00000000" w:rsidDel="00000000" w:rsidP="00000000" w:rsidRDefault="00000000" w:rsidRPr="00000000" w14:paraId="0000020C">
      <w:pPr>
        <w:numPr>
          <w:ilvl w:val="3"/>
          <w:numId w:val="16"/>
        </w:numPr>
        <w:spacing w:after="0" w:line="300" w:lineRule="auto"/>
        <w:ind w:left="2880" w:hanging="360"/>
        <w:rPr>
          <w:u w:val="none"/>
        </w:rPr>
      </w:pPr>
      <w:r w:rsidDel="00000000" w:rsidR="00000000" w:rsidRPr="00000000">
        <w:rPr>
          <w:rtl w:val="0"/>
        </w:rPr>
        <w:t xml:space="preserve">Valid Email :  Reset link  OTP should be shared &amp; display Link    OTP shared to your Email.</w:t>
      </w:r>
    </w:p>
    <w:p w:rsidR="00000000" w:rsidDel="00000000" w:rsidP="00000000" w:rsidRDefault="00000000" w:rsidRPr="00000000" w14:paraId="0000020D">
      <w:pPr>
        <w:numPr>
          <w:ilvl w:val="3"/>
          <w:numId w:val="16"/>
        </w:numPr>
        <w:spacing w:after="0" w:line="300" w:lineRule="auto"/>
        <w:ind w:left="2880" w:hanging="360"/>
        <w:rPr>
          <w:u w:val="none"/>
        </w:rPr>
      </w:pPr>
      <w:r w:rsidDel="00000000" w:rsidR="00000000" w:rsidRPr="00000000">
        <w:rPr>
          <w:rtl w:val="0"/>
        </w:rPr>
        <w:t xml:space="preserve">Invalid Email :  “Please enter a valid email address.” validation should be displayed</w:t>
      </w:r>
    </w:p>
    <w:p w:rsidR="00000000" w:rsidDel="00000000" w:rsidP="00000000" w:rsidRDefault="00000000" w:rsidRPr="00000000" w14:paraId="0000020E">
      <w:pPr>
        <w:numPr>
          <w:ilvl w:val="3"/>
          <w:numId w:val="16"/>
        </w:numPr>
        <w:spacing w:after="0" w:line="300" w:lineRule="auto"/>
        <w:ind w:left="2880" w:hanging="360"/>
        <w:rPr>
          <w:u w:val="none"/>
        </w:rPr>
      </w:pPr>
      <w:r w:rsidDel="00000000" w:rsidR="00000000" w:rsidRPr="00000000">
        <w:rPr>
          <w:rtl w:val="0"/>
        </w:rPr>
        <w:t xml:space="preserve">Existence Check: The system verifies if the email exists.</w:t>
      </w:r>
    </w:p>
    <w:p w:rsidR="00000000" w:rsidDel="00000000" w:rsidP="00000000" w:rsidRDefault="00000000" w:rsidRPr="00000000" w14:paraId="0000020F">
      <w:pPr>
        <w:numPr>
          <w:ilvl w:val="3"/>
          <w:numId w:val="16"/>
        </w:numPr>
        <w:spacing w:line="300" w:lineRule="auto"/>
        <w:ind w:left="2880" w:hanging="360"/>
      </w:pPr>
      <w:r w:rsidDel="00000000" w:rsidR="00000000" w:rsidRPr="00000000">
        <w:rPr>
          <w:b w:val="1"/>
          <w:bCs w:val="1"/>
          <w:color w:val="ff00ff"/>
          <w:rtl w:val="0"/>
        </w:rPr>
        <w:t xml:space="preserve">Token Generation:</w:t>
      </w:r>
      <w:r w:rsidDel="00000000" w:rsidR="00000000" w:rsidRPr="00000000">
        <w:rPr>
          <w:color w:val="ff00ff"/>
          <w:rtl w:val="0"/>
        </w:rPr>
        <w:t xml:space="preserve"> A secure, one-time-use token is generated</w:t>
      </w:r>
      <w:r w:rsidDel="00000000" w:rsidR="00000000" w:rsidRPr="00000000">
        <w:rPr>
          <w:rtl w:val="0"/>
        </w:rPr>
        <w:t xml:space="preserve">.</w:t>
      </w:r>
    </w:p>
    <w:p w:rsidR="00000000" w:rsidDel="00000000" w:rsidP="00000000" w:rsidRDefault="00000000" w:rsidRPr="00000000" w14:paraId="00000210">
      <w:pPr>
        <w:numPr>
          <w:ilvl w:val="3"/>
          <w:numId w:val="16"/>
        </w:numPr>
        <w:spacing w:after="0" w:line="300" w:lineRule="auto"/>
        <w:ind w:left="2880" w:hanging="360"/>
        <w:rPr/>
      </w:pPr>
      <w:r w:rsidDel="00000000" w:rsidR="00000000" w:rsidRPr="00000000">
        <w:rPr>
          <w:rtl w:val="0"/>
        </w:rPr>
        <w:t xml:space="preserve">Button : Send Verification Code</w:t>
      </w:r>
    </w:p>
    <w:p w:rsidR="00000000" w:rsidDel="00000000" w:rsidP="00000000" w:rsidRDefault="00000000" w:rsidRPr="00000000" w14:paraId="00000211">
      <w:pPr>
        <w:numPr>
          <w:ilvl w:val="4"/>
          <w:numId w:val="16"/>
        </w:numPr>
        <w:spacing w:after="0" w:line="300" w:lineRule="auto"/>
        <w:ind w:left="3600" w:hanging="360"/>
        <w:rPr>
          <w:u w:val="none"/>
        </w:rPr>
      </w:pPr>
      <w:r w:rsidDel="00000000" w:rsidR="00000000" w:rsidRPr="00000000">
        <w:rPr>
          <w:rtl w:val="0"/>
        </w:rPr>
        <w:t xml:space="preserve">Clicking on the Send verification code button, the system should send the OTP to the registered/ entered email.</w:t>
      </w:r>
    </w:p>
    <w:p w:rsidR="00000000" w:rsidDel="00000000" w:rsidP="00000000" w:rsidRDefault="00000000" w:rsidRPr="00000000" w14:paraId="00000212">
      <w:pPr>
        <w:numPr>
          <w:ilvl w:val="4"/>
          <w:numId w:val="16"/>
        </w:numPr>
        <w:spacing w:after="0" w:line="300" w:lineRule="auto"/>
        <w:ind w:left="3600" w:hanging="360"/>
        <w:rPr>
          <w:u w:val="none"/>
        </w:rPr>
      </w:pPr>
      <w:r w:rsidDel="00000000" w:rsidR="00000000" w:rsidRPr="00000000">
        <w:rPr>
          <w:rtl w:val="0"/>
        </w:rPr>
        <w:t xml:space="preserve">The system must navigate to the Code verification Screen. </w:t>
      </w:r>
    </w:p>
    <w:p w:rsidR="00000000" w:rsidDel="00000000" w:rsidP="00000000" w:rsidRDefault="00000000" w:rsidRPr="00000000" w14:paraId="00000213">
      <w:pPr>
        <w:numPr>
          <w:ilvl w:val="1"/>
          <w:numId w:val="16"/>
        </w:numPr>
        <w:spacing w:after="0" w:line="300" w:lineRule="auto"/>
        <w:ind w:left="1440" w:hanging="360"/>
        <w:rPr/>
      </w:pPr>
      <w:r w:rsidDel="00000000" w:rsidR="00000000" w:rsidRPr="00000000">
        <w:rPr>
          <w:rtl w:val="0"/>
        </w:rPr>
        <w:t xml:space="preserve">OTP verification Screen</w:t>
      </w:r>
    </w:p>
    <w:p w:rsidR="00000000" w:rsidDel="00000000" w:rsidP="00000000" w:rsidRDefault="00000000" w:rsidRPr="00000000" w14:paraId="00000214">
      <w:pPr>
        <w:numPr>
          <w:ilvl w:val="2"/>
          <w:numId w:val="16"/>
        </w:numPr>
        <w:spacing w:after="0" w:line="300" w:lineRule="auto"/>
        <w:ind w:left="2160" w:hanging="360"/>
        <w:rPr>
          <w:u w:val="none"/>
        </w:rPr>
      </w:pPr>
      <w:r w:rsidDel="00000000" w:rsidR="00000000" w:rsidRPr="00000000">
        <w:rPr>
          <w:rtl w:val="0"/>
        </w:rPr>
        <w:t xml:space="preserve">Caption/Verbiage :  A verification code has been sent to your registered email address in masked (e.,g.Code sent to r************y@a***</w:t>
      </w:r>
      <w:r w:rsidDel="00000000" w:rsidR="00000000" w:rsidRPr="00000000">
        <w:rPr>
          <w:rtl w:val="0"/>
        </w:rPr>
        <w:t xml:space="preserve">r.com</w:t>
      </w:r>
      <w:r w:rsidDel="00000000" w:rsidR="00000000" w:rsidRPr="00000000">
        <w:rPr>
          <w:rtl w:val="0"/>
        </w:rPr>
        <w:t xml:space="preserve"> ) </w:t>
      </w:r>
    </w:p>
    <w:p w:rsidR="00000000" w:rsidDel="00000000" w:rsidP="00000000" w:rsidRDefault="00000000" w:rsidRPr="00000000" w14:paraId="00000215">
      <w:pPr>
        <w:numPr>
          <w:ilvl w:val="2"/>
          <w:numId w:val="16"/>
        </w:numPr>
        <w:spacing w:after="0" w:line="300" w:lineRule="auto"/>
        <w:ind w:left="2160" w:hanging="360"/>
        <w:rPr>
          <w:u w:val="none"/>
        </w:rPr>
      </w:pPr>
      <w:r w:rsidDel="00000000" w:rsidR="00000000" w:rsidRPr="00000000">
        <w:rPr>
          <w:rtl w:val="0"/>
        </w:rPr>
        <w:t xml:space="preserve">Field : Enter the verification code to reset your password.</w:t>
      </w:r>
    </w:p>
    <w:p w:rsidR="00000000" w:rsidDel="00000000" w:rsidP="00000000" w:rsidRDefault="00000000" w:rsidRPr="00000000" w14:paraId="00000216">
      <w:pPr>
        <w:numPr>
          <w:ilvl w:val="2"/>
          <w:numId w:val="16"/>
        </w:numPr>
        <w:spacing w:after="0" w:line="300" w:lineRule="auto"/>
        <w:ind w:left="2160" w:hanging="360"/>
      </w:pPr>
      <w:r w:rsidDel="00000000" w:rsidR="00000000" w:rsidRPr="00000000">
        <w:rPr>
          <w:rtl w:val="0"/>
        </w:rPr>
        <w:t xml:space="preserve">Button : Verify Code</w:t>
      </w:r>
    </w:p>
    <w:p w:rsidR="00000000" w:rsidDel="00000000" w:rsidP="00000000" w:rsidRDefault="00000000" w:rsidRPr="00000000" w14:paraId="00000217">
      <w:pPr>
        <w:numPr>
          <w:ilvl w:val="3"/>
          <w:numId w:val="16"/>
        </w:numPr>
        <w:spacing w:after="0" w:line="300" w:lineRule="auto"/>
        <w:ind w:left="2880" w:hanging="360"/>
        <w:rPr>
          <w:u w:val="none"/>
        </w:rPr>
      </w:pPr>
      <w:r w:rsidDel="00000000" w:rsidR="00000000" w:rsidRPr="00000000">
        <w:rPr>
          <w:rtl w:val="0"/>
        </w:rPr>
        <w:t xml:space="preserve">Upon entering the code &amp; clicking on Verify Code button the system should validate the code &amp; navigate to the Reset Password Screen.</w:t>
      </w:r>
    </w:p>
    <w:p w:rsidR="00000000" w:rsidDel="00000000" w:rsidP="00000000" w:rsidRDefault="00000000" w:rsidRPr="00000000" w14:paraId="00000218">
      <w:pPr>
        <w:numPr>
          <w:ilvl w:val="2"/>
          <w:numId w:val="16"/>
        </w:numPr>
        <w:spacing w:after="0" w:line="300" w:lineRule="auto"/>
        <w:ind w:left="2160" w:hanging="360"/>
        <w:rPr>
          <w:u w:val="none"/>
        </w:rPr>
      </w:pPr>
      <w:r w:rsidDel="00000000" w:rsidR="00000000" w:rsidRPr="00000000">
        <w:rPr>
          <w:rtl w:val="0"/>
        </w:rPr>
        <w:t xml:space="preserve">Link : Wrong email? Go back</w:t>
      </w:r>
    </w:p>
    <w:p w:rsidR="00000000" w:rsidDel="00000000" w:rsidP="00000000" w:rsidRDefault="00000000" w:rsidRPr="00000000" w14:paraId="00000219">
      <w:pPr>
        <w:numPr>
          <w:ilvl w:val="3"/>
          <w:numId w:val="16"/>
        </w:numPr>
        <w:spacing w:after="0" w:line="300" w:lineRule="auto"/>
        <w:ind w:left="2880" w:hanging="360"/>
        <w:rPr>
          <w:u w:val="none"/>
        </w:rPr>
      </w:pPr>
      <w:r w:rsidDel="00000000" w:rsidR="00000000" w:rsidRPr="00000000">
        <w:rPr>
          <w:rtl w:val="0"/>
        </w:rPr>
        <w:t xml:space="preserve">Clicking on the Go back link should re-direct the user to “Recover Password screen”</w:t>
      </w:r>
    </w:p>
    <w:p w:rsidR="00000000" w:rsidDel="00000000" w:rsidP="00000000" w:rsidRDefault="00000000" w:rsidRPr="00000000" w14:paraId="0000021A">
      <w:pPr>
        <w:numPr>
          <w:ilvl w:val="2"/>
          <w:numId w:val="16"/>
        </w:numPr>
        <w:spacing w:after="0" w:line="300" w:lineRule="auto"/>
        <w:ind w:left="2160" w:hanging="360"/>
        <w:rPr>
          <w:u w:val="none"/>
        </w:rPr>
      </w:pPr>
      <w:r w:rsidDel="00000000" w:rsidR="00000000" w:rsidRPr="00000000">
        <w:rPr>
          <w:rtl w:val="0"/>
        </w:rPr>
        <w:t xml:space="preserve">Link : Didn't receive it? Resend Code</w:t>
      </w:r>
    </w:p>
    <w:p w:rsidR="00000000" w:rsidDel="00000000" w:rsidP="00000000" w:rsidRDefault="00000000" w:rsidRPr="00000000" w14:paraId="0000021B">
      <w:pPr>
        <w:numPr>
          <w:ilvl w:val="3"/>
          <w:numId w:val="16"/>
        </w:numPr>
        <w:spacing w:after="0" w:line="300" w:lineRule="auto"/>
        <w:ind w:left="2880" w:hanging="360"/>
        <w:rPr>
          <w:u w:val="none"/>
        </w:rPr>
      </w:pPr>
      <w:r w:rsidDel="00000000" w:rsidR="00000000" w:rsidRPr="00000000">
        <w:rPr>
          <w:rtl w:val="0"/>
        </w:rPr>
        <w:t xml:space="preserve">The code should have an expiration time limit of 30 mins. </w:t>
      </w:r>
    </w:p>
    <w:p w:rsidR="00000000" w:rsidDel="00000000" w:rsidP="00000000" w:rsidRDefault="00000000" w:rsidRPr="00000000" w14:paraId="0000021C">
      <w:pPr>
        <w:numPr>
          <w:ilvl w:val="3"/>
          <w:numId w:val="16"/>
        </w:numPr>
        <w:spacing w:after="0" w:line="300" w:lineRule="auto"/>
        <w:ind w:left="2880" w:hanging="360"/>
        <w:rPr>
          <w:u w:val="none"/>
        </w:rPr>
      </w:pPr>
      <w:r w:rsidDel="00000000" w:rsidR="00000000" w:rsidRPr="00000000">
        <w:rPr>
          <w:rtl w:val="0"/>
        </w:rPr>
        <w:t xml:space="preserve">After the time limit is completed the code must Expired &amp; if a user enters the expired code the system should display any error validation message: “ Code Expired”.Request a New one .</w:t>
      </w:r>
    </w:p>
    <w:p w:rsidR="00000000" w:rsidDel="00000000" w:rsidP="00000000" w:rsidRDefault="00000000" w:rsidRPr="00000000" w14:paraId="0000021D">
      <w:pPr>
        <w:numPr>
          <w:ilvl w:val="2"/>
          <w:numId w:val="16"/>
        </w:numPr>
        <w:spacing w:after="0" w:line="300" w:lineRule="auto"/>
        <w:ind w:left="2160" w:hanging="360"/>
      </w:pPr>
      <w:r w:rsidDel="00000000" w:rsidR="00000000" w:rsidRPr="00000000">
        <w:rPr>
          <w:b w:val="1"/>
          <w:bCs w:val="1"/>
          <w:rtl w:val="0"/>
        </w:rPr>
        <w:t xml:space="preserve">Time Limit:</w:t>
      </w:r>
      <w:r w:rsidDel="00000000" w:rsidR="00000000" w:rsidRPr="00000000">
        <w:rPr>
          <w:rtl w:val="0"/>
        </w:rPr>
        <w:t xml:space="preserve"> The </w:t>
      </w:r>
      <w:r w:rsidDel="00000000" w:rsidR="00000000" w:rsidRPr="00000000">
        <w:rPr>
          <w:strike w:val="1"/>
          <w:rtl w:val="0"/>
        </w:rPr>
        <w:t xml:space="preserve">reset link</w:t>
      </w:r>
      <w:r w:rsidDel="00000000" w:rsidR="00000000" w:rsidRPr="00000000">
        <w:rPr>
          <w:rtl w:val="0"/>
        </w:rPr>
        <w:t xml:space="preserve">  OTP expires after </w:t>
      </w:r>
      <w:commentRangeStart w:id="5"/>
      <w:commentRangeStart w:id="6"/>
      <w:r w:rsidDel="00000000" w:rsidR="00000000" w:rsidRPr="00000000">
        <w:rPr>
          <w:rtl w:val="0"/>
        </w:rPr>
        <w:t xml:space="preserve">X minutes</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(e.g., </w:t>
      </w:r>
      <w:r w:rsidDel="00000000" w:rsidR="00000000" w:rsidRPr="00000000">
        <w:rPr>
          <w:strike w:val="1"/>
          <w:rtl w:val="0"/>
        </w:rPr>
        <w:t xml:space="preserve"> </w:t>
      </w:r>
      <w:r w:rsidDel="00000000" w:rsidR="00000000" w:rsidRPr="00000000">
        <w:rPr>
          <w:strike w:val="1"/>
          <w:rtl w:val="0"/>
        </w:rPr>
        <w:t xml:space="preserve">15 </w:t>
      </w:r>
      <w:r w:rsidDel="00000000" w:rsidR="00000000" w:rsidRPr="00000000">
        <w:rPr>
          <w:rtl w:val="0"/>
        </w:rPr>
        <w:t xml:space="preserve"> 30 mins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E">
      <w:pPr>
        <w:numPr>
          <w:ilvl w:val="1"/>
          <w:numId w:val="16"/>
        </w:numPr>
        <w:spacing w:after="0" w:line="300" w:lineRule="auto"/>
        <w:ind w:left="1440" w:hanging="360"/>
        <w:rPr>
          <w:u w:val="none"/>
        </w:rPr>
      </w:pPr>
      <w:r w:rsidDel="00000000" w:rsidR="00000000" w:rsidRPr="00000000">
        <w:rPr>
          <w:rtl w:val="0"/>
        </w:rPr>
        <w:t xml:space="preserve">Reset Password Screen </w:t>
      </w:r>
    </w:p>
    <w:p w:rsidR="00000000" w:rsidDel="00000000" w:rsidP="00000000" w:rsidRDefault="00000000" w:rsidRPr="00000000" w14:paraId="0000021F">
      <w:pPr>
        <w:numPr>
          <w:ilvl w:val="2"/>
          <w:numId w:val="16"/>
        </w:numPr>
        <w:spacing w:after="0" w:line="300" w:lineRule="auto"/>
        <w:ind w:left="2160" w:hanging="360"/>
        <w:rPr>
          <w:u w:val="none"/>
        </w:rPr>
      </w:pPr>
      <w:r w:rsidDel="00000000" w:rsidR="00000000" w:rsidRPr="00000000">
        <w:rPr>
          <w:rtl w:val="0"/>
        </w:rPr>
        <w:t xml:space="preserve">Header : Reset Password</w:t>
      </w:r>
    </w:p>
    <w:p w:rsidR="00000000" w:rsidDel="00000000" w:rsidP="00000000" w:rsidRDefault="00000000" w:rsidRPr="00000000" w14:paraId="00000220">
      <w:pPr>
        <w:numPr>
          <w:ilvl w:val="2"/>
          <w:numId w:val="16"/>
        </w:numPr>
        <w:spacing w:after="0" w:line="300" w:lineRule="auto"/>
        <w:ind w:left="2160" w:hanging="360"/>
        <w:rPr>
          <w:u w:val="none"/>
        </w:rPr>
      </w:pPr>
      <w:r w:rsidDel="00000000" w:rsidR="00000000" w:rsidRPr="00000000">
        <w:rPr>
          <w:rtl w:val="0"/>
        </w:rPr>
        <w:t xml:space="preserve">Caption : Create a strong password to keep your account secure.</w:t>
      </w:r>
    </w:p>
    <w:p w:rsidR="00000000" w:rsidDel="00000000" w:rsidP="00000000" w:rsidRDefault="00000000" w:rsidRPr="00000000" w14:paraId="00000221">
      <w:pPr>
        <w:numPr>
          <w:ilvl w:val="2"/>
          <w:numId w:val="16"/>
        </w:numPr>
        <w:spacing w:after="0" w:line="300" w:lineRule="auto"/>
        <w:ind w:left="2160" w:hanging="360"/>
        <w:rPr>
          <w:u w:val="none"/>
        </w:rPr>
      </w:pPr>
      <w:r w:rsidDel="00000000" w:rsidR="00000000" w:rsidRPr="00000000">
        <w:rPr>
          <w:rtl w:val="0"/>
        </w:rPr>
        <w:t xml:space="preserve">Fields : </w:t>
      </w:r>
    </w:p>
    <w:p w:rsidR="00000000" w:rsidDel="00000000" w:rsidP="00000000" w:rsidRDefault="00000000" w:rsidRPr="00000000" w14:paraId="00000222">
      <w:pPr>
        <w:numPr>
          <w:ilvl w:val="3"/>
          <w:numId w:val="16"/>
        </w:numPr>
        <w:spacing w:after="0" w:line="300" w:lineRule="auto"/>
        <w:ind w:left="2880" w:hanging="360"/>
        <w:rPr>
          <w:u w:val="none"/>
        </w:rPr>
      </w:pPr>
      <w:r w:rsidDel="00000000" w:rsidR="00000000" w:rsidRPr="00000000">
        <w:rPr>
          <w:rtl w:val="0"/>
        </w:rPr>
        <w:t xml:space="preserve">New Password * (Mandatory &amp; Masked with Eye Icon)</w:t>
      </w:r>
    </w:p>
    <w:p w:rsidR="00000000" w:rsidDel="00000000" w:rsidP="00000000" w:rsidRDefault="00000000" w:rsidRPr="00000000" w14:paraId="00000223">
      <w:pPr>
        <w:numPr>
          <w:ilvl w:val="4"/>
          <w:numId w:val="16"/>
        </w:numPr>
        <w:spacing w:after="0" w:line="300" w:lineRule="auto"/>
        <w:ind w:left="3600" w:hanging="360"/>
        <w:rPr>
          <w:u w:val="none"/>
        </w:rPr>
      </w:pPr>
      <w:r w:rsidDel="00000000" w:rsidR="00000000" w:rsidRPr="00000000">
        <w:rPr>
          <w:rtl w:val="0"/>
        </w:rPr>
        <w:t xml:space="preserve">Placeholder : Enter new password</w:t>
      </w:r>
    </w:p>
    <w:p w:rsidR="00000000" w:rsidDel="00000000" w:rsidP="00000000" w:rsidRDefault="00000000" w:rsidRPr="00000000" w14:paraId="00000224">
      <w:pPr>
        <w:numPr>
          <w:ilvl w:val="3"/>
          <w:numId w:val="16"/>
        </w:numPr>
        <w:spacing w:after="0" w:line="300" w:lineRule="auto"/>
        <w:ind w:left="2880" w:hanging="360"/>
        <w:rPr>
          <w:u w:val="none"/>
        </w:rPr>
      </w:pPr>
      <w:r w:rsidDel="00000000" w:rsidR="00000000" w:rsidRPr="00000000">
        <w:rPr>
          <w:rtl w:val="0"/>
        </w:rPr>
        <w:t xml:space="preserve">Confirm New Password * (Mandatory &amp; Masked with Eye Icon)</w:t>
      </w:r>
    </w:p>
    <w:p w:rsidR="00000000" w:rsidDel="00000000" w:rsidP="00000000" w:rsidRDefault="00000000" w:rsidRPr="00000000" w14:paraId="00000225">
      <w:pPr>
        <w:numPr>
          <w:ilvl w:val="4"/>
          <w:numId w:val="16"/>
        </w:numPr>
        <w:spacing w:after="0" w:line="300" w:lineRule="auto"/>
        <w:ind w:left="3600" w:hanging="360"/>
        <w:rPr>
          <w:u w:val="none"/>
        </w:rPr>
      </w:pPr>
      <w:r w:rsidDel="00000000" w:rsidR="00000000" w:rsidRPr="00000000">
        <w:rPr>
          <w:rtl w:val="0"/>
        </w:rPr>
        <w:t xml:space="preserve">Placeholder : Re-enter new password</w:t>
      </w:r>
    </w:p>
    <w:p w:rsidR="00000000" w:rsidDel="00000000" w:rsidP="00000000" w:rsidRDefault="00000000" w:rsidRPr="00000000" w14:paraId="00000226">
      <w:pPr>
        <w:numPr>
          <w:ilvl w:val="2"/>
          <w:numId w:val="16"/>
        </w:numPr>
        <w:spacing w:after="0" w:line="300" w:lineRule="auto"/>
        <w:ind w:left="2160" w:hanging="360"/>
        <w:rPr>
          <w:u w:val="none"/>
        </w:rPr>
      </w:pPr>
      <w:r w:rsidDel="00000000" w:rsidR="00000000" w:rsidRPr="00000000">
        <w:rPr>
          <w:rtl w:val="0"/>
        </w:rPr>
        <w:t xml:space="preserve">Button : Reset Password</w:t>
      </w:r>
    </w:p>
    <w:p w:rsidR="00000000" w:rsidDel="00000000" w:rsidP="00000000" w:rsidRDefault="00000000" w:rsidRPr="00000000" w14:paraId="00000227">
      <w:pPr>
        <w:numPr>
          <w:ilvl w:val="3"/>
          <w:numId w:val="16"/>
        </w:numPr>
        <w:spacing w:after="0" w:line="300" w:lineRule="auto"/>
        <w:ind w:left="2880" w:hanging="360"/>
        <w:rPr>
          <w:u w:val="none"/>
        </w:rPr>
      </w:pPr>
      <w:r w:rsidDel="00000000" w:rsidR="00000000" w:rsidRPr="00000000">
        <w:rPr>
          <w:rtl w:val="0"/>
        </w:rPr>
        <w:t xml:space="preserve">Clicking on the reset Password button system should re-direct the user to the Login &amp; system should update the newly created password.</w:t>
      </w:r>
    </w:p>
    <w:p w:rsidR="00000000" w:rsidDel="00000000" w:rsidP="00000000" w:rsidRDefault="00000000" w:rsidRPr="00000000" w14:paraId="00000228">
      <w:pPr>
        <w:numPr>
          <w:ilvl w:val="2"/>
          <w:numId w:val="16"/>
        </w:numPr>
        <w:spacing w:after="0" w:line="300" w:lineRule="auto"/>
        <w:ind w:left="2160" w:hanging="360"/>
        <w:rPr>
          <w:u w:val="none"/>
        </w:rPr>
      </w:pPr>
      <w:r w:rsidDel="00000000" w:rsidR="00000000" w:rsidRPr="00000000">
        <w:rPr>
          <w:rtl w:val="0"/>
        </w:rPr>
        <w:t xml:space="preserve">Link :  Back to login : </w:t>
      </w:r>
    </w:p>
    <w:p w:rsidR="00000000" w:rsidDel="00000000" w:rsidP="00000000" w:rsidRDefault="00000000" w:rsidRPr="00000000" w14:paraId="00000229">
      <w:pPr>
        <w:numPr>
          <w:ilvl w:val="3"/>
          <w:numId w:val="16"/>
        </w:numPr>
        <w:spacing w:after="0" w:line="300" w:lineRule="auto"/>
        <w:ind w:left="2880" w:hanging="360"/>
        <w:rPr>
          <w:u w:val="none"/>
        </w:rPr>
      </w:pPr>
      <w:r w:rsidDel="00000000" w:rsidR="00000000" w:rsidRPr="00000000">
        <w:rPr>
          <w:rtl w:val="0"/>
        </w:rPr>
        <w:t xml:space="preserve">Clicking on the Back to login, the system should navigate the User to Login screen.</w:t>
      </w:r>
    </w:p>
    <w:p w:rsidR="00000000" w:rsidDel="00000000" w:rsidP="00000000" w:rsidRDefault="00000000" w:rsidRPr="00000000" w14:paraId="0000022A">
      <w:pPr>
        <w:numPr>
          <w:ilvl w:val="0"/>
          <w:numId w:val="16"/>
        </w:numPr>
        <w:spacing w:line="300" w:lineRule="auto"/>
        <w:ind w:left="720" w:hanging="360"/>
        <w:rPr>
          <w:b w:val="1"/>
          <w:bCs w:val="1"/>
        </w:rPr>
      </w:pPr>
      <w:r w:rsidDel="00000000" w:rsidR="00000000" w:rsidRPr="00000000">
        <w:rPr>
          <w:b w:val="1"/>
          <w:bCs w:val="1"/>
          <w:rtl w:val="0"/>
        </w:rPr>
        <w:t xml:space="preserve">Forgot Password page details: </w:t>
      </w:r>
      <w:r w:rsidDel="00000000" w:rsidR="00000000" w:rsidRPr="00000000">
        <w:rPr>
          <w:rtl w:val="0"/>
        </w:rPr>
      </w:r>
    </w:p>
    <w:p w:rsidR="00000000" w:rsidDel="00000000" w:rsidP="00000000" w:rsidRDefault="00000000" w:rsidRPr="00000000" w14:paraId="0000022B">
      <w:pPr>
        <w:numPr>
          <w:ilvl w:val="1"/>
          <w:numId w:val="16"/>
        </w:numPr>
        <w:spacing w:after="0" w:afterAutospacing="0" w:line="300" w:lineRule="auto"/>
        <w:ind w:left="1440" w:hanging="360"/>
        <w:rPr>
          <w:b w:val="1"/>
          <w:bCs w:val="1"/>
        </w:rPr>
      </w:pPr>
      <w:r w:rsidDel="00000000" w:rsidR="00000000" w:rsidRPr="00000000">
        <w:rPr>
          <w:b w:val="1"/>
          <w:bCs w:val="1"/>
          <w:rtl w:val="0"/>
        </w:rPr>
        <w:t xml:space="preserve">Screen 2 : Header:</w:t>
      </w:r>
      <w:r w:rsidDel="00000000" w:rsidR="00000000" w:rsidRPr="00000000">
        <w:rPr>
          <w:rtl w:val="0"/>
        </w:rPr>
        <w:t xml:space="preserve"> "Recover Password".</w:t>
      </w:r>
    </w:p>
    <w:p w:rsidR="00000000" w:rsidDel="00000000" w:rsidP="00000000" w:rsidRDefault="00000000" w:rsidRPr="00000000" w14:paraId="0000022C">
      <w:pPr>
        <w:numPr>
          <w:ilvl w:val="1"/>
          <w:numId w:val="16"/>
        </w:numPr>
        <w:spacing w:after="0" w:afterAutospacing="0" w:line="300" w:lineRule="auto"/>
        <w:ind w:left="1440" w:hanging="360"/>
        <w:rPr>
          <w:b w:val="1"/>
          <w:bCs w:val="1"/>
        </w:rPr>
      </w:pPr>
      <w:r w:rsidDel="00000000" w:rsidR="00000000" w:rsidRPr="00000000">
        <w:rPr>
          <w:b w:val="1"/>
          <w:bCs w:val="1"/>
          <w:rtl w:val="0"/>
        </w:rPr>
        <w:t xml:space="preserve">Caption : </w:t>
      </w:r>
      <w:r w:rsidDel="00000000" w:rsidR="00000000" w:rsidRPr="00000000">
        <w:rPr>
          <w:rtl w:val="0"/>
        </w:rPr>
        <w:t xml:space="preserve">Enter your registered email to receive a password reset link.</w:t>
      </w:r>
      <w:r w:rsidDel="00000000" w:rsidR="00000000" w:rsidRPr="00000000">
        <w:rPr>
          <w:rtl w:val="0"/>
        </w:rPr>
      </w:r>
    </w:p>
    <w:p w:rsidR="00000000" w:rsidDel="00000000" w:rsidP="00000000" w:rsidRDefault="00000000" w:rsidRPr="00000000" w14:paraId="0000022D">
      <w:pPr>
        <w:numPr>
          <w:ilvl w:val="1"/>
          <w:numId w:val="16"/>
        </w:numPr>
        <w:spacing w:after="0" w:afterAutospacing="0" w:line="300" w:lineRule="auto"/>
        <w:ind w:left="1440" w:hanging="360"/>
        <w:rPr>
          <w:b w:val="1"/>
          <w:bCs w:val="1"/>
        </w:rPr>
      </w:pPr>
      <w:r w:rsidDel="00000000" w:rsidR="00000000" w:rsidRPr="00000000">
        <w:rPr>
          <w:b w:val="1"/>
          <w:bCs w:val="1"/>
          <w:rtl w:val="0"/>
        </w:rPr>
        <w:t xml:space="preserve">Input Field:</w:t>
      </w:r>
      <w:r w:rsidDel="00000000" w:rsidR="00000000" w:rsidRPr="00000000">
        <w:rPr>
          <w:rtl w:val="0"/>
        </w:rPr>
        <w:t xml:space="preserve"> Email Address.</w:t>
      </w:r>
    </w:p>
    <w:p w:rsidR="00000000" w:rsidDel="00000000" w:rsidP="00000000" w:rsidRDefault="00000000" w:rsidRPr="00000000" w14:paraId="0000022E">
      <w:pPr>
        <w:numPr>
          <w:ilvl w:val="1"/>
          <w:numId w:val="16"/>
        </w:numPr>
        <w:spacing w:after="0" w:afterAutospacing="0" w:line="300" w:lineRule="auto"/>
        <w:ind w:left="1440" w:hanging="360"/>
        <w:rPr>
          <w:b w:val="1"/>
          <w:bCs w:val="1"/>
        </w:rPr>
      </w:pPr>
      <w:r w:rsidDel="00000000" w:rsidR="00000000" w:rsidRPr="00000000">
        <w:rPr>
          <w:b w:val="1"/>
          <w:bCs w:val="1"/>
          <w:rtl w:val="0"/>
        </w:rPr>
        <w:t xml:space="preserve">Button:</w:t>
      </w:r>
      <w:r w:rsidDel="00000000" w:rsidR="00000000" w:rsidRPr="00000000">
        <w:rPr>
          <w:rtl w:val="0"/>
        </w:rPr>
        <w:t xml:space="preserve"> "Send Reset Link".</w:t>
      </w:r>
    </w:p>
    <w:p w:rsidR="00000000" w:rsidDel="00000000" w:rsidP="00000000" w:rsidRDefault="00000000" w:rsidRPr="00000000" w14:paraId="0000022F">
      <w:pPr>
        <w:numPr>
          <w:ilvl w:val="1"/>
          <w:numId w:val="16"/>
        </w:numPr>
        <w:spacing w:after="0" w:afterAutospacing="0" w:line="300" w:lineRule="auto"/>
        <w:ind w:left="1440" w:hanging="360"/>
        <w:rPr>
          <w:b w:val="1"/>
          <w:bCs w:val="1"/>
        </w:rPr>
      </w:pPr>
      <w:r w:rsidDel="00000000" w:rsidR="00000000" w:rsidRPr="00000000">
        <w:rPr>
          <w:b w:val="1"/>
          <w:bCs w:val="1"/>
          <w:rtl w:val="0"/>
        </w:rPr>
        <w:t xml:space="preserve">Link:</w:t>
      </w:r>
      <w:r w:rsidDel="00000000" w:rsidR="00000000" w:rsidRPr="00000000">
        <w:rPr>
          <w:rtl w:val="0"/>
        </w:rPr>
        <w:t xml:space="preserve"> "Back to Log In". </w:t>
      </w:r>
    </w:p>
    <w:p w:rsidR="00000000" w:rsidDel="00000000" w:rsidP="00000000" w:rsidRDefault="00000000" w:rsidRPr="00000000" w14:paraId="00000230">
      <w:pPr>
        <w:numPr>
          <w:ilvl w:val="1"/>
          <w:numId w:val="16"/>
        </w:numPr>
        <w:spacing w:after="0" w:afterAutospacing="0" w:line="300" w:lineRule="auto"/>
        <w:ind w:left="1440" w:hanging="360"/>
        <w:rPr>
          <w:u w:val="none"/>
        </w:rPr>
      </w:pPr>
      <w:r w:rsidDel="00000000" w:rsidR="00000000" w:rsidRPr="00000000">
        <w:rPr>
          <w:rtl w:val="0"/>
        </w:rPr>
        <w:t xml:space="preserve">Screen 2 : Display an Information to the User along with Email Icon</w:t>
      </w:r>
    </w:p>
    <w:p w:rsidR="00000000" w:rsidDel="00000000" w:rsidP="00000000" w:rsidRDefault="00000000" w:rsidRPr="00000000" w14:paraId="00000231">
      <w:pPr>
        <w:numPr>
          <w:ilvl w:val="1"/>
          <w:numId w:val="16"/>
        </w:numPr>
        <w:spacing w:after="0" w:afterAutospacing="0" w:line="300" w:lineRule="auto"/>
        <w:ind w:left="1440" w:hanging="360"/>
        <w:rPr>
          <w:u w:val="none"/>
        </w:rPr>
      </w:pPr>
      <w:r w:rsidDel="00000000" w:rsidR="00000000" w:rsidRPr="00000000">
        <w:rPr>
          <w:b w:val="1"/>
          <w:bCs w:val="1"/>
          <w:rtl w:val="0"/>
        </w:rPr>
        <w:t xml:space="preserve">Caption : </w:t>
      </w:r>
      <w:r w:rsidDel="00000000" w:rsidR="00000000" w:rsidRPr="00000000">
        <w:rPr>
          <w:rtl w:val="0"/>
        </w:rPr>
        <w:t xml:space="preserve">A password reset link has been sent. Please check your email address and display the email in masked (e.g., Sent to r************y@a***</w:t>
      </w:r>
      <w:r w:rsidDel="00000000" w:rsidR="00000000" w:rsidRPr="00000000">
        <w:rPr>
          <w:rtl w:val="0"/>
        </w:rPr>
        <w:t xml:space="preserve">r.com</w:t>
      </w:r>
      <w:r w:rsidDel="00000000" w:rsidR="00000000" w:rsidRPr="00000000">
        <w:rPr>
          <w:rtl w:val="0"/>
        </w:rPr>
        <w:t xml:space="preserve"> ) </w:t>
      </w:r>
    </w:p>
    <w:p w:rsidR="00000000" w:rsidDel="00000000" w:rsidP="00000000" w:rsidRDefault="00000000" w:rsidRPr="00000000" w14:paraId="00000232">
      <w:pPr>
        <w:numPr>
          <w:ilvl w:val="1"/>
          <w:numId w:val="16"/>
        </w:numPr>
        <w:spacing w:after="0" w:afterAutospacing="0" w:line="300" w:lineRule="auto"/>
        <w:ind w:left="1440" w:hanging="360"/>
        <w:rPr>
          <w:u w:val="none"/>
        </w:rPr>
      </w:pPr>
      <w:r w:rsidDel="00000000" w:rsidR="00000000" w:rsidRPr="00000000">
        <w:rPr>
          <w:rtl w:val="0"/>
        </w:rPr>
        <w:t xml:space="preserve">Verbiage : Enter the verification code to reset your password.</w:t>
      </w:r>
    </w:p>
    <w:p w:rsidR="00000000" w:rsidDel="00000000" w:rsidP="00000000" w:rsidRDefault="00000000" w:rsidRPr="00000000" w14:paraId="00000233">
      <w:pPr>
        <w:numPr>
          <w:ilvl w:val="1"/>
          <w:numId w:val="16"/>
        </w:numPr>
        <w:spacing w:after="0" w:afterAutospacing="0" w:line="300" w:lineRule="auto"/>
        <w:ind w:left="1440" w:hanging="360"/>
        <w:rPr>
          <w:u w:val="none"/>
        </w:rPr>
      </w:pPr>
      <w:r w:rsidDel="00000000" w:rsidR="00000000" w:rsidRPr="00000000">
        <w:rPr>
          <w:rtl w:val="0"/>
        </w:rPr>
        <w:t xml:space="preserve">Field : to enter the  6 digits code </w:t>
      </w:r>
    </w:p>
    <w:p w:rsidR="00000000" w:rsidDel="00000000" w:rsidP="00000000" w:rsidRDefault="00000000" w:rsidRPr="00000000" w14:paraId="00000234">
      <w:pPr>
        <w:numPr>
          <w:ilvl w:val="1"/>
          <w:numId w:val="16"/>
        </w:numPr>
        <w:spacing w:after="0" w:afterAutospacing="0" w:line="300" w:lineRule="auto"/>
        <w:ind w:left="1440" w:hanging="360"/>
        <w:rPr>
          <w:u w:val="none"/>
        </w:rPr>
      </w:pPr>
      <w:r w:rsidDel="00000000" w:rsidR="00000000" w:rsidRPr="00000000">
        <w:rPr>
          <w:rtl w:val="0"/>
        </w:rPr>
        <w:t xml:space="preserve">Link : Wrong email? Go back</w:t>
      </w:r>
    </w:p>
    <w:p w:rsidR="00000000" w:rsidDel="00000000" w:rsidP="00000000" w:rsidRDefault="00000000" w:rsidRPr="00000000" w14:paraId="00000235">
      <w:pPr>
        <w:numPr>
          <w:ilvl w:val="1"/>
          <w:numId w:val="16"/>
        </w:numPr>
        <w:spacing w:after="0" w:afterAutospacing="0" w:line="300" w:lineRule="auto"/>
        <w:ind w:left="1440" w:hanging="360"/>
        <w:rPr>
          <w:u w:val="none"/>
        </w:rPr>
      </w:pPr>
      <w:r w:rsidDel="00000000" w:rsidR="00000000" w:rsidRPr="00000000">
        <w:rPr>
          <w:rtl w:val="0"/>
        </w:rPr>
        <w:t xml:space="preserve">Button : Verify Code</w:t>
      </w:r>
    </w:p>
    <w:p w:rsidR="00000000" w:rsidDel="00000000" w:rsidP="00000000" w:rsidRDefault="00000000" w:rsidRPr="00000000" w14:paraId="00000236">
      <w:pPr>
        <w:numPr>
          <w:ilvl w:val="1"/>
          <w:numId w:val="16"/>
        </w:numPr>
        <w:spacing w:after="0" w:afterAutospacing="0" w:line="300" w:lineRule="auto"/>
        <w:ind w:left="1440" w:hanging="360"/>
        <w:rPr>
          <w:u w:val="none"/>
        </w:rPr>
      </w:pPr>
      <w:r w:rsidDel="00000000" w:rsidR="00000000" w:rsidRPr="00000000">
        <w:rPr>
          <w:rtl w:val="0"/>
        </w:rPr>
        <w:t xml:space="preserve">Link : Didn't receive it? Resend Code</w:t>
      </w:r>
    </w:p>
    <w:p w:rsidR="00000000" w:rsidDel="00000000" w:rsidP="00000000" w:rsidRDefault="00000000" w:rsidRPr="00000000" w14:paraId="00000237">
      <w:pPr>
        <w:numPr>
          <w:ilvl w:val="1"/>
          <w:numId w:val="16"/>
        </w:numPr>
        <w:spacing w:after="0" w:afterAutospacing="0" w:line="300" w:lineRule="auto"/>
        <w:ind w:left="1440" w:hanging="360"/>
        <w:rPr>
          <w:u w:val="none"/>
        </w:rPr>
      </w:pPr>
      <w:r w:rsidDel="00000000" w:rsidR="00000000" w:rsidRPr="00000000">
        <w:rPr>
          <w:rtl w:val="0"/>
        </w:rPr>
        <w:t xml:space="preserve">Code expires Timer </w:t>
      </w:r>
    </w:p>
    <w:p w:rsidR="00000000" w:rsidDel="00000000" w:rsidP="00000000" w:rsidRDefault="00000000" w:rsidRPr="00000000" w14:paraId="00000238">
      <w:pPr>
        <w:numPr>
          <w:ilvl w:val="1"/>
          <w:numId w:val="16"/>
        </w:numPr>
        <w:spacing w:after="0" w:afterAutospacing="0" w:line="300" w:lineRule="auto"/>
        <w:ind w:left="1440" w:hanging="360"/>
        <w:rPr>
          <w:u w:val="none"/>
        </w:rPr>
      </w:pPr>
      <w:r w:rsidDel="00000000" w:rsidR="00000000" w:rsidRPr="00000000">
        <w:rPr>
          <w:b w:val="1"/>
          <w:bCs w:val="1"/>
          <w:rtl w:val="0"/>
        </w:rPr>
        <w:t xml:space="preserve">Screen 3 : Header</w:t>
      </w:r>
      <w:r w:rsidDel="00000000" w:rsidR="00000000" w:rsidRPr="00000000">
        <w:rPr>
          <w:rtl w:val="0"/>
        </w:rPr>
        <w:t xml:space="preserve"> : Reset Password</w:t>
      </w:r>
    </w:p>
    <w:p w:rsidR="00000000" w:rsidDel="00000000" w:rsidP="00000000" w:rsidRDefault="00000000" w:rsidRPr="00000000" w14:paraId="00000239">
      <w:pPr>
        <w:numPr>
          <w:ilvl w:val="1"/>
          <w:numId w:val="16"/>
        </w:numPr>
        <w:spacing w:after="0" w:afterAutospacing="0" w:line="300" w:lineRule="auto"/>
        <w:ind w:left="1440" w:hanging="360"/>
        <w:rPr>
          <w:u w:val="none"/>
        </w:rPr>
      </w:pPr>
      <w:r w:rsidDel="00000000" w:rsidR="00000000" w:rsidRPr="00000000">
        <w:rPr>
          <w:b w:val="1"/>
          <w:bCs w:val="1"/>
          <w:rtl w:val="0"/>
        </w:rPr>
        <w:t xml:space="preserve">Caption </w:t>
      </w:r>
      <w:r w:rsidDel="00000000" w:rsidR="00000000" w:rsidRPr="00000000">
        <w:rPr>
          <w:rtl w:val="0"/>
        </w:rPr>
        <w:t xml:space="preserve">: Create a strong password to keep your account secure.</w:t>
      </w:r>
    </w:p>
    <w:p w:rsidR="00000000" w:rsidDel="00000000" w:rsidP="00000000" w:rsidRDefault="00000000" w:rsidRPr="00000000" w14:paraId="0000023A">
      <w:pPr>
        <w:numPr>
          <w:ilvl w:val="1"/>
          <w:numId w:val="16"/>
        </w:numPr>
        <w:spacing w:after="0" w:afterAutospacing="0" w:line="300" w:lineRule="auto"/>
        <w:ind w:left="1440" w:hanging="360"/>
        <w:rPr>
          <w:u w:val="none"/>
        </w:rPr>
      </w:pPr>
      <w:r w:rsidDel="00000000" w:rsidR="00000000" w:rsidRPr="00000000">
        <w:rPr>
          <w:rtl w:val="0"/>
        </w:rPr>
        <w:t xml:space="preserve">Fields : </w:t>
      </w:r>
    </w:p>
    <w:p w:rsidR="00000000" w:rsidDel="00000000" w:rsidP="00000000" w:rsidRDefault="00000000" w:rsidRPr="00000000" w14:paraId="0000023B">
      <w:pPr>
        <w:numPr>
          <w:ilvl w:val="2"/>
          <w:numId w:val="16"/>
        </w:numPr>
        <w:spacing w:after="0" w:afterAutospacing="0" w:line="300" w:lineRule="auto"/>
        <w:ind w:left="2160" w:hanging="360"/>
        <w:rPr>
          <w:u w:val="none"/>
        </w:rPr>
      </w:pPr>
      <w:r w:rsidDel="00000000" w:rsidR="00000000" w:rsidRPr="00000000">
        <w:rPr>
          <w:rtl w:val="0"/>
        </w:rPr>
        <w:t xml:space="preserve">New Password * (Mandatory &amp; Masked with Eye Icon)</w:t>
      </w:r>
    </w:p>
    <w:p w:rsidR="00000000" w:rsidDel="00000000" w:rsidP="00000000" w:rsidRDefault="00000000" w:rsidRPr="00000000" w14:paraId="0000023C">
      <w:pPr>
        <w:numPr>
          <w:ilvl w:val="3"/>
          <w:numId w:val="16"/>
        </w:numPr>
        <w:spacing w:after="0" w:afterAutospacing="0" w:line="300" w:lineRule="auto"/>
        <w:ind w:left="2880" w:hanging="360"/>
        <w:rPr>
          <w:u w:val="none"/>
        </w:rPr>
      </w:pPr>
      <w:r w:rsidDel="00000000" w:rsidR="00000000" w:rsidRPr="00000000">
        <w:rPr>
          <w:rtl w:val="0"/>
        </w:rPr>
        <w:t xml:space="preserve">Placeholder : Enter new password</w:t>
      </w:r>
    </w:p>
    <w:p w:rsidR="00000000" w:rsidDel="00000000" w:rsidP="00000000" w:rsidRDefault="00000000" w:rsidRPr="00000000" w14:paraId="0000023D">
      <w:pPr>
        <w:numPr>
          <w:ilvl w:val="3"/>
          <w:numId w:val="16"/>
        </w:numPr>
        <w:spacing w:after="0" w:afterAutospacing="0" w:line="300" w:lineRule="auto"/>
        <w:ind w:left="2880" w:hanging="360"/>
        <w:rPr>
          <w:u w:val="none"/>
        </w:rPr>
      </w:pPr>
      <w:r w:rsidDel="00000000" w:rsidR="00000000" w:rsidRPr="00000000">
        <w:rPr>
          <w:rtl w:val="0"/>
        </w:rPr>
        <w:t xml:space="preserve">New Password must follow the Password criteria :</w:t>
      </w:r>
    </w:p>
    <w:p w:rsidR="00000000" w:rsidDel="00000000" w:rsidP="00000000" w:rsidRDefault="00000000" w:rsidRPr="00000000" w14:paraId="0000023E">
      <w:pPr>
        <w:numPr>
          <w:ilvl w:val="4"/>
          <w:numId w:val="16"/>
        </w:numPr>
        <w:spacing w:after="0" w:afterAutospacing="0" w:line="300" w:lineRule="auto"/>
        <w:ind w:left="3600" w:hanging="360"/>
        <w:rPr>
          <w:u w:val="none"/>
        </w:rPr>
      </w:pPr>
      <w:r w:rsidDel="00000000" w:rsidR="00000000" w:rsidRPr="00000000">
        <w:rPr>
          <w:rtl w:val="0"/>
        </w:rPr>
        <w:t xml:space="preserve"> Must include: at least 1 uppercase, 1 lowercase, 1 number, 1 special character</w:t>
      </w:r>
    </w:p>
    <w:p w:rsidR="00000000" w:rsidDel="00000000" w:rsidP="00000000" w:rsidRDefault="00000000" w:rsidRPr="00000000" w14:paraId="0000023F">
      <w:pPr>
        <w:numPr>
          <w:ilvl w:val="2"/>
          <w:numId w:val="16"/>
        </w:numPr>
        <w:spacing w:after="0" w:afterAutospacing="0" w:line="300" w:lineRule="auto"/>
        <w:ind w:left="2160" w:hanging="360"/>
        <w:rPr>
          <w:u w:val="none"/>
        </w:rPr>
      </w:pPr>
      <w:r w:rsidDel="00000000" w:rsidR="00000000" w:rsidRPr="00000000">
        <w:rPr>
          <w:rtl w:val="0"/>
        </w:rPr>
        <w:t xml:space="preserve">Confirm New Password * (Mandatory &amp; Masked with Eye Icon)</w:t>
      </w:r>
    </w:p>
    <w:p w:rsidR="00000000" w:rsidDel="00000000" w:rsidP="00000000" w:rsidRDefault="00000000" w:rsidRPr="00000000" w14:paraId="00000240">
      <w:pPr>
        <w:numPr>
          <w:ilvl w:val="3"/>
          <w:numId w:val="16"/>
        </w:numPr>
        <w:spacing w:after="0" w:afterAutospacing="0" w:line="300" w:lineRule="auto"/>
        <w:ind w:left="2880" w:hanging="360"/>
        <w:rPr>
          <w:u w:val="none"/>
        </w:rPr>
      </w:pPr>
      <w:r w:rsidDel="00000000" w:rsidR="00000000" w:rsidRPr="00000000">
        <w:rPr>
          <w:rtl w:val="0"/>
        </w:rPr>
        <w:t xml:space="preserve">Placeholder : Re-enter new password</w:t>
      </w:r>
    </w:p>
    <w:p w:rsidR="00000000" w:rsidDel="00000000" w:rsidP="00000000" w:rsidRDefault="00000000" w:rsidRPr="00000000" w14:paraId="00000241">
      <w:pPr>
        <w:numPr>
          <w:ilvl w:val="1"/>
          <w:numId w:val="16"/>
        </w:numPr>
        <w:spacing w:after="0" w:afterAutospacing="0" w:line="300" w:lineRule="auto"/>
        <w:ind w:left="1440" w:hanging="360"/>
        <w:rPr>
          <w:u w:val="none"/>
        </w:rPr>
      </w:pPr>
      <w:r w:rsidDel="00000000" w:rsidR="00000000" w:rsidRPr="00000000">
        <w:rPr>
          <w:rtl w:val="0"/>
        </w:rPr>
        <w:t xml:space="preserve">Button : Reset Password</w:t>
      </w:r>
    </w:p>
    <w:p w:rsidR="00000000" w:rsidDel="00000000" w:rsidP="00000000" w:rsidRDefault="00000000" w:rsidRPr="00000000" w14:paraId="00000242">
      <w:pPr>
        <w:numPr>
          <w:ilvl w:val="2"/>
          <w:numId w:val="16"/>
        </w:numPr>
        <w:spacing w:after="0" w:afterAutospacing="0" w:line="300" w:lineRule="auto"/>
        <w:ind w:left="2160" w:hanging="360"/>
        <w:rPr>
          <w:u w:val="none"/>
        </w:rPr>
      </w:pPr>
      <w:r w:rsidDel="00000000" w:rsidR="00000000" w:rsidRPr="00000000">
        <w:rPr>
          <w:rtl w:val="0"/>
        </w:rPr>
        <w:t xml:space="preserve">Re-direct to the Login &amp; system should update the newly created password.</w:t>
      </w:r>
    </w:p>
    <w:p w:rsidR="00000000" w:rsidDel="00000000" w:rsidP="00000000" w:rsidRDefault="00000000" w:rsidRPr="00000000" w14:paraId="00000243">
      <w:pPr>
        <w:numPr>
          <w:ilvl w:val="2"/>
          <w:numId w:val="16"/>
        </w:numPr>
        <w:spacing w:after="0" w:afterAutospacing="0" w:line="300" w:lineRule="auto"/>
        <w:ind w:left="2160" w:hanging="360"/>
        <w:rPr>
          <w:u w:val="none"/>
        </w:rPr>
      </w:pPr>
      <w:r w:rsidDel="00000000" w:rsidR="00000000" w:rsidRPr="00000000">
        <w:rPr>
          <w:rtl w:val="0"/>
        </w:rPr>
        <w:t xml:space="preserve">Confirmation Message : </w:t>
      </w:r>
    </w:p>
    <w:p w:rsidR="00000000" w:rsidDel="00000000" w:rsidP="00000000" w:rsidRDefault="00000000" w:rsidRPr="00000000" w14:paraId="00000244">
      <w:pPr>
        <w:numPr>
          <w:ilvl w:val="3"/>
          <w:numId w:val="16"/>
        </w:numPr>
        <w:spacing w:after="0" w:afterAutospacing="0" w:line="300" w:lineRule="auto"/>
        <w:ind w:left="2880" w:hanging="360"/>
        <w:rPr>
          <w:u w:val="none"/>
        </w:rPr>
      </w:pPr>
      <w:r w:rsidDel="00000000" w:rsidR="00000000" w:rsidRPr="00000000">
        <w:rPr>
          <w:rtl w:val="0"/>
        </w:rPr>
        <w:t xml:space="preserve">Post the Reset Password the application should display a success message :  Your password has been successfully Reset. </w:t>
      </w:r>
    </w:p>
    <w:p w:rsidR="00000000" w:rsidDel="00000000" w:rsidP="00000000" w:rsidRDefault="00000000" w:rsidRPr="00000000" w14:paraId="00000245">
      <w:pPr>
        <w:numPr>
          <w:ilvl w:val="4"/>
          <w:numId w:val="16"/>
        </w:numPr>
        <w:spacing w:line="300" w:lineRule="auto"/>
        <w:ind w:left="3600" w:hanging="360"/>
        <w:rPr>
          <w:color w:val="ff00ff"/>
        </w:rPr>
      </w:pPr>
      <w:r w:rsidDel="00000000" w:rsidR="00000000" w:rsidRPr="00000000">
        <w:rPr>
          <w:color w:val="ff00ff"/>
          <w:rtl w:val="0"/>
        </w:rPr>
        <w:t xml:space="preserve">Button : Ok or Auto - disappear message &amp; re-direct to login</w:t>
      </w:r>
    </w:p>
    <w:p w:rsidR="00000000" w:rsidDel="00000000" w:rsidP="00000000" w:rsidRDefault="00000000" w:rsidRPr="00000000" w14:paraId="00000246">
      <w:pPr>
        <w:spacing w:after="0" w:line="300" w:lineRule="auto"/>
        <w:rPr>
          <w:b w:val="1"/>
          <w:bCs w:val="1"/>
        </w:rPr>
      </w:pPr>
      <w:r w:rsidDel="00000000" w:rsidR="00000000" w:rsidRPr="00000000">
        <w:rPr>
          <w:b w:val="1"/>
          <w:bCs w:val="1"/>
          <w:rtl w:val="0"/>
        </w:rPr>
        <w:t xml:space="preserve">Validations for Recover Password</w:t>
      </w:r>
    </w:p>
    <w:p w:rsidR="00000000" w:rsidDel="00000000" w:rsidP="00000000" w:rsidRDefault="00000000" w:rsidRPr="00000000" w14:paraId="00000247">
      <w:pPr>
        <w:spacing w:line="300" w:lineRule="auto"/>
        <w:rPr>
          <w:b w:val="1"/>
          <w:bCs w:val="1"/>
        </w:rPr>
      </w:pPr>
      <w:r w:rsidDel="00000000" w:rsidR="00000000" w:rsidRPr="00000000">
        <w:rPr>
          <w:rtl w:val="0"/>
        </w:rPr>
      </w:r>
    </w:p>
    <w:tbl>
      <w:tblPr>
        <w:tblStyle w:val="Table7"/>
        <w:tblW w:w="5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330"/>
        <w:tblGridChange w:id="0">
          <w:tblGrid>
            <w:gridCol w:w="2205"/>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rPr>
                <w:b w:val="1"/>
                <w:bCs w:val="1"/>
              </w:rPr>
            </w:pPr>
            <w:r w:rsidDel="00000000" w:rsidR="00000000" w:rsidRPr="00000000">
              <w:rPr>
                <w:b w:val="1"/>
                <w:bCs w:val="1"/>
                <w:rtl w:val="0"/>
              </w:rPr>
              <w:t xml:space="preserve">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rPr>
                <w:b w:val="1"/>
                <w:bCs w:val="1"/>
              </w:rPr>
            </w:pPr>
            <w:r w:rsidDel="00000000" w:rsidR="00000000" w:rsidRPr="00000000">
              <w:rPr>
                <w:b w:val="1"/>
                <w:bCs w:val="1"/>
                <w:rtl w:val="0"/>
              </w:rPr>
              <w:t xml:space="preserve">Empty Data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rPr>
                <w:b w:val="1"/>
                <w:bCs w:val="1"/>
              </w:rPr>
            </w:pPr>
            <w:r w:rsidDel="00000000" w:rsidR="00000000" w:rsidRPr="00000000">
              <w:rPr>
                <w:b w:val="1"/>
                <w:bCs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300" w:lineRule="auto"/>
              <w:rPr>
                <w:b w:val="1"/>
                <w:bCs w:val="1"/>
              </w:rPr>
            </w:pPr>
            <w:r w:rsidDel="00000000" w:rsidR="00000000" w:rsidRPr="00000000">
              <w:rPr>
                <w:rtl w:val="0"/>
              </w:rPr>
              <w:t xml:space="preserve">Email is required</w:t>
            </w:r>
            <w:r w:rsidDel="00000000" w:rsidR="00000000" w:rsidRPr="00000000">
              <w:rPr>
                <w:rtl w:val="0"/>
              </w:rPr>
            </w:r>
          </w:p>
        </w:tc>
      </w:tr>
    </w:tbl>
    <w:p w:rsidR="00000000" w:rsidDel="00000000" w:rsidP="00000000" w:rsidRDefault="00000000" w:rsidRPr="00000000" w14:paraId="0000024C">
      <w:pPr>
        <w:spacing w:line="300" w:lineRule="auto"/>
        <w:rPr>
          <w:b w:val="1"/>
          <w:bCs w:val="1"/>
        </w:rPr>
      </w:pPr>
      <w:r w:rsidDel="00000000" w:rsidR="00000000" w:rsidRPr="00000000">
        <w:rPr>
          <w:rtl w:val="0"/>
        </w:rPr>
      </w:r>
    </w:p>
    <w:tbl>
      <w:tblPr>
        <w:tblStyle w:val="Table8"/>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195"/>
        <w:tblGridChange w:id="0">
          <w:tblGrid>
            <w:gridCol w:w="2475"/>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rPr>
                <w:b w:val="1"/>
                <w:bCs w:val="1"/>
              </w:rPr>
            </w:pPr>
            <w:r w:rsidDel="00000000" w:rsidR="00000000" w:rsidRPr="00000000">
              <w:rPr>
                <w:b w:val="1"/>
                <w:bCs w:val="1"/>
                <w:rtl w:val="0"/>
              </w:rPr>
              <w:t xml:space="preserve">Un-registered Accounts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rPr>
                <w:b w:val="1"/>
                <w:bCs w:val="1"/>
              </w:rPr>
            </w:pPr>
            <w:r w:rsidDel="00000000" w:rsidR="00000000" w:rsidRPr="00000000">
              <w:rPr>
                <w:b w:val="1"/>
                <w:bCs w:val="1"/>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pPr>
            <w:r w:rsidDel="00000000" w:rsidR="00000000" w:rsidRPr="00000000">
              <w:rPr>
                <w:rtl w:val="0"/>
              </w:rPr>
              <w:t xml:space="preserve">Please enter a valid email address.</w:t>
            </w:r>
          </w:p>
        </w:tc>
      </w:tr>
    </w:tbl>
    <w:p w:rsidR="00000000" w:rsidDel="00000000" w:rsidP="00000000" w:rsidRDefault="00000000" w:rsidRPr="00000000" w14:paraId="00000251">
      <w:pPr>
        <w:spacing w:line="300" w:lineRule="auto"/>
        <w:rPr>
          <w:b w:val="1"/>
          <w:bCs w:val="1"/>
        </w:rPr>
      </w:pPr>
      <w:r w:rsidDel="00000000" w:rsidR="00000000" w:rsidRPr="00000000">
        <w:rPr>
          <w:rtl w:val="0"/>
        </w:rPr>
      </w:r>
    </w:p>
    <w:p w:rsidR="00000000" w:rsidDel="00000000" w:rsidP="00000000" w:rsidRDefault="00000000" w:rsidRPr="00000000" w14:paraId="00000252">
      <w:pPr>
        <w:spacing w:line="300" w:lineRule="auto"/>
        <w:rPr>
          <w:b w:val="1"/>
          <w:bCs w:val="1"/>
        </w:rPr>
      </w:pPr>
      <w:r w:rsidDel="00000000" w:rsidR="00000000" w:rsidRPr="00000000">
        <w:rPr>
          <w:b w:val="1"/>
          <w:bCs w:val="1"/>
          <w:rtl w:val="0"/>
        </w:rPr>
        <w:t xml:space="preserve">Validations for the Reset Password screen</w:t>
      </w:r>
    </w:p>
    <w:p w:rsidR="00000000" w:rsidDel="00000000" w:rsidP="00000000" w:rsidRDefault="00000000" w:rsidRPr="00000000" w14:paraId="00000253">
      <w:pPr>
        <w:spacing w:line="300" w:lineRule="auto"/>
        <w:rPr>
          <w:b w:val="1"/>
          <w:bCs w:val="1"/>
        </w:rPr>
      </w:pPr>
      <w:r w:rsidDel="00000000" w:rsidR="00000000" w:rsidRPr="00000000">
        <w:rPr>
          <w:b w:val="1"/>
          <w:bCs w:val="1"/>
          <w:rtl w:val="0"/>
        </w:rPr>
        <w:t xml:space="preserve">Scenario 1 : Empty Data Field Validations </w:t>
      </w:r>
    </w:p>
    <w:tbl>
      <w:tblPr>
        <w:tblStyle w:val="Table9"/>
        <w:tblW w:w="5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330"/>
        <w:tblGridChange w:id="0">
          <w:tblGrid>
            <w:gridCol w:w="2205"/>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Empty Data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New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300" w:lineRule="auto"/>
              <w:rPr>
                <w:b w:val="1"/>
                <w:bCs w:val="1"/>
              </w:rPr>
            </w:pPr>
            <w:r w:rsidDel="00000000" w:rsidR="00000000" w:rsidRPr="00000000">
              <w:rPr>
                <w:rtl w:val="0"/>
              </w:rPr>
              <w:t xml:space="preserve">New Password is required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Confirm New Password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line="300" w:lineRule="auto"/>
              <w:rPr/>
            </w:pPr>
            <w:r w:rsidDel="00000000" w:rsidR="00000000" w:rsidRPr="00000000">
              <w:rPr>
                <w:rtl w:val="0"/>
              </w:rPr>
              <w:t xml:space="preserve">Please confirm your password</w:t>
            </w:r>
          </w:p>
        </w:tc>
      </w:tr>
    </w:tbl>
    <w:p w:rsidR="00000000" w:rsidDel="00000000" w:rsidP="00000000" w:rsidRDefault="00000000" w:rsidRPr="00000000" w14:paraId="0000025A">
      <w:pPr>
        <w:spacing w:line="300" w:lineRule="auto"/>
        <w:rPr>
          <w:b w:val="1"/>
          <w:bCs w:val="1"/>
        </w:rPr>
      </w:pPr>
      <w:r w:rsidDel="00000000" w:rsidR="00000000" w:rsidRPr="00000000">
        <w:rPr>
          <w:rtl w:val="0"/>
        </w:rPr>
      </w:r>
    </w:p>
    <w:p w:rsidR="00000000" w:rsidDel="00000000" w:rsidP="00000000" w:rsidRDefault="00000000" w:rsidRPr="00000000" w14:paraId="0000025B">
      <w:pPr>
        <w:spacing w:line="300" w:lineRule="auto"/>
        <w:rPr>
          <w:b w:val="1"/>
          <w:bCs w:val="1"/>
        </w:rPr>
      </w:pPr>
      <w:r w:rsidDel="00000000" w:rsidR="00000000" w:rsidRPr="00000000">
        <w:rPr>
          <w:b w:val="1"/>
          <w:bCs w:val="1"/>
          <w:rtl w:val="0"/>
        </w:rPr>
        <w:t xml:space="preserve">Scenario 2 : New Password field filled &amp; Confirm New password field empty </w:t>
      </w:r>
    </w:p>
    <w:tbl>
      <w:tblPr>
        <w:tblStyle w:val="Table10"/>
        <w:tblW w:w="5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330"/>
        <w:tblGridChange w:id="0">
          <w:tblGrid>
            <w:gridCol w:w="2205"/>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b w:val="1"/>
                <w:bCs w:val="1"/>
              </w:rPr>
            </w:pPr>
            <w:r w:rsidDel="00000000" w:rsidR="00000000" w:rsidRPr="00000000">
              <w:rPr>
                <w:b w:val="1"/>
                <w:bCs w:val="1"/>
                <w:rtl w:val="0"/>
              </w:rPr>
              <w:t xml:space="preserve">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b w:val="1"/>
                <w:bCs w:val="1"/>
              </w:rPr>
            </w:pPr>
            <w:r w:rsidDel="00000000" w:rsidR="00000000" w:rsidRPr="00000000">
              <w:rPr>
                <w:b w:val="1"/>
                <w:bCs w:val="1"/>
                <w:rtl w:val="0"/>
              </w:rPr>
              <w:t xml:space="preserve">Confirm New password Empty Data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b w:val="1"/>
                <w:bCs w:val="1"/>
              </w:rPr>
            </w:pPr>
            <w:r w:rsidDel="00000000" w:rsidR="00000000" w:rsidRPr="00000000">
              <w:rPr>
                <w:b w:val="1"/>
                <w:bCs w:val="1"/>
                <w:rtl w:val="0"/>
              </w:rPr>
              <w:t xml:space="preserve">New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line="300" w:lineRule="auto"/>
              <w:rPr>
                <w:b w:val="1"/>
                <w:bCs w:val="1"/>
              </w:rPr>
            </w:pPr>
            <w:r w:rsidDel="00000000" w:rsidR="00000000" w:rsidRPr="00000000">
              <w:rPr>
                <w:rtl w:val="0"/>
              </w:rPr>
              <w:t xml:space="preserve">Filled/Provided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b w:val="1"/>
                <w:bCs w:val="1"/>
              </w:rPr>
            </w:pPr>
            <w:r w:rsidDel="00000000" w:rsidR="00000000" w:rsidRPr="00000000">
              <w:rPr>
                <w:b w:val="1"/>
                <w:bCs w:val="1"/>
                <w:rtl w:val="0"/>
              </w:rPr>
              <w:t xml:space="preserve">Confirm New Password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line="300" w:lineRule="auto"/>
              <w:rPr/>
            </w:pPr>
            <w:r w:rsidDel="00000000" w:rsidR="00000000" w:rsidRPr="00000000">
              <w:rPr>
                <w:rtl w:val="0"/>
              </w:rPr>
              <w:t xml:space="preserve">Please confirm your password</w:t>
            </w:r>
          </w:p>
        </w:tc>
      </w:tr>
    </w:tbl>
    <w:p w:rsidR="00000000" w:rsidDel="00000000" w:rsidP="00000000" w:rsidRDefault="00000000" w:rsidRPr="00000000" w14:paraId="00000262">
      <w:pPr>
        <w:spacing w:line="300" w:lineRule="auto"/>
        <w:rPr>
          <w:b w:val="1"/>
          <w:bCs w:val="1"/>
        </w:rPr>
      </w:pPr>
      <w:r w:rsidDel="00000000" w:rsidR="00000000" w:rsidRPr="00000000">
        <w:rPr>
          <w:rtl w:val="0"/>
        </w:rPr>
      </w:r>
    </w:p>
    <w:p w:rsidR="00000000" w:rsidDel="00000000" w:rsidP="00000000" w:rsidRDefault="00000000" w:rsidRPr="00000000" w14:paraId="00000263">
      <w:pPr>
        <w:spacing w:line="300" w:lineRule="auto"/>
        <w:rPr>
          <w:b w:val="1"/>
          <w:bCs w:val="1"/>
        </w:rPr>
      </w:pPr>
      <w:r w:rsidDel="00000000" w:rsidR="00000000" w:rsidRPr="00000000">
        <w:rPr>
          <w:b w:val="1"/>
          <w:bCs w:val="1"/>
          <w:rtl w:val="0"/>
        </w:rPr>
        <w:t xml:space="preserve">Scenario 3 :  Miss-Match Passwords </w:t>
      </w:r>
    </w:p>
    <w:tbl>
      <w:tblPr>
        <w:tblStyle w:val="Table11"/>
        <w:tblW w:w="5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330"/>
        <w:tblGridChange w:id="0">
          <w:tblGrid>
            <w:gridCol w:w="2205"/>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rPr>
                <w:b w:val="1"/>
                <w:bCs w:val="1"/>
              </w:rPr>
            </w:pPr>
            <w:r w:rsidDel="00000000" w:rsidR="00000000" w:rsidRPr="00000000">
              <w:rPr>
                <w:b w:val="1"/>
                <w:bCs w:val="1"/>
                <w:rtl w:val="0"/>
              </w:rPr>
              <w:t xml:space="preserve">Fields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line="300" w:lineRule="auto"/>
              <w:jc w:val="center"/>
              <w:rPr>
                <w:b w:val="1"/>
                <w:bCs w:val="1"/>
              </w:rPr>
            </w:pPr>
            <w:r w:rsidDel="00000000" w:rsidR="00000000" w:rsidRPr="00000000">
              <w:rPr>
                <w:b w:val="1"/>
                <w:bCs w:val="1"/>
                <w:rtl w:val="0"/>
              </w:rPr>
              <w:t xml:space="preserve">Miss-match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rPr>
                <w:b w:val="1"/>
                <w:bCs w:val="1"/>
              </w:rPr>
            </w:pPr>
            <w:r w:rsidDel="00000000" w:rsidR="00000000" w:rsidRPr="00000000">
              <w:rPr>
                <w:b w:val="1"/>
                <w:bCs w:val="1"/>
                <w:rtl w:val="0"/>
              </w:rPr>
              <w:t xml:space="preserve">New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line="300" w:lineRule="auto"/>
              <w:rPr/>
            </w:pPr>
            <w:r w:rsidDel="00000000" w:rsidR="00000000" w:rsidRPr="00000000">
              <w:rPr>
                <w:rtl w:val="0"/>
              </w:rPr>
              <w:t xml:space="preserve">Filled/Provided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rPr>
                <w:b w:val="1"/>
                <w:bCs w:val="1"/>
              </w:rPr>
            </w:pPr>
            <w:r w:rsidDel="00000000" w:rsidR="00000000" w:rsidRPr="00000000">
              <w:rPr>
                <w:b w:val="1"/>
                <w:bCs w:val="1"/>
                <w:rtl w:val="0"/>
              </w:rPr>
              <w:t xml:space="preserve">Confirm New Password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line="300" w:lineRule="auto"/>
              <w:jc w:val="center"/>
              <w:rPr/>
            </w:pPr>
            <w:r w:rsidDel="00000000" w:rsidR="00000000" w:rsidRPr="00000000">
              <w:rPr>
                <w:rtl w:val="0"/>
              </w:rPr>
              <w:t xml:space="preserve">Passwords do not match</w:t>
            </w:r>
          </w:p>
        </w:tc>
      </w:tr>
    </w:tbl>
    <w:p w:rsidR="00000000" w:rsidDel="00000000" w:rsidP="00000000" w:rsidRDefault="00000000" w:rsidRPr="00000000" w14:paraId="0000026A">
      <w:pPr>
        <w:pStyle w:val="Heading3"/>
        <w:rPr/>
      </w:pPr>
      <w:bookmarkStart w:colFirst="0" w:colLast="0" w:name="_2e9foxdky2qf" w:id="18"/>
      <w:bookmarkEnd w:id="18"/>
      <w:r w:rsidDel="00000000" w:rsidR="00000000" w:rsidRPr="00000000">
        <w:rPr>
          <w:rtl w:val="0"/>
        </w:rPr>
      </w:r>
    </w:p>
    <w:p w:rsidR="00000000" w:rsidDel="00000000" w:rsidP="00000000" w:rsidRDefault="00000000" w:rsidRPr="00000000" w14:paraId="0000026B">
      <w:pPr>
        <w:pStyle w:val="Heading3"/>
        <w:rPr/>
      </w:pPr>
      <w:bookmarkStart w:colFirst="0" w:colLast="0" w:name="_wqv1krgr3e0w" w:id="19"/>
      <w:bookmarkEnd w:id="19"/>
      <w:r w:rsidDel="00000000" w:rsidR="00000000" w:rsidRPr="00000000">
        <w:rPr>
          <w:rtl w:val="0"/>
        </w:rPr>
        <w:t xml:space="preserve">User story -1.4 Change Password (Logged In) </w:t>
      </w:r>
    </w:p>
    <w:p w:rsidR="00000000" w:rsidDel="00000000" w:rsidP="00000000" w:rsidRDefault="00000000" w:rsidRPr="00000000" w14:paraId="0000026C">
      <w:pPr>
        <w:spacing w:line="300" w:lineRule="auto"/>
        <w:rPr/>
      </w:pPr>
      <w:r w:rsidDel="00000000" w:rsidR="00000000" w:rsidRPr="00000000">
        <w:rPr>
          <w:rtl w:val="0"/>
        </w:rPr>
        <w:t xml:space="preserve">As a Logged-In User, I want to change my password within Security Settings under Profile Module  so that I can maintain account security.</w:t>
      </w:r>
    </w:p>
    <w:p w:rsidR="00000000" w:rsidDel="00000000" w:rsidP="00000000" w:rsidRDefault="00000000" w:rsidRPr="00000000" w14:paraId="0000026D">
      <w:pPr>
        <w:spacing w:line="30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6E">
      <w:pPr>
        <w:numPr>
          <w:ilvl w:val="0"/>
          <w:numId w:val="18"/>
        </w:numPr>
        <w:spacing w:line="300" w:lineRule="auto"/>
        <w:ind w:left="720" w:hanging="360"/>
      </w:pPr>
      <w:r w:rsidDel="00000000" w:rsidR="00000000" w:rsidRPr="00000000">
        <w:rPr>
          <w:b w:val="1"/>
          <w:bCs w:val="1"/>
          <w:rtl w:val="0"/>
        </w:rPr>
        <w:t xml:space="preserve">Authentication:</w:t>
      </w:r>
      <w:r w:rsidDel="00000000" w:rsidR="00000000" w:rsidRPr="00000000">
        <w:rPr>
          <w:rtl w:val="0"/>
        </w:rPr>
        <w:t xml:space="preserve"> User must be currently logged in.</w:t>
      </w:r>
    </w:p>
    <w:p w:rsidR="00000000" w:rsidDel="00000000" w:rsidP="00000000" w:rsidRDefault="00000000" w:rsidRPr="00000000" w14:paraId="0000026F">
      <w:pPr>
        <w:numPr>
          <w:ilvl w:val="0"/>
          <w:numId w:val="18"/>
        </w:numPr>
        <w:spacing w:line="300" w:lineRule="auto"/>
        <w:ind w:left="720" w:hanging="360"/>
        <w:rPr>
          <w:b w:val="1"/>
          <w:bCs w:val="1"/>
        </w:rPr>
      </w:pPr>
      <w:r w:rsidDel="00000000" w:rsidR="00000000" w:rsidRPr="00000000">
        <w:rPr>
          <w:b w:val="1"/>
          <w:bCs w:val="1"/>
          <w:rtl w:val="0"/>
        </w:rPr>
        <w:t xml:space="preserve">Navigation: </w:t>
      </w:r>
      <w:r w:rsidDel="00000000" w:rsidR="00000000" w:rsidRPr="00000000">
        <w:rPr>
          <w:rFonts w:ascii="Arial Unicode MS" w:cs="Arial Unicode MS" w:eastAsia="Arial Unicode MS" w:hAnsi="Arial Unicode MS"/>
          <w:rtl w:val="0"/>
        </w:rPr>
        <w:t xml:space="preserve">Profile → Security Settings → Change Password</w:t>
      </w:r>
    </w:p>
    <w:p w:rsidR="00000000" w:rsidDel="00000000" w:rsidP="00000000" w:rsidRDefault="00000000" w:rsidRPr="00000000" w14:paraId="00000270">
      <w:pPr>
        <w:numPr>
          <w:ilvl w:val="0"/>
          <w:numId w:val="18"/>
        </w:numPr>
        <w:spacing w:line="300" w:lineRule="auto"/>
        <w:ind w:left="720" w:hanging="360"/>
      </w:pPr>
      <w:r w:rsidDel="00000000" w:rsidR="00000000" w:rsidRPr="00000000">
        <w:rPr>
          <w:b w:val="1"/>
          <w:bCs w:val="1"/>
          <w:rtl w:val="0"/>
        </w:rPr>
        <w:t xml:space="preserve">Validation: </w:t>
      </w:r>
      <w:r w:rsidDel="00000000" w:rsidR="00000000" w:rsidRPr="00000000">
        <w:rPr>
          <w:rtl w:val="0"/>
        </w:rPr>
        <w:t xml:space="preserve">The user must correctly enter the Current Password before setting a new one.</w:t>
      </w:r>
    </w:p>
    <w:p w:rsidR="00000000" w:rsidDel="00000000" w:rsidP="00000000" w:rsidRDefault="00000000" w:rsidRPr="00000000" w14:paraId="00000271">
      <w:pPr>
        <w:numPr>
          <w:ilvl w:val="0"/>
          <w:numId w:val="18"/>
        </w:numPr>
        <w:spacing w:line="300" w:lineRule="auto"/>
        <w:ind w:left="720" w:hanging="360"/>
      </w:pPr>
      <w:r w:rsidDel="00000000" w:rsidR="00000000" w:rsidRPr="00000000">
        <w:rPr>
          <w:b w:val="1"/>
          <w:bCs w:val="1"/>
          <w:rtl w:val="0"/>
        </w:rPr>
        <w:t xml:space="preserve">Matching:</w:t>
      </w:r>
      <w:r w:rsidDel="00000000" w:rsidR="00000000" w:rsidRPr="00000000">
        <w:rPr>
          <w:rtl w:val="0"/>
        </w:rPr>
        <w:t xml:space="preserve"> New Password and Confirm New Password fields must match.</w:t>
      </w:r>
    </w:p>
    <w:p w:rsidR="00000000" w:rsidDel="00000000" w:rsidP="00000000" w:rsidRDefault="00000000" w:rsidRPr="00000000" w14:paraId="00000272">
      <w:pPr>
        <w:numPr>
          <w:ilvl w:val="1"/>
          <w:numId w:val="18"/>
        </w:numPr>
        <w:spacing w:line="300" w:lineRule="auto"/>
        <w:ind w:left="1440" w:hanging="360"/>
      </w:pPr>
      <w:r w:rsidDel="00000000" w:rsidR="00000000" w:rsidRPr="00000000">
        <w:rPr>
          <w:rtl w:val="0"/>
        </w:rPr>
        <w:t xml:space="preserve">The new password must not be identical to the current password.</w:t>
      </w:r>
    </w:p>
    <w:p w:rsidR="00000000" w:rsidDel="00000000" w:rsidP="00000000" w:rsidRDefault="00000000" w:rsidRPr="00000000" w14:paraId="00000273">
      <w:pPr>
        <w:numPr>
          <w:ilvl w:val="1"/>
          <w:numId w:val="18"/>
        </w:numPr>
        <w:spacing w:line="300" w:lineRule="auto"/>
        <w:ind w:left="1440" w:hanging="360"/>
        <w:rPr>
          <w:u w:val="none"/>
        </w:rPr>
      </w:pPr>
      <w:r w:rsidDel="00000000" w:rsidR="00000000" w:rsidRPr="00000000">
        <w:rPr>
          <w:rtl w:val="0"/>
        </w:rPr>
        <w:t xml:space="preserve">The New password must follow the password criteria : At least 1 Uppercase , 1 lower case, 1 numeric and 1 special characters.</w:t>
      </w:r>
    </w:p>
    <w:p w:rsidR="00000000" w:rsidDel="00000000" w:rsidP="00000000" w:rsidRDefault="00000000" w:rsidRPr="00000000" w14:paraId="00000274">
      <w:pPr>
        <w:numPr>
          <w:ilvl w:val="1"/>
          <w:numId w:val="18"/>
        </w:numPr>
        <w:spacing w:line="300" w:lineRule="auto"/>
        <w:ind w:left="1440" w:hanging="360"/>
      </w:pPr>
      <w:r w:rsidDel="00000000" w:rsidR="00000000" w:rsidRPr="00000000">
        <w:rPr>
          <w:rtl w:val="0"/>
        </w:rPr>
        <w:t xml:space="preserve">System should display error message:</w:t>
      </w:r>
    </w:p>
    <w:p w:rsidR="00000000" w:rsidDel="00000000" w:rsidP="00000000" w:rsidRDefault="00000000" w:rsidRPr="00000000" w14:paraId="00000275">
      <w:pPr>
        <w:numPr>
          <w:ilvl w:val="2"/>
          <w:numId w:val="18"/>
        </w:numPr>
        <w:spacing w:line="300" w:lineRule="auto"/>
        <w:ind w:left="2160" w:hanging="360"/>
      </w:pPr>
      <w:r w:rsidDel="00000000" w:rsidR="00000000" w:rsidRPr="00000000">
        <w:rPr>
          <w:rtl w:val="0"/>
        </w:rPr>
        <w:t xml:space="preserve">“The new password cannot be the same as your current password.”</w:t>
      </w:r>
    </w:p>
    <w:p w:rsidR="00000000" w:rsidDel="00000000" w:rsidP="00000000" w:rsidRDefault="00000000" w:rsidRPr="00000000" w14:paraId="00000276">
      <w:pPr>
        <w:numPr>
          <w:ilvl w:val="0"/>
          <w:numId w:val="18"/>
        </w:numPr>
        <w:spacing w:line="300" w:lineRule="auto"/>
        <w:ind w:left="720" w:hanging="360"/>
      </w:pPr>
      <w:r w:rsidDel="00000000" w:rsidR="00000000" w:rsidRPr="00000000">
        <w:rPr>
          <w:b w:val="1"/>
          <w:bCs w:val="1"/>
          <w:rtl w:val="0"/>
        </w:rPr>
        <w:t xml:space="preserve">Session Management: </w:t>
      </w:r>
      <w:r w:rsidDel="00000000" w:rsidR="00000000" w:rsidRPr="00000000">
        <w:rPr>
          <w:rtl w:val="0"/>
        </w:rPr>
        <w:t xml:space="preserve">Upon success, the system must logout the User.</w:t>
      </w:r>
    </w:p>
    <w:p w:rsidR="00000000" w:rsidDel="00000000" w:rsidP="00000000" w:rsidRDefault="00000000" w:rsidRPr="00000000" w14:paraId="00000277">
      <w:pPr>
        <w:numPr>
          <w:ilvl w:val="0"/>
          <w:numId w:val="18"/>
        </w:numPr>
        <w:spacing w:line="300" w:lineRule="auto"/>
        <w:ind w:left="720" w:hanging="360"/>
      </w:pPr>
      <w:r w:rsidDel="00000000" w:rsidR="00000000" w:rsidRPr="00000000">
        <w:rPr>
          <w:b w:val="1"/>
          <w:bCs w:val="1"/>
          <w:rtl w:val="0"/>
        </w:rPr>
        <w:t xml:space="preserve">Notification: </w:t>
      </w:r>
      <w:r w:rsidDel="00000000" w:rsidR="00000000" w:rsidRPr="00000000">
        <w:rPr>
          <w:rtl w:val="0"/>
        </w:rPr>
        <w:t xml:space="preserve">User receives an email confirmation of the change.</w:t>
      </w:r>
    </w:p>
    <w:p w:rsidR="00000000" w:rsidDel="00000000" w:rsidP="00000000" w:rsidRDefault="00000000" w:rsidRPr="00000000" w14:paraId="00000278">
      <w:pPr>
        <w:spacing w:line="300" w:lineRule="auto"/>
        <w:rPr>
          <w:b w:val="1"/>
          <w:bCs w:val="1"/>
        </w:rPr>
      </w:pPr>
      <w:r w:rsidDel="00000000" w:rsidR="00000000" w:rsidRPr="00000000">
        <w:rPr>
          <w:b w:val="1"/>
          <w:bCs w:val="1"/>
          <w:rtl w:val="0"/>
        </w:rPr>
        <w:t xml:space="preserve">Validations </w:t>
      </w:r>
    </w:p>
    <w:tbl>
      <w:tblPr>
        <w:tblStyle w:val="Table12"/>
        <w:tblW w:w="6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855"/>
        <w:tblGridChange w:id="0">
          <w:tblGrid>
            <w:gridCol w:w="2670"/>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Empty Data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password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New password is required</w:t>
            </w:r>
          </w:p>
        </w:tc>
      </w:tr>
    </w:tbl>
    <w:p w:rsidR="00000000" w:rsidDel="00000000" w:rsidP="00000000" w:rsidRDefault="00000000" w:rsidRPr="00000000" w14:paraId="0000027F">
      <w:pPr>
        <w:spacing w:line="300" w:lineRule="auto"/>
        <w:rPr/>
      </w:pPr>
      <w:r w:rsidDel="00000000" w:rsidR="00000000" w:rsidRPr="00000000">
        <w:rPr>
          <w:rtl w:val="0"/>
        </w:rPr>
      </w:r>
    </w:p>
    <w:tbl>
      <w:tblPr>
        <w:tblStyle w:val="Table13"/>
        <w:tblW w:w="6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810"/>
        <w:tblGridChange w:id="0">
          <w:tblGrid>
            <w:gridCol w:w="2760"/>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Miss-Match 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Password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do not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 New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rPr/>
            </w:pPr>
            <w:r w:rsidDel="00000000" w:rsidR="00000000" w:rsidRPr="00000000">
              <w:rPr>
                <w:rtl w:val="0"/>
              </w:rPr>
              <w:t xml:space="preserve">Password do not match</w:t>
            </w:r>
          </w:p>
        </w:tc>
      </w:tr>
    </w:tbl>
    <w:p w:rsidR="00000000" w:rsidDel="00000000" w:rsidP="00000000" w:rsidRDefault="00000000" w:rsidRPr="00000000" w14:paraId="00000286">
      <w:pPr>
        <w:spacing w:line="300" w:lineRule="auto"/>
        <w:rPr/>
      </w:pPr>
      <w:r w:rsidDel="00000000" w:rsidR="00000000" w:rsidRPr="00000000">
        <w:rPr>
          <w:rtl w:val="0"/>
        </w:rPr>
      </w:r>
    </w:p>
    <w:tbl>
      <w:tblPr>
        <w:tblStyle w:val="Table14"/>
        <w:tblW w:w="6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3795"/>
        <w:tblGridChange w:id="0">
          <w:tblGrid>
            <w:gridCol w:w="2850"/>
            <w:gridCol w:w="3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after="0" w:line="240" w:lineRule="auto"/>
              <w:jc w:val="cente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after="0" w:line="240" w:lineRule="auto"/>
              <w:jc w:val="center"/>
              <w:rPr>
                <w:b w:val="1"/>
                <w:bCs w:val="1"/>
              </w:rPr>
            </w:pPr>
            <w:r w:rsidDel="00000000" w:rsidR="00000000" w:rsidRPr="00000000">
              <w:rPr>
                <w:b w:val="1"/>
                <w:bCs w:val="1"/>
                <w:rtl w:val="0"/>
              </w:rPr>
              <w:t xml:space="preserve">Min length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Password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must be at least 8 characters</w:t>
            </w:r>
          </w:p>
        </w:tc>
      </w:tr>
    </w:tbl>
    <w:p w:rsidR="00000000" w:rsidDel="00000000" w:rsidP="00000000" w:rsidRDefault="00000000" w:rsidRPr="00000000" w14:paraId="0000028B">
      <w:pPr>
        <w:spacing w:line="300" w:lineRule="auto"/>
        <w:rPr/>
      </w:pPr>
      <w:r w:rsidDel="00000000" w:rsidR="00000000" w:rsidRPr="00000000">
        <w:rPr>
          <w:rtl w:val="0"/>
        </w:rPr>
      </w:r>
    </w:p>
    <w:tbl>
      <w:tblPr>
        <w:tblStyle w:val="Table15"/>
        <w:tblW w:w="6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3750"/>
        <w:tblGridChange w:id="0">
          <w:tblGrid>
            <w:gridCol w:w="2955"/>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Password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must contains at least 1 Uppercase , 1 lower case, 1 numeric and 1 special characters</w:t>
            </w:r>
          </w:p>
        </w:tc>
      </w:tr>
    </w:tbl>
    <w:p w:rsidR="00000000" w:rsidDel="00000000" w:rsidP="00000000" w:rsidRDefault="00000000" w:rsidRPr="00000000" w14:paraId="00000290">
      <w:pPr>
        <w:spacing w:line="300" w:lineRule="auto"/>
        <w:rPr/>
      </w:pPr>
      <w:r w:rsidDel="00000000" w:rsidR="00000000" w:rsidRPr="00000000">
        <w:rPr>
          <w:rtl w:val="0"/>
        </w:rPr>
      </w:r>
    </w:p>
    <w:p w:rsidR="00000000" w:rsidDel="00000000" w:rsidP="00000000" w:rsidRDefault="00000000" w:rsidRPr="00000000" w14:paraId="00000291">
      <w:pPr>
        <w:numPr>
          <w:ilvl w:val="0"/>
          <w:numId w:val="18"/>
        </w:numPr>
        <w:spacing w:line="300" w:lineRule="auto"/>
        <w:ind w:left="720" w:hanging="360"/>
        <w:rPr>
          <w:b w:val="1"/>
          <w:bCs w:val="1"/>
        </w:rPr>
      </w:pPr>
      <w:r w:rsidDel="00000000" w:rsidR="00000000" w:rsidRPr="00000000">
        <w:rPr>
          <w:b w:val="1"/>
          <w:bCs w:val="1"/>
          <w:rtl w:val="0"/>
        </w:rPr>
        <w:t xml:space="preserve">Change Password screen (Settings) : </w:t>
      </w:r>
    </w:p>
    <w:p w:rsidR="00000000" w:rsidDel="00000000" w:rsidP="00000000" w:rsidRDefault="00000000" w:rsidRPr="00000000" w14:paraId="00000292">
      <w:pPr>
        <w:spacing w:line="300" w:lineRule="auto"/>
        <w:rPr/>
      </w:pPr>
      <w:r w:rsidDel="00000000" w:rsidR="00000000" w:rsidRPr="00000000">
        <w:rPr>
          <w:i w:val="1"/>
          <w:iCs w:val="1"/>
          <w:color w:val="9900ff"/>
          <w:rtl w:val="0"/>
        </w:rPr>
        <w:t xml:space="preserve">A security-themed graphic (lock/shield) with verbiage: "Keep your portfolio safe. Update your credentials regularly.</w:t>
      </w:r>
      <w:r w:rsidDel="00000000" w:rsidR="00000000" w:rsidRPr="00000000">
        <w:rPr>
          <w:rtl w:val="0"/>
        </w:rPr>
      </w:r>
    </w:p>
    <w:p w:rsidR="00000000" w:rsidDel="00000000" w:rsidP="00000000" w:rsidRDefault="00000000" w:rsidRPr="00000000" w14:paraId="00000293">
      <w:pPr>
        <w:numPr>
          <w:ilvl w:val="1"/>
          <w:numId w:val="18"/>
        </w:numPr>
        <w:spacing w:after="0" w:afterAutospacing="0" w:line="300" w:lineRule="auto"/>
        <w:ind w:left="1440" w:hanging="360"/>
        <w:rPr>
          <w:b w:val="1"/>
          <w:bCs w:val="1"/>
        </w:rPr>
      </w:pPr>
      <w:r w:rsidDel="00000000" w:rsidR="00000000" w:rsidRPr="00000000">
        <w:rPr>
          <w:b w:val="1"/>
          <w:bCs w:val="1"/>
          <w:rtl w:val="0"/>
        </w:rPr>
        <w:t xml:space="preserve">Header: </w:t>
      </w:r>
      <w:r w:rsidDel="00000000" w:rsidR="00000000" w:rsidRPr="00000000">
        <w:rPr>
          <w:rtl w:val="0"/>
        </w:rPr>
        <w:t xml:space="preserve">"Change Password".</w:t>
      </w:r>
    </w:p>
    <w:p w:rsidR="00000000" w:rsidDel="00000000" w:rsidP="00000000" w:rsidRDefault="00000000" w:rsidRPr="00000000" w14:paraId="00000294">
      <w:pPr>
        <w:numPr>
          <w:ilvl w:val="1"/>
          <w:numId w:val="18"/>
        </w:numPr>
        <w:spacing w:after="0" w:afterAutospacing="0" w:line="300" w:lineRule="auto"/>
        <w:ind w:left="1440" w:hanging="360"/>
        <w:rPr>
          <w:b w:val="1"/>
          <w:bCs w:val="1"/>
        </w:rPr>
      </w:pPr>
      <w:r w:rsidDel="00000000" w:rsidR="00000000" w:rsidRPr="00000000">
        <w:rPr>
          <w:b w:val="1"/>
          <w:bCs w:val="1"/>
          <w:rtl w:val="0"/>
        </w:rPr>
        <w:t xml:space="preserve">Input Field:</w:t>
      </w:r>
      <w:r w:rsidDel="00000000" w:rsidR="00000000" w:rsidRPr="00000000">
        <w:rPr>
          <w:rtl w:val="0"/>
        </w:rPr>
        <w:t xml:space="preserve"> Current Password (Mandatory &amp; Masked with Eye Icon)</w:t>
      </w:r>
    </w:p>
    <w:p w:rsidR="00000000" w:rsidDel="00000000" w:rsidP="00000000" w:rsidRDefault="00000000" w:rsidRPr="00000000" w14:paraId="00000295">
      <w:pPr>
        <w:numPr>
          <w:ilvl w:val="1"/>
          <w:numId w:val="18"/>
        </w:numPr>
        <w:spacing w:after="0" w:afterAutospacing="0" w:line="300" w:lineRule="auto"/>
        <w:ind w:left="1440" w:hanging="360"/>
        <w:rPr>
          <w:b w:val="1"/>
          <w:bCs w:val="1"/>
        </w:rPr>
      </w:pPr>
      <w:r w:rsidDel="00000000" w:rsidR="00000000" w:rsidRPr="00000000">
        <w:rPr>
          <w:b w:val="1"/>
          <w:bCs w:val="1"/>
          <w:rtl w:val="0"/>
        </w:rPr>
        <w:t xml:space="preserve">Input Field:</w:t>
      </w:r>
      <w:r w:rsidDel="00000000" w:rsidR="00000000" w:rsidRPr="00000000">
        <w:rPr>
          <w:rtl w:val="0"/>
        </w:rPr>
        <w:t xml:space="preserve"> New Password.(Mandatory &amp; Masked with Eye Icon)</w:t>
      </w:r>
    </w:p>
    <w:p w:rsidR="00000000" w:rsidDel="00000000" w:rsidP="00000000" w:rsidRDefault="00000000" w:rsidRPr="00000000" w14:paraId="00000296">
      <w:pPr>
        <w:numPr>
          <w:ilvl w:val="1"/>
          <w:numId w:val="18"/>
        </w:numPr>
        <w:spacing w:after="0" w:afterAutospacing="0" w:line="300" w:lineRule="auto"/>
        <w:ind w:left="1440" w:hanging="360"/>
        <w:rPr>
          <w:b w:val="1"/>
          <w:bCs w:val="1"/>
        </w:rPr>
      </w:pPr>
      <w:r w:rsidDel="00000000" w:rsidR="00000000" w:rsidRPr="00000000">
        <w:rPr>
          <w:b w:val="1"/>
          <w:bCs w:val="1"/>
          <w:rtl w:val="0"/>
        </w:rPr>
        <w:t xml:space="preserve">Input Field:</w:t>
      </w:r>
      <w:r w:rsidDel="00000000" w:rsidR="00000000" w:rsidRPr="00000000">
        <w:rPr>
          <w:rtl w:val="0"/>
        </w:rPr>
        <w:t xml:space="preserve"> Confirm New Password. (Mandatory &amp; Masked with Eye Icon)</w:t>
      </w:r>
    </w:p>
    <w:p w:rsidR="00000000" w:rsidDel="00000000" w:rsidP="00000000" w:rsidRDefault="00000000" w:rsidRPr="00000000" w14:paraId="00000297">
      <w:pPr>
        <w:numPr>
          <w:ilvl w:val="1"/>
          <w:numId w:val="18"/>
        </w:numPr>
        <w:spacing w:after="0" w:afterAutospacing="0" w:line="300" w:lineRule="auto"/>
        <w:ind w:left="1440" w:hanging="360"/>
        <w:rPr>
          <w:b w:val="1"/>
          <w:bCs w:val="1"/>
        </w:rPr>
      </w:pPr>
      <w:r w:rsidDel="00000000" w:rsidR="00000000" w:rsidRPr="00000000">
        <w:rPr>
          <w:b w:val="1"/>
          <w:bCs w:val="1"/>
          <w:rtl w:val="0"/>
        </w:rPr>
        <w:t xml:space="preserve">Button:</w:t>
      </w:r>
      <w:r w:rsidDel="00000000" w:rsidR="00000000" w:rsidRPr="00000000">
        <w:rPr>
          <w:rtl w:val="0"/>
        </w:rPr>
        <w:t xml:space="preserve"> "Update Password". </w:t>
      </w:r>
    </w:p>
    <w:p w:rsidR="00000000" w:rsidDel="00000000" w:rsidP="00000000" w:rsidRDefault="00000000" w:rsidRPr="00000000" w14:paraId="00000298">
      <w:pPr>
        <w:numPr>
          <w:ilvl w:val="2"/>
          <w:numId w:val="18"/>
        </w:numPr>
        <w:spacing w:after="0" w:afterAutospacing="0" w:line="300" w:lineRule="auto"/>
        <w:ind w:left="2160" w:hanging="360"/>
        <w:rPr/>
      </w:pPr>
      <w:r w:rsidDel="00000000" w:rsidR="00000000" w:rsidRPr="00000000">
        <w:rPr>
          <w:rtl w:val="0"/>
        </w:rPr>
        <w:t xml:space="preserve">Clicking on the Update Password button, the system should update the password &amp; display a toast message : </w:t>
      </w:r>
    </w:p>
    <w:p w:rsidR="00000000" w:rsidDel="00000000" w:rsidP="00000000" w:rsidRDefault="00000000" w:rsidRPr="00000000" w14:paraId="00000299">
      <w:pPr>
        <w:numPr>
          <w:ilvl w:val="3"/>
          <w:numId w:val="18"/>
        </w:numPr>
        <w:spacing w:line="300" w:lineRule="auto"/>
        <w:ind w:left="2880" w:hanging="360"/>
        <w:rPr/>
      </w:pPr>
      <w:r w:rsidDel="00000000" w:rsidR="00000000" w:rsidRPr="00000000">
        <w:rPr>
          <w:rtl w:val="0"/>
        </w:rPr>
        <w:t xml:space="preserve">Success Message : Password updated successfully.  </w:t>
      </w:r>
      <w:r w:rsidDel="00000000" w:rsidR="00000000" w:rsidRPr="00000000">
        <w:rPr>
          <w:rtl w:val="0"/>
        </w:rPr>
      </w:r>
    </w:p>
    <w:p w:rsidR="00000000" w:rsidDel="00000000" w:rsidP="00000000" w:rsidRDefault="00000000" w:rsidRPr="00000000" w14:paraId="0000029A">
      <w:pPr>
        <w:spacing w:line="300" w:lineRule="auto"/>
        <w:rPr>
          <w:i w:val="1"/>
          <w:iCs w:val="1"/>
        </w:rPr>
      </w:pPr>
      <w:r w:rsidDel="00000000" w:rsidR="00000000" w:rsidRPr="00000000">
        <w:rPr>
          <w:rtl w:val="0"/>
        </w:rPr>
      </w:r>
    </w:p>
    <w:p w:rsidR="00000000" w:rsidDel="00000000" w:rsidP="00000000" w:rsidRDefault="00000000" w:rsidRPr="00000000" w14:paraId="0000029B">
      <w:pPr>
        <w:pStyle w:val="Heading3"/>
        <w:spacing w:line="300" w:lineRule="auto"/>
        <w:rPr>
          <w:sz w:val="20"/>
          <w:szCs w:val="20"/>
        </w:rPr>
      </w:pPr>
      <w:bookmarkStart w:colFirst="0" w:colLast="0" w:name="_dx22addi5g6a" w:id="20"/>
      <w:bookmarkEnd w:id="20"/>
      <w:r w:rsidDel="00000000" w:rsidR="00000000" w:rsidRPr="00000000">
        <w:rPr>
          <w:rtl w:val="0"/>
        </w:rPr>
        <w:t xml:space="preserve">User story -1.5 Profile &amp; Avatar Setup</w:t>
      </w:r>
      <w:r w:rsidDel="00000000" w:rsidR="00000000" w:rsidRPr="00000000">
        <w:rPr>
          <w:sz w:val="20"/>
          <w:szCs w:val="20"/>
          <w:rtl w:val="0"/>
        </w:rPr>
        <w:t xml:space="preserve"> </w:t>
      </w:r>
    </w:p>
    <w:p w:rsidR="00000000" w:rsidDel="00000000" w:rsidP="00000000" w:rsidRDefault="00000000" w:rsidRPr="00000000" w14:paraId="0000029C">
      <w:pPr>
        <w:spacing w:line="300" w:lineRule="auto"/>
        <w:rPr/>
      </w:pPr>
      <w:r w:rsidDel="00000000" w:rsidR="00000000" w:rsidRPr="00000000">
        <w:rPr>
          <w:rtl w:val="0"/>
        </w:rPr>
        <w:t xml:space="preserve">As a User, I want to set a single universal avatar and profile details so that I have a consistent identity across all leagues I join.</w:t>
      </w:r>
    </w:p>
    <w:p w:rsidR="00000000" w:rsidDel="00000000" w:rsidP="00000000" w:rsidRDefault="00000000" w:rsidRPr="00000000" w14:paraId="0000029D">
      <w:pPr>
        <w:spacing w:line="30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9E">
      <w:pPr>
        <w:numPr>
          <w:ilvl w:val="0"/>
          <w:numId w:val="80"/>
        </w:numPr>
        <w:spacing w:after="0" w:line="300" w:lineRule="auto"/>
        <w:ind w:left="720" w:hanging="360"/>
      </w:pPr>
      <w:r w:rsidDel="00000000" w:rsidR="00000000" w:rsidRPr="00000000">
        <w:rPr>
          <w:b w:val="1"/>
          <w:bCs w:val="1"/>
          <w:rtl w:val="0"/>
        </w:rPr>
        <w:t xml:space="preserve">Universal Policy:</w:t>
      </w:r>
      <w:r w:rsidDel="00000000" w:rsidR="00000000" w:rsidRPr="00000000">
        <w:rPr>
          <w:rtl w:val="0"/>
        </w:rPr>
        <w:t xml:space="preserve"> The system enforces a single avatar per user.</w:t>
      </w:r>
    </w:p>
    <w:p w:rsidR="00000000" w:rsidDel="00000000" w:rsidP="00000000" w:rsidRDefault="00000000" w:rsidRPr="00000000" w14:paraId="0000029F">
      <w:pPr>
        <w:numPr>
          <w:ilvl w:val="0"/>
          <w:numId w:val="80"/>
        </w:numPr>
        <w:spacing w:after="0" w:line="300" w:lineRule="auto"/>
        <w:ind w:left="720" w:hanging="360"/>
      </w:pPr>
      <w:r w:rsidDel="00000000" w:rsidR="00000000" w:rsidRPr="00000000">
        <w:rPr>
          <w:b w:val="1"/>
          <w:bCs w:val="1"/>
          <w:rtl w:val="0"/>
        </w:rPr>
        <w:t xml:space="preserve">Profile Section : </w:t>
      </w:r>
    </w:p>
    <w:p w:rsidR="00000000" w:rsidDel="00000000" w:rsidP="00000000" w:rsidRDefault="00000000" w:rsidRPr="00000000" w14:paraId="000002A0">
      <w:pPr>
        <w:numPr>
          <w:ilvl w:val="1"/>
          <w:numId w:val="80"/>
        </w:numPr>
        <w:spacing w:after="0" w:line="300" w:lineRule="auto"/>
        <w:ind w:left="1440" w:hanging="360"/>
        <w:rPr/>
      </w:pPr>
      <w:r w:rsidDel="00000000" w:rsidR="00000000" w:rsidRPr="00000000">
        <w:rPr>
          <w:rtl w:val="0"/>
        </w:rPr>
        <w:t xml:space="preserve">Post login users land on the profile module.</w:t>
      </w:r>
    </w:p>
    <w:p w:rsidR="00000000" w:rsidDel="00000000" w:rsidP="00000000" w:rsidRDefault="00000000" w:rsidRPr="00000000" w14:paraId="000002A1">
      <w:pPr>
        <w:numPr>
          <w:ilvl w:val="1"/>
          <w:numId w:val="80"/>
        </w:numPr>
        <w:spacing w:after="0" w:line="300" w:lineRule="auto"/>
        <w:ind w:left="1440" w:hanging="360"/>
        <w:rPr/>
      </w:pPr>
      <w:r w:rsidDel="00000000" w:rsidR="00000000" w:rsidRPr="00000000">
        <w:rPr>
          <w:rtl w:val="0"/>
        </w:rPr>
        <w:t xml:space="preserve"> Profile Module </w:t>
      </w:r>
    </w:p>
    <w:p w:rsidR="00000000" w:rsidDel="00000000" w:rsidP="00000000" w:rsidRDefault="00000000" w:rsidRPr="00000000" w14:paraId="000002A2">
      <w:pPr>
        <w:numPr>
          <w:ilvl w:val="2"/>
          <w:numId w:val="80"/>
        </w:numPr>
        <w:spacing w:after="0" w:line="300" w:lineRule="auto"/>
        <w:ind w:left="2160" w:hanging="360"/>
        <w:rPr/>
      </w:pPr>
      <w:r w:rsidDel="00000000" w:rsidR="00000000" w:rsidRPr="00000000">
        <w:rPr>
          <w:rtl w:val="0"/>
        </w:rPr>
        <w:t xml:space="preserve">Section 1 : Profile</w:t>
      </w:r>
    </w:p>
    <w:p w:rsidR="00000000" w:rsidDel="00000000" w:rsidP="00000000" w:rsidRDefault="00000000" w:rsidRPr="00000000" w14:paraId="000002A3">
      <w:pPr>
        <w:numPr>
          <w:ilvl w:val="3"/>
          <w:numId w:val="80"/>
        </w:numPr>
        <w:spacing w:after="0" w:line="300" w:lineRule="auto"/>
        <w:ind w:left="2880" w:hanging="360"/>
        <w:rPr>
          <w:u w:val="none"/>
        </w:rPr>
      </w:pPr>
      <w:r w:rsidDel="00000000" w:rsidR="00000000" w:rsidRPr="00000000">
        <w:rPr>
          <w:rtl w:val="0"/>
        </w:rPr>
        <w:t xml:space="preserve">Avatar and feasibility to upload/remove the avatar.</w:t>
      </w:r>
    </w:p>
    <w:p w:rsidR="00000000" w:rsidDel="00000000" w:rsidP="00000000" w:rsidRDefault="00000000" w:rsidRPr="00000000" w14:paraId="000002A4">
      <w:pPr>
        <w:numPr>
          <w:ilvl w:val="3"/>
          <w:numId w:val="80"/>
        </w:numPr>
        <w:spacing w:after="0" w:line="300" w:lineRule="auto"/>
        <w:ind w:left="2880" w:hanging="360"/>
        <w:rPr>
          <w:u w:val="none"/>
        </w:rPr>
      </w:pPr>
      <w:r w:rsidDel="00000000" w:rsidR="00000000" w:rsidRPr="00000000">
        <w:rPr>
          <w:rtl w:val="0"/>
        </w:rPr>
        <w:t xml:space="preserve">User Name </w:t>
      </w:r>
    </w:p>
    <w:p w:rsidR="00000000" w:rsidDel="00000000" w:rsidP="00000000" w:rsidRDefault="00000000" w:rsidRPr="00000000" w14:paraId="000002A5">
      <w:pPr>
        <w:numPr>
          <w:ilvl w:val="3"/>
          <w:numId w:val="80"/>
        </w:numPr>
        <w:spacing w:after="0" w:line="300" w:lineRule="auto"/>
        <w:ind w:left="2880" w:hanging="360"/>
        <w:rPr>
          <w:u w:val="none"/>
        </w:rPr>
      </w:pPr>
      <w:r w:rsidDel="00000000" w:rsidR="00000000" w:rsidRPr="00000000">
        <w:rPr>
          <w:rtl w:val="0"/>
        </w:rPr>
        <w:t xml:space="preserve">XP Points</w:t>
      </w:r>
    </w:p>
    <w:p w:rsidR="00000000" w:rsidDel="00000000" w:rsidP="00000000" w:rsidRDefault="00000000" w:rsidRPr="00000000" w14:paraId="000002A6">
      <w:pPr>
        <w:numPr>
          <w:ilvl w:val="3"/>
          <w:numId w:val="80"/>
        </w:numPr>
        <w:spacing w:after="0" w:line="300" w:lineRule="auto"/>
        <w:ind w:left="2880" w:hanging="360"/>
        <w:rPr>
          <w:u w:val="none"/>
        </w:rPr>
      </w:pPr>
      <w:r w:rsidDel="00000000" w:rsidR="00000000" w:rsidRPr="00000000">
        <w:rPr>
          <w:rtl w:val="0"/>
        </w:rPr>
        <w:t xml:space="preserve">XP Tier</w:t>
      </w:r>
    </w:p>
    <w:p w:rsidR="00000000" w:rsidDel="00000000" w:rsidP="00000000" w:rsidRDefault="00000000" w:rsidRPr="00000000" w14:paraId="000002A7">
      <w:pPr>
        <w:numPr>
          <w:ilvl w:val="3"/>
          <w:numId w:val="80"/>
        </w:numPr>
        <w:spacing w:after="0" w:line="300" w:lineRule="auto"/>
        <w:ind w:left="2880" w:hanging="360"/>
        <w:rPr>
          <w:u w:val="none"/>
        </w:rPr>
      </w:pPr>
      <w:r w:rsidDel="00000000" w:rsidR="00000000" w:rsidRPr="00000000">
        <w:rPr>
          <w:rtl w:val="0"/>
        </w:rPr>
        <w:t xml:space="preserve">User Wallet ( Credits ) </w:t>
      </w:r>
    </w:p>
    <w:p w:rsidR="00000000" w:rsidDel="00000000" w:rsidP="00000000" w:rsidRDefault="00000000" w:rsidRPr="00000000" w14:paraId="000002A8">
      <w:pPr>
        <w:numPr>
          <w:ilvl w:val="2"/>
          <w:numId w:val="80"/>
        </w:numPr>
        <w:spacing w:after="0" w:line="300" w:lineRule="auto"/>
        <w:ind w:left="2160" w:hanging="360"/>
        <w:rPr>
          <w:u w:val="none"/>
        </w:rPr>
      </w:pPr>
      <w:r w:rsidDel="00000000" w:rsidR="00000000" w:rsidRPr="00000000">
        <w:rPr>
          <w:rtl w:val="0"/>
        </w:rPr>
        <w:t xml:space="preserve">Below the Section 1 , system should display the Accordions (Expandable) for the  below module/features : </w:t>
      </w:r>
    </w:p>
    <w:p w:rsidR="00000000" w:rsidDel="00000000" w:rsidP="00000000" w:rsidRDefault="00000000" w:rsidRPr="00000000" w14:paraId="000002A9">
      <w:pPr>
        <w:numPr>
          <w:ilvl w:val="3"/>
          <w:numId w:val="80"/>
        </w:numPr>
        <w:spacing w:after="0" w:line="300" w:lineRule="auto"/>
        <w:ind w:left="2880" w:hanging="360"/>
        <w:rPr>
          <w:u w:val="none"/>
        </w:rPr>
      </w:pPr>
      <w:r w:rsidDel="00000000" w:rsidR="00000000" w:rsidRPr="00000000">
        <w:rPr>
          <w:rtl w:val="0"/>
        </w:rPr>
        <w:t xml:space="preserve">Edit profile</w:t>
      </w:r>
    </w:p>
    <w:p w:rsidR="00000000" w:rsidDel="00000000" w:rsidP="00000000" w:rsidRDefault="00000000" w:rsidRPr="00000000" w14:paraId="000002AA">
      <w:pPr>
        <w:numPr>
          <w:ilvl w:val="3"/>
          <w:numId w:val="80"/>
        </w:numPr>
        <w:spacing w:after="0" w:line="300" w:lineRule="auto"/>
        <w:ind w:left="2880" w:hanging="360"/>
        <w:rPr>
          <w:u w:val="none"/>
        </w:rPr>
      </w:pPr>
      <w:r w:rsidDel="00000000" w:rsidR="00000000" w:rsidRPr="00000000">
        <w:rPr>
          <w:rtl w:val="0"/>
        </w:rPr>
        <w:t xml:space="preserve">Security Settings</w:t>
      </w:r>
    </w:p>
    <w:p w:rsidR="00000000" w:rsidDel="00000000" w:rsidP="00000000" w:rsidRDefault="00000000" w:rsidRPr="00000000" w14:paraId="000002AB">
      <w:pPr>
        <w:numPr>
          <w:ilvl w:val="3"/>
          <w:numId w:val="80"/>
        </w:numPr>
        <w:spacing w:after="0" w:line="300" w:lineRule="auto"/>
        <w:ind w:left="2880" w:hanging="360"/>
        <w:rPr>
          <w:u w:val="none"/>
        </w:rPr>
      </w:pPr>
      <w:r w:rsidDel="00000000" w:rsidR="00000000" w:rsidRPr="00000000">
        <w:rPr>
          <w:rtl w:val="0"/>
        </w:rPr>
        <w:t xml:space="preserve">Active Sessions</w:t>
      </w:r>
    </w:p>
    <w:p w:rsidR="00000000" w:rsidDel="00000000" w:rsidP="00000000" w:rsidRDefault="00000000" w:rsidRPr="00000000" w14:paraId="000002AC">
      <w:pPr>
        <w:numPr>
          <w:ilvl w:val="3"/>
          <w:numId w:val="80"/>
        </w:numPr>
        <w:spacing w:after="0" w:line="300" w:lineRule="auto"/>
        <w:ind w:left="2880" w:hanging="360"/>
        <w:rPr>
          <w:u w:val="none"/>
        </w:rPr>
      </w:pPr>
      <w:r w:rsidDel="00000000" w:rsidR="00000000" w:rsidRPr="00000000">
        <w:rPr>
          <w:rtl w:val="0"/>
        </w:rPr>
        <w:t xml:space="preserve">Delete Account</w:t>
      </w:r>
    </w:p>
    <w:p w:rsidR="00000000" w:rsidDel="00000000" w:rsidP="00000000" w:rsidRDefault="00000000" w:rsidRPr="00000000" w14:paraId="000002AD">
      <w:pPr>
        <w:numPr>
          <w:ilvl w:val="3"/>
          <w:numId w:val="80"/>
        </w:numPr>
        <w:spacing w:after="0" w:line="300" w:lineRule="auto"/>
        <w:ind w:left="2880" w:hanging="360"/>
        <w:rPr>
          <w:u w:val="none"/>
        </w:rPr>
      </w:pPr>
      <w:r w:rsidDel="00000000" w:rsidR="00000000" w:rsidRPr="00000000">
        <w:rPr>
          <w:rtl w:val="0"/>
        </w:rPr>
        <w:t xml:space="preserve">Sing out</w:t>
      </w:r>
    </w:p>
    <w:p w:rsidR="00000000" w:rsidDel="00000000" w:rsidP="00000000" w:rsidRDefault="00000000" w:rsidRPr="00000000" w14:paraId="000002A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pPr>
      <w:r w:rsidDel="00000000" w:rsidR="00000000" w:rsidRPr="00000000">
        <w:rPr>
          <w:b w:val="1"/>
          <w:bCs w:val="1"/>
          <w:rtl w:val="0"/>
        </w:rPr>
        <w:t xml:space="preserve">Edit Profile : </w:t>
      </w:r>
    </w:p>
    <w:p w:rsidR="00000000" w:rsidDel="00000000" w:rsidP="00000000" w:rsidRDefault="00000000" w:rsidRPr="00000000" w14:paraId="000002AF">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tl w:val="0"/>
        </w:rPr>
        <w:t xml:space="preserve">Clicking on the Edit Profile, the system should navigate to the Edit Profile Screen. </w:t>
      </w:r>
    </w:p>
    <w:p w:rsidR="00000000" w:rsidDel="00000000" w:rsidP="00000000" w:rsidRDefault="00000000" w:rsidRPr="00000000" w14:paraId="000002B0">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u w:val="none"/>
        </w:rPr>
      </w:pPr>
      <w:r w:rsidDel="00000000" w:rsidR="00000000" w:rsidRPr="00000000">
        <w:rPr>
          <w:rtl w:val="0"/>
        </w:rPr>
        <w:t xml:space="preserve">This Edit profile screens consists of multiple sections : </w:t>
      </w:r>
    </w:p>
    <w:p w:rsidR="00000000" w:rsidDel="00000000" w:rsidP="00000000" w:rsidRDefault="00000000" w:rsidRPr="00000000" w14:paraId="000002B1">
      <w:pPr>
        <w:keepNext w:val="0"/>
        <w:keepLines w:val="0"/>
        <w:pageBreakBefore w:val="0"/>
        <w:widowControl w:val="1"/>
        <w:numPr>
          <w:ilvl w:val="2"/>
          <w:numId w:val="80"/>
        </w:numPr>
        <w:pBdr>
          <w:top w:space="0" w:sz="0" w:val="nil"/>
          <w:left w:space="0" w:sz="0" w:val="nil"/>
          <w:bottom w:space="0" w:sz="0" w:val="nil"/>
          <w:right w:space="0" w:sz="0" w:val="nil"/>
          <w:between w:space="0" w:sz="0" w:val="nil"/>
        </w:pBdr>
        <w:shd w:fill="auto" w:val="clear"/>
        <w:spacing w:after="0" w:before="0" w:line="300" w:lineRule="auto"/>
        <w:ind w:left="2160" w:right="0" w:hanging="360"/>
        <w:jc w:val="left"/>
        <w:rPr>
          <w:b w:val="1"/>
          <w:bCs w:val="1"/>
        </w:rPr>
      </w:pPr>
      <w:r w:rsidDel="00000000" w:rsidR="00000000" w:rsidRPr="00000000">
        <w:rPr>
          <w:b w:val="1"/>
          <w:bCs w:val="1"/>
          <w:rtl w:val="0"/>
        </w:rPr>
        <w:t xml:space="preserve">Section 1 : Avatar Upload : </w:t>
      </w:r>
    </w:p>
    <w:p w:rsidR="00000000" w:rsidDel="00000000" w:rsidP="00000000" w:rsidRDefault="00000000" w:rsidRPr="00000000" w14:paraId="000002B2">
      <w:pPr>
        <w:numPr>
          <w:ilvl w:val="3"/>
          <w:numId w:val="80"/>
        </w:numPr>
        <w:spacing w:after="0" w:line="300" w:lineRule="auto"/>
        <w:ind w:left="2880" w:hanging="360"/>
      </w:pPr>
      <w:r w:rsidDel="00000000" w:rsidR="00000000" w:rsidRPr="00000000">
        <w:rPr>
          <w:rtl w:val="0"/>
        </w:rPr>
        <w:t xml:space="preserve">Users can upload an image (JPG/PNG) or select from default F2MX avatars.</w:t>
      </w:r>
    </w:p>
    <w:p w:rsidR="00000000" w:rsidDel="00000000" w:rsidP="00000000" w:rsidRDefault="00000000" w:rsidRPr="00000000" w14:paraId="000002B3">
      <w:pPr>
        <w:numPr>
          <w:ilvl w:val="4"/>
          <w:numId w:val="80"/>
        </w:numPr>
        <w:spacing w:after="0" w:line="300" w:lineRule="auto"/>
        <w:ind w:left="3600" w:hanging="360"/>
      </w:pPr>
      <w:r w:rsidDel="00000000" w:rsidR="00000000" w:rsidRPr="00000000">
        <w:rPr>
          <w:rtl w:val="0"/>
        </w:rPr>
        <w:t xml:space="preserve">Max Size : 5MB</w:t>
      </w:r>
    </w:p>
    <w:p w:rsidR="00000000" w:rsidDel="00000000" w:rsidP="00000000" w:rsidRDefault="00000000" w:rsidRPr="00000000" w14:paraId="000002B4">
      <w:pPr>
        <w:numPr>
          <w:ilvl w:val="3"/>
          <w:numId w:val="80"/>
        </w:numPr>
        <w:spacing w:after="0" w:line="300" w:lineRule="auto"/>
        <w:ind w:left="2880" w:hanging="360"/>
      </w:pPr>
      <w:r w:rsidDel="00000000" w:rsidR="00000000" w:rsidRPr="00000000">
        <w:rPr>
          <w:b w:val="1"/>
          <w:bCs w:val="1"/>
          <w:rtl w:val="0"/>
        </w:rPr>
        <w:t xml:space="preserve">Validation: </w:t>
      </w:r>
      <w:r w:rsidDel="00000000" w:rsidR="00000000" w:rsidRPr="00000000">
        <w:rPr>
          <w:rtl w:val="0"/>
        </w:rPr>
        <w:t xml:space="preserve">Image size limits apply.</w:t>
      </w:r>
    </w:p>
    <w:p w:rsidR="00000000" w:rsidDel="00000000" w:rsidP="00000000" w:rsidRDefault="00000000" w:rsidRPr="00000000" w14:paraId="000002B5">
      <w:pPr>
        <w:numPr>
          <w:ilvl w:val="3"/>
          <w:numId w:val="80"/>
        </w:numPr>
        <w:spacing w:after="0" w:line="300" w:lineRule="auto"/>
        <w:ind w:left="2880" w:hanging="360"/>
        <w:rPr>
          <w:b w:val="1"/>
          <w:bCs w:val="1"/>
        </w:rPr>
      </w:pPr>
      <w:r w:rsidDel="00000000" w:rsidR="00000000" w:rsidRPr="00000000">
        <w:rPr>
          <w:b w:val="1"/>
          <w:bCs w:val="1"/>
          <w:rtl w:val="0"/>
        </w:rPr>
        <w:t xml:space="preserve">Remove : </w:t>
      </w:r>
      <w:r w:rsidDel="00000000" w:rsidR="00000000" w:rsidRPr="00000000">
        <w:rPr>
          <w:rtl w:val="0"/>
        </w:rPr>
        <w:t xml:space="preserve"> Users can remove an uploaded image or F2MX avatars.</w:t>
      </w:r>
    </w:p>
    <w:p w:rsidR="00000000" w:rsidDel="00000000" w:rsidP="00000000" w:rsidRDefault="00000000" w:rsidRPr="00000000" w14:paraId="000002B6">
      <w:pPr>
        <w:numPr>
          <w:ilvl w:val="4"/>
          <w:numId w:val="80"/>
        </w:numPr>
        <w:spacing w:after="0" w:line="300" w:lineRule="auto"/>
        <w:ind w:left="3600" w:hanging="360"/>
      </w:pPr>
      <w:r w:rsidDel="00000000" w:rsidR="00000000" w:rsidRPr="00000000">
        <w:rPr>
          <w:rtl w:val="0"/>
        </w:rPr>
        <w:t xml:space="preserve">Clicking on the cross-icon should remove the Image/Avatar. </w:t>
      </w:r>
    </w:p>
    <w:p w:rsidR="00000000" w:rsidDel="00000000" w:rsidP="00000000" w:rsidRDefault="00000000" w:rsidRPr="00000000" w14:paraId="000002B7">
      <w:pPr>
        <w:numPr>
          <w:ilvl w:val="3"/>
          <w:numId w:val="80"/>
        </w:numPr>
        <w:spacing w:after="0" w:line="300" w:lineRule="auto"/>
        <w:ind w:left="2880" w:hanging="360"/>
      </w:pPr>
      <w:r w:rsidDel="00000000" w:rsidR="00000000" w:rsidRPr="00000000">
        <w:rPr>
          <w:b w:val="1"/>
          <w:bCs w:val="1"/>
          <w:rtl w:val="0"/>
        </w:rPr>
        <w:t xml:space="preserve">Updates:</w:t>
      </w:r>
      <w:r w:rsidDel="00000000" w:rsidR="00000000" w:rsidRPr="00000000">
        <w:rPr>
          <w:rtl w:val="0"/>
        </w:rPr>
        <w:t xml:space="preserve"> Changing the avatar updates it in all historical and active leagues immediately.</w:t>
      </w:r>
    </w:p>
    <w:p w:rsidR="00000000" w:rsidDel="00000000" w:rsidP="00000000" w:rsidRDefault="00000000" w:rsidRPr="00000000" w14:paraId="000002B8">
      <w:pPr>
        <w:numPr>
          <w:ilvl w:val="3"/>
          <w:numId w:val="80"/>
        </w:numPr>
        <w:spacing w:after="0" w:line="300" w:lineRule="auto"/>
        <w:ind w:left="2880" w:hanging="360"/>
        <w:rPr>
          <w:u w:val="none"/>
        </w:rPr>
      </w:pPr>
      <w:r w:rsidDel="00000000" w:rsidR="00000000" w:rsidRPr="00000000">
        <w:rPr>
          <w:rtl w:val="0"/>
        </w:rPr>
        <w:t xml:space="preserve">Select Avatar :  Display the available F2MX avatars.</w:t>
      </w:r>
    </w:p>
    <w:p w:rsidR="00000000" w:rsidDel="00000000" w:rsidP="00000000" w:rsidRDefault="00000000" w:rsidRPr="00000000" w14:paraId="000002B9">
      <w:pPr>
        <w:numPr>
          <w:ilvl w:val="3"/>
          <w:numId w:val="80"/>
        </w:numPr>
        <w:spacing w:after="0" w:line="300" w:lineRule="auto"/>
        <w:ind w:left="2880" w:hanging="360"/>
        <w:rPr>
          <w:u w:val="none"/>
        </w:rPr>
      </w:pPr>
      <w:r w:rsidDel="00000000" w:rsidR="00000000" w:rsidRPr="00000000">
        <w:rPr>
          <w:rtl w:val="0"/>
        </w:rPr>
        <w:t xml:space="preserve">Below the Select Avatar, system should display the User XP Points &amp; Tier</w:t>
      </w:r>
    </w:p>
    <w:p w:rsidR="00000000" w:rsidDel="00000000" w:rsidP="00000000" w:rsidRDefault="00000000" w:rsidRPr="00000000" w14:paraId="000002BA">
      <w:pPr>
        <w:numPr>
          <w:ilvl w:val="2"/>
          <w:numId w:val="80"/>
        </w:numPr>
        <w:spacing w:after="0" w:line="300" w:lineRule="auto"/>
        <w:ind w:left="2160" w:hanging="360"/>
      </w:pPr>
      <w:r w:rsidDel="00000000" w:rsidR="00000000" w:rsidRPr="00000000">
        <w:rPr>
          <w:b w:val="1"/>
          <w:bCs w:val="1"/>
          <w:rtl w:val="0"/>
        </w:rPr>
        <w:t xml:space="preserve">Section 2 : Personal Details : </w:t>
      </w:r>
      <w:r w:rsidDel="00000000" w:rsidR="00000000" w:rsidRPr="00000000">
        <w:rPr>
          <w:rtl w:val="0"/>
        </w:rPr>
      </w:r>
    </w:p>
    <w:p w:rsidR="00000000" w:rsidDel="00000000" w:rsidP="00000000" w:rsidRDefault="00000000" w:rsidRPr="00000000" w14:paraId="000002BB">
      <w:pPr>
        <w:numPr>
          <w:ilvl w:val="3"/>
          <w:numId w:val="80"/>
        </w:numPr>
        <w:spacing w:after="0" w:line="300" w:lineRule="auto"/>
        <w:ind w:left="2880" w:hanging="360"/>
      </w:pPr>
      <w:r w:rsidDel="00000000" w:rsidR="00000000" w:rsidRPr="00000000">
        <w:rPr>
          <w:rtl w:val="0"/>
        </w:rPr>
        <w:t xml:space="preserve">Editable section</w:t>
      </w:r>
    </w:p>
    <w:p w:rsidR="00000000" w:rsidDel="00000000" w:rsidP="00000000" w:rsidRDefault="00000000" w:rsidRPr="00000000" w14:paraId="000002BC">
      <w:pPr>
        <w:numPr>
          <w:ilvl w:val="3"/>
          <w:numId w:val="80"/>
        </w:numPr>
        <w:spacing w:after="0" w:line="300" w:lineRule="auto"/>
        <w:ind w:left="2880" w:hanging="360"/>
      </w:pPr>
      <w:r w:rsidDel="00000000" w:rsidR="00000000" w:rsidRPr="00000000">
        <w:rPr>
          <w:rtl w:val="0"/>
        </w:rPr>
        <w:t xml:space="preserve">The profile displays the following fields : </w:t>
      </w:r>
    </w:p>
    <w:p w:rsidR="00000000" w:rsidDel="00000000" w:rsidP="00000000" w:rsidRDefault="00000000" w:rsidRPr="00000000" w14:paraId="000002BD">
      <w:pPr>
        <w:numPr>
          <w:ilvl w:val="4"/>
          <w:numId w:val="80"/>
        </w:numPr>
        <w:spacing w:after="0" w:line="300" w:lineRule="auto"/>
        <w:ind w:left="3600" w:hanging="360"/>
        <w:rPr>
          <w:u w:val="none"/>
        </w:rPr>
      </w:pPr>
      <w:r w:rsidDel="00000000" w:rsidR="00000000" w:rsidRPr="00000000">
        <w:rPr>
          <w:rtl w:val="0"/>
        </w:rPr>
        <w:t xml:space="preserve">First Name ( Editable &amp;Mandatory )</w:t>
      </w:r>
    </w:p>
    <w:p w:rsidR="00000000" w:rsidDel="00000000" w:rsidP="00000000" w:rsidRDefault="00000000" w:rsidRPr="00000000" w14:paraId="000002BE">
      <w:pPr>
        <w:numPr>
          <w:ilvl w:val="4"/>
          <w:numId w:val="80"/>
        </w:numPr>
        <w:spacing w:after="0" w:line="300" w:lineRule="auto"/>
        <w:ind w:left="3600" w:hanging="360"/>
        <w:rPr>
          <w:u w:val="none"/>
        </w:rPr>
      </w:pPr>
      <w:r w:rsidDel="00000000" w:rsidR="00000000" w:rsidRPr="00000000">
        <w:rPr>
          <w:rtl w:val="0"/>
        </w:rPr>
        <w:t xml:space="preserve">Last Name ( Editable &amp; Mandatory )</w:t>
      </w:r>
    </w:p>
    <w:p w:rsidR="00000000" w:rsidDel="00000000" w:rsidP="00000000" w:rsidRDefault="00000000" w:rsidRPr="00000000" w14:paraId="000002BF">
      <w:pPr>
        <w:keepNext w:val="0"/>
        <w:keepLines w:val="0"/>
        <w:pageBreakBefore w:val="0"/>
        <w:widowControl w:val="1"/>
        <w:numPr>
          <w:ilvl w:val="4"/>
          <w:numId w:val="80"/>
        </w:numPr>
        <w:pBdr>
          <w:top w:space="0" w:sz="0" w:val="nil"/>
          <w:left w:space="0" w:sz="0" w:val="nil"/>
          <w:bottom w:space="0" w:sz="0" w:val="nil"/>
          <w:right w:space="0" w:sz="0" w:val="nil"/>
          <w:between w:space="0" w:sz="0" w:val="nil"/>
        </w:pBdr>
        <w:shd w:fill="auto" w:val="clear"/>
        <w:spacing w:after="0" w:before="0" w:line="300" w:lineRule="auto"/>
        <w:ind w:left="3600" w:right="0" w:hanging="360"/>
        <w:jc w:val="left"/>
      </w:pPr>
      <w:r w:rsidDel="00000000" w:rsidR="00000000" w:rsidRPr="00000000">
        <w:rPr>
          <w:rtl w:val="0"/>
        </w:rPr>
        <w:t xml:space="preserve">Username (Editable,Mandatory &amp; Must be Unique)</w:t>
      </w:r>
    </w:p>
    <w:p w:rsidR="00000000" w:rsidDel="00000000" w:rsidP="00000000" w:rsidRDefault="00000000" w:rsidRPr="00000000" w14:paraId="000002C0">
      <w:pPr>
        <w:keepNext w:val="0"/>
        <w:keepLines w:val="0"/>
        <w:pageBreakBefore w:val="0"/>
        <w:widowControl w:val="1"/>
        <w:numPr>
          <w:ilvl w:val="4"/>
          <w:numId w:val="80"/>
        </w:numPr>
        <w:pBdr>
          <w:top w:space="0" w:sz="0" w:val="nil"/>
          <w:left w:space="0" w:sz="0" w:val="nil"/>
          <w:bottom w:space="0" w:sz="0" w:val="nil"/>
          <w:right w:space="0" w:sz="0" w:val="nil"/>
          <w:between w:space="0" w:sz="0" w:val="nil"/>
        </w:pBdr>
        <w:shd w:fill="auto" w:val="clear"/>
        <w:spacing w:after="0" w:before="0" w:line="300" w:lineRule="auto"/>
        <w:ind w:left="3600" w:right="0" w:hanging="360"/>
        <w:jc w:val="left"/>
      </w:pPr>
      <w:r w:rsidDel="00000000" w:rsidR="00000000" w:rsidRPr="00000000">
        <w:rPr>
          <w:rtl w:val="0"/>
        </w:rPr>
        <w:t xml:space="preserve">DOB (Read-only)</w:t>
      </w:r>
    </w:p>
    <w:p w:rsidR="00000000" w:rsidDel="00000000" w:rsidP="00000000" w:rsidRDefault="00000000" w:rsidRPr="00000000" w14:paraId="000002C1">
      <w:pPr>
        <w:keepNext w:val="0"/>
        <w:keepLines w:val="0"/>
        <w:pageBreakBefore w:val="0"/>
        <w:widowControl w:val="1"/>
        <w:numPr>
          <w:ilvl w:val="4"/>
          <w:numId w:val="80"/>
        </w:numPr>
        <w:pBdr>
          <w:top w:space="0" w:sz="0" w:val="nil"/>
          <w:left w:space="0" w:sz="0" w:val="nil"/>
          <w:bottom w:space="0" w:sz="0" w:val="nil"/>
          <w:right w:space="0" w:sz="0" w:val="nil"/>
          <w:between w:space="0" w:sz="0" w:val="nil"/>
        </w:pBdr>
        <w:shd w:fill="auto" w:val="clear"/>
        <w:spacing w:after="0" w:before="0" w:line="300" w:lineRule="auto"/>
        <w:ind w:left="3600" w:right="0" w:hanging="360"/>
        <w:jc w:val="left"/>
      </w:pPr>
      <w:r w:rsidDel="00000000" w:rsidR="00000000" w:rsidRPr="00000000">
        <w:rPr>
          <w:rtl w:val="0"/>
        </w:rPr>
        <w:t xml:space="preserve">Bio (Editable)</w:t>
      </w:r>
    </w:p>
    <w:p w:rsidR="00000000" w:rsidDel="00000000" w:rsidP="00000000" w:rsidRDefault="00000000" w:rsidRPr="00000000" w14:paraId="000002C2">
      <w:pPr>
        <w:keepNext w:val="0"/>
        <w:keepLines w:val="0"/>
        <w:pageBreakBefore w:val="0"/>
        <w:widowControl w:val="1"/>
        <w:numPr>
          <w:ilvl w:val="4"/>
          <w:numId w:val="80"/>
        </w:numPr>
        <w:pBdr>
          <w:top w:space="0" w:sz="0" w:val="nil"/>
          <w:left w:space="0" w:sz="0" w:val="nil"/>
          <w:bottom w:space="0" w:sz="0" w:val="nil"/>
          <w:right w:space="0" w:sz="0" w:val="nil"/>
          <w:between w:space="0" w:sz="0" w:val="nil"/>
        </w:pBdr>
        <w:shd w:fill="auto" w:val="clear"/>
        <w:spacing w:after="0" w:before="0" w:line="300" w:lineRule="auto"/>
        <w:ind w:left="3600" w:right="0" w:hanging="360"/>
        <w:jc w:val="left"/>
      </w:pPr>
      <w:r w:rsidDel="00000000" w:rsidR="00000000" w:rsidRPr="00000000">
        <w:rPr>
          <w:rtl w:val="0"/>
        </w:rPr>
        <w:t xml:space="preserve">Tier Badge (Read-only) - ( Will be implemented &amp; visible once the respective requirements or features were implemented ) </w:t>
      </w:r>
    </w:p>
    <w:p w:rsidR="00000000" w:rsidDel="00000000" w:rsidP="00000000" w:rsidRDefault="00000000" w:rsidRPr="00000000" w14:paraId="000002C3">
      <w:pPr>
        <w:keepNext w:val="0"/>
        <w:keepLines w:val="0"/>
        <w:pageBreakBefore w:val="0"/>
        <w:widowControl w:val="1"/>
        <w:numPr>
          <w:ilvl w:val="2"/>
          <w:numId w:val="80"/>
        </w:numPr>
        <w:pBdr>
          <w:top w:space="0" w:sz="0" w:val="nil"/>
          <w:left w:space="0" w:sz="0" w:val="nil"/>
          <w:bottom w:space="0" w:sz="0" w:val="nil"/>
          <w:right w:space="0" w:sz="0" w:val="nil"/>
          <w:between w:space="0" w:sz="0" w:val="nil"/>
        </w:pBdr>
        <w:shd w:fill="auto" w:val="clear"/>
        <w:spacing w:after="0" w:before="0" w:line="300" w:lineRule="auto"/>
        <w:ind w:left="2160" w:right="0" w:hanging="360"/>
        <w:jc w:val="left"/>
        <w:rPr>
          <w:b w:val="1"/>
          <w:bCs w:val="1"/>
        </w:rPr>
      </w:pPr>
      <w:r w:rsidDel="00000000" w:rsidR="00000000" w:rsidRPr="00000000">
        <w:rPr>
          <w:b w:val="1"/>
          <w:bCs w:val="1"/>
          <w:rtl w:val="0"/>
        </w:rPr>
        <w:t xml:space="preserve">Section 3 : Account Info</w:t>
      </w:r>
    </w:p>
    <w:p w:rsidR="00000000" w:rsidDel="00000000" w:rsidP="00000000" w:rsidRDefault="00000000" w:rsidRPr="00000000" w14:paraId="000002C4">
      <w:pPr>
        <w:keepNext w:val="0"/>
        <w:keepLines w:val="0"/>
        <w:pageBreakBefore w:val="0"/>
        <w:widowControl w:val="1"/>
        <w:numPr>
          <w:ilvl w:val="3"/>
          <w:numId w:val="80"/>
        </w:numPr>
        <w:pBdr>
          <w:top w:space="0" w:sz="0" w:val="nil"/>
          <w:left w:space="0" w:sz="0" w:val="nil"/>
          <w:bottom w:space="0" w:sz="0" w:val="nil"/>
          <w:right w:space="0" w:sz="0" w:val="nil"/>
          <w:between w:space="0" w:sz="0" w:val="nil"/>
        </w:pBdr>
        <w:shd w:fill="auto" w:val="clear"/>
        <w:spacing w:after="0" w:before="0" w:line="300" w:lineRule="auto"/>
        <w:ind w:left="2880" w:right="0" w:hanging="360"/>
        <w:jc w:val="left"/>
        <w:rPr/>
      </w:pPr>
      <w:r w:rsidDel="00000000" w:rsidR="00000000" w:rsidRPr="00000000">
        <w:rPr>
          <w:rtl w:val="0"/>
        </w:rPr>
        <w:t xml:space="preserve">Non-editable section</w:t>
      </w:r>
    </w:p>
    <w:p w:rsidR="00000000" w:rsidDel="00000000" w:rsidP="00000000" w:rsidRDefault="00000000" w:rsidRPr="00000000" w14:paraId="000002C5">
      <w:pPr>
        <w:keepNext w:val="0"/>
        <w:keepLines w:val="0"/>
        <w:pageBreakBefore w:val="0"/>
        <w:widowControl w:val="1"/>
        <w:numPr>
          <w:ilvl w:val="3"/>
          <w:numId w:val="80"/>
        </w:numPr>
        <w:pBdr>
          <w:top w:space="0" w:sz="0" w:val="nil"/>
          <w:left w:space="0" w:sz="0" w:val="nil"/>
          <w:bottom w:space="0" w:sz="0" w:val="nil"/>
          <w:right w:space="0" w:sz="0" w:val="nil"/>
          <w:between w:space="0" w:sz="0" w:val="nil"/>
        </w:pBdr>
        <w:shd w:fill="auto" w:val="clear"/>
        <w:spacing w:after="0" w:before="0" w:line="300" w:lineRule="auto"/>
        <w:ind w:left="2880" w:right="0" w:hanging="360"/>
        <w:jc w:val="left"/>
        <w:rPr/>
      </w:pPr>
      <w:r w:rsidDel="00000000" w:rsidR="00000000" w:rsidRPr="00000000">
        <w:rPr>
          <w:rtl w:val="0"/>
        </w:rPr>
        <w:t xml:space="preserve">The Account Info displays the following fields : </w:t>
      </w:r>
    </w:p>
    <w:p w:rsidR="00000000" w:rsidDel="00000000" w:rsidP="00000000" w:rsidRDefault="00000000" w:rsidRPr="00000000" w14:paraId="000002C6">
      <w:pPr>
        <w:numPr>
          <w:ilvl w:val="4"/>
          <w:numId w:val="80"/>
        </w:numPr>
        <w:spacing w:after="0" w:line="300" w:lineRule="auto"/>
        <w:ind w:left="3600" w:hanging="360"/>
      </w:pPr>
      <w:r w:rsidDel="00000000" w:rsidR="00000000" w:rsidRPr="00000000">
        <w:rPr>
          <w:rtl w:val="0"/>
        </w:rPr>
        <w:t xml:space="preserve">Email ( Read-only)</w:t>
      </w:r>
    </w:p>
    <w:p w:rsidR="00000000" w:rsidDel="00000000" w:rsidP="00000000" w:rsidRDefault="00000000" w:rsidRPr="00000000" w14:paraId="000002C7">
      <w:pPr>
        <w:numPr>
          <w:ilvl w:val="4"/>
          <w:numId w:val="80"/>
        </w:numPr>
        <w:spacing w:after="0" w:line="300" w:lineRule="auto"/>
        <w:ind w:left="3600" w:hanging="360"/>
      </w:pPr>
      <w:r w:rsidDel="00000000" w:rsidR="00000000" w:rsidRPr="00000000">
        <w:rPr>
          <w:rtl w:val="0"/>
        </w:rPr>
        <w:t xml:space="preserve">Phone ( Read-only)</w:t>
      </w:r>
    </w:p>
    <w:p w:rsidR="00000000" w:rsidDel="00000000" w:rsidP="00000000" w:rsidRDefault="00000000" w:rsidRPr="00000000" w14:paraId="000002C8">
      <w:pPr>
        <w:numPr>
          <w:ilvl w:val="4"/>
          <w:numId w:val="80"/>
        </w:numPr>
        <w:spacing w:after="0" w:line="300" w:lineRule="auto"/>
        <w:ind w:left="3600" w:hanging="360"/>
        <w:rPr>
          <w:u w:val="none"/>
        </w:rPr>
      </w:pPr>
      <w:r w:rsidDel="00000000" w:rsidR="00000000" w:rsidRPr="00000000">
        <w:rPr>
          <w:rtl w:val="0"/>
        </w:rPr>
        <w:t xml:space="preserve">Date of Birth ( Read-only)</w:t>
      </w:r>
    </w:p>
    <w:p w:rsidR="00000000" w:rsidDel="00000000" w:rsidP="00000000" w:rsidRDefault="00000000" w:rsidRPr="00000000" w14:paraId="000002C9">
      <w:pPr>
        <w:numPr>
          <w:ilvl w:val="1"/>
          <w:numId w:val="80"/>
        </w:numPr>
        <w:spacing w:after="0" w:line="300" w:lineRule="auto"/>
        <w:ind w:left="1440" w:hanging="360"/>
      </w:pPr>
      <w:r w:rsidDel="00000000" w:rsidR="00000000" w:rsidRPr="00000000">
        <w:rPr>
          <w:rtl w:val="0"/>
        </w:rPr>
        <w:t xml:space="preserve">Button : Update Profile </w:t>
      </w:r>
    </w:p>
    <w:p w:rsidR="00000000" w:rsidDel="00000000" w:rsidP="00000000" w:rsidRDefault="00000000" w:rsidRPr="00000000" w14:paraId="000002CA">
      <w:pPr>
        <w:numPr>
          <w:ilvl w:val="2"/>
          <w:numId w:val="80"/>
        </w:numPr>
        <w:spacing w:after="0" w:line="300" w:lineRule="auto"/>
        <w:ind w:left="2160" w:hanging="360"/>
        <w:rPr>
          <w:u w:val="none"/>
        </w:rPr>
      </w:pPr>
      <w:r w:rsidDel="00000000" w:rsidR="00000000" w:rsidRPr="00000000">
        <w:rPr>
          <w:rtl w:val="0"/>
        </w:rPr>
        <w:t xml:space="preserve">Clicking on the Update Profile button, the system should validate that all the required fields filled : </w:t>
      </w:r>
    </w:p>
    <w:p w:rsidR="00000000" w:rsidDel="00000000" w:rsidP="00000000" w:rsidRDefault="00000000" w:rsidRPr="00000000" w14:paraId="000002CB">
      <w:pPr>
        <w:numPr>
          <w:ilvl w:val="3"/>
          <w:numId w:val="80"/>
        </w:numPr>
        <w:spacing w:after="0" w:line="300" w:lineRule="auto"/>
        <w:ind w:left="2880" w:hanging="360"/>
        <w:rPr>
          <w:u w:val="none"/>
        </w:rPr>
      </w:pPr>
      <w:r w:rsidDel="00000000" w:rsidR="00000000" w:rsidRPr="00000000">
        <w:rPr>
          <w:rtl w:val="0"/>
        </w:rPr>
        <w:t xml:space="preserve">If yes :  update the Details and re-direct the user to the profile module.</w:t>
      </w:r>
    </w:p>
    <w:p w:rsidR="00000000" w:rsidDel="00000000" w:rsidP="00000000" w:rsidRDefault="00000000" w:rsidRPr="00000000" w14:paraId="000002CC">
      <w:pPr>
        <w:numPr>
          <w:ilvl w:val="3"/>
          <w:numId w:val="80"/>
        </w:numPr>
        <w:spacing w:after="0" w:line="300" w:lineRule="auto"/>
        <w:ind w:left="2880" w:hanging="360"/>
        <w:rPr>
          <w:u w:val="none"/>
        </w:rPr>
      </w:pPr>
      <w:r w:rsidDel="00000000" w:rsidR="00000000" w:rsidRPr="00000000">
        <w:rPr>
          <w:rtl w:val="0"/>
        </w:rPr>
        <w:t xml:space="preserve">If not :  Display respective validations.</w:t>
      </w:r>
    </w:p>
    <w:p w:rsidR="00000000" w:rsidDel="00000000" w:rsidP="00000000" w:rsidRDefault="00000000" w:rsidRPr="00000000" w14:paraId="000002CD">
      <w:pPr>
        <w:numPr>
          <w:ilvl w:val="1"/>
          <w:numId w:val="80"/>
        </w:numPr>
        <w:spacing w:after="0" w:line="300" w:lineRule="auto"/>
        <w:ind w:left="1440" w:hanging="360"/>
        <w:rPr>
          <w:u w:val="none"/>
        </w:rPr>
      </w:pPr>
      <w:r w:rsidDel="00000000" w:rsidR="00000000" w:rsidRPr="00000000">
        <w:rPr>
          <w:rtl w:val="0"/>
        </w:rPr>
        <w:t xml:space="preserve">Validations : </w:t>
      </w:r>
    </w:p>
    <w:p w:rsidR="00000000" w:rsidDel="00000000" w:rsidP="00000000" w:rsidRDefault="00000000" w:rsidRPr="00000000" w14:paraId="000002CE">
      <w:pPr>
        <w:spacing w:after="0" w:line="300" w:lineRule="auto"/>
        <w:ind w:left="1440" w:firstLine="0"/>
        <w:rPr/>
      </w:pPr>
      <w:r w:rsidDel="00000000" w:rsidR="00000000" w:rsidRPr="00000000">
        <w:rPr>
          <w:rtl w:val="0"/>
        </w:rPr>
      </w:r>
    </w:p>
    <w:tbl>
      <w:tblPr>
        <w:tblStyle w:val="Table16"/>
        <w:tblW w:w="564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tblGridChange w:id="0">
          <w:tblGrid>
            <w:gridCol w:w="282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Filed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Empty Data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name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rPr/>
            </w:pPr>
            <w:r w:rsidDel="00000000" w:rsidR="00000000" w:rsidRPr="00000000">
              <w:rPr>
                <w:rtl w:val="0"/>
              </w:rPr>
              <w:t xml:space="preserve">Last name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240" w:lineRule="auto"/>
              <w:rPr/>
            </w:pPr>
            <w:r w:rsidDel="00000000" w:rsidR="00000000" w:rsidRPr="00000000">
              <w:rPr>
                <w:rtl w:val="0"/>
              </w:rPr>
              <w:t xml:space="preserve">username is required</w:t>
            </w:r>
          </w:p>
        </w:tc>
      </w:tr>
    </w:tbl>
    <w:p w:rsidR="00000000" w:rsidDel="00000000" w:rsidP="00000000" w:rsidRDefault="00000000" w:rsidRPr="00000000" w14:paraId="000002D7">
      <w:pPr>
        <w:spacing w:after="0" w:line="300" w:lineRule="auto"/>
        <w:ind w:left="1440" w:firstLine="0"/>
        <w:rPr/>
      </w:pPr>
      <w:r w:rsidDel="00000000" w:rsidR="00000000" w:rsidRPr="00000000">
        <w:rPr>
          <w:rtl w:val="0"/>
        </w:rPr>
      </w:r>
    </w:p>
    <w:p w:rsidR="00000000" w:rsidDel="00000000" w:rsidP="00000000" w:rsidRDefault="00000000" w:rsidRPr="00000000" w14:paraId="000002D8">
      <w:pPr>
        <w:spacing w:after="0" w:line="300" w:lineRule="auto"/>
        <w:ind w:left="1440" w:firstLine="0"/>
        <w:rPr/>
      </w:pPr>
      <w:r w:rsidDel="00000000" w:rsidR="00000000" w:rsidRPr="00000000">
        <w:rPr>
          <w:rtl w:val="0"/>
        </w:rPr>
      </w:r>
    </w:p>
    <w:tbl>
      <w:tblPr>
        <w:tblStyle w:val="Table17"/>
        <w:tblW w:w="567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790"/>
        <w:tblGridChange w:id="0">
          <w:tblGrid>
            <w:gridCol w:w="2880"/>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Uniqueness failed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Username must be unique</w:t>
            </w:r>
          </w:p>
        </w:tc>
      </w:tr>
    </w:tbl>
    <w:p w:rsidR="00000000" w:rsidDel="00000000" w:rsidP="00000000" w:rsidRDefault="00000000" w:rsidRPr="00000000" w14:paraId="000002DD">
      <w:pPr>
        <w:spacing w:line="300" w:lineRule="auto"/>
        <w:ind w:left="0" w:firstLine="0"/>
        <w:rPr/>
      </w:pPr>
      <w:r w:rsidDel="00000000" w:rsidR="00000000" w:rsidRPr="00000000">
        <w:rPr>
          <w:rtl w:val="0"/>
        </w:rPr>
      </w:r>
    </w:p>
    <w:p w:rsidR="00000000" w:rsidDel="00000000" w:rsidP="00000000" w:rsidRDefault="00000000" w:rsidRPr="00000000" w14:paraId="000002DE">
      <w:pPr>
        <w:spacing w:line="300" w:lineRule="auto"/>
        <w:rPr>
          <w:i w:val="1"/>
          <w:iCs w:val="1"/>
        </w:rPr>
      </w:pPr>
      <w:r w:rsidDel="00000000" w:rsidR="00000000" w:rsidRPr="00000000">
        <w:rPr>
          <w:rtl w:val="0"/>
        </w:rPr>
      </w:r>
    </w:p>
    <w:p w:rsidR="00000000" w:rsidDel="00000000" w:rsidP="00000000" w:rsidRDefault="00000000" w:rsidRPr="00000000" w14:paraId="000002DF">
      <w:pPr>
        <w:pStyle w:val="Heading3"/>
        <w:spacing w:line="300" w:lineRule="auto"/>
        <w:rPr>
          <w:sz w:val="20"/>
          <w:szCs w:val="20"/>
        </w:rPr>
      </w:pPr>
      <w:bookmarkStart w:colFirst="0" w:colLast="0" w:name="_ze3u0zfro8se" w:id="21"/>
      <w:bookmarkEnd w:id="21"/>
      <w:r w:rsidDel="00000000" w:rsidR="00000000" w:rsidRPr="00000000">
        <w:rPr>
          <w:rtl w:val="0"/>
        </w:rPr>
        <w:t xml:space="preserve">User story -1.6 Delete Account  (Soft Delete)</w:t>
      </w:r>
      <w:r w:rsidDel="00000000" w:rsidR="00000000" w:rsidRPr="00000000">
        <w:rPr>
          <w:sz w:val="20"/>
          <w:szCs w:val="20"/>
          <w:rtl w:val="0"/>
        </w:rPr>
        <w:t xml:space="preserve"> </w:t>
      </w:r>
    </w:p>
    <w:p w:rsidR="00000000" w:rsidDel="00000000" w:rsidP="00000000" w:rsidRDefault="00000000" w:rsidRPr="00000000" w14:paraId="000002E0">
      <w:pPr>
        <w:spacing w:line="300" w:lineRule="auto"/>
        <w:rPr/>
      </w:pPr>
      <w:r w:rsidDel="00000000" w:rsidR="00000000" w:rsidRPr="00000000">
        <w:rPr>
          <w:rtl w:val="0"/>
        </w:rPr>
        <w:t xml:space="preserve">As a User, I want to delete my account so that I can remove my personal data from the platform.</w:t>
      </w:r>
    </w:p>
    <w:p w:rsidR="00000000" w:rsidDel="00000000" w:rsidP="00000000" w:rsidRDefault="00000000" w:rsidRPr="00000000" w14:paraId="000002E1">
      <w:pPr>
        <w:spacing w:line="30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E2">
      <w:pPr>
        <w:numPr>
          <w:ilvl w:val="0"/>
          <w:numId w:val="92"/>
        </w:numPr>
        <w:spacing w:after="0" w:line="300" w:lineRule="auto"/>
        <w:ind w:left="720" w:hanging="360"/>
      </w:pPr>
      <w:r w:rsidDel="00000000" w:rsidR="00000000" w:rsidRPr="00000000">
        <w:rPr>
          <w:b w:val="1"/>
          <w:bCs w:val="1"/>
          <w:rtl w:val="0"/>
        </w:rPr>
        <w:t xml:space="preserve">Navigation : </w:t>
      </w:r>
      <w:r w:rsidDel="00000000" w:rsidR="00000000" w:rsidRPr="00000000">
        <w:rPr>
          <w:rFonts w:ascii="Arial Unicode MS" w:cs="Arial Unicode MS" w:eastAsia="Arial Unicode MS" w:hAnsi="Arial Unicode MS"/>
          <w:rtl w:val="0"/>
        </w:rPr>
        <w:t xml:space="preserve">Profile → Delete Account</w:t>
      </w:r>
      <w:r w:rsidDel="00000000" w:rsidR="00000000" w:rsidRPr="00000000">
        <w:rPr>
          <w:rtl w:val="0"/>
        </w:rPr>
      </w:r>
    </w:p>
    <w:p w:rsidR="00000000" w:rsidDel="00000000" w:rsidP="00000000" w:rsidRDefault="00000000" w:rsidRPr="00000000" w14:paraId="000002E3">
      <w:pPr>
        <w:numPr>
          <w:ilvl w:val="0"/>
          <w:numId w:val="92"/>
        </w:numPr>
        <w:spacing w:after="0" w:line="300" w:lineRule="auto"/>
        <w:ind w:left="720" w:hanging="360"/>
        <w:rPr/>
      </w:pPr>
      <w:r w:rsidDel="00000000" w:rsidR="00000000" w:rsidRPr="00000000">
        <w:rPr>
          <w:rtl w:val="0"/>
        </w:rPr>
        <w:t xml:space="preserve">Clicking on the Delete Account  Accordion/option, the system must display a confirmation screen : </w:t>
      </w:r>
    </w:p>
    <w:p w:rsidR="00000000" w:rsidDel="00000000" w:rsidP="00000000" w:rsidRDefault="00000000" w:rsidRPr="00000000" w14:paraId="000002E4">
      <w:pPr>
        <w:numPr>
          <w:ilvl w:val="0"/>
          <w:numId w:val="92"/>
        </w:numPr>
        <w:spacing w:after="0" w:before="0" w:lineRule="auto"/>
        <w:ind w:left="720" w:hanging="360"/>
      </w:pPr>
      <w:r w:rsidDel="00000000" w:rsidR="00000000" w:rsidRPr="00000000">
        <w:rPr>
          <w:rtl w:val="0"/>
        </w:rPr>
        <w:t xml:space="preserve">Deletion handling (MVP): When processed, then apply MVP soft delete + anonymization only (no hard delete in MVP).</w:t>
      </w:r>
    </w:p>
    <w:p w:rsidR="00000000" w:rsidDel="00000000" w:rsidP="00000000" w:rsidRDefault="00000000" w:rsidRPr="00000000" w14:paraId="000002E5">
      <w:pPr>
        <w:numPr>
          <w:ilvl w:val="1"/>
          <w:numId w:val="92"/>
        </w:numPr>
        <w:spacing w:after="0" w:line="300" w:lineRule="auto"/>
        <w:ind w:left="1440" w:hanging="360"/>
        <w:rPr>
          <w:u w:val="none"/>
        </w:rPr>
      </w:pPr>
      <w:r w:rsidDel="00000000" w:rsidR="00000000" w:rsidRPr="00000000">
        <w:rPr>
          <w:rtl w:val="0"/>
        </w:rPr>
        <w:t xml:space="preserve">Header :  Delete Account</w:t>
      </w:r>
    </w:p>
    <w:p w:rsidR="00000000" w:rsidDel="00000000" w:rsidP="00000000" w:rsidRDefault="00000000" w:rsidRPr="00000000" w14:paraId="000002E6">
      <w:pPr>
        <w:numPr>
          <w:ilvl w:val="1"/>
          <w:numId w:val="92"/>
        </w:numPr>
        <w:spacing w:after="0" w:line="300" w:lineRule="auto"/>
        <w:ind w:left="1440" w:hanging="360"/>
        <w:rPr>
          <w:u w:val="none"/>
        </w:rPr>
      </w:pPr>
      <w:r w:rsidDel="00000000" w:rsidR="00000000" w:rsidRPr="00000000">
        <w:rPr>
          <w:rtl w:val="0"/>
        </w:rPr>
        <w:t xml:space="preserve">Caption : Your personal data will be permanently removed.Your game history will be anonymized.</w:t>
      </w:r>
    </w:p>
    <w:p w:rsidR="00000000" w:rsidDel="00000000" w:rsidP="00000000" w:rsidRDefault="00000000" w:rsidRPr="00000000" w14:paraId="000002E7">
      <w:pPr>
        <w:numPr>
          <w:ilvl w:val="1"/>
          <w:numId w:val="92"/>
        </w:numPr>
        <w:spacing w:after="0" w:line="300" w:lineRule="auto"/>
        <w:ind w:left="1440" w:hanging="360"/>
        <w:rPr>
          <w:u w:val="none"/>
        </w:rPr>
      </w:pPr>
      <w:r w:rsidDel="00000000" w:rsidR="00000000" w:rsidRPr="00000000">
        <w:rPr>
          <w:rtl w:val="0"/>
        </w:rPr>
        <w:t xml:space="preserve">Fields : </w:t>
      </w:r>
    </w:p>
    <w:p w:rsidR="00000000" w:rsidDel="00000000" w:rsidP="00000000" w:rsidRDefault="00000000" w:rsidRPr="00000000" w14:paraId="000002E8">
      <w:pPr>
        <w:numPr>
          <w:ilvl w:val="2"/>
          <w:numId w:val="92"/>
        </w:numPr>
        <w:spacing w:after="0" w:line="300" w:lineRule="auto"/>
        <w:ind w:left="2160" w:hanging="360"/>
        <w:rPr>
          <w:u w:val="none"/>
        </w:rPr>
      </w:pPr>
      <w:r w:rsidDel="00000000" w:rsidR="00000000" w:rsidRPr="00000000">
        <w:rPr>
          <w:rtl w:val="0"/>
        </w:rPr>
        <w:t xml:space="preserve">Dropdown : Reason for leaving (optional)</w:t>
      </w:r>
    </w:p>
    <w:p w:rsidR="00000000" w:rsidDel="00000000" w:rsidP="00000000" w:rsidRDefault="00000000" w:rsidRPr="00000000" w14:paraId="000002E9">
      <w:pPr>
        <w:numPr>
          <w:ilvl w:val="3"/>
          <w:numId w:val="92"/>
        </w:numPr>
        <w:spacing w:after="0" w:line="300" w:lineRule="auto"/>
        <w:ind w:left="2880" w:hanging="360"/>
        <w:rPr>
          <w:u w:val="none"/>
        </w:rPr>
      </w:pPr>
      <w:r w:rsidDel="00000000" w:rsidR="00000000" w:rsidRPr="00000000">
        <w:rPr>
          <w:rtl w:val="0"/>
        </w:rPr>
        <w:t xml:space="preserve">Placeholder :  select a reason</w:t>
      </w:r>
    </w:p>
    <w:p w:rsidR="00000000" w:rsidDel="00000000" w:rsidP="00000000" w:rsidRDefault="00000000" w:rsidRPr="00000000" w14:paraId="000002EA">
      <w:pPr>
        <w:numPr>
          <w:ilvl w:val="3"/>
          <w:numId w:val="92"/>
        </w:numPr>
        <w:spacing w:after="0" w:line="300" w:lineRule="auto"/>
        <w:ind w:left="2880" w:hanging="360"/>
        <w:rPr>
          <w:u w:val="none"/>
        </w:rPr>
      </w:pPr>
      <w:r w:rsidDel="00000000" w:rsidR="00000000" w:rsidRPr="00000000">
        <w:rPr>
          <w:rtl w:val="0"/>
        </w:rPr>
        <w:t xml:space="preserve">Options : </w:t>
      </w:r>
    </w:p>
    <w:p w:rsidR="00000000" w:rsidDel="00000000" w:rsidP="00000000" w:rsidRDefault="00000000" w:rsidRPr="00000000" w14:paraId="000002EB">
      <w:pPr>
        <w:numPr>
          <w:ilvl w:val="4"/>
          <w:numId w:val="92"/>
        </w:numPr>
        <w:spacing w:after="0" w:line="300" w:lineRule="auto"/>
        <w:ind w:left="3600" w:hanging="360"/>
        <w:rPr>
          <w:u w:val="none"/>
        </w:rPr>
      </w:pPr>
      <w:r w:rsidDel="00000000" w:rsidR="00000000" w:rsidRPr="00000000">
        <w:rPr>
          <w:rtl w:val="0"/>
        </w:rPr>
        <w:t xml:space="preserve">Not using anymore</w:t>
      </w:r>
    </w:p>
    <w:p w:rsidR="00000000" w:rsidDel="00000000" w:rsidP="00000000" w:rsidRDefault="00000000" w:rsidRPr="00000000" w14:paraId="000002EC">
      <w:pPr>
        <w:numPr>
          <w:ilvl w:val="4"/>
          <w:numId w:val="92"/>
        </w:numPr>
        <w:spacing w:after="0" w:line="300" w:lineRule="auto"/>
        <w:ind w:left="3600" w:hanging="360"/>
        <w:rPr>
          <w:u w:val="none"/>
        </w:rPr>
      </w:pPr>
      <w:r w:rsidDel="00000000" w:rsidR="00000000" w:rsidRPr="00000000">
        <w:rPr>
          <w:rtl w:val="0"/>
        </w:rPr>
        <w:t xml:space="preserve">Found an alternative</w:t>
      </w:r>
    </w:p>
    <w:p w:rsidR="00000000" w:rsidDel="00000000" w:rsidP="00000000" w:rsidRDefault="00000000" w:rsidRPr="00000000" w14:paraId="000002ED">
      <w:pPr>
        <w:numPr>
          <w:ilvl w:val="4"/>
          <w:numId w:val="92"/>
        </w:numPr>
        <w:spacing w:after="0" w:line="300" w:lineRule="auto"/>
        <w:ind w:left="3600" w:hanging="360"/>
        <w:rPr>
          <w:u w:val="none"/>
        </w:rPr>
      </w:pPr>
      <w:r w:rsidDel="00000000" w:rsidR="00000000" w:rsidRPr="00000000">
        <w:rPr>
          <w:rtl w:val="0"/>
        </w:rPr>
        <w:t xml:space="preserve">Privacy Concerns</w:t>
      </w:r>
    </w:p>
    <w:p w:rsidR="00000000" w:rsidDel="00000000" w:rsidP="00000000" w:rsidRDefault="00000000" w:rsidRPr="00000000" w14:paraId="000002EE">
      <w:pPr>
        <w:numPr>
          <w:ilvl w:val="4"/>
          <w:numId w:val="92"/>
        </w:numPr>
        <w:spacing w:after="0" w:line="300" w:lineRule="auto"/>
        <w:ind w:left="3600" w:hanging="360"/>
        <w:rPr>
          <w:u w:val="none"/>
        </w:rPr>
      </w:pPr>
      <w:r w:rsidDel="00000000" w:rsidR="00000000" w:rsidRPr="00000000">
        <w:rPr>
          <w:rtl w:val="0"/>
        </w:rPr>
        <w:t xml:space="preserve">Performance issues</w:t>
      </w:r>
    </w:p>
    <w:p w:rsidR="00000000" w:rsidDel="00000000" w:rsidP="00000000" w:rsidRDefault="00000000" w:rsidRPr="00000000" w14:paraId="000002EF">
      <w:pPr>
        <w:numPr>
          <w:ilvl w:val="4"/>
          <w:numId w:val="92"/>
        </w:numPr>
        <w:spacing w:after="0" w:line="300" w:lineRule="auto"/>
        <w:ind w:left="3600" w:hanging="360"/>
        <w:rPr>
          <w:u w:val="none"/>
        </w:rPr>
      </w:pPr>
      <w:r w:rsidDel="00000000" w:rsidR="00000000" w:rsidRPr="00000000">
        <w:rPr>
          <w:rtl w:val="0"/>
        </w:rPr>
        <w:t xml:space="preserve">Missing features</w:t>
      </w:r>
    </w:p>
    <w:p w:rsidR="00000000" w:rsidDel="00000000" w:rsidP="00000000" w:rsidRDefault="00000000" w:rsidRPr="00000000" w14:paraId="000002F0">
      <w:pPr>
        <w:numPr>
          <w:ilvl w:val="4"/>
          <w:numId w:val="92"/>
        </w:numPr>
        <w:spacing w:after="0" w:line="300" w:lineRule="auto"/>
        <w:ind w:left="3600" w:hanging="360"/>
        <w:rPr>
          <w:u w:val="none"/>
        </w:rPr>
      </w:pPr>
      <w:r w:rsidDel="00000000" w:rsidR="00000000" w:rsidRPr="00000000">
        <w:rPr>
          <w:rtl w:val="0"/>
        </w:rPr>
        <w:t xml:space="preserve">Too Expensive</w:t>
      </w:r>
    </w:p>
    <w:p w:rsidR="00000000" w:rsidDel="00000000" w:rsidP="00000000" w:rsidRDefault="00000000" w:rsidRPr="00000000" w14:paraId="000002F1">
      <w:pPr>
        <w:numPr>
          <w:ilvl w:val="4"/>
          <w:numId w:val="92"/>
        </w:numPr>
        <w:spacing w:after="0" w:line="300" w:lineRule="auto"/>
        <w:ind w:left="3600" w:hanging="360"/>
        <w:rPr>
          <w:u w:val="none"/>
        </w:rPr>
      </w:pPr>
      <w:r w:rsidDel="00000000" w:rsidR="00000000" w:rsidRPr="00000000">
        <w:rPr>
          <w:rtl w:val="0"/>
        </w:rPr>
        <w:t xml:space="preserve">Other</w:t>
      </w:r>
    </w:p>
    <w:p w:rsidR="00000000" w:rsidDel="00000000" w:rsidP="00000000" w:rsidRDefault="00000000" w:rsidRPr="00000000" w14:paraId="000002F2">
      <w:pPr>
        <w:numPr>
          <w:ilvl w:val="1"/>
          <w:numId w:val="92"/>
        </w:numPr>
        <w:spacing w:after="0" w:line="300" w:lineRule="auto"/>
        <w:ind w:left="1440" w:hanging="360"/>
        <w:rPr>
          <w:u w:val="none"/>
        </w:rPr>
      </w:pPr>
      <w:r w:rsidDel="00000000" w:rsidR="00000000" w:rsidRPr="00000000">
        <w:rPr>
          <w:rtl w:val="0"/>
        </w:rPr>
        <w:t xml:space="preserve">Choose Verification Method</w:t>
      </w:r>
    </w:p>
    <w:p w:rsidR="00000000" w:rsidDel="00000000" w:rsidP="00000000" w:rsidRDefault="00000000" w:rsidRPr="00000000" w14:paraId="000002F3">
      <w:pPr>
        <w:numPr>
          <w:ilvl w:val="2"/>
          <w:numId w:val="92"/>
        </w:numPr>
        <w:spacing w:after="0" w:line="300" w:lineRule="auto"/>
        <w:ind w:left="2160" w:hanging="360"/>
        <w:rPr>
          <w:u w:val="none"/>
        </w:rPr>
      </w:pPr>
      <w:r w:rsidDel="00000000" w:rsidR="00000000" w:rsidRPr="00000000">
        <w:rPr>
          <w:rtl w:val="0"/>
        </w:rPr>
        <w:t xml:space="preserve">Verification Methods : </w:t>
      </w:r>
    </w:p>
    <w:p w:rsidR="00000000" w:rsidDel="00000000" w:rsidP="00000000" w:rsidRDefault="00000000" w:rsidRPr="00000000" w14:paraId="000002F4">
      <w:pPr>
        <w:numPr>
          <w:ilvl w:val="3"/>
          <w:numId w:val="92"/>
        </w:numPr>
        <w:spacing w:after="0" w:line="300" w:lineRule="auto"/>
        <w:ind w:left="2880" w:hanging="360"/>
        <w:rPr>
          <w:u w:val="none"/>
        </w:rPr>
      </w:pPr>
      <w:r w:rsidDel="00000000" w:rsidR="00000000" w:rsidRPr="00000000">
        <w:rPr>
          <w:rtl w:val="0"/>
        </w:rPr>
        <w:t xml:space="preserve">SMS</w:t>
      </w:r>
    </w:p>
    <w:p w:rsidR="00000000" w:rsidDel="00000000" w:rsidP="00000000" w:rsidRDefault="00000000" w:rsidRPr="00000000" w14:paraId="000002F5">
      <w:pPr>
        <w:numPr>
          <w:ilvl w:val="3"/>
          <w:numId w:val="92"/>
        </w:numPr>
        <w:spacing w:after="0" w:line="300" w:lineRule="auto"/>
        <w:ind w:left="2880" w:hanging="360"/>
        <w:rPr>
          <w:u w:val="none"/>
        </w:rPr>
      </w:pPr>
      <w:r w:rsidDel="00000000" w:rsidR="00000000" w:rsidRPr="00000000">
        <w:rPr>
          <w:rtl w:val="0"/>
        </w:rPr>
        <w:t xml:space="preserve">Email</w:t>
      </w:r>
    </w:p>
    <w:p w:rsidR="00000000" w:rsidDel="00000000" w:rsidP="00000000" w:rsidRDefault="00000000" w:rsidRPr="00000000" w14:paraId="000002F6">
      <w:pPr>
        <w:numPr>
          <w:ilvl w:val="2"/>
          <w:numId w:val="92"/>
        </w:numPr>
        <w:spacing w:after="0" w:line="300" w:lineRule="auto"/>
        <w:ind w:left="2160" w:hanging="360"/>
        <w:rPr>
          <w:u w:val="none"/>
        </w:rPr>
      </w:pPr>
      <w:r w:rsidDel="00000000" w:rsidR="00000000" w:rsidRPr="00000000">
        <w:rPr>
          <w:rtl w:val="0"/>
        </w:rPr>
        <w:t xml:space="preserve">Below the choose verification method display the help text as :  Code will be sent to selected method ( email /sms) display the data with masked.</w:t>
      </w:r>
    </w:p>
    <w:p w:rsidR="00000000" w:rsidDel="00000000" w:rsidP="00000000" w:rsidRDefault="00000000" w:rsidRPr="00000000" w14:paraId="000002F7">
      <w:pPr>
        <w:numPr>
          <w:ilvl w:val="2"/>
          <w:numId w:val="92"/>
        </w:numPr>
        <w:spacing w:after="0" w:line="300" w:lineRule="auto"/>
        <w:ind w:left="2160" w:hanging="360"/>
        <w:rPr>
          <w:u w:val="none"/>
        </w:rPr>
      </w:pPr>
      <w:r w:rsidDel="00000000" w:rsidR="00000000" w:rsidRPr="00000000">
        <w:rPr>
          <w:rtl w:val="0"/>
        </w:rPr>
        <w:t xml:space="preserve">Any one method should be used/selected.</w:t>
      </w:r>
    </w:p>
    <w:p w:rsidR="00000000" w:rsidDel="00000000" w:rsidP="00000000" w:rsidRDefault="00000000" w:rsidRPr="00000000" w14:paraId="000002F8">
      <w:pPr>
        <w:keepNext w:val="0"/>
        <w:keepLines w:val="0"/>
        <w:pageBreakBefore w:val="0"/>
        <w:widowControl w:val="1"/>
        <w:numPr>
          <w:ilvl w:val="1"/>
          <w:numId w:val="92"/>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pPr>
      <w:r w:rsidDel="00000000" w:rsidR="00000000" w:rsidRPr="00000000">
        <w:rPr>
          <w:rtl w:val="0"/>
        </w:rPr>
        <w:t xml:space="preserve">Send Verification Code Button</w:t>
      </w:r>
    </w:p>
    <w:p w:rsidR="00000000" w:rsidDel="00000000" w:rsidP="00000000" w:rsidRDefault="00000000" w:rsidRPr="00000000" w14:paraId="000002F9">
      <w:pPr>
        <w:keepNext w:val="0"/>
        <w:keepLines w:val="0"/>
        <w:pageBreakBefore w:val="0"/>
        <w:widowControl w:val="1"/>
        <w:numPr>
          <w:ilvl w:val="2"/>
          <w:numId w:val="92"/>
        </w:numPr>
        <w:pBdr>
          <w:top w:space="0" w:sz="0" w:val="nil"/>
          <w:left w:space="0" w:sz="0" w:val="nil"/>
          <w:bottom w:space="0" w:sz="0" w:val="nil"/>
          <w:right w:space="0" w:sz="0" w:val="nil"/>
          <w:between w:space="0" w:sz="0" w:val="nil"/>
        </w:pBdr>
        <w:shd w:fill="auto" w:val="clear"/>
        <w:spacing w:after="0" w:before="0" w:line="300" w:lineRule="auto"/>
        <w:ind w:left="2160" w:right="0" w:hanging="360"/>
        <w:jc w:val="left"/>
      </w:pPr>
      <w:r w:rsidDel="00000000" w:rsidR="00000000" w:rsidRPr="00000000">
        <w:rPr>
          <w:rtl w:val="0"/>
        </w:rPr>
        <w:t xml:space="preserve">Clicking on the Send verification code button, the system should send OTP &amp; navigate to the Verify Identity screen.</w:t>
      </w:r>
    </w:p>
    <w:p w:rsidR="00000000" w:rsidDel="00000000" w:rsidP="00000000" w:rsidRDefault="00000000" w:rsidRPr="00000000" w14:paraId="000002FA">
      <w:pPr>
        <w:numPr>
          <w:ilvl w:val="1"/>
          <w:numId w:val="92"/>
        </w:numPr>
        <w:spacing w:after="0" w:line="300" w:lineRule="auto"/>
        <w:ind w:left="1440" w:hanging="360"/>
      </w:pPr>
      <w:r w:rsidDel="00000000" w:rsidR="00000000" w:rsidRPr="00000000">
        <w:rPr>
          <w:rtl w:val="0"/>
        </w:rPr>
        <w:t xml:space="preserve">Verify Identity screen : </w:t>
      </w:r>
    </w:p>
    <w:p w:rsidR="00000000" w:rsidDel="00000000" w:rsidP="00000000" w:rsidRDefault="00000000" w:rsidRPr="00000000" w14:paraId="000002FB">
      <w:pPr>
        <w:numPr>
          <w:ilvl w:val="2"/>
          <w:numId w:val="92"/>
        </w:numPr>
        <w:spacing w:after="0" w:line="300" w:lineRule="auto"/>
        <w:ind w:left="2160" w:hanging="360"/>
        <w:rPr>
          <w:u w:val="none"/>
        </w:rPr>
      </w:pPr>
      <w:r w:rsidDel="00000000" w:rsidR="00000000" w:rsidRPr="00000000">
        <w:rPr>
          <w:rtl w:val="0"/>
        </w:rPr>
        <w:t xml:space="preserve">Header : Verify Identity</w:t>
      </w:r>
    </w:p>
    <w:p w:rsidR="00000000" w:rsidDel="00000000" w:rsidP="00000000" w:rsidRDefault="00000000" w:rsidRPr="00000000" w14:paraId="000002FC">
      <w:pPr>
        <w:numPr>
          <w:ilvl w:val="2"/>
          <w:numId w:val="92"/>
        </w:numPr>
        <w:spacing w:after="0" w:line="300" w:lineRule="auto"/>
        <w:ind w:left="2160" w:hanging="360"/>
        <w:rPr>
          <w:u w:val="none"/>
        </w:rPr>
      </w:pPr>
      <w:r w:rsidDel="00000000" w:rsidR="00000000" w:rsidRPr="00000000">
        <w:rPr>
          <w:rtl w:val="0"/>
        </w:rPr>
        <w:t xml:space="preserve">Caption : Enter the 6-digit OTP sent to your phone.</w:t>
      </w:r>
    </w:p>
    <w:p w:rsidR="00000000" w:rsidDel="00000000" w:rsidP="00000000" w:rsidRDefault="00000000" w:rsidRPr="00000000" w14:paraId="000002FD">
      <w:pPr>
        <w:numPr>
          <w:ilvl w:val="2"/>
          <w:numId w:val="92"/>
        </w:numPr>
        <w:spacing w:after="0" w:line="300" w:lineRule="auto"/>
        <w:ind w:left="2160" w:hanging="360"/>
        <w:rPr>
          <w:u w:val="none"/>
        </w:rPr>
      </w:pPr>
      <w:r w:rsidDel="00000000" w:rsidR="00000000" w:rsidRPr="00000000">
        <w:rPr>
          <w:rtl w:val="0"/>
        </w:rPr>
        <w:t xml:space="preserve">Field to enter the 6 -digits OTP</w:t>
      </w:r>
    </w:p>
    <w:p w:rsidR="00000000" w:rsidDel="00000000" w:rsidP="00000000" w:rsidRDefault="00000000" w:rsidRPr="00000000" w14:paraId="000002FE">
      <w:pPr>
        <w:numPr>
          <w:ilvl w:val="2"/>
          <w:numId w:val="92"/>
        </w:numPr>
        <w:spacing w:after="0" w:line="300" w:lineRule="auto"/>
        <w:ind w:left="2160" w:hanging="360"/>
        <w:rPr>
          <w:u w:val="none"/>
        </w:rPr>
      </w:pPr>
      <w:r w:rsidDel="00000000" w:rsidR="00000000" w:rsidRPr="00000000">
        <w:rPr>
          <w:rtl w:val="0"/>
        </w:rPr>
        <w:t xml:space="preserve">Buttons : </w:t>
      </w:r>
    </w:p>
    <w:p w:rsidR="00000000" w:rsidDel="00000000" w:rsidP="00000000" w:rsidRDefault="00000000" w:rsidRPr="00000000" w14:paraId="000002FF">
      <w:pPr>
        <w:numPr>
          <w:ilvl w:val="3"/>
          <w:numId w:val="92"/>
        </w:numPr>
        <w:spacing w:after="0" w:line="300" w:lineRule="auto"/>
        <w:ind w:left="2880" w:hanging="360"/>
        <w:rPr>
          <w:u w:val="none"/>
        </w:rPr>
      </w:pPr>
      <w:r w:rsidDel="00000000" w:rsidR="00000000" w:rsidRPr="00000000">
        <w:rPr>
          <w:rtl w:val="0"/>
        </w:rPr>
        <w:t xml:space="preserve">Permanently Delete Account</w:t>
      </w:r>
    </w:p>
    <w:p w:rsidR="00000000" w:rsidDel="00000000" w:rsidP="00000000" w:rsidRDefault="00000000" w:rsidRPr="00000000" w14:paraId="00000300">
      <w:pPr>
        <w:numPr>
          <w:ilvl w:val="4"/>
          <w:numId w:val="92"/>
        </w:numPr>
        <w:spacing w:after="0" w:line="300" w:lineRule="auto"/>
        <w:ind w:left="3600" w:hanging="360"/>
        <w:rPr>
          <w:u w:val="none"/>
        </w:rPr>
      </w:pPr>
      <w:r w:rsidDel="00000000" w:rsidR="00000000" w:rsidRPr="00000000">
        <w:rPr>
          <w:rtl w:val="0"/>
        </w:rPr>
        <w:t xml:space="preserve">After entering  the code &amp; clicking on the Permanently Delete Account button, the system should logout the Logout User immediately.</w:t>
      </w:r>
    </w:p>
    <w:p w:rsidR="00000000" w:rsidDel="00000000" w:rsidP="00000000" w:rsidRDefault="00000000" w:rsidRPr="00000000" w14:paraId="00000301">
      <w:pPr>
        <w:numPr>
          <w:ilvl w:val="3"/>
          <w:numId w:val="92"/>
        </w:numPr>
        <w:spacing w:after="0" w:line="300" w:lineRule="auto"/>
        <w:ind w:left="2880" w:hanging="360"/>
        <w:rPr>
          <w:u w:val="none"/>
        </w:rPr>
      </w:pPr>
      <w:r w:rsidDel="00000000" w:rsidR="00000000" w:rsidRPr="00000000">
        <w:rPr>
          <w:rtl w:val="0"/>
        </w:rPr>
        <w:t xml:space="preserve">Cancel</w:t>
      </w:r>
    </w:p>
    <w:p w:rsidR="00000000" w:rsidDel="00000000" w:rsidP="00000000" w:rsidRDefault="00000000" w:rsidRPr="00000000" w14:paraId="00000302">
      <w:pPr>
        <w:numPr>
          <w:ilvl w:val="4"/>
          <w:numId w:val="92"/>
        </w:numPr>
        <w:spacing w:after="0" w:line="300" w:lineRule="auto"/>
        <w:ind w:left="3600" w:hanging="360"/>
      </w:pPr>
      <w:r w:rsidDel="00000000" w:rsidR="00000000" w:rsidRPr="00000000">
        <w:rPr>
          <w:rtl w:val="0"/>
        </w:rPr>
        <w:t xml:space="preserve">Clicking on the cancel button, the system should close the form/ Delete Account screen.</w:t>
      </w:r>
    </w:p>
    <w:p w:rsidR="00000000" w:rsidDel="00000000" w:rsidP="00000000" w:rsidRDefault="00000000" w:rsidRPr="00000000" w14:paraId="00000303">
      <w:pPr>
        <w:numPr>
          <w:ilvl w:val="2"/>
          <w:numId w:val="92"/>
        </w:numPr>
        <w:spacing w:after="0" w:line="300" w:lineRule="auto"/>
        <w:ind w:left="2160" w:hanging="360"/>
        <w:rPr>
          <w:u w:val="none"/>
        </w:rPr>
      </w:pPr>
      <w:r w:rsidDel="00000000" w:rsidR="00000000" w:rsidRPr="00000000">
        <w:rPr>
          <w:rtl w:val="0"/>
        </w:rPr>
        <w:t xml:space="preserve">Link : Didn't receive it? Resend Code</w:t>
      </w:r>
    </w:p>
    <w:p w:rsidR="00000000" w:rsidDel="00000000" w:rsidP="00000000" w:rsidRDefault="00000000" w:rsidRPr="00000000" w14:paraId="00000304">
      <w:pPr>
        <w:numPr>
          <w:ilvl w:val="3"/>
          <w:numId w:val="92"/>
        </w:numPr>
        <w:spacing w:after="0" w:line="300" w:lineRule="auto"/>
        <w:ind w:left="2880" w:hanging="360"/>
        <w:rPr>
          <w:u w:val="none"/>
        </w:rPr>
      </w:pPr>
      <w:r w:rsidDel="00000000" w:rsidR="00000000" w:rsidRPr="00000000">
        <w:rPr>
          <w:rtl w:val="0"/>
        </w:rPr>
        <w:t xml:space="preserve">Clicking on the Resend Code, the system should send the code to the previously selected method.</w:t>
      </w:r>
    </w:p>
    <w:p w:rsidR="00000000" w:rsidDel="00000000" w:rsidP="00000000" w:rsidRDefault="00000000" w:rsidRPr="00000000" w14:paraId="00000305">
      <w:pPr>
        <w:numPr>
          <w:ilvl w:val="3"/>
          <w:numId w:val="92"/>
        </w:numPr>
        <w:spacing w:after="0" w:line="300" w:lineRule="auto"/>
        <w:ind w:left="2880" w:hanging="360"/>
        <w:rPr>
          <w:u w:val="none"/>
        </w:rPr>
      </w:pPr>
      <w:r w:rsidDel="00000000" w:rsidR="00000000" w:rsidRPr="00000000">
        <w:rPr>
          <w:rtl w:val="0"/>
        </w:rPr>
        <w:t xml:space="preserve">Display a success toast as : OTP resend successfully.</w:t>
      </w:r>
    </w:p>
    <w:p w:rsidR="00000000" w:rsidDel="00000000" w:rsidP="00000000" w:rsidRDefault="00000000" w:rsidRPr="00000000" w14:paraId="00000306">
      <w:pPr>
        <w:numPr>
          <w:ilvl w:val="3"/>
          <w:numId w:val="92"/>
        </w:numPr>
        <w:spacing w:after="0" w:line="300" w:lineRule="auto"/>
        <w:ind w:left="2880" w:hanging="360"/>
        <w:rPr>
          <w:u w:val="none"/>
        </w:rPr>
      </w:pPr>
      <w:r w:rsidDel="00000000" w:rsidR="00000000" w:rsidRPr="00000000">
        <w:rPr>
          <w:rtl w:val="0"/>
        </w:rPr>
        <w:t xml:space="preserve">OTP expires in X minutes (e.g., 5 minutes).</w:t>
      </w:r>
    </w:p>
    <w:p w:rsidR="00000000" w:rsidDel="00000000" w:rsidP="00000000" w:rsidRDefault="00000000" w:rsidRPr="00000000" w14:paraId="00000307">
      <w:pPr>
        <w:numPr>
          <w:ilvl w:val="3"/>
          <w:numId w:val="92"/>
        </w:numPr>
        <w:spacing w:after="0" w:line="300" w:lineRule="auto"/>
        <w:ind w:left="2880" w:hanging="360"/>
        <w:rPr>
          <w:u w:val="none"/>
        </w:rPr>
      </w:pPr>
      <w:r w:rsidDel="00000000" w:rsidR="00000000" w:rsidRPr="00000000">
        <w:rPr>
          <w:rtl w:val="0"/>
        </w:rPr>
        <w:t xml:space="preserve">Resend OTP allowed after cooldown (30–60 seconds).</w:t>
      </w:r>
    </w:p>
    <w:p w:rsidR="00000000" w:rsidDel="00000000" w:rsidP="00000000" w:rsidRDefault="00000000" w:rsidRPr="00000000" w14:paraId="00000308">
      <w:pPr>
        <w:numPr>
          <w:ilvl w:val="2"/>
          <w:numId w:val="92"/>
        </w:numPr>
        <w:spacing w:after="0" w:line="300" w:lineRule="auto"/>
        <w:ind w:left="2160" w:hanging="360"/>
        <w:rPr>
          <w:u w:val="none"/>
        </w:rPr>
      </w:pPr>
      <w:r w:rsidDel="00000000" w:rsidR="00000000" w:rsidRPr="00000000">
        <w:rPr>
          <w:rtl w:val="0"/>
        </w:rPr>
        <w:t xml:space="preserve">Code Expiration time </w:t>
      </w:r>
    </w:p>
    <w:p w:rsidR="00000000" w:rsidDel="00000000" w:rsidP="00000000" w:rsidRDefault="00000000" w:rsidRPr="00000000" w14:paraId="00000309">
      <w:pPr>
        <w:keepNext w:val="0"/>
        <w:keepLines w:val="0"/>
        <w:pageBreakBefore w:val="0"/>
        <w:widowControl w:val="1"/>
        <w:numPr>
          <w:ilvl w:val="1"/>
          <w:numId w:val="92"/>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u w:val="none"/>
        </w:rPr>
      </w:pPr>
      <w:r w:rsidDel="00000000" w:rsidR="00000000" w:rsidRPr="00000000">
        <w:rPr>
          <w:rtl w:val="0"/>
        </w:rPr>
        <w:t xml:space="preserve">Cancel Button : </w:t>
      </w:r>
    </w:p>
    <w:p w:rsidR="00000000" w:rsidDel="00000000" w:rsidP="00000000" w:rsidRDefault="00000000" w:rsidRPr="00000000" w14:paraId="0000030A">
      <w:pPr>
        <w:keepNext w:val="0"/>
        <w:keepLines w:val="0"/>
        <w:pageBreakBefore w:val="0"/>
        <w:widowControl w:val="1"/>
        <w:numPr>
          <w:ilvl w:val="2"/>
          <w:numId w:val="92"/>
        </w:numPr>
        <w:pBdr>
          <w:top w:space="0" w:sz="0" w:val="nil"/>
          <w:left w:space="0" w:sz="0" w:val="nil"/>
          <w:bottom w:space="0" w:sz="0" w:val="nil"/>
          <w:right w:space="0" w:sz="0" w:val="nil"/>
          <w:between w:space="0" w:sz="0" w:val="nil"/>
        </w:pBdr>
        <w:shd w:fill="auto" w:val="clear"/>
        <w:spacing w:after="0" w:before="0" w:line="300" w:lineRule="auto"/>
        <w:ind w:left="2160" w:right="0" w:hanging="360"/>
        <w:jc w:val="left"/>
        <w:rPr>
          <w:u w:val="none"/>
        </w:rPr>
      </w:pPr>
      <w:r w:rsidDel="00000000" w:rsidR="00000000" w:rsidRPr="00000000">
        <w:rPr>
          <w:rtl w:val="0"/>
        </w:rPr>
        <w:t xml:space="preserve">Clicking on the cancel button, the system should close the form/ Delete Account screen.</w:t>
      </w:r>
    </w:p>
    <w:p w:rsidR="00000000" w:rsidDel="00000000" w:rsidP="00000000" w:rsidRDefault="00000000" w:rsidRPr="00000000" w14:paraId="0000030B">
      <w:pPr>
        <w:numPr>
          <w:ilvl w:val="2"/>
          <w:numId w:val="92"/>
        </w:numPr>
        <w:spacing w:after="0" w:line="300" w:lineRule="auto"/>
        <w:ind w:left="2160" w:hanging="360"/>
      </w:pPr>
      <w:r w:rsidDel="00000000" w:rsidR="00000000" w:rsidRPr="00000000">
        <w:rPr>
          <w:b w:val="1"/>
          <w:bCs w:val="1"/>
          <w:rtl w:val="0"/>
        </w:rPr>
        <w:t xml:space="preserve">System Behavior : </w:t>
      </w:r>
    </w:p>
    <w:p w:rsidR="00000000" w:rsidDel="00000000" w:rsidP="00000000" w:rsidRDefault="00000000" w:rsidRPr="00000000" w14:paraId="0000030C">
      <w:pPr>
        <w:numPr>
          <w:ilvl w:val="3"/>
          <w:numId w:val="92"/>
        </w:numPr>
        <w:spacing w:after="0" w:line="300" w:lineRule="auto"/>
        <w:ind w:left="2880" w:hanging="360"/>
      </w:pPr>
      <w:r w:rsidDel="00000000" w:rsidR="00000000" w:rsidRPr="00000000">
        <w:rPr>
          <w:b w:val="1"/>
          <w:bCs w:val="1"/>
          <w:rtl w:val="0"/>
        </w:rPr>
        <w:t xml:space="preserve">Soft Delete: </w:t>
      </w:r>
      <w:r w:rsidDel="00000000" w:rsidR="00000000" w:rsidRPr="00000000">
        <w:rPr>
          <w:rtl w:val="0"/>
        </w:rPr>
        <w:t xml:space="preserve">The system performs a soft delete. The record is marked Deleted</w:t>
      </w:r>
    </w:p>
    <w:p w:rsidR="00000000" w:rsidDel="00000000" w:rsidP="00000000" w:rsidRDefault="00000000" w:rsidRPr="00000000" w14:paraId="0000030D">
      <w:pPr>
        <w:numPr>
          <w:ilvl w:val="3"/>
          <w:numId w:val="92"/>
        </w:numPr>
        <w:spacing w:after="0" w:line="300" w:lineRule="auto"/>
        <w:ind w:left="2880" w:hanging="360"/>
      </w:pPr>
      <w:r w:rsidDel="00000000" w:rsidR="00000000" w:rsidRPr="00000000">
        <w:rPr>
          <w:rtl w:val="0"/>
        </w:rPr>
        <w:t xml:space="preserve">The system permanently changes their status to "Deleted" (and scrambles their personal data)</w:t>
      </w:r>
    </w:p>
    <w:p w:rsidR="00000000" w:rsidDel="00000000" w:rsidP="00000000" w:rsidRDefault="00000000" w:rsidRPr="00000000" w14:paraId="0000030E">
      <w:pPr>
        <w:numPr>
          <w:ilvl w:val="3"/>
          <w:numId w:val="92"/>
        </w:numPr>
        <w:spacing w:after="0" w:line="300" w:lineRule="auto"/>
        <w:ind w:left="2880" w:hanging="360"/>
      </w:pPr>
      <w:r w:rsidDel="00000000" w:rsidR="00000000" w:rsidRPr="00000000">
        <w:rPr>
          <w:b w:val="1"/>
          <w:bCs w:val="1"/>
          <w:rtl w:val="0"/>
        </w:rPr>
        <w:t xml:space="preserve">Anonymization:</w:t>
      </w:r>
      <w:r w:rsidDel="00000000" w:rsidR="00000000" w:rsidRPr="00000000">
        <w:rPr>
          <w:rtl w:val="0"/>
        </w:rPr>
        <w:t xml:space="preserve"> Personal Identifiable Information (PII) like Email and Name are scrambled/anonymized in the database.</w:t>
      </w:r>
    </w:p>
    <w:p w:rsidR="00000000" w:rsidDel="00000000" w:rsidP="00000000" w:rsidRDefault="00000000" w:rsidRPr="00000000" w14:paraId="0000030F">
      <w:pPr>
        <w:numPr>
          <w:ilvl w:val="3"/>
          <w:numId w:val="92"/>
        </w:numPr>
        <w:spacing w:after="0" w:line="300" w:lineRule="auto"/>
        <w:ind w:left="2880" w:hanging="360"/>
      </w:pPr>
      <w:r w:rsidDel="00000000" w:rsidR="00000000" w:rsidRPr="00000000">
        <w:rPr>
          <w:b w:val="1"/>
          <w:bCs w:val="1"/>
          <w:rtl w:val="0"/>
        </w:rPr>
        <w:t xml:space="preserve">Integrity:</w:t>
      </w:r>
      <w:r w:rsidDel="00000000" w:rsidR="00000000" w:rsidRPr="00000000">
        <w:rPr>
          <w:rtl w:val="0"/>
        </w:rPr>
        <w:t xml:space="preserve"> Historical financial ledgers and matchup history are not deleted but are linked to the anonymized ID to preserve league integrity for other players.</w:t>
      </w:r>
    </w:p>
    <w:p w:rsidR="00000000" w:rsidDel="00000000" w:rsidP="00000000" w:rsidRDefault="00000000" w:rsidRPr="00000000" w14:paraId="00000310">
      <w:pPr>
        <w:pStyle w:val="Heading3"/>
        <w:spacing w:line="300" w:lineRule="auto"/>
        <w:rPr/>
      </w:pPr>
      <w:bookmarkStart w:colFirst="0" w:colLast="0" w:name="_vl1xllt1h50" w:id="22"/>
      <w:bookmarkEnd w:id="22"/>
      <w:r w:rsidDel="00000000" w:rsidR="00000000" w:rsidRPr="00000000">
        <w:rPr>
          <w:rtl w:val="0"/>
        </w:rPr>
      </w:r>
    </w:p>
    <w:p w:rsidR="00000000" w:rsidDel="00000000" w:rsidP="00000000" w:rsidRDefault="00000000" w:rsidRPr="00000000" w14:paraId="00000311">
      <w:pPr>
        <w:pStyle w:val="Heading3"/>
        <w:spacing w:line="300" w:lineRule="auto"/>
        <w:rPr>
          <w:sz w:val="20"/>
          <w:szCs w:val="20"/>
        </w:rPr>
      </w:pPr>
      <w:bookmarkStart w:colFirst="0" w:colLast="0" w:name="_qtdw0eglonzz" w:id="23"/>
      <w:bookmarkEnd w:id="23"/>
      <w:r w:rsidDel="00000000" w:rsidR="00000000" w:rsidRPr="00000000">
        <w:rPr>
          <w:rtl w:val="0"/>
        </w:rPr>
        <w:t xml:space="preserve">User story -1.7  Sign Out </w:t>
      </w:r>
      <w:r w:rsidDel="00000000" w:rsidR="00000000" w:rsidRPr="00000000">
        <w:rPr>
          <w:rtl w:val="0"/>
        </w:rPr>
      </w:r>
    </w:p>
    <w:p w:rsidR="00000000" w:rsidDel="00000000" w:rsidP="00000000" w:rsidRDefault="00000000" w:rsidRPr="00000000" w14:paraId="00000312">
      <w:pPr>
        <w:spacing w:line="300" w:lineRule="auto"/>
        <w:rPr/>
      </w:pPr>
      <w:r w:rsidDel="00000000" w:rsidR="00000000" w:rsidRPr="00000000">
        <w:rPr>
          <w:rtl w:val="0"/>
        </w:rPr>
        <w:t xml:space="preserve">As a User, I want to Sign out  of the application so that my session is cleared from the device.</w:t>
      </w:r>
    </w:p>
    <w:p w:rsidR="00000000" w:rsidDel="00000000" w:rsidP="00000000" w:rsidRDefault="00000000" w:rsidRPr="00000000" w14:paraId="00000313">
      <w:pPr>
        <w:spacing w:line="30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314">
      <w:pPr>
        <w:numPr>
          <w:ilvl w:val="0"/>
          <w:numId w:val="97"/>
        </w:numPr>
        <w:spacing w:after="0" w:line="300" w:lineRule="auto"/>
        <w:ind w:left="720" w:hanging="360"/>
      </w:pPr>
      <w:r w:rsidDel="00000000" w:rsidR="00000000" w:rsidRPr="00000000">
        <w:rPr>
          <w:b w:val="1"/>
          <w:bCs w:val="1"/>
          <w:rtl w:val="0"/>
        </w:rPr>
        <w:t xml:space="preserve">Navigation : </w:t>
      </w:r>
      <w:r w:rsidDel="00000000" w:rsidR="00000000" w:rsidRPr="00000000">
        <w:rPr>
          <w:rFonts w:ascii="Arial Unicode MS" w:cs="Arial Unicode MS" w:eastAsia="Arial Unicode MS" w:hAnsi="Arial Unicode MS"/>
          <w:rtl w:val="0"/>
        </w:rPr>
        <w:t xml:space="preserve">Profile → Sign Out</w:t>
      </w:r>
    </w:p>
    <w:p w:rsidR="00000000" w:rsidDel="00000000" w:rsidP="00000000" w:rsidRDefault="00000000" w:rsidRPr="00000000" w14:paraId="00000315">
      <w:pPr>
        <w:numPr>
          <w:ilvl w:val="0"/>
          <w:numId w:val="97"/>
        </w:numPr>
        <w:spacing w:after="0" w:line="300" w:lineRule="auto"/>
        <w:ind w:left="720" w:hanging="360"/>
        <w:rPr>
          <w:u w:val="none"/>
        </w:rPr>
      </w:pPr>
      <w:r w:rsidDel="00000000" w:rsidR="00000000" w:rsidRPr="00000000">
        <w:rPr>
          <w:rtl w:val="0"/>
        </w:rPr>
        <w:t xml:space="preserve">Clicking on the Sign Out option/Accordion, the system should sign out the user and re-direct to the Log In screen.</w:t>
      </w:r>
    </w:p>
    <w:p w:rsidR="00000000" w:rsidDel="00000000" w:rsidP="00000000" w:rsidRDefault="00000000" w:rsidRPr="00000000" w14:paraId="00000316">
      <w:pPr>
        <w:numPr>
          <w:ilvl w:val="0"/>
          <w:numId w:val="97"/>
        </w:numPr>
        <w:spacing w:after="0" w:line="300" w:lineRule="auto"/>
        <w:ind w:left="720" w:hanging="360"/>
      </w:pPr>
      <w:r w:rsidDel="00000000" w:rsidR="00000000" w:rsidRPr="00000000">
        <w:rPr>
          <w:b w:val="1"/>
          <w:bCs w:val="1"/>
          <w:rtl w:val="0"/>
        </w:rPr>
        <w:t xml:space="preserve">Redirection:</w:t>
      </w:r>
      <w:r w:rsidDel="00000000" w:rsidR="00000000" w:rsidRPr="00000000">
        <w:rPr>
          <w:rtl w:val="0"/>
        </w:rPr>
        <w:t xml:space="preserve"> User is redirected to the Login Screen (US-1.2) immediately.</w:t>
      </w:r>
    </w:p>
    <w:p w:rsidR="00000000" w:rsidDel="00000000" w:rsidP="00000000" w:rsidRDefault="00000000" w:rsidRPr="00000000" w14:paraId="00000317">
      <w:pPr>
        <w:pStyle w:val="Heading3"/>
        <w:spacing w:line="300" w:lineRule="auto"/>
        <w:rPr/>
      </w:pPr>
      <w:bookmarkStart w:colFirst="0" w:colLast="0" w:name="_humy1yuus3fl" w:id="24"/>
      <w:bookmarkEnd w:id="24"/>
      <w:r w:rsidDel="00000000" w:rsidR="00000000" w:rsidRPr="00000000">
        <w:rPr>
          <w:rtl w:val="0"/>
        </w:rPr>
      </w:r>
    </w:p>
    <w:p w:rsidR="00000000" w:rsidDel="00000000" w:rsidP="00000000" w:rsidRDefault="00000000" w:rsidRPr="00000000" w14:paraId="00000318">
      <w:pPr>
        <w:spacing w:line="300" w:lineRule="auto"/>
        <w:rPr/>
      </w:pPr>
      <w:r w:rsidDel="00000000" w:rsidR="00000000" w:rsidRPr="00000000">
        <w:rPr>
          <w:rtl w:val="0"/>
        </w:rPr>
        <w:t xml:space="preserve">Actor / Role: User (Logged-In Standard User)</w:t>
      </w:r>
    </w:p>
    <w:p w:rsidR="00000000" w:rsidDel="00000000" w:rsidP="00000000" w:rsidRDefault="00000000" w:rsidRPr="00000000" w14:paraId="00000319">
      <w:pPr>
        <w:pStyle w:val="Heading3"/>
        <w:spacing w:line="300" w:lineRule="auto"/>
        <w:rPr/>
      </w:pPr>
      <w:bookmarkStart w:colFirst="0" w:colLast="0" w:name="_uuonvyqxs4ki" w:id="25"/>
      <w:bookmarkEnd w:id="25"/>
      <w:r w:rsidDel="00000000" w:rsidR="00000000" w:rsidRPr="00000000">
        <w:rPr>
          <w:rtl w:val="0"/>
        </w:rPr>
        <w:t xml:space="preserve">User Story -1.8 Security Settings (Includes 2FA Toggle) &amp; Active Sessions</w:t>
      </w:r>
    </w:p>
    <w:p w:rsidR="00000000" w:rsidDel="00000000" w:rsidP="00000000" w:rsidRDefault="00000000" w:rsidRPr="00000000" w14:paraId="0000031A">
      <w:pPr>
        <w:spacing w:line="300" w:lineRule="auto"/>
        <w:rPr/>
      </w:pPr>
      <w:r w:rsidDel="00000000" w:rsidR="00000000" w:rsidRPr="00000000">
        <w:rPr>
          <w:rtl w:val="0"/>
        </w:rPr>
        <w:t xml:space="preserve">As a Logged-In User, I want to manage my security settings including password updates and two-factor authentication (2FA), so that I can protect my F2MX account from unauthorized access.</w:t>
      </w:r>
    </w:p>
    <w:p w:rsidR="00000000" w:rsidDel="00000000" w:rsidP="00000000" w:rsidRDefault="00000000" w:rsidRPr="00000000" w14:paraId="0000031B">
      <w:pPr>
        <w:spacing w:line="300" w:lineRule="auto"/>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031C">
      <w:pPr>
        <w:numPr>
          <w:ilvl w:val="0"/>
          <w:numId w:val="96"/>
        </w:numPr>
        <w:spacing w:after="0" w:afterAutospacing="0" w:line="300" w:lineRule="auto"/>
        <w:ind w:left="720" w:hanging="360"/>
        <w:rPr>
          <w:b w:val="1"/>
          <w:bCs w:val="1"/>
        </w:rPr>
      </w:pPr>
      <w:r w:rsidDel="00000000" w:rsidR="00000000" w:rsidRPr="00000000">
        <w:rPr>
          <w:b w:val="1"/>
          <w:bCs w:val="1"/>
          <w:rtl w:val="0"/>
        </w:rPr>
        <w:t xml:space="preserve">Precondition:</w:t>
      </w:r>
      <w:r w:rsidDel="00000000" w:rsidR="00000000" w:rsidRPr="00000000">
        <w:rPr>
          <w:rtl w:val="0"/>
        </w:rPr>
      </w:r>
    </w:p>
    <w:p w:rsidR="00000000" w:rsidDel="00000000" w:rsidP="00000000" w:rsidRDefault="00000000" w:rsidRPr="00000000" w14:paraId="0000031D">
      <w:pPr>
        <w:numPr>
          <w:ilvl w:val="1"/>
          <w:numId w:val="96"/>
        </w:numPr>
        <w:spacing w:after="0" w:afterAutospacing="0" w:line="300" w:lineRule="auto"/>
        <w:ind w:left="1440" w:hanging="360"/>
      </w:pPr>
      <w:r w:rsidDel="00000000" w:rsidR="00000000" w:rsidRPr="00000000">
        <w:rPr>
          <w:rtl w:val="0"/>
        </w:rPr>
        <w:t xml:space="preserve">Users must be logged in.</w:t>
      </w:r>
    </w:p>
    <w:p w:rsidR="00000000" w:rsidDel="00000000" w:rsidP="00000000" w:rsidRDefault="00000000" w:rsidRPr="00000000" w14:paraId="0000031E">
      <w:pPr>
        <w:numPr>
          <w:ilvl w:val="1"/>
          <w:numId w:val="96"/>
        </w:numPr>
        <w:spacing w:after="0" w:afterAutospacing="0" w:line="300" w:lineRule="auto"/>
        <w:ind w:left="1440" w:hanging="360"/>
      </w:pPr>
      <w:r w:rsidDel="00000000" w:rsidR="00000000" w:rsidRPr="00000000">
        <w:rPr>
          <w:rtl w:val="0"/>
        </w:rPr>
        <w:t xml:space="preserve">Account Status must be Active.</w:t>
      </w:r>
    </w:p>
    <w:p w:rsidR="00000000" w:rsidDel="00000000" w:rsidP="00000000" w:rsidRDefault="00000000" w:rsidRPr="00000000" w14:paraId="0000031F">
      <w:pPr>
        <w:numPr>
          <w:ilvl w:val="1"/>
          <w:numId w:val="96"/>
        </w:numPr>
        <w:spacing w:after="0" w:afterAutospacing="0" w:line="300" w:lineRule="auto"/>
        <w:ind w:left="1440" w:hanging="360"/>
      </w:pPr>
      <w:r w:rsidDel="00000000" w:rsidR="00000000" w:rsidRPr="00000000">
        <w:rPr>
          <w:rtl w:val="0"/>
        </w:rPr>
        <w:t xml:space="preserve">Suspended / Banned users cannot access settings.</w:t>
      </w:r>
    </w:p>
    <w:p w:rsidR="00000000" w:rsidDel="00000000" w:rsidP="00000000" w:rsidRDefault="00000000" w:rsidRPr="00000000" w14:paraId="00000320">
      <w:pPr>
        <w:numPr>
          <w:ilvl w:val="0"/>
          <w:numId w:val="96"/>
        </w:numPr>
        <w:spacing w:line="300" w:lineRule="auto"/>
        <w:ind w:left="720" w:hanging="360"/>
        <w:rPr>
          <w:b w:val="1"/>
          <w:bCs w:val="1"/>
        </w:rPr>
      </w:pPr>
      <w:r w:rsidDel="00000000" w:rsidR="00000000" w:rsidRPr="00000000">
        <w:rPr>
          <w:b w:val="1"/>
          <w:bCs w:val="1"/>
          <w:rtl w:val="0"/>
        </w:rPr>
        <w:t xml:space="preserve">Navigation : </w:t>
      </w:r>
      <w:r w:rsidDel="00000000" w:rsidR="00000000" w:rsidRPr="00000000">
        <w:rPr>
          <w:rFonts w:ascii="Arial Unicode MS" w:cs="Arial Unicode MS" w:eastAsia="Arial Unicode MS" w:hAnsi="Arial Unicode MS"/>
          <w:rtl w:val="0"/>
        </w:rPr>
        <w:t xml:space="preserve">Profile → Security Settings → Two-Factor Authentication</w:t>
      </w:r>
      <w:r w:rsidDel="00000000" w:rsidR="00000000" w:rsidRPr="00000000">
        <w:rPr>
          <w:rtl w:val="0"/>
        </w:rPr>
      </w:r>
    </w:p>
    <w:p w:rsidR="00000000" w:rsidDel="00000000" w:rsidP="00000000" w:rsidRDefault="00000000" w:rsidRPr="00000000" w14:paraId="00000321">
      <w:pPr>
        <w:numPr>
          <w:ilvl w:val="0"/>
          <w:numId w:val="96"/>
        </w:numPr>
        <w:spacing w:after="0" w:afterAutospacing="0" w:line="300" w:lineRule="auto"/>
        <w:ind w:left="720" w:hanging="360"/>
        <w:rPr>
          <w:b w:val="1"/>
          <w:bCs w:val="1"/>
        </w:rPr>
      </w:pPr>
      <w:r w:rsidDel="00000000" w:rsidR="00000000" w:rsidRPr="00000000">
        <w:rPr>
          <w:b w:val="1"/>
          <w:bCs w:val="1"/>
          <w:rtl w:val="0"/>
        </w:rPr>
        <w:t xml:space="preserve">Security Settings : </w:t>
      </w:r>
    </w:p>
    <w:p w:rsidR="00000000" w:rsidDel="00000000" w:rsidP="00000000" w:rsidRDefault="00000000" w:rsidRPr="00000000" w14:paraId="00000322">
      <w:pPr>
        <w:numPr>
          <w:ilvl w:val="1"/>
          <w:numId w:val="96"/>
        </w:numPr>
        <w:spacing w:after="0" w:afterAutospacing="0" w:line="300" w:lineRule="auto"/>
        <w:ind w:left="1440" w:hanging="360"/>
        <w:rPr>
          <w:b w:val="1"/>
          <w:bCs w:val="1"/>
        </w:rPr>
      </w:pPr>
      <w:r w:rsidDel="00000000" w:rsidR="00000000" w:rsidRPr="00000000">
        <w:rPr>
          <w:b w:val="1"/>
          <w:bCs w:val="1"/>
          <w:rtl w:val="0"/>
        </w:rPr>
        <w:t xml:space="preserve">Section 1 :  Two-Factor Authentication (2FA)</w:t>
      </w:r>
    </w:p>
    <w:p w:rsidR="00000000" w:rsidDel="00000000" w:rsidP="00000000" w:rsidRDefault="00000000" w:rsidRPr="00000000" w14:paraId="00000323">
      <w:pPr>
        <w:numPr>
          <w:ilvl w:val="2"/>
          <w:numId w:val="96"/>
        </w:numPr>
        <w:spacing w:after="0" w:afterAutospacing="0" w:line="300" w:lineRule="auto"/>
        <w:ind w:left="2160" w:hanging="360"/>
      </w:pPr>
      <w:r w:rsidDel="00000000" w:rsidR="00000000" w:rsidRPr="00000000">
        <w:rPr>
          <w:rtl w:val="0"/>
        </w:rPr>
        <w:t xml:space="preserve">Caption : Extra security is enabled. You'll need to verify your identity when signing in.</w:t>
      </w:r>
    </w:p>
    <w:p w:rsidR="00000000" w:rsidDel="00000000" w:rsidP="00000000" w:rsidRDefault="00000000" w:rsidRPr="00000000" w14:paraId="00000324">
      <w:pPr>
        <w:numPr>
          <w:ilvl w:val="2"/>
          <w:numId w:val="96"/>
        </w:numPr>
        <w:spacing w:after="0" w:afterAutospacing="0" w:line="300" w:lineRule="auto"/>
        <w:ind w:left="2160" w:hanging="360"/>
      </w:pPr>
      <w:r w:rsidDel="00000000" w:rsidR="00000000" w:rsidRPr="00000000">
        <w:rPr>
          <w:rtl w:val="0"/>
        </w:rPr>
        <w:t xml:space="preserve">Toggle Switch :  ON/OFF</w:t>
      </w:r>
    </w:p>
    <w:p w:rsidR="00000000" w:rsidDel="00000000" w:rsidP="00000000" w:rsidRDefault="00000000" w:rsidRPr="00000000" w14:paraId="00000325">
      <w:pPr>
        <w:numPr>
          <w:ilvl w:val="2"/>
          <w:numId w:val="96"/>
        </w:numPr>
        <w:spacing w:after="0" w:afterAutospacing="0" w:line="300" w:lineRule="auto"/>
        <w:ind w:left="2160" w:hanging="360"/>
        <w:rPr/>
      </w:pPr>
      <w:r w:rsidDel="00000000" w:rsidR="00000000" w:rsidRPr="00000000">
        <w:rPr>
          <w:rtl w:val="0"/>
        </w:rPr>
        <w:t xml:space="preserve">Default Behavior : </w:t>
      </w:r>
    </w:p>
    <w:p w:rsidR="00000000" w:rsidDel="00000000" w:rsidP="00000000" w:rsidRDefault="00000000" w:rsidRPr="00000000" w14:paraId="00000326">
      <w:pPr>
        <w:numPr>
          <w:ilvl w:val="3"/>
          <w:numId w:val="96"/>
        </w:numPr>
        <w:spacing w:after="0" w:afterAutospacing="0" w:line="300" w:lineRule="auto"/>
        <w:ind w:left="2880" w:hanging="360"/>
        <w:rPr/>
      </w:pPr>
      <w:r w:rsidDel="00000000" w:rsidR="00000000" w:rsidRPr="00000000">
        <w:rPr>
          <w:rtl w:val="0"/>
        </w:rPr>
        <w:t xml:space="preserve">Enabled</w:t>
      </w:r>
    </w:p>
    <w:p w:rsidR="00000000" w:rsidDel="00000000" w:rsidP="00000000" w:rsidRDefault="00000000" w:rsidRPr="00000000" w14:paraId="00000327">
      <w:pPr>
        <w:numPr>
          <w:ilvl w:val="2"/>
          <w:numId w:val="96"/>
        </w:numPr>
        <w:spacing w:after="0" w:afterAutospacing="0" w:line="300" w:lineRule="auto"/>
        <w:ind w:left="2160" w:hanging="360"/>
        <w:rPr/>
      </w:pPr>
      <w:r w:rsidDel="00000000" w:rsidR="00000000" w:rsidRPr="00000000">
        <w:rPr>
          <w:rtl w:val="0"/>
        </w:rPr>
        <w:t xml:space="preserve">Method : User selects method dynamically at each login</w:t>
      </w:r>
    </w:p>
    <w:p w:rsidR="00000000" w:rsidDel="00000000" w:rsidP="00000000" w:rsidRDefault="00000000" w:rsidRPr="00000000" w14:paraId="00000328">
      <w:pPr>
        <w:numPr>
          <w:ilvl w:val="2"/>
          <w:numId w:val="96"/>
        </w:numPr>
        <w:spacing w:after="0" w:afterAutospacing="0" w:line="300" w:lineRule="auto"/>
        <w:ind w:left="2160" w:hanging="360"/>
        <w:rPr>
          <w:u w:val="none"/>
        </w:rPr>
      </w:pPr>
      <w:r w:rsidDel="00000000" w:rsidR="00000000" w:rsidRPr="00000000">
        <w:rPr>
          <w:rtl w:val="0"/>
        </w:rPr>
        <w:t xml:space="preserve">Impact on mobile users : </w:t>
      </w:r>
    </w:p>
    <w:p w:rsidR="00000000" w:rsidDel="00000000" w:rsidP="00000000" w:rsidRDefault="00000000" w:rsidRPr="00000000" w14:paraId="00000329">
      <w:pPr>
        <w:numPr>
          <w:ilvl w:val="3"/>
          <w:numId w:val="96"/>
        </w:numPr>
        <w:spacing w:after="0" w:afterAutospacing="0" w:line="300" w:lineRule="auto"/>
        <w:ind w:left="2880" w:hanging="360"/>
        <w:rPr>
          <w:u w:val="none"/>
        </w:rPr>
      </w:pPr>
      <w:r w:rsidDel="00000000" w:rsidR="00000000" w:rsidRPr="00000000">
        <w:rPr>
          <w:rtl w:val="0"/>
        </w:rPr>
        <w:t xml:space="preserve">If the 2FA is enabled then, the system needs to display/verify the 2FA while a user login into the app.</w:t>
      </w:r>
    </w:p>
    <w:p w:rsidR="00000000" w:rsidDel="00000000" w:rsidP="00000000" w:rsidRDefault="00000000" w:rsidRPr="00000000" w14:paraId="0000032A">
      <w:pPr>
        <w:numPr>
          <w:ilvl w:val="3"/>
          <w:numId w:val="96"/>
        </w:numPr>
        <w:spacing w:after="0" w:afterAutospacing="0" w:line="300" w:lineRule="auto"/>
        <w:ind w:left="2880" w:hanging="360"/>
        <w:rPr>
          <w:u w:val="none"/>
        </w:rPr>
      </w:pPr>
      <w:r w:rsidDel="00000000" w:rsidR="00000000" w:rsidRPr="00000000">
        <w:rPr>
          <w:rtl w:val="0"/>
        </w:rPr>
        <w:t xml:space="preserve">If the 2FA is disabled then, the system directly land the user in the Profile Module - post login.</w:t>
      </w:r>
    </w:p>
    <w:p w:rsidR="00000000" w:rsidDel="00000000" w:rsidP="00000000" w:rsidRDefault="00000000" w:rsidRPr="00000000" w14:paraId="0000032B">
      <w:pPr>
        <w:numPr>
          <w:ilvl w:val="1"/>
          <w:numId w:val="96"/>
        </w:numPr>
        <w:spacing w:after="0" w:afterAutospacing="0" w:line="300" w:lineRule="auto"/>
        <w:ind w:left="1440" w:hanging="360"/>
        <w:rPr>
          <w:b w:val="1"/>
          <w:bCs w:val="1"/>
        </w:rPr>
      </w:pPr>
      <w:r w:rsidDel="00000000" w:rsidR="00000000" w:rsidRPr="00000000">
        <w:rPr>
          <w:b w:val="1"/>
          <w:bCs w:val="1"/>
          <w:rtl w:val="0"/>
        </w:rPr>
        <w:t xml:space="preserve">Section 1 : Change Password</w:t>
      </w:r>
    </w:p>
    <w:p w:rsidR="00000000" w:rsidDel="00000000" w:rsidP="00000000" w:rsidRDefault="00000000" w:rsidRPr="00000000" w14:paraId="0000032C">
      <w:pPr>
        <w:numPr>
          <w:ilvl w:val="2"/>
          <w:numId w:val="96"/>
        </w:numPr>
        <w:spacing w:after="0" w:afterAutospacing="0" w:line="300" w:lineRule="auto"/>
        <w:ind w:left="2160" w:hanging="360"/>
      </w:pPr>
      <w:r w:rsidDel="00000000" w:rsidR="00000000" w:rsidRPr="00000000">
        <w:rPr>
          <w:rtl w:val="0"/>
        </w:rPr>
        <w:t xml:space="preserve">All Validation remains governed by </w:t>
      </w:r>
      <w:hyperlink w:anchor="_wqv1krgr3e0w">
        <w:r w:rsidDel="00000000" w:rsidR="00000000" w:rsidRPr="00000000">
          <w:rPr>
            <w:color w:val="1155cc"/>
            <w:u w:val="single"/>
            <w:rtl w:val="0"/>
          </w:rPr>
          <w:t xml:space="preserve">US-1.4</w:t>
        </w:r>
      </w:hyperlink>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afterAutospacing="0" w:before="0" w:line="300" w:lineRule="auto"/>
        <w:ind w:left="720" w:right="0" w:hanging="360"/>
        <w:jc w:val="left"/>
        <w:rPr>
          <w:b w:val="1"/>
          <w:bCs w:val="1"/>
        </w:rPr>
      </w:pPr>
      <w:r w:rsidDel="00000000" w:rsidR="00000000" w:rsidRPr="00000000">
        <w:rPr>
          <w:b w:val="1"/>
          <w:bCs w:val="1"/>
          <w:rtl w:val="0"/>
        </w:rPr>
        <w:t xml:space="preserve">Active Sections  : </w:t>
      </w:r>
      <w:r w:rsidDel="00000000" w:rsidR="00000000" w:rsidRPr="00000000">
        <w:rPr>
          <w:rtl w:val="0"/>
        </w:rPr>
        <w:t xml:space="preserve"> </w:t>
      </w:r>
    </w:p>
    <w:p w:rsidR="00000000" w:rsidDel="00000000" w:rsidP="00000000" w:rsidRDefault="00000000" w:rsidRPr="00000000" w14:paraId="0000032E">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afterAutospacing="0" w:before="0" w:line="300"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Navigation : Profile → Active Sessions </w:t>
      </w:r>
    </w:p>
    <w:p w:rsidR="00000000" w:rsidDel="00000000" w:rsidP="00000000" w:rsidRDefault="00000000" w:rsidRPr="00000000" w14:paraId="0000032F">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afterAutospacing="0" w:before="0" w:line="300" w:lineRule="auto"/>
        <w:ind w:left="1440" w:right="0" w:hanging="360"/>
        <w:jc w:val="left"/>
        <w:rPr>
          <w:u w:val="none"/>
        </w:rPr>
      </w:pPr>
      <w:r w:rsidDel="00000000" w:rsidR="00000000" w:rsidRPr="00000000">
        <w:rPr>
          <w:rtl w:val="0"/>
        </w:rPr>
        <w:t xml:space="preserve">Actives Sessions Screen : </w:t>
      </w:r>
    </w:p>
    <w:p w:rsidR="00000000" w:rsidDel="00000000" w:rsidP="00000000" w:rsidRDefault="00000000" w:rsidRPr="00000000" w14:paraId="00000330">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afterAutospacing="0" w:before="0" w:line="300" w:lineRule="auto"/>
        <w:ind w:left="2160" w:right="0" w:hanging="360"/>
        <w:jc w:val="left"/>
        <w:rPr>
          <w:u w:val="none"/>
        </w:rPr>
      </w:pPr>
      <w:r w:rsidDel="00000000" w:rsidR="00000000" w:rsidRPr="00000000">
        <w:rPr>
          <w:rtl w:val="0"/>
        </w:rPr>
        <w:t xml:space="preserve">Clicking on the Actives Sessions, the system should display the Actives Sessions  screen.</w:t>
      </w:r>
    </w:p>
    <w:p w:rsidR="00000000" w:rsidDel="00000000" w:rsidP="00000000" w:rsidRDefault="00000000" w:rsidRPr="00000000" w14:paraId="00000331">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afterAutospacing="0" w:before="0" w:line="300" w:lineRule="auto"/>
        <w:ind w:left="2160" w:right="0" w:hanging="360"/>
        <w:jc w:val="left"/>
        <w:rPr>
          <w:u w:val="none"/>
        </w:rPr>
      </w:pPr>
      <w:r w:rsidDel="00000000" w:rsidR="00000000" w:rsidRPr="00000000">
        <w:rPr>
          <w:rtl w:val="0"/>
        </w:rPr>
        <w:t xml:space="preserve">Display List of Devices where the user has been logged in.</w:t>
      </w:r>
    </w:p>
    <w:p w:rsidR="00000000" w:rsidDel="00000000" w:rsidP="00000000" w:rsidRDefault="00000000" w:rsidRPr="00000000" w14:paraId="00000332">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afterAutospacing="0" w:before="0" w:line="300" w:lineRule="auto"/>
        <w:ind w:left="2160" w:right="0" w:hanging="360"/>
        <w:jc w:val="left"/>
        <w:rPr>
          <w:u w:val="none"/>
        </w:rPr>
      </w:pPr>
      <w:r w:rsidDel="00000000" w:rsidR="00000000" w:rsidRPr="00000000">
        <w:rPr>
          <w:rtl w:val="0"/>
        </w:rPr>
        <w:t xml:space="preserve">Details : </w:t>
      </w:r>
    </w:p>
    <w:p w:rsidR="00000000" w:rsidDel="00000000" w:rsidP="00000000" w:rsidRDefault="00000000" w:rsidRPr="00000000" w14:paraId="00000333">
      <w:pPr>
        <w:keepNext w:val="0"/>
        <w:keepLines w:val="0"/>
        <w:pageBreakBefore w:val="0"/>
        <w:widowControl w:val="1"/>
        <w:numPr>
          <w:ilvl w:val="3"/>
          <w:numId w:val="96"/>
        </w:numPr>
        <w:pBdr>
          <w:top w:space="0" w:sz="0" w:val="nil"/>
          <w:left w:space="0" w:sz="0" w:val="nil"/>
          <w:bottom w:space="0" w:sz="0" w:val="nil"/>
          <w:right w:space="0" w:sz="0" w:val="nil"/>
          <w:between w:space="0" w:sz="0" w:val="nil"/>
        </w:pBdr>
        <w:shd w:fill="auto" w:val="clear"/>
        <w:spacing w:after="0" w:afterAutospacing="0" w:before="0" w:line="300" w:lineRule="auto"/>
        <w:ind w:left="2880" w:right="0" w:hanging="360"/>
        <w:jc w:val="left"/>
        <w:rPr>
          <w:u w:val="none"/>
        </w:rPr>
      </w:pPr>
      <w:r w:rsidDel="00000000" w:rsidR="00000000" w:rsidRPr="00000000">
        <w:rPr>
          <w:rtl w:val="0"/>
        </w:rPr>
        <w:t xml:space="preserve">Device Name</w:t>
      </w:r>
    </w:p>
    <w:p w:rsidR="00000000" w:rsidDel="00000000" w:rsidP="00000000" w:rsidRDefault="00000000" w:rsidRPr="00000000" w14:paraId="00000334">
      <w:pPr>
        <w:keepNext w:val="0"/>
        <w:keepLines w:val="0"/>
        <w:pageBreakBefore w:val="0"/>
        <w:widowControl w:val="1"/>
        <w:numPr>
          <w:ilvl w:val="3"/>
          <w:numId w:val="96"/>
        </w:numPr>
        <w:pBdr>
          <w:top w:space="0" w:sz="0" w:val="nil"/>
          <w:left w:space="0" w:sz="0" w:val="nil"/>
          <w:bottom w:space="0" w:sz="0" w:val="nil"/>
          <w:right w:space="0" w:sz="0" w:val="nil"/>
          <w:between w:space="0" w:sz="0" w:val="nil"/>
        </w:pBdr>
        <w:shd w:fill="auto" w:val="clear"/>
        <w:spacing w:after="0" w:afterAutospacing="0" w:before="0" w:line="300" w:lineRule="auto"/>
        <w:ind w:left="2880" w:right="0" w:hanging="360"/>
        <w:jc w:val="left"/>
        <w:rPr>
          <w:u w:val="none"/>
        </w:rPr>
      </w:pPr>
      <w:r w:rsidDel="00000000" w:rsidR="00000000" w:rsidRPr="00000000">
        <w:rPr>
          <w:rtl w:val="0"/>
        </w:rPr>
        <w:t xml:space="preserve">Location</w:t>
      </w:r>
    </w:p>
    <w:p w:rsidR="00000000" w:rsidDel="00000000" w:rsidP="00000000" w:rsidRDefault="00000000" w:rsidRPr="00000000" w14:paraId="00000335">
      <w:pPr>
        <w:keepNext w:val="0"/>
        <w:keepLines w:val="0"/>
        <w:pageBreakBefore w:val="0"/>
        <w:widowControl w:val="1"/>
        <w:numPr>
          <w:ilvl w:val="3"/>
          <w:numId w:val="96"/>
        </w:numPr>
        <w:pBdr>
          <w:top w:space="0" w:sz="0" w:val="nil"/>
          <w:left w:space="0" w:sz="0" w:val="nil"/>
          <w:bottom w:space="0" w:sz="0" w:val="nil"/>
          <w:right w:space="0" w:sz="0" w:val="nil"/>
          <w:between w:space="0" w:sz="0" w:val="nil"/>
        </w:pBdr>
        <w:shd w:fill="auto" w:val="clear"/>
        <w:spacing w:after="0" w:afterAutospacing="0" w:before="0" w:line="300" w:lineRule="auto"/>
        <w:ind w:left="2880" w:right="0" w:hanging="360"/>
        <w:jc w:val="left"/>
        <w:rPr>
          <w:u w:val="none"/>
        </w:rPr>
      </w:pPr>
      <w:r w:rsidDel="00000000" w:rsidR="00000000" w:rsidRPr="00000000">
        <w:rPr>
          <w:rtl w:val="0"/>
        </w:rPr>
        <w:t xml:space="preserve">Active/ Last Active time</w:t>
      </w:r>
    </w:p>
    <w:p w:rsidR="00000000" w:rsidDel="00000000" w:rsidP="00000000" w:rsidRDefault="00000000" w:rsidRPr="00000000" w14:paraId="00000336">
      <w:pPr>
        <w:keepNext w:val="0"/>
        <w:keepLines w:val="0"/>
        <w:pageBreakBefore w:val="0"/>
        <w:widowControl w:val="1"/>
        <w:numPr>
          <w:ilvl w:val="3"/>
          <w:numId w:val="96"/>
        </w:numPr>
        <w:pBdr>
          <w:top w:space="0" w:sz="0" w:val="nil"/>
          <w:left w:space="0" w:sz="0" w:val="nil"/>
          <w:bottom w:space="0" w:sz="0" w:val="nil"/>
          <w:right w:space="0" w:sz="0" w:val="nil"/>
          <w:between w:space="0" w:sz="0" w:val="nil"/>
        </w:pBdr>
        <w:shd w:fill="auto" w:val="clear"/>
        <w:spacing w:after="0" w:afterAutospacing="0" w:before="0" w:line="300" w:lineRule="auto"/>
        <w:ind w:left="2880" w:right="0" w:hanging="360"/>
        <w:jc w:val="left"/>
        <w:rPr>
          <w:u w:val="none"/>
        </w:rPr>
      </w:pPr>
      <w:r w:rsidDel="00000000" w:rsidR="00000000" w:rsidRPr="00000000">
        <w:rPr>
          <w:rtl w:val="0"/>
        </w:rPr>
        <w:t xml:space="preserve">Options : </w:t>
      </w:r>
    </w:p>
    <w:p w:rsidR="00000000" w:rsidDel="00000000" w:rsidP="00000000" w:rsidRDefault="00000000" w:rsidRPr="00000000" w14:paraId="00000337">
      <w:pPr>
        <w:keepNext w:val="0"/>
        <w:keepLines w:val="0"/>
        <w:pageBreakBefore w:val="0"/>
        <w:widowControl w:val="1"/>
        <w:numPr>
          <w:ilvl w:val="4"/>
          <w:numId w:val="96"/>
        </w:numPr>
        <w:pBdr>
          <w:top w:space="0" w:sz="0" w:val="nil"/>
          <w:left w:space="0" w:sz="0" w:val="nil"/>
          <w:bottom w:space="0" w:sz="0" w:val="nil"/>
          <w:right w:space="0" w:sz="0" w:val="nil"/>
          <w:between w:space="0" w:sz="0" w:val="nil"/>
        </w:pBdr>
        <w:shd w:fill="auto" w:val="clear"/>
        <w:spacing w:after="0" w:afterAutospacing="0" w:before="0" w:line="300" w:lineRule="auto"/>
        <w:ind w:left="3600" w:right="0" w:hanging="360"/>
        <w:jc w:val="left"/>
        <w:rPr>
          <w:u w:val="none"/>
        </w:rPr>
      </w:pPr>
      <w:r w:rsidDel="00000000" w:rsidR="00000000" w:rsidRPr="00000000">
        <w:rPr>
          <w:rtl w:val="0"/>
        </w:rPr>
        <w:t xml:space="preserve">Individual logout for each device</w:t>
      </w:r>
    </w:p>
    <w:p w:rsidR="00000000" w:rsidDel="00000000" w:rsidP="00000000" w:rsidRDefault="00000000" w:rsidRPr="00000000" w14:paraId="00000338">
      <w:pPr>
        <w:keepNext w:val="0"/>
        <w:keepLines w:val="0"/>
        <w:pageBreakBefore w:val="0"/>
        <w:widowControl w:val="1"/>
        <w:numPr>
          <w:ilvl w:val="5"/>
          <w:numId w:val="96"/>
        </w:numPr>
        <w:pBdr>
          <w:top w:space="0" w:sz="0" w:val="nil"/>
          <w:left w:space="0" w:sz="0" w:val="nil"/>
          <w:bottom w:space="0" w:sz="0" w:val="nil"/>
          <w:right w:space="0" w:sz="0" w:val="nil"/>
          <w:between w:space="0" w:sz="0" w:val="nil"/>
        </w:pBdr>
        <w:shd w:fill="auto" w:val="clear"/>
        <w:spacing w:after="0" w:afterAutospacing="0" w:before="0" w:line="300" w:lineRule="auto"/>
        <w:ind w:left="4320" w:right="0" w:hanging="360"/>
        <w:jc w:val="left"/>
        <w:rPr>
          <w:u w:val="none"/>
        </w:rPr>
      </w:pPr>
      <w:r w:rsidDel="00000000" w:rsidR="00000000" w:rsidRPr="00000000">
        <w:rPr>
          <w:rtl w:val="0"/>
        </w:rPr>
        <w:t xml:space="preserve">Clicking on the logout, the system should remove the account from that device.</w:t>
      </w:r>
    </w:p>
    <w:p w:rsidR="00000000" w:rsidDel="00000000" w:rsidP="00000000" w:rsidRDefault="00000000" w:rsidRPr="00000000" w14:paraId="00000339">
      <w:pPr>
        <w:keepNext w:val="0"/>
        <w:keepLines w:val="0"/>
        <w:pageBreakBefore w:val="0"/>
        <w:widowControl w:val="1"/>
        <w:numPr>
          <w:ilvl w:val="5"/>
          <w:numId w:val="96"/>
        </w:numPr>
        <w:pBdr>
          <w:top w:space="0" w:sz="0" w:val="nil"/>
          <w:left w:space="0" w:sz="0" w:val="nil"/>
          <w:bottom w:space="0" w:sz="0" w:val="nil"/>
          <w:right w:space="0" w:sz="0" w:val="nil"/>
          <w:between w:space="0" w:sz="0" w:val="nil"/>
        </w:pBdr>
        <w:shd w:fill="auto" w:val="clear"/>
        <w:spacing w:after="0" w:afterAutospacing="0" w:before="0" w:line="300" w:lineRule="auto"/>
        <w:ind w:left="4320" w:right="0" w:hanging="360"/>
        <w:jc w:val="left"/>
        <w:rPr>
          <w:u w:val="none"/>
        </w:rPr>
      </w:pPr>
      <w:r w:rsidDel="00000000" w:rsidR="00000000" w:rsidRPr="00000000">
        <w:rPr>
          <w:rtl w:val="0"/>
        </w:rPr>
        <w:t xml:space="preserve">The device should be removed from the Active Sessions Screen.</w:t>
      </w:r>
    </w:p>
    <w:p w:rsidR="00000000" w:rsidDel="00000000" w:rsidP="00000000" w:rsidRDefault="00000000" w:rsidRPr="00000000" w14:paraId="0000033A">
      <w:pPr>
        <w:keepNext w:val="0"/>
        <w:keepLines w:val="0"/>
        <w:pageBreakBefore w:val="0"/>
        <w:widowControl w:val="1"/>
        <w:numPr>
          <w:ilvl w:val="4"/>
          <w:numId w:val="96"/>
        </w:numPr>
        <w:pBdr>
          <w:top w:space="0" w:sz="0" w:val="nil"/>
          <w:left w:space="0" w:sz="0" w:val="nil"/>
          <w:bottom w:space="0" w:sz="0" w:val="nil"/>
          <w:right w:space="0" w:sz="0" w:val="nil"/>
          <w:between w:space="0" w:sz="0" w:val="nil"/>
        </w:pBdr>
        <w:shd w:fill="auto" w:val="clear"/>
        <w:spacing w:after="0" w:afterAutospacing="0" w:before="0" w:line="300" w:lineRule="auto"/>
        <w:ind w:left="3600" w:right="0" w:hanging="360"/>
        <w:jc w:val="left"/>
        <w:rPr>
          <w:u w:val="none"/>
        </w:rPr>
      </w:pPr>
      <w:r w:rsidDel="00000000" w:rsidR="00000000" w:rsidRPr="00000000">
        <w:rPr>
          <w:rtl w:val="0"/>
        </w:rPr>
        <w:t xml:space="preserve">Logout from all other devices</w:t>
      </w:r>
    </w:p>
    <w:p w:rsidR="00000000" w:rsidDel="00000000" w:rsidP="00000000" w:rsidRDefault="00000000" w:rsidRPr="00000000" w14:paraId="0000033B">
      <w:pPr>
        <w:keepNext w:val="0"/>
        <w:keepLines w:val="0"/>
        <w:pageBreakBefore w:val="0"/>
        <w:widowControl w:val="1"/>
        <w:numPr>
          <w:ilvl w:val="5"/>
          <w:numId w:val="96"/>
        </w:numPr>
        <w:pBdr>
          <w:top w:space="0" w:sz="0" w:val="nil"/>
          <w:left w:space="0" w:sz="0" w:val="nil"/>
          <w:bottom w:space="0" w:sz="0" w:val="nil"/>
          <w:right w:space="0" w:sz="0" w:val="nil"/>
          <w:between w:space="0" w:sz="0" w:val="nil"/>
        </w:pBdr>
        <w:shd w:fill="auto" w:val="clear"/>
        <w:spacing w:after="200" w:before="0" w:line="300" w:lineRule="auto"/>
        <w:ind w:left="4320" w:right="0" w:hanging="360"/>
        <w:jc w:val="left"/>
        <w:rPr>
          <w:u w:val="none"/>
        </w:rPr>
      </w:pPr>
      <w:r w:rsidDel="00000000" w:rsidR="00000000" w:rsidRPr="00000000">
        <w:rPr>
          <w:rtl w:val="0"/>
        </w:rPr>
        <w:t xml:space="preserve">Clicking on the Logout from all other devices, the system should logout the account from all the other devices except the Active one.</w:t>
      </w:r>
    </w:p>
    <w:p w:rsidR="00000000" w:rsidDel="00000000" w:rsidP="00000000" w:rsidRDefault="00000000" w:rsidRPr="00000000" w14:paraId="0000033C">
      <w:pPr>
        <w:pStyle w:val="Heading2"/>
        <w:spacing w:line="300" w:lineRule="auto"/>
        <w:ind w:left="0" w:firstLine="0"/>
        <w:rPr/>
      </w:pPr>
      <w:bookmarkStart w:colFirst="0" w:colLast="0" w:name="_y8j4i365d8vx" w:id="26"/>
      <w:bookmarkEnd w:id="26"/>
      <w:r w:rsidDel="00000000" w:rsidR="00000000" w:rsidRPr="00000000">
        <w:rPr>
          <w:rtl w:val="0"/>
        </w:rPr>
      </w:r>
    </w:p>
    <w:p w:rsidR="00000000" w:rsidDel="00000000" w:rsidP="00000000" w:rsidRDefault="00000000" w:rsidRPr="00000000" w14:paraId="0000033D">
      <w:pPr>
        <w:pStyle w:val="Heading2"/>
        <w:spacing w:line="300" w:lineRule="auto"/>
        <w:ind w:left="0" w:firstLine="0"/>
        <w:rPr/>
      </w:pPr>
      <w:bookmarkStart w:colFirst="0" w:colLast="0" w:name="_3fdeiljto1j5" w:id="27"/>
      <w:bookmarkEnd w:id="27"/>
      <w:r w:rsidDel="00000000" w:rsidR="00000000" w:rsidRPr="00000000">
        <w:rPr>
          <w:rtl w:val="0"/>
        </w:rPr>
        <w:t xml:space="preserve">Web - F2MX Admins </w:t>
      </w:r>
    </w:p>
    <w:p w:rsidR="00000000" w:rsidDel="00000000" w:rsidP="00000000" w:rsidRDefault="00000000" w:rsidRPr="00000000" w14:paraId="0000033E">
      <w:pPr>
        <w:pStyle w:val="Heading3"/>
        <w:spacing w:line="300" w:lineRule="auto"/>
        <w:rPr/>
      </w:pPr>
      <w:bookmarkStart w:colFirst="0" w:colLast="0" w:name="_vr41r3307i0t" w:id="28"/>
      <w:bookmarkEnd w:id="28"/>
      <w:r w:rsidDel="00000000" w:rsidR="00000000" w:rsidRPr="00000000">
        <w:rPr>
          <w:rtl w:val="0"/>
        </w:rPr>
        <w:t xml:space="preserve">Over View Of Admin Role Management &amp; Role-Based Access Control (RBAC)</w:t>
      </w:r>
    </w:p>
    <w:p w:rsidR="00000000" w:rsidDel="00000000" w:rsidP="00000000" w:rsidRDefault="00000000" w:rsidRPr="00000000" w14:paraId="0000033F">
      <w:pPr>
        <w:spacing w:after="0" w:lineRule="auto"/>
        <w:rPr/>
      </w:pPr>
      <w:r w:rsidDel="00000000" w:rsidR="00000000" w:rsidRPr="00000000">
        <w:rPr>
          <w:rtl w:val="0"/>
        </w:rPr>
        <w:t xml:space="preserve">As a Super Admin, I want to define and manage different Admin roles with controlled capabilities, so that platform security, operational control, and audit compliance are maintained.</w:t>
      </w:r>
    </w:p>
    <w:p w:rsidR="00000000" w:rsidDel="00000000" w:rsidP="00000000" w:rsidRDefault="00000000" w:rsidRPr="00000000" w14:paraId="00000340">
      <w:pPr>
        <w:spacing w:after="0" w:lineRule="auto"/>
        <w:rPr/>
      </w:pPr>
      <w:r w:rsidDel="00000000" w:rsidR="00000000" w:rsidRPr="00000000">
        <w:rPr>
          <w:rtl w:val="0"/>
        </w:rPr>
      </w:r>
    </w:p>
    <w:p w:rsidR="00000000" w:rsidDel="00000000" w:rsidP="00000000" w:rsidRDefault="00000000" w:rsidRPr="00000000" w14:paraId="00000341">
      <w:pPr>
        <w:spacing w:after="0" w:lineRule="auto"/>
        <w:rPr/>
      </w:pPr>
      <w:r w:rsidDel="00000000" w:rsidR="00000000" w:rsidRPr="00000000">
        <w:rPr>
          <w:rtl w:val="0"/>
        </w:rPr>
      </w:r>
    </w:p>
    <w:p w:rsidR="00000000" w:rsidDel="00000000" w:rsidP="00000000" w:rsidRDefault="00000000" w:rsidRPr="00000000" w14:paraId="00000342">
      <w:pPr>
        <w:spacing w:after="0" w:lineRule="auto"/>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0343">
      <w:pPr>
        <w:spacing w:after="0" w:lineRule="auto"/>
        <w:rPr/>
      </w:pPr>
      <w:r w:rsidDel="00000000" w:rsidR="00000000" w:rsidRPr="00000000">
        <w:rPr>
          <w:rtl w:val="0"/>
        </w:rPr>
      </w:r>
    </w:p>
    <w:p w:rsidR="00000000" w:rsidDel="00000000" w:rsidP="00000000" w:rsidRDefault="00000000" w:rsidRPr="00000000" w14:paraId="00000344">
      <w:pPr>
        <w:numPr>
          <w:ilvl w:val="0"/>
          <w:numId w:val="35"/>
        </w:numPr>
        <w:spacing w:after="0" w:lineRule="auto"/>
        <w:ind w:left="720" w:hanging="360"/>
      </w:pPr>
      <w:r w:rsidDel="00000000" w:rsidR="00000000" w:rsidRPr="00000000">
        <w:rPr>
          <w:b w:val="1"/>
          <w:bCs w:val="1"/>
          <w:rtl w:val="0"/>
        </w:rPr>
        <w:t xml:space="preserve">Pre-condition : </w:t>
      </w:r>
    </w:p>
    <w:p w:rsidR="00000000" w:rsidDel="00000000" w:rsidP="00000000" w:rsidRDefault="00000000" w:rsidRPr="00000000" w14:paraId="00000345">
      <w:pPr>
        <w:numPr>
          <w:ilvl w:val="1"/>
          <w:numId w:val="35"/>
        </w:numPr>
        <w:spacing w:after="0" w:lineRule="auto"/>
        <w:ind w:left="1440" w:hanging="360"/>
      </w:pPr>
      <w:r w:rsidDel="00000000" w:rsidR="00000000" w:rsidRPr="00000000">
        <w:rPr>
          <w:rtl w:val="0"/>
        </w:rPr>
        <w:t xml:space="preserve">To enforce strict Role-Based Access Control (RBAC) ensuring that:</w:t>
      </w:r>
    </w:p>
    <w:p w:rsidR="00000000" w:rsidDel="00000000" w:rsidP="00000000" w:rsidRDefault="00000000" w:rsidRPr="00000000" w14:paraId="00000346">
      <w:pPr>
        <w:numPr>
          <w:ilvl w:val="2"/>
          <w:numId w:val="35"/>
        </w:numPr>
        <w:spacing w:after="0" w:lineRule="auto"/>
        <w:ind w:left="2160" w:hanging="360"/>
      </w:pPr>
      <w:r w:rsidDel="00000000" w:rsidR="00000000" w:rsidRPr="00000000">
        <w:rPr>
          <w:rtl w:val="0"/>
        </w:rPr>
        <w:t xml:space="preserve">Each Admin role has predefined permissions.</w:t>
      </w:r>
    </w:p>
    <w:p w:rsidR="00000000" w:rsidDel="00000000" w:rsidP="00000000" w:rsidRDefault="00000000" w:rsidRPr="00000000" w14:paraId="00000347">
      <w:pPr>
        <w:numPr>
          <w:ilvl w:val="2"/>
          <w:numId w:val="35"/>
        </w:numPr>
        <w:spacing w:after="0" w:lineRule="auto"/>
        <w:ind w:left="2160" w:hanging="360"/>
      </w:pPr>
      <w:r w:rsidDel="00000000" w:rsidR="00000000" w:rsidRPr="00000000">
        <w:rPr>
          <w:rtl w:val="0"/>
        </w:rPr>
        <w:t xml:space="preserve">Sensitive operations are restricted to authorized roles.</w:t>
      </w:r>
    </w:p>
    <w:p w:rsidR="00000000" w:rsidDel="00000000" w:rsidP="00000000" w:rsidRDefault="00000000" w:rsidRPr="00000000" w14:paraId="00000348">
      <w:pPr>
        <w:numPr>
          <w:ilvl w:val="2"/>
          <w:numId w:val="35"/>
        </w:numPr>
        <w:spacing w:after="0" w:lineRule="auto"/>
        <w:ind w:left="2160" w:hanging="360"/>
      </w:pPr>
      <w:r w:rsidDel="00000000" w:rsidR="00000000" w:rsidRPr="00000000">
        <w:rPr>
          <w:rtl w:val="0"/>
        </w:rPr>
        <w:t xml:space="preserve">All actions are traceable and auditable.</w:t>
      </w:r>
    </w:p>
    <w:p w:rsidR="00000000" w:rsidDel="00000000" w:rsidP="00000000" w:rsidRDefault="00000000" w:rsidRPr="00000000" w14:paraId="00000349">
      <w:pPr>
        <w:numPr>
          <w:ilvl w:val="2"/>
          <w:numId w:val="35"/>
        </w:numPr>
        <w:spacing w:after="0" w:lineRule="auto"/>
        <w:ind w:left="2160" w:hanging="360"/>
      </w:pPr>
      <w:r w:rsidDel="00000000" w:rsidR="00000000" w:rsidRPr="00000000">
        <w:rPr>
          <w:rtl w:val="0"/>
        </w:rPr>
        <w:t xml:space="preserve">No unauthorized privilege escalation is possible.</w:t>
      </w:r>
    </w:p>
    <w:p w:rsidR="00000000" w:rsidDel="00000000" w:rsidP="00000000" w:rsidRDefault="00000000" w:rsidRPr="00000000" w14:paraId="0000034A">
      <w:pPr>
        <w:numPr>
          <w:ilvl w:val="0"/>
          <w:numId w:val="35"/>
        </w:numPr>
        <w:spacing w:after="0" w:lineRule="auto"/>
        <w:ind w:left="720" w:hanging="360"/>
      </w:pPr>
      <w:r w:rsidDel="00000000" w:rsidR="00000000" w:rsidRPr="00000000">
        <w:rPr>
          <w:b w:val="1"/>
          <w:bCs w:val="1"/>
          <w:rtl w:val="0"/>
        </w:rPr>
        <w:t xml:space="preserve">Defined Roles : </w:t>
      </w:r>
    </w:p>
    <w:p w:rsidR="00000000" w:rsidDel="00000000" w:rsidP="00000000" w:rsidRDefault="00000000" w:rsidRPr="00000000" w14:paraId="0000034B">
      <w:pPr>
        <w:numPr>
          <w:ilvl w:val="1"/>
          <w:numId w:val="35"/>
        </w:numPr>
        <w:spacing w:after="0" w:lineRule="auto"/>
        <w:ind w:left="1440" w:hanging="360"/>
      </w:pPr>
      <w:r w:rsidDel="00000000" w:rsidR="00000000" w:rsidRPr="00000000">
        <w:rPr>
          <w:rtl w:val="0"/>
        </w:rPr>
        <w:t xml:space="preserve">The system shall enforce three distinct Admin roles:</w:t>
      </w:r>
    </w:p>
    <w:p w:rsidR="00000000" w:rsidDel="00000000" w:rsidP="00000000" w:rsidRDefault="00000000" w:rsidRPr="00000000" w14:paraId="0000034C">
      <w:pPr>
        <w:numPr>
          <w:ilvl w:val="1"/>
          <w:numId w:val="35"/>
        </w:numPr>
        <w:spacing w:after="0" w:lineRule="auto"/>
        <w:ind w:left="1440" w:hanging="360"/>
        <w:rPr>
          <w:shd w:fill="cfe2f3" w:val="clear"/>
        </w:rPr>
      </w:pPr>
      <w:r w:rsidDel="00000000" w:rsidR="00000000" w:rsidRPr="00000000">
        <w:rPr>
          <w:shd w:fill="cfe2f3" w:val="clear"/>
          <w:rtl w:val="0"/>
        </w:rPr>
        <w:t xml:space="preserve"> </w:t>
      </w:r>
      <w:r w:rsidDel="00000000" w:rsidR="00000000" w:rsidRPr="00000000">
        <w:rPr>
          <w:b w:val="1"/>
          <w:bCs w:val="1"/>
          <w:shd w:fill="cfe2f3" w:val="clear"/>
          <w:rtl w:val="0"/>
        </w:rPr>
        <w:t xml:space="preserve">Support Agent</w:t>
      </w:r>
    </w:p>
    <w:p w:rsidR="00000000" w:rsidDel="00000000" w:rsidP="00000000" w:rsidRDefault="00000000" w:rsidRPr="00000000" w14:paraId="0000034D">
      <w:pPr>
        <w:numPr>
          <w:ilvl w:val="2"/>
          <w:numId w:val="35"/>
        </w:numPr>
        <w:spacing w:after="0" w:lineRule="auto"/>
        <w:ind w:left="2160" w:hanging="360"/>
      </w:pPr>
      <w:r w:rsidDel="00000000" w:rsidR="00000000" w:rsidRPr="00000000">
        <w:rPr>
          <w:b w:val="1"/>
          <w:bCs w:val="1"/>
          <w:rtl w:val="0"/>
        </w:rPr>
        <w:t xml:space="preserve">Can View:</w:t>
      </w:r>
    </w:p>
    <w:p w:rsidR="00000000" w:rsidDel="00000000" w:rsidP="00000000" w:rsidRDefault="00000000" w:rsidRPr="00000000" w14:paraId="0000034E">
      <w:pPr>
        <w:numPr>
          <w:ilvl w:val="3"/>
          <w:numId w:val="35"/>
        </w:numPr>
        <w:spacing w:after="0" w:lineRule="auto"/>
        <w:ind w:left="2880" w:hanging="360"/>
      </w:pPr>
      <w:r w:rsidDel="00000000" w:rsidR="00000000" w:rsidRPr="00000000">
        <w:rPr>
          <w:rtl w:val="0"/>
        </w:rPr>
        <w:t xml:space="preserve">User Profiles</w:t>
      </w:r>
    </w:p>
    <w:p w:rsidR="00000000" w:rsidDel="00000000" w:rsidP="00000000" w:rsidRDefault="00000000" w:rsidRPr="00000000" w14:paraId="0000034F">
      <w:pPr>
        <w:numPr>
          <w:ilvl w:val="3"/>
          <w:numId w:val="35"/>
        </w:numPr>
        <w:spacing w:after="0" w:lineRule="auto"/>
        <w:ind w:left="2880" w:hanging="360"/>
      </w:pPr>
      <w:r w:rsidDel="00000000" w:rsidR="00000000" w:rsidRPr="00000000">
        <w:rPr>
          <w:rtl w:val="0"/>
        </w:rPr>
        <w:t xml:space="preserve">Account Status &amp; Eligibility</w:t>
      </w:r>
    </w:p>
    <w:p w:rsidR="00000000" w:rsidDel="00000000" w:rsidP="00000000" w:rsidRDefault="00000000" w:rsidRPr="00000000" w14:paraId="00000350">
      <w:pPr>
        <w:numPr>
          <w:ilvl w:val="3"/>
          <w:numId w:val="35"/>
        </w:numPr>
        <w:spacing w:after="0" w:lineRule="auto"/>
        <w:ind w:left="2880" w:hanging="360"/>
      </w:pPr>
      <w:r w:rsidDel="00000000" w:rsidR="00000000" w:rsidRPr="00000000">
        <w:rPr>
          <w:rtl w:val="0"/>
        </w:rPr>
        <w:t xml:space="preserve">League Participation Details</w:t>
      </w:r>
    </w:p>
    <w:p w:rsidR="00000000" w:rsidDel="00000000" w:rsidP="00000000" w:rsidRDefault="00000000" w:rsidRPr="00000000" w14:paraId="00000351">
      <w:pPr>
        <w:numPr>
          <w:ilvl w:val="3"/>
          <w:numId w:val="35"/>
        </w:numPr>
        <w:spacing w:after="0" w:lineRule="auto"/>
        <w:ind w:left="2880" w:hanging="360"/>
      </w:pPr>
      <w:r w:rsidDel="00000000" w:rsidR="00000000" w:rsidRPr="00000000">
        <w:rPr>
          <w:rtl w:val="0"/>
        </w:rPr>
        <w:t xml:space="preserve">Matchups &amp; Scoring History</w:t>
      </w:r>
    </w:p>
    <w:p w:rsidR="00000000" w:rsidDel="00000000" w:rsidP="00000000" w:rsidRDefault="00000000" w:rsidRPr="00000000" w14:paraId="00000352">
      <w:pPr>
        <w:numPr>
          <w:ilvl w:val="3"/>
          <w:numId w:val="35"/>
        </w:numPr>
        <w:spacing w:after="0" w:lineRule="auto"/>
        <w:ind w:left="2880" w:hanging="360"/>
      </w:pPr>
      <w:r w:rsidDel="00000000" w:rsidR="00000000" w:rsidRPr="00000000">
        <w:rPr>
          <w:rtl w:val="0"/>
        </w:rPr>
        <w:t xml:space="preserve">Trade History</w:t>
      </w:r>
    </w:p>
    <w:p w:rsidR="00000000" w:rsidDel="00000000" w:rsidP="00000000" w:rsidRDefault="00000000" w:rsidRPr="00000000" w14:paraId="00000353">
      <w:pPr>
        <w:numPr>
          <w:ilvl w:val="3"/>
          <w:numId w:val="35"/>
        </w:numPr>
        <w:spacing w:after="0" w:lineRule="auto"/>
        <w:ind w:left="2880" w:hanging="360"/>
      </w:pPr>
      <w:r w:rsidDel="00000000" w:rsidR="00000000" w:rsidRPr="00000000">
        <w:rPr>
          <w:rtl w:val="0"/>
        </w:rPr>
        <w:t xml:space="preserve">Wallet Ledger &amp; Transaction History</w:t>
      </w:r>
    </w:p>
    <w:p w:rsidR="00000000" w:rsidDel="00000000" w:rsidP="00000000" w:rsidRDefault="00000000" w:rsidRPr="00000000" w14:paraId="00000354">
      <w:pPr>
        <w:numPr>
          <w:ilvl w:val="3"/>
          <w:numId w:val="35"/>
        </w:numPr>
        <w:spacing w:after="0" w:lineRule="auto"/>
        <w:ind w:left="2880" w:hanging="360"/>
      </w:pPr>
      <w:r w:rsidDel="00000000" w:rsidR="00000000" w:rsidRPr="00000000">
        <w:rPr>
          <w:rtl w:val="0"/>
        </w:rPr>
        <w:t xml:space="preserve">XP Total, Tier &amp; Recent XP Changes</w:t>
      </w:r>
    </w:p>
    <w:p w:rsidR="00000000" w:rsidDel="00000000" w:rsidP="00000000" w:rsidRDefault="00000000" w:rsidRPr="00000000" w14:paraId="00000355">
      <w:pPr>
        <w:numPr>
          <w:ilvl w:val="3"/>
          <w:numId w:val="35"/>
        </w:numPr>
        <w:spacing w:after="0" w:lineRule="auto"/>
        <w:ind w:left="2880" w:hanging="360"/>
      </w:pPr>
      <w:r w:rsidDel="00000000" w:rsidR="00000000" w:rsidRPr="00000000">
        <w:rPr>
          <w:rtl w:val="0"/>
        </w:rPr>
        <w:t xml:space="preserve">Admin Action Audit Trail (User-Level)</w:t>
      </w:r>
    </w:p>
    <w:p w:rsidR="00000000" w:rsidDel="00000000" w:rsidP="00000000" w:rsidRDefault="00000000" w:rsidRPr="00000000" w14:paraId="00000356">
      <w:pPr>
        <w:numPr>
          <w:ilvl w:val="3"/>
          <w:numId w:val="35"/>
        </w:numPr>
        <w:spacing w:after="0" w:lineRule="auto"/>
        <w:ind w:left="2880" w:hanging="360"/>
      </w:pPr>
      <w:r w:rsidDel="00000000" w:rsidR="00000000" w:rsidRPr="00000000">
        <w:rPr>
          <w:rtl w:val="0"/>
        </w:rPr>
        <w:t xml:space="preserve">Notification &amp; Communication History</w:t>
      </w:r>
    </w:p>
    <w:p w:rsidR="00000000" w:rsidDel="00000000" w:rsidP="00000000" w:rsidRDefault="00000000" w:rsidRPr="00000000" w14:paraId="00000357">
      <w:pPr>
        <w:numPr>
          <w:ilvl w:val="3"/>
          <w:numId w:val="35"/>
        </w:numPr>
        <w:spacing w:after="0" w:lineRule="auto"/>
        <w:ind w:left="2880" w:hanging="360"/>
      </w:pPr>
      <w:r w:rsidDel="00000000" w:rsidR="00000000" w:rsidRPr="00000000">
        <w:rPr>
          <w:rtl w:val="0"/>
        </w:rPr>
        <w:t xml:space="preserve">Support Ticket History</w:t>
      </w:r>
    </w:p>
    <w:p w:rsidR="00000000" w:rsidDel="00000000" w:rsidP="00000000" w:rsidRDefault="00000000" w:rsidRPr="00000000" w14:paraId="00000358">
      <w:pPr>
        <w:numPr>
          <w:ilvl w:val="2"/>
          <w:numId w:val="35"/>
        </w:numPr>
        <w:spacing w:after="0" w:lineRule="auto"/>
        <w:ind w:left="2160" w:hanging="360"/>
      </w:pPr>
      <w:r w:rsidDel="00000000" w:rsidR="00000000" w:rsidRPr="00000000">
        <w:rPr>
          <w:b w:val="1"/>
          <w:bCs w:val="1"/>
          <w:rtl w:val="0"/>
        </w:rPr>
        <w:t xml:space="preserve">Can Perform:</w:t>
      </w:r>
      <w:r w:rsidDel="00000000" w:rsidR="00000000" w:rsidRPr="00000000">
        <w:rPr>
          <w:rtl w:val="0"/>
        </w:rPr>
      </w:r>
    </w:p>
    <w:p w:rsidR="00000000" w:rsidDel="00000000" w:rsidP="00000000" w:rsidRDefault="00000000" w:rsidRPr="00000000" w14:paraId="00000359">
      <w:pPr>
        <w:numPr>
          <w:ilvl w:val="3"/>
          <w:numId w:val="35"/>
        </w:numPr>
        <w:spacing w:after="0" w:lineRule="auto"/>
        <w:ind w:left="2880" w:hanging="360"/>
      </w:pPr>
      <w:r w:rsidDel="00000000" w:rsidR="00000000" w:rsidRPr="00000000">
        <w:rPr>
          <w:rtl w:val="0"/>
        </w:rPr>
        <w:t xml:space="preserve">Force Password Reset</w:t>
      </w:r>
    </w:p>
    <w:p w:rsidR="00000000" w:rsidDel="00000000" w:rsidP="00000000" w:rsidRDefault="00000000" w:rsidRPr="00000000" w14:paraId="0000035A">
      <w:pPr>
        <w:numPr>
          <w:ilvl w:val="3"/>
          <w:numId w:val="35"/>
        </w:numPr>
        <w:spacing w:after="0" w:lineRule="auto"/>
        <w:ind w:left="2880" w:hanging="360"/>
      </w:pPr>
      <w:r w:rsidDel="00000000" w:rsidR="00000000" w:rsidRPr="00000000">
        <w:rPr>
          <w:rtl w:val="0"/>
        </w:rPr>
        <w:t xml:space="preserve">Unlock Locked Account</w:t>
      </w:r>
    </w:p>
    <w:p w:rsidR="00000000" w:rsidDel="00000000" w:rsidP="00000000" w:rsidRDefault="00000000" w:rsidRPr="00000000" w14:paraId="0000035B">
      <w:pPr>
        <w:numPr>
          <w:ilvl w:val="3"/>
          <w:numId w:val="35"/>
        </w:numPr>
        <w:spacing w:after="0" w:lineRule="auto"/>
        <w:ind w:left="2880" w:hanging="360"/>
      </w:pPr>
      <w:r w:rsidDel="00000000" w:rsidR="00000000" w:rsidRPr="00000000">
        <w:rPr>
          <w:rtl w:val="0"/>
        </w:rPr>
        <w:t xml:space="preserve">Soft Delete + Anonymize User (per policy workflow)</w:t>
      </w:r>
    </w:p>
    <w:p w:rsidR="00000000" w:rsidDel="00000000" w:rsidP="00000000" w:rsidRDefault="00000000" w:rsidRPr="00000000" w14:paraId="0000035C">
      <w:pPr>
        <w:numPr>
          <w:ilvl w:val="3"/>
          <w:numId w:val="35"/>
        </w:numPr>
        <w:spacing w:after="0" w:lineRule="auto"/>
        <w:ind w:left="2880" w:hanging="360"/>
      </w:pPr>
      <w:r w:rsidDel="00000000" w:rsidR="00000000" w:rsidRPr="00000000">
        <w:rPr>
          <w:rtl w:val="0"/>
        </w:rPr>
        <w:t xml:space="preserve">Merge Duplicate User Accounts</w:t>
      </w:r>
    </w:p>
    <w:p w:rsidR="00000000" w:rsidDel="00000000" w:rsidP="00000000" w:rsidRDefault="00000000" w:rsidRPr="00000000" w14:paraId="0000035D">
      <w:pPr>
        <w:numPr>
          <w:ilvl w:val="3"/>
          <w:numId w:val="35"/>
        </w:numPr>
        <w:spacing w:after="0" w:lineRule="auto"/>
        <w:ind w:left="2880" w:hanging="360"/>
      </w:pPr>
      <w:r w:rsidDel="00000000" w:rsidR="00000000" w:rsidRPr="00000000">
        <w:rPr>
          <w:rtl w:val="0"/>
        </w:rPr>
        <w:t xml:space="preserve">Override Identity Verification (with reason code + logging)</w:t>
      </w:r>
    </w:p>
    <w:p w:rsidR="00000000" w:rsidDel="00000000" w:rsidP="00000000" w:rsidRDefault="00000000" w:rsidRPr="00000000" w14:paraId="0000035E">
      <w:pPr>
        <w:numPr>
          <w:ilvl w:val="3"/>
          <w:numId w:val="35"/>
        </w:numPr>
        <w:spacing w:after="0" w:lineRule="auto"/>
        <w:ind w:left="2880" w:hanging="360"/>
      </w:pPr>
      <w:r w:rsidDel="00000000" w:rsidR="00000000" w:rsidRPr="00000000">
        <w:rPr>
          <w:rtl w:val="0"/>
        </w:rPr>
        <w:t xml:space="preserve">Grant / Revoke Premium Features</w:t>
      </w:r>
    </w:p>
    <w:p w:rsidR="00000000" w:rsidDel="00000000" w:rsidP="00000000" w:rsidRDefault="00000000" w:rsidRPr="00000000" w14:paraId="0000035F">
      <w:pPr>
        <w:numPr>
          <w:ilvl w:val="3"/>
          <w:numId w:val="35"/>
        </w:numPr>
        <w:spacing w:after="0" w:lineRule="auto"/>
        <w:ind w:left="2880" w:hanging="360"/>
      </w:pPr>
      <w:r w:rsidDel="00000000" w:rsidR="00000000" w:rsidRPr="00000000">
        <w:rPr>
          <w:rtl w:val="0"/>
        </w:rPr>
        <w:t xml:space="preserve">(All actions require audit logging per MVP rules.)</w:t>
      </w:r>
    </w:p>
    <w:p w:rsidR="00000000" w:rsidDel="00000000" w:rsidP="00000000" w:rsidRDefault="00000000" w:rsidRPr="00000000" w14:paraId="00000360">
      <w:pPr>
        <w:numPr>
          <w:ilvl w:val="2"/>
          <w:numId w:val="35"/>
        </w:numPr>
        <w:spacing w:after="0" w:lineRule="auto"/>
        <w:ind w:left="2160" w:hanging="360"/>
      </w:pPr>
      <w:r w:rsidDel="00000000" w:rsidR="00000000" w:rsidRPr="00000000">
        <w:rPr>
          <w:b w:val="1"/>
          <w:bCs w:val="1"/>
          <w:rtl w:val="0"/>
        </w:rPr>
        <w:t xml:space="preserve">Cannot:</w:t>
      </w:r>
      <w:r w:rsidDel="00000000" w:rsidR="00000000" w:rsidRPr="00000000">
        <w:rPr>
          <w:rtl w:val="0"/>
        </w:rPr>
      </w:r>
    </w:p>
    <w:p w:rsidR="00000000" w:rsidDel="00000000" w:rsidP="00000000" w:rsidRDefault="00000000" w:rsidRPr="00000000" w14:paraId="00000361">
      <w:pPr>
        <w:numPr>
          <w:ilvl w:val="3"/>
          <w:numId w:val="35"/>
        </w:numPr>
        <w:spacing w:after="0" w:lineRule="auto"/>
        <w:ind w:left="2880" w:hanging="360"/>
      </w:pPr>
      <w:r w:rsidDel="00000000" w:rsidR="00000000" w:rsidRPr="00000000">
        <w:rPr>
          <w:rtl w:val="0"/>
        </w:rPr>
        <w:t xml:space="preserve">Suspend or Ban Users</w:t>
      </w:r>
    </w:p>
    <w:p w:rsidR="00000000" w:rsidDel="00000000" w:rsidP="00000000" w:rsidRDefault="00000000" w:rsidRPr="00000000" w14:paraId="00000362">
      <w:pPr>
        <w:numPr>
          <w:ilvl w:val="3"/>
          <w:numId w:val="35"/>
        </w:numPr>
        <w:spacing w:after="0" w:lineRule="auto"/>
        <w:ind w:left="2880" w:hanging="360"/>
      </w:pPr>
      <w:r w:rsidDel="00000000" w:rsidR="00000000" w:rsidRPr="00000000">
        <w:rPr>
          <w:rtl w:val="0"/>
        </w:rPr>
        <w:t xml:space="preserve">Adjust Wallet Balances</w:t>
      </w:r>
    </w:p>
    <w:p w:rsidR="00000000" w:rsidDel="00000000" w:rsidP="00000000" w:rsidRDefault="00000000" w:rsidRPr="00000000" w14:paraId="00000363">
      <w:pPr>
        <w:numPr>
          <w:ilvl w:val="3"/>
          <w:numId w:val="35"/>
        </w:numPr>
        <w:spacing w:after="0" w:lineRule="auto"/>
        <w:ind w:left="2880" w:hanging="360"/>
      </w:pPr>
      <w:r w:rsidDel="00000000" w:rsidR="00000000" w:rsidRPr="00000000">
        <w:rPr>
          <w:rtl w:val="0"/>
        </w:rPr>
        <w:t xml:space="preserve">Issue Promotional Credits</w:t>
      </w:r>
    </w:p>
    <w:p w:rsidR="00000000" w:rsidDel="00000000" w:rsidP="00000000" w:rsidRDefault="00000000" w:rsidRPr="00000000" w14:paraId="00000364">
      <w:pPr>
        <w:numPr>
          <w:ilvl w:val="3"/>
          <w:numId w:val="35"/>
        </w:numPr>
        <w:spacing w:after="0" w:lineRule="auto"/>
        <w:ind w:left="2880" w:hanging="360"/>
      </w:pPr>
      <w:r w:rsidDel="00000000" w:rsidR="00000000" w:rsidRPr="00000000">
        <w:rPr>
          <w:rtl w:val="0"/>
        </w:rPr>
        <w:t xml:space="preserve">Reverse Currency Transactions</w:t>
      </w:r>
    </w:p>
    <w:p w:rsidR="00000000" w:rsidDel="00000000" w:rsidP="00000000" w:rsidRDefault="00000000" w:rsidRPr="00000000" w14:paraId="00000365">
      <w:pPr>
        <w:numPr>
          <w:ilvl w:val="3"/>
          <w:numId w:val="35"/>
        </w:numPr>
        <w:spacing w:after="0" w:lineRule="auto"/>
        <w:ind w:left="2880" w:hanging="360"/>
      </w:pPr>
      <w:r w:rsidDel="00000000" w:rsidR="00000000" w:rsidRPr="00000000">
        <w:rPr>
          <w:rtl w:val="0"/>
        </w:rPr>
        <w:t xml:space="preserve">Freeze Wallet or Trading</w:t>
      </w:r>
    </w:p>
    <w:p w:rsidR="00000000" w:rsidDel="00000000" w:rsidP="00000000" w:rsidRDefault="00000000" w:rsidRPr="00000000" w14:paraId="00000366">
      <w:pPr>
        <w:numPr>
          <w:ilvl w:val="3"/>
          <w:numId w:val="35"/>
        </w:numPr>
        <w:spacing w:after="0" w:lineRule="auto"/>
        <w:ind w:left="2880" w:hanging="360"/>
      </w:pPr>
      <w:r w:rsidDel="00000000" w:rsidR="00000000" w:rsidRPr="00000000">
        <w:rPr>
          <w:rtl w:val="0"/>
        </w:rPr>
        <w:t xml:space="preserve">Override Player Stats</w:t>
      </w:r>
    </w:p>
    <w:p w:rsidR="00000000" w:rsidDel="00000000" w:rsidP="00000000" w:rsidRDefault="00000000" w:rsidRPr="00000000" w14:paraId="00000367">
      <w:pPr>
        <w:numPr>
          <w:ilvl w:val="3"/>
          <w:numId w:val="35"/>
        </w:numPr>
        <w:spacing w:after="0" w:lineRule="auto"/>
        <w:ind w:left="2880" w:hanging="360"/>
      </w:pPr>
      <w:r w:rsidDel="00000000" w:rsidR="00000000" w:rsidRPr="00000000">
        <w:rPr>
          <w:rtl w:val="0"/>
        </w:rPr>
        <w:t xml:space="preserve">Apply Bulk Scoring Adjustments</w:t>
      </w:r>
    </w:p>
    <w:p w:rsidR="00000000" w:rsidDel="00000000" w:rsidP="00000000" w:rsidRDefault="00000000" w:rsidRPr="00000000" w14:paraId="00000368">
      <w:pPr>
        <w:numPr>
          <w:ilvl w:val="3"/>
          <w:numId w:val="35"/>
        </w:numPr>
        <w:spacing w:after="0" w:lineRule="auto"/>
        <w:ind w:left="2880" w:hanging="360"/>
      </w:pPr>
      <w:r w:rsidDel="00000000" w:rsidR="00000000" w:rsidRPr="00000000">
        <w:rPr>
          <w:rtl w:val="0"/>
        </w:rPr>
        <w:t xml:space="preserve">Override Matchup Winners</w:t>
      </w:r>
    </w:p>
    <w:p w:rsidR="00000000" w:rsidDel="00000000" w:rsidP="00000000" w:rsidRDefault="00000000" w:rsidRPr="00000000" w14:paraId="00000369">
      <w:pPr>
        <w:numPr>
          <w:ilvl w:val="3"/>
          <w:numId w:val="35"/>
        </w:numPr>
        <w:spacing w:after="0" w:lineRule="auto"/>
        <w:ind w:left="2880" w:hanging="360"/>
      </w:pPr>
      <w:r w:rsidDel="00000000" w:rsidR="00000000" w:rsidRPr="00000000">
        <w:rPr>
          <w:rtl w:val="0"/>
        </w:rPr>
        <w:t xml:space="preserve">Adjust Final Scores</w:t>
      </w:r>
    </w:p>
    <w:p w:rsidR="00000000" w:rsidDel="00000000" w:rsidP="00000000" w:rsidRDefault="00000000" w:rsidRPr="00000000" w14:paraId="0000036A">
      <w:pPr>
        <w:numPr>
          <w:ilvl w:val="3"/>
          <w:numId w:val="35"/>
        </w:numPr>
        <w:spacing w:after="0" w:lineRule="auto"/>
        <w:ind w:left="2880" w:hanging="360"/>
      </w:pPr>
      <w:r w:rsidDel="00000000" w:rsidR="00000000" w:rsidRPr="00000000">
        <w:rPr>
          <w:rtl w:val="0"/>
        </w:rPr>
        <w:t xml:space="preserve">Configure Pricing Weights</w:t>
      </w:r>
    </w:p>
    <w:p w:rsidR="00000000" w:rsidDel="00000000" w:rsidP="00000000" w:rsidRDefault="00000000" w:rsidRPr="00000000" w14:paraId="0000036B">
      <w:pPr>
        <w:numPr>
          <w:ilvl w:val="3"/>
          <w:numId w:val="35"/>
        </w:numPr>
        <w:spacing w:after="0" w:lineRule="auto"/>
        <w:ind w:left="2880" w:hanging="360"/>
      </w:pPr>
      <w:r w:rsidDel="00000000" w:rsidR="00000000" w:rsidRPr="00000000">
        <w:rPr>
          <w:rtl w:val="0"/>
        </w:rPr>
        <w:t xml:space="preserve">Configure Bid/Ask Spread</w:t>
      </w:r>
    </w:p>
    <w:p w:rsidR="00000000" w:rsidDel="00000000" w:rsidP="00000000" w:rsidRDefault="00000000" w:rsidRPr="00000000" w14:paraId="0000036C">
      <w:pPr>
        <w:numPr>
          <w:ilvl w:val="3"/>
          <w:numId w:val="35"/>
        </w:numPr>
        <w:spacing w:after="0" w:lineRule="auto"/>
        <w:ind w:left="2880" w:hanging="360"/>
      </w:pPr>
      <w:r w:rsidDel="00000000" w:rsidR="00000000" w:rsidRPr="00000000">
        <w:rPr>
          <w:rtl w:val="0"/>
        </w:rPr>
        <w:t xml:space="preserve">Set Market Opening Dates</w:t>
      </w:r>
    </w:p>
    <w:p w:rsidR="00000000" w:rsidDel="00000000" w:rsidP="00000000" w:rsidRDefault="00000000" w:rsidRPr="00000000" w14:paraId="0000036D">
      <w:pPr>
        <w:numPr>
          <w:ilvl w:val="3"/>
          <w:numId w:val="35"/>
        </w:numPr>
        <w:spacing w:after="0" w:lineRule="auto"/>
        <w:ind w:left="2880" w:hanging="360"/>
      </w:pPr>
      <w:r w:rsidDel="00000000" w:rsidR="00000000" w:rsidRPr="00000000">
        <w:rPr>
          <w:rtl w:val="0"/>
        </w:rPr>
        <w:t xml:space="preserve">Configure Buy-In Caps</w:t>
      </w:r>
    </w:p>
    <w:p w:rsidR="00000000" w:rsidDel="00000000" w:rsidP="00000000" w:rsidRDefault="00000000" w:rsidRPr="00000000" w14:paraId="0000036E">
      <w:pPr>
        <w:numPr>
          <w:ilvl w:val="3"/>
          <w:numId w:val="35"/>
        </w:numPr>
        <w:spacing w:after="0" w:lineRule="auto"/>
        <w:ind w:left="2880" w:hanging="360"/>
      </w:pPr>
      <w:r w:rsidDel="00000000" w:rsidR="00000000" w:rsidRPr="00000000">
        <w:rPr>
          <w:rtl w:val="0"/>
        </w:rPr>
        <w:t xml:space="preserve">Send Emergency Broadcasts</w:t>
      </w:r>
      <w:r w:rsidDel="00000000" w:rsidR="00000000" w:rsidRPr="00000000">
        <w:rPr>
          <w:rtl w:val="0"/>
        </w:rPr>
      </w:r>
    </w:p>
    <w:p w:rsidR="00000000" w:rsidDel="00000000" w:rsidP="00000000" w:rsidRDefault="00000000" w:rsidRPr="00000000" w14:paraId="0000036F">
      <w:pPr>
        <w:numPr>
          <w:ilvl w:val="3"/>
          <w:numId w:val="35"/>
        </w:numPr>
        <w:spacing w:after="0" w:lineRule="auto"/>
        <w:ind w:left="2880" w:hanging="360"/>
      </w:pPr>
      <w:r w:rsidDel="00000000" w:rsidR="00000000" w:rsidRPr="00000000">
        <w:rPr>
          <w:rtl w:val="0"/>
        </w:rPr>
        <w:t xml:space="preserve">Modify RBAC or Admin Roles</w:t>
      </w:r>
    </w:p>
    <w:p w:rsidR="00000000" w:rsidDel="00000000" w:rsidP="00000000" w:rsidRDefault="00000000" w:rsidRPr="00000000" w14:paraId="00000370">
      <w:pPr>
        <w:spacing w:after="0" w:lineRule="auto"/>
        <w:rPr/>
      </w:pPr>
      <w:r w:rsidDel="00000000" w:rsidR="00000000" w:rsidRPr="00000000">
        <w:rPr>
          <w:rtl w:val="0"/>
        </w:rPr>
      </w:r>
    </w:p>
    <w:p w:rsidR="00000000" w:rsidDel="00000000" w:rsidP="00000000" w:rsidRDefault="00000000" w:rsidRPr="00000000" w14:paraId="00000371">
      <w:pPr>
        <w:numPr>
          <w:ilvl w:val="1"/>
          <w:numId w:val="35"/>
        </w:numPr>
        <w:spacing w:after="0" w:lineRule="auto"/>
        <w:ind w:left="1440" w:hanging="360"/>
        <w:rPr>
          <w:shd w:fill="cfe2f3" w:val="clear"/>
        </w:rPr>
      </w:pPr>
      <w:r w:rsidDel="00000000" w:rsidR="00000000" w:rsidRPr="00000000">
        <w:rPr>
          <w:b w:val="1"/>
          <w:bCs w:val="1"/>
          <w:shd w:fill="cfe2f3" w:val="clear"/>
          <w:rtl w:val="0"/>
        </w:rPr>
        <w:t xml:space="preserve">Ops Admin</w:t>
      </w:r>
      <w:r w:rsidDel="00000000" w:rsidR="00000000" w:rsidRPr="00000000">
        <w:rPr>
          <w:rtl w:val="0"/>
        </w:rPr>
      </w:r>
    </w:p>
    <w:p w:rsidR="00000000" w:rsidDel="00000000" w:rsidP="00000000" w:rsidRDefault="00000000" w:rsidRPr="00000000" w14:paraId="00000372">
      <w:pPr>
        <w:numPr>
          <w:ilvl w:val="2"/>
          <w:numId w:val="35"/>
        </w:numPr>
        <w:spacing w:after="0" w:lineRule="auto"/>
        <w:ind w:left="2160" w:hanging="360"/>
      </w:pPr>
      <w:r w:rsidDel="00000000" w:rsidR="00000000" w:rsidRPr="00000000">
        <w:rPr>
          <w:b w:val="1"/>
          <w:bCs w:val="1"/>
          <w:rtl w:val="0"/>
        </w:rPr>
        <w:t xml:space="preserve">Can View:</w:t>
      </w:r>
      <w:r w:rsidDel="00000000" w:rsidR="00000000" w:rsidRPr="00000000">
        <w:rPr>
          <w:rtl w:val="0"/>
        </w:rPr>
      </w:r>
    </w:p>
    <w:p w:rsidR="00000000" w:rsidDel="00000000" w:rsidP="00000000" w:rsidRDefault="00000000" w:rsidRPr="00000000" w14:paraId="00000373">
      <w:pPr>
        <w:numPr>
          <w:ilvl w:val="3"/>
          <w:numId w:val="35"/>
        </w:numPr>
        <w:spacing w:after="0" w:lineRule="auto"/>
        <w:ind w:left="2880" w:hanging="360"/>
      </w:pPr>
      <w:r w:rsidDel="00000000" w:rsidR="00000000" w:rsidRPr="00000000">
        <w:rPr>
          <w:rtl w:val="0"/>
        </w:rPr>
        <w:t xml:space="preserve">All User Profiles</w:t>
      </w:r>
    </w:p>
    <w:p w:rsidR="00000000" w:rsidDel="00000000" w:rsidP="00000000" w:rsidRDefault="00000000" w:rsidRPr="00000000" w14:paraId="00000374">
      <w:pPr>
        <w:numPr>
          <w:ilvl w:val="3"/>
          <w:numId w:val="35"/>
        </w:numPr>
        <w:spacing w:after="0" w:lineRule="auto"/>
        <w:ind w:left="2880" w:hanging="360"/>
      </w:pPr>
      <w:r w:rsidDel="00000000" w:rsidR="00000000" w:rsidRPr="00000000">
        <w:rPr>
          <w:rtl w:val="0"/>
        </w:rPr>
        <w:t xml:space="preserve">League Details (Public &amp; Private)</w:t>
      </w:r>
    </w:p>
    <w:p w:rsidR="00000000" w:rsidDel="00000000" w:rsidP="00000000" w:rsidRDefault="00000000" w:rsidRPr="00000000" w14:paraId="00000375">
      <w:pPr>
        <w:numPr>
          <w:ilvl w:val="3"/>
          <w:numId w:val="35"/>
        </w:numPr>
        <w:spacing w:after="0" w:lineRule="auto"/>
        <w:ind w:left="2880" w:hanging="360"/>
      </w:pPr>
      <w:r w:rsidDel="00000000" w:rsidR="00000000" w:rsidRPr="00000000">
        <w:rPr>
          <w:rtl w:val="0"/>
        </w:rPr>
        <w:t xml:space="preserve">Matchups &amp; Scoring Data</w:t>
      </w:r>
    </w:p>
    <w:p w:rsidR="00000000" w:rsidDel="00000000" w:rsidP="00000000" w:rsidRDefault="00000000" w:rsidRPr="00000000" w14:paraId="00000376">
      <w:pPr>
        <w:numPr>
          <w:ilvl w:val="3"/>
          <w:numId w:val="35"/>
        </w:numPr>
        <w:spacing w:after="0" w:lineRule="auto"/>
        <w:ind w:left="2880" w:hanging="360"/>
      </w:pPr>
      <w:r w:rsidDel="00000000" w:rsidR="00000000" w:rsidRPr="00000000">
        <w:rPr>
          <w:rtl w:val="0"/>
        </w:rPr>
        <w:t xml:space="preserve">Trade Logs</w:t>
      </w:r>
    </w:p>
    <w:p w:rsidR="00000000" w:rsidDel="00000000" w:rsidP="00000000" w:rsidRDefault="00000000" w:rsidRPr="00000000" w14:paraId="00000377">
      <w:pPr>
        <w:numPr>
          <w:ilvl w:val="3"/>
          <w:numId w:val="35"/>
        </w:numPr>
        <w:spacing w:after="0" w:lineRule="auto"/>
        <w:ind w:left="2880" w:hanging="360"/>
      </w:pPr>
      <w:r w:rsidDel="00000000" w:rsidR="00000000" w:rsidRPr="00000000">
        <w:rPr>
          <w:rtl w:val="0"/>
        </w:rPr>
        <w:t xml:space="preserve">Wallet Ledger (Full Visibility)</w:t>
      </w:r>
    </w:p>
    <w:p w:rsidR="00000000" w:rsidDel="00000000" w:rsidP="00000000" w:rsidRDefault="00000000" w:rsidRPr="00000000" w14:paraId="00000378">
      <w:pPr>
        <w:numPr>
          <w:ilvl w:val="3"/>
          <w:numId w:val="35"/>
        </w:numPr>
        <w:spacing w:after="0" w:lineRule="auto"/>
        <w:ind w:left="2880" w:hanging="360"/>
      </w:pPr>
      <w:r w:rsidDel="00000000" w:rsidR="00000000" w:rsidRPr="00000000">
        <w:rPr>
          <w:rtl w:val="0"/>
        </w:rPr>
        <w:t xml:space="preserve">XP Data</w:t>
      </w:r>
    </w:p>
    <w:p w:rsidR="00000000" w:rsidDel="00000000" w:rsidP="00000000" w:rsidRDefault="00000000" w:rsidRPr="00000000" w14:paraId="00000379">
      <w:pPr>
        <w:numPr>
          <w:ilvl w:val="3"/>
          <w:numId w:val="35"/>
        </w:numPr>
        <w:spacing w:after="0" w:lineRule="auto"/>
        <w:ind w:left="2880" w:hanging="360"/>
      </w:pPr>
      <w:r w:rsidDel="00000000" w:rsidR="00000000" w:rsidRPr="00000000">
        <w:rPr>
          <w:rtl w:val="0"/>
        </w:rPr>
        <w:t xml:space="preserve">Data Feed Logs &amp; Errors</w:t>
      </w:r>
    </w:p>
    <w:p w:rsidR="00000000" w:rsidDel="00000000" w:rsidP="00000000" w:rsidRDefault="00000000" w:rsidRPr="00000000" w14:paraId="0000037A">
      <w:pPr>
        <w:numPr>
          <w:ilvl w:val="3"/>
          <w:numId w:val="35"/>
        </w:numPr>
        <w:spacing w:after="0" w:lineRule="auto"/>
        <w:ind w:left="2880" w:hanging="360"/>
      </w:pPr>
      <w:r w:rsidDel="00000000" w:rsidR="00000000" w:rsidRPr="00000000">
        <w:rPr>
          <w:rtl w:val="0"/>
        </w:rPr>
        <w:t xml:space="preserve">Communication Logs</w:t>
      </w:r>
    </w:p>
    <w:p w:rsidR="00000000" w:rsidDel="00000000" w:rsidP="00000000" w:rsidRDefault="00000000" w:rsidRPr="00000000" w14:paraId="0000037B">
      <w:pPr>
        <w:numPr>
          <w:ilvl w:val="3"/>
          <w:numId w:val="35"/>
        </w:numPr>
        <w:spacing w:after="0" w:lineRule="auto"/>
        <w:ind w:left="2880" w:hanging="360"/>
      </w:pPr>
      <w:r w:rsidDel="00000000" w:rsidR="00000000" w:rsidRPr="00000000">
        <w:rPr>
          <w:rtl w:val="0"/>
        </w:rPr>
        <w:t xml:space="preserve">Audit Logs (Operational Scope)</w:t>
      </w:r>
    </w:p>
    <w:p w:rsidR="00000000" w:rsidDel="00000000" w:rsidP="00000000" w:rsidRDefault="00000000" w:rsidRPr="00000000" w14:paraId="0000037C">
      <w:pPr>
        <w:numPr>
          <w:ilvl w:val="2"/>
          <w:numId w:val="35"/>
        </w:numPr>
        <w:spacing w:after="0" w:lineRule="auto"/>
        <w:ind w:left="2160" w:hanging="360"/>
      </w:pPr>
      <w:r w:rsidDel="00000000" w:rsidR="00000000" w:rsidRPr="00000000">
        <w:rPr>
          <w:b w:val="1"/>
          <w:bCs w:val="1"/>
          <w:rtl w:val="0"/>
        </w:rPr>
        <w:t xml:space="preserve">Can Perform:</w:t>
      </w:r>
      <w:r w:rsidDel="00000000" w:rsidR="00000000" w:rsidRPr="00000000">
        <w:rPr>
          <w:rtl w:val="0"/>
        </w:rPr>
      </w:r>
    </w:p>
    <w:p w:rsidR="00000000" w:rsidDel="00000000" w:rsidP="00000000" w:rsidRDefault="00000000" w:rsidRPr="00000000" w14:paraId="0000037D">
      <w:pPr>
        <w:numPr>
          <w:ilvl w:val="3"/>
          <w:numId w:val="35"/>
        </w:numPr>
        <w:spacing w:after="0" w:lineRule="auto"/>
        <w:ind w:left="2880" w:hanging="360"/>
      </w:pPr>
      <w:r w:rsidDel="00000000" w:rsidR="00000000" w:rsidRPr="00000000">
        <w:rPr>
          <w:b w:val="1"/>
          <w:bCs w:val="1"/>
          <w:rtl w:val="0"/>
        </w:rPr>
        <w:t xml:space="preserve">User Governance</w:t>
      </w:r>
    </w:p>
    <w:p w:rsidR="00000000" w:rsidDel="00000000" w:rsidP="00000000" w:rsidRDefault="00000000" w:rsidRPr="00000000" w14:paraId="0000037E">
      <w:pPr>
        <w:numPr>
          <w:ilvl w:val="4"/>
          <w:numId w:val="35"/>
        </w:numPr>
        <w:spacing w:after="0" w:lineRule="auto"/>
        <w:ind w:left="3600" w:hanging="360"/>
      </w:pPr>
      <w:r w:rsidDel="00000000" w:rsidR="00000000" w:rsidRPr="00000000">
        <w:rPr>
          <w:rtl w:val="0"/>
        </w:rPr>
        <w:t xml:space="preserve">Suspend / Ban Users</w:t>
      </w:r>
    </w:p>
    <w:p w:rsidR="00000000" w:rsidDel="00000000" w:rsidP="00000000" w:rsidRDefault="00000000" w:rsidRPr="00000000" w14:paraId="0000037F">
      <w:pPr>
        <w:numPr>
          <w:ilvl w:val="4"/>
          <w:numId w:val="35"/>
        </w:numPr>
        <w:spacing w:after="0" w:lineRule="auto"/>
        <w:ind w:left="3600" w:hanging="360"/>
      </w:pPr>
      <w:r w:rsidDel="00000000" w:rsidR="00000000" w:rsidRPr="00000000">
        <w:rPr>
          <w:rtl w:val="0"/>
        </w:rPr>
        <w:t xml:space="preserve">Force Password Reset</w:t>
      </w:r>
    </w:p>
    <w:p w:rsidR="00000000" w:rsidDel="00000000" w:rsidP="00000000" w:rsidRDefault="00000000" w:rsidRPr="00000000" w14:paraId="00000380">
      <w:pPr>
        <w:numPr>
          <w:ilvl w:val="4"/>
          <w:numId w:val="35"/>
        </w:numPr>
        <w:spacing w:after="0" w:lineRule="auto"/>
        <w:ind w:left="3600" w:hanging="360"/>
      </w:pPr>
      <w:r w:rsidDel="00000000" w:rsidR="00000000" w:rsidRPr="00000000">
        <w:rPr>
          <w:rtl w:val="0"/>
        </w:rPr>
        <w:t xml:space="preserve">Unlock Accounts</w:t>
      </w:r>
    </w:p>
    <w:p w:rsidR="00000000" w:rsidDel="00000000" w:rsidP="00000000" w:rsidRDefault="00000000" w:rsidRPr="00000000" w14:paraId="00000381">
      <w:pPr>
        <w:numPr>
          <w:ilvl w:val="4"/>
          <w:numId w:val="35"/>
        </w:numPr>
        <w:spacing w:after="0" w:lineRule="auto"/>
        <w:ind w:left="3600" w:hanging="360"/>
      </w:pPr>
      <w:r w:rsidDel="00000000" w:rsidR="00000000" w:rsidRPr="00000000">
        <w:rPr>
          <w:rtl w:val="0"/>
        </w:rPr>
        <w:t xml:space="preserve">Freeze / Unfreeze Wallet</w:t>
      </w:r>
    </w:p>
    <w:p w:rsidR="00000000" w:rsidDel="00000000" w:rsidP="00000000" w:rsidRDefault="00000000" w:rsidRPr="00000000" w14:paraId="00000382">
      <w:pPr>
        <w:numPr>
          <w:ilvl w:val="4"/>
          <w:numId w:val="35"/>
        </w:numPr>
        <w:spacing w:after="0" w:lineRule="auto"/>
        <w:ind w:left="3600" w:hanging="360"/>
      </w:pPr>
      <w:r w:rsidDel="00000000" w:rsidR="00000000" w:rsidRPr="00000000">
        <w:rPr>
          <w:rtl w:val="0"/>
        </w:rPr>
        <w:t xml:space="preserve">Freeze / Unfreeze League Trading</w:t>
      </w:r>
    </w:p>
    <w:p w:rsidR="00000000" w:rsidDel="00000000" w:rsidP="00000000" w:rsidRDefault="00000000" w:rsidRPr="00000000" w14:paraId="00000383">
      <w:pPr>
        <w:numPr>
          <w:ilvl w:val="3"/>
          <w:numId w:val="35"/>
        </w:numPr>
        <w:spacing w:after="0" w:lineRule="auto"/>
        <w:ind w:left="2880" w:hanging="360"/>
      </w:pPr>
      <w:r w:rsidDel="00000000" w:rsidR="00000000" w:rsidRPr="00000000">
        <w:rPr>
          <w:b w:val="1"/>
          <w:bCs w:val="1"/>
          <w:rtl w:val="0"/>
        </w:rPr>
        <w:t xml:space="preserve">Wallet &amp; Currency (Non-Regulated MVP)</w:t>
      </w:r>
    </w:p>
    <w:p w:rsidR="00000000" w:rsidDel="00000000" w:rsidP="00000000" w:rsidRDefault="00000000" w:rsidRPr="00000000" w14:paraId="00000384">
      <w:pPr>
        <w:numPr>
          <w:ilvl w:val="4"/>
          <w:numId w:val="35"/>
        </w:numPr>
        <w:spacing w:after="0" w:lineRule="auto"/>
        <w:ind w:left="3600" w:hanging="360"/>
      </w:pPr>
      <w:r w:rsidDel="00000000" w:rsidR="00000000" w:rsidRPr="00000000">
        <w:rPr>
          <w:rtl w:val="0"/>
        </w:rPr>
        <w:t xml:space="preserve">Issue Promotional Credits</w:t>
      </w:r>
    </w:p>
    <w:p w:rsidR="00000000" w:rsidDel="00000000" w:rsidP="00000000" w:rsidRDefault="00000000" w:rsidRPr="00000000" w14:paraId="00000385">
      <w:pPr>
        <w:numPr>
          <w:ilvl w:val="4"/>
          <w:numId w:val="35"/>
        </w:numPr>
        <w:spacing w:after="0" w:lineRule="auto"/>
        <w:ind w:left="3600" w:hanging="360"/>
      </w:pPr>
      <w:r w:rsidDel="00000000" w:rsidR="00000000" w:rsidRPr="00000000">
        <w:rPr>
          <w:rtl w:val="0"/>
        </w:rPr>
        <w:t xml:space="preserve">Adjust User Balances (Credit/Debit with reason code)</w:t>
      </w:r>
    </w:p>
    <w:p w:rsidR="00000000" w:rsidDel="00000000" w:rsidP="00000000" w:rsidRDefault="00000000" w:rsidRPr="00000000" w14:paraId="00000386">
      <w:pPr>
        <w:numPr>
          <w:ilvl w:val="4"/>
          <w:numId w:val="35"/>
        </w:numPr>
        <w:spacing w:after="0" w:lineRule="auto"/>
        <w:ind w:left="3600" w:hanging="360"/>
      </w:pPr>
      <w:r w:rsidDel="00000000" w:rsidR="00000000" w:rsidRPr="00000000">
        <w:rPr>
          <w:rtl w:val="0"/>
        </w:rPr>
        <w:t xml:space="preserve">Reverse Duplicate / Erroneous Transactions</w:t>
      </w:r>
    </w:p>
    <w:p w:rsidR="00000000" w:rsidDel="00000000" w:rsidP="00000000" w:rsidRDefault="00000000" w:rsidRPr="00000000" w14:paraId="00000387">
      <w:pPr>
        <w:numPr>
          <w:ilvl w:val="4"/>
          <w:numId w:val="35"/>
        </w:numPr>
        <w:spacing w:after="0" w:lineRule="auto"/>
        <w:ind w:left="3600" w:hanging="360"/>
      </w:pPr>
      <w:r w:rsidDel="00000000" w:rsidR="00000000" w:rsidRPr="00000000">
        <w:rPr>
          <w:rtl w:val="0"/>
        </w:rPr>
        <w:t xml:space="preserve">Reconcile Failed Purchases</w:t>
      </w:r>
    </w:p>
    <w:p w:rsidR="00000000" w:rsidDel="00000000" w:rsidP="00000000" w:rsidRDefault="00000000" w:rsidRPr="00000000" w14:paraId="00000388">
      <w:pPr>
        <w:numPr>
          <w:ilvl w:val="4"/>
          <w:numId w:val="35"/>
        </w:numPr>
        <w:spacing w:after="0" w:lineRule="auto"/>
        <w:ind w:left="3600" w:hanging="360"/>
      </w:pPr>
      <w:r w:rsidDel="00000000" w:rsidR="00000000" w:rsidRPr="00000000">
        <w:rPr>
          <w:rtl w:val="0"/>
        </w:rPr>
        <w:t xml:space="preserve">Configure Buy-In Caps</w:t>
      </w:r>
    </w:p>
    <w:p w:rsidR="00000000" w:rsidDel="00000000" w:rsidP="00000000" w:rsidRDefault="00000000" w:rsidRPr="00000000" w14:paraId="00000389">
      <w:pPr>
        <w:numPr>
          <w:ilvl w:val="3"/>
          <w:numId w:val="35"/>
        </w:numPr>
        <w:spacing w:after="0" w:lineRule="auto"/>
        <w:ind w:left="2880" w:hanging="360"/>
      </w:pPr>
      <w:r w:rsidDel="00000000" w:rsidR="00000000" w:rsidRPr="00000000">
        <w:rPr>
          <w:b w:val="1"/>
          <w:bCs w:val="1"/>
          <w:rtl w:val="0"/>
        </w:rPr>
        <w:t xml:space="preserve">Market &amp; Pricing Administration</w:t>
      </w:r>
      <w:r w:rsidDel="00000000" w:rsidR="00000000" w:rsidRPr="00000000">
        <w:rPr>
          <w:rtl w:val="0"/>
        </w:rPr>
      </w:r>
    </w:p>
    <w:p w:rsidR="00000000" w:rsidDel="00000000" w:rsidP="00000000" w:rsidRDefault="00000000" w:rsidRPr="00000000" w14:paraId="0000038A">
      <w:pPr>
        <w:numPr>
          <w:ilvl w:val="4"/>
          <w:numId w:val="35"/>
        </w:numPr>
        <w:spacing w:after="0" w:lineRule="auto"/>
        <w:ind w:left="3600" w:hanging="360"/>
      </w:pPr>
      <w:r w:rsidDel="00000000" w:rsidR="00000000" w:rsidRPr="00000000">
        <w:rPr>
          <w:rtl w:val="0"/>
        </w:rPr>
        <w:t xml:space="preserve">Adjust Pricing Weights</w:t>
      </w:r>
    </w:p>
    <w:p w:rsidR="00000000" w:rsidDel="00000000" w:rsidP="00000000" w:rsidRDefault="00000000" w:rsidRPr="00000000" w14:paraId="0000038B">
      <w:pPr>
        <w:numPr>
          <w:ilvl w:val="4"/>
          <w:numId w:val="35"/>
        </w:numPr>
        <w:spacing w:after="0" w:lineRule="auto"/>
        <w:ind w:left="3600" w:hanging="360"/>
      </w:pPr>
      <w:r w:rsidDel="00000000" w:rsidR="00000000" w:rsidRPr="00000000">
        <w:rPr>
          <w:rtl w:val="0"/>
        </w:rPr>
        <w:t xml:space="preserve">Configure Bid/Ask Spread</w:t>
      </w:r>
    </w:p>
    <w:p w:rsidR="00000000" w:rsidDel="00000000" w:rsidP="00000000" w:rsidRDefault="00000000" w:rsidRPr="00000000" w14:paraId="0000038C">
      <w:pPr>
        <w:numPr>
          <w:ilvl w:val="4"/>
          <w:numId w:val="35"/>
        </w:numPr>
        <w:spacing w:after="0" w:lineRule="auto"/>
        <w:ind w:left="3600" w:hanging="360"/>
      </w:pPr>
      <w:r w:rsidDel="00000000" w:rsidR="00000000" w:rsidRPr="00000000">
        <w:rPr>
          <w:rtl w:val="0"/>
        </w:rPr>
        <w:t xml:space="preserve">Set Platform Market Opening Dates (NFL MVP)</w:t>
      </w:r>
    </w:p>
    <w:p w:rsidR="00000000" w:rsidDel="00000000" w:rsidP="00000000" w:rsidRDefault="00000000" w:rsidRPr="00000000" w14:paraId="0000038D">
      <w:pPr>
        <w:numPr>
          <w:ilvl w:val="4"/>
          <w:numId w:val="35"/>
        </w:numPr>
        <w:spacing w:after="0" w:lineRule="auto"/>
        <w:ind w:left="3600" w:hanging="360"/>
      </w:pPr>
      <w:r w:rsidDel="00000000" w:rsidR="00000000" w:rsidRPr="00000000">
        <w:rPr>
          <w:rtl w:val="0"/>
        </w:rPr>
        <w:t xml:space="preserve">Adjust Entry Limits</w:t>
      </w:r>
    </w:p>
    <w:p w:rsidR="00000000" w:rsidDel="00000000" w:rsidP="00000000" w:rsidRDefault="00000000" w:rsidRPr="00000000" w14:paraId="0000038E">
      <w:pPr>
        <w:numPr>
          <w:ilvl w:val="3"/>
          <w:numId w:val="35"/>
        </w:numPr>
        <w:spacing w:after="0" w:lineRule="auto"/>
        <w:ind w:left="2880" w:hanging="360"/>
      </w:pPr>
      <w:r w:rsidDel="00000000" w:rsidR="00000000" w:rsidRPr="00000000">
        <w:rPr>
          <w:b w:val="1"/>
          <w:bCs w:val="1"/>
          <w:rtl w:val="0"/>
        </w:rPr>
        <w:t xml:space="preserve">Data Provider &amp; Scoring Overrides (Break-Glass)</w:t>
      </w:r>
    </w:p>
    <w:p w:rsidR="00000000" w:rsidDel="00000000" w:rsidP="00000000" w:rsidRDefault="00000000" w:rsidRPr="00000000" w14:paraId="0000038F">
      <w:pPr>
        <w:numPr>
          <w:ilvl w:val="4"/>
          <w:numId w:val="35"/>
        </w:numPr>
        <w:spacing w:after="0" w:lineRule="auto"/>
        <w:ind w:left="3600" w:hanging="360"/>
      </w:pPr>
      <w:r w:rsidDel="00000000" w:rsidR="00000000" w:rsidRPr="00000000">
        <w:rPr>
          <w:rtl w:val="0"/>
        </w:rPr>
        <w:t xml:space="preserve">Override Individual Player Stats</w:t>
      </w:r>
    </w:p>
    <w:p w:rsidR="00000000" w:rsidDel="00000000" w:rsidP="00000000" w:rsidRDefault="00000000" w:rsidRPr="00000000" w14:paraId="00000390">
      <w:pPr>
        <w:numPr>
          <w:ilvl w:val="4"/>
          <w:numId w:val="35"/>
        </w:numPr>
        <w:spacing w:after="0" w:lineRule="auto"/>
        <w:ind w:left="3600" w:hanging="360"/>
      </w:pPr>
      <w:r w:rsidDel="00000000" w:rsidR="00000000" w:rsidRPr="00000000">
        <w:rPr>
          <w:rtl w:val="0"/>
        </w:rPr>
        <w:t xml:space="preserve">Correct Stat Provider Errors</w:t>
      </w:r>
    </w:p>
    <w:p w:rsidR="00000000" w:rsidDel="00000000" w:rsidP="00000000" w:rsidRDefault="00000000" w:rsidRPr="00000000" w14:paraId="00000391">
      <w:pPr>
        <w:numPr>
          <w:ilvl w:val="4"/>
          <w:numId w:val="35"/>
        </w:numPr>
        <w:spacing w:after="0" w:lineRule="auto"/>
        <w:ind w:left="3600" w:hanging="360"/>
      </w:pPr>
      <w:r w:rsidDel="00000000" w:rsidR="00000000" w:rsidRPr="00000000">
        <w:rPr>
          <w:rtl w:val="0"/>
        </w:rPr>
        <w:t xml:space="preserve">Apply Bulk Scoring Adjustments</w:t>
      </w:r>
    </w:p>
    <w:p w:rsidR="00000000" w:rsidDel="00000000" w:rsidP="00000000" w:rsidRDefault="00000000" w:rsidRPr="00000000" w14:paraId="00000392">
      <w:pPr>
        <w:numPr>
          <w:ilvl w:val="4"/>
          <w:numId w:val="35"/>
        </w:numPr>
        <w:spacing w:after="0" w:lineRule="auto"/>
        <w:ind w:left="3600" w:hanging="360"/>
      </w:pPr>
      <w:r w:rsidDel="00000000" w:rsidR="00000000" w:rsidRPr="00000000">
        <w:rPr>
          <w:rtl w:val="0"/>
        </w:rPr>
        <w:t xml:space="preserve">Override Matchup Winners/Losers</w:t>
      </w:r>
    </w:p>
    <w:p w:rsidR="00000000" w:rsidDel="00000000" w:rsidP="00000000" w:rsidRDefault="00000000" w:rsidRPr="00000000" w14:paraId="00000393">
      <w:pPr>
        <w:numPr>
          <w:ilvl w:val="4"/>
          <w:numId w:val="35"/>
        </w:numPr>
        <w:spacing w:after="0" w:lineRule="auto"/>
        <w:ind w:left="3600" w:hanging="360"/>
      </w:pPr>
      <w:r w:rsidDel="00000000" w:rsidR="00000000" w:rsidRPr="00000000">
        <w:rPr>
          <w:rtl w:val="0"/>
        </w:rPr>
        <w:t xml:space="preserve">Adjust Final Scores Manually</w:t>
      </w:r>
    </w:p>
    <w:p w:rsidR="00000000" w:rsidDel="00000000" w:rsidP="00000000" w:rsidRDefault="00000000" w:rsidRPr="00000000" w14:paraId="00000394">
      <w:pPr>
        <w:numPr>
          <w:ilvl w:val="4"/>
          <w:numId w:val="35"/>
        </w:numPr>
        <w:spacing w:after="0" w:lineRule="auto"/>
        <w:ind w:left="3600" w:hanging="360"/>
      </w:pPr>
      <w:r w:rsidDel="00000000" w:rsidR="00000000" w:rsidRPr="00000000">
        <w:rPr>
          <w:rtl w:val="0"/>
        </w:rPr>
        <w:t xml:space="preserve">Force Data Refresh / Resync</w:t>
      </w:r>
    </w:p>
    <w:p w:rsidR="00000000" w:rsidDel="00000000" w:rsidP="00000000" w:rsidRDefault="00000000" w:rsidRPr="00000000" w14:paraId="00000395">
      <w:pPr>
        <w:numPr>
          <w:ilvl w:val="4"/>
          <w:numId w:val="35"/>
        </w:numPr>
        <w:spacing w:after="0" w:lineRule="auto"/>
        <w:ind w:left="3600" w:hanging="360"/>
      </w:pPr>
      <w:r w:rsidDel="00000000" w:rsidR="00000000" w:rsidRPr="00000000">
        <w:rPr>
          <w:rtl w:val="0"/>
        </w:rPr>
        <w:t xml:space="preserve">View Data Feed Logs</w:t>
      </w:r>
    </w:p>
    <w:p w:rsidR="00000000" w:rsidDel="00000000" w:rsidP="00000000" w:rsidRDefault="00000000" w:rsidRPr="00000000" w14:paraId="00000396">
      <w:pPr>
        <w:numPr>
          <w:ilvl w:val="3"/>
          <w:numId w:val="35"/>
        </w:numPr>
        <w:spacing w:after="0" w:lineRule="auto"/>
        <w:ind w:left="2880" w:hanging="360"/>
      </w:pPr>
      <w:r w:rsidDel="00000000" w:rsidR="00000000" w:rsidRPr="00000000">
        <w:rPr>
          <w:b w:val="1"/>
          <w:bCs w:val="1"/>
          <w:rtl w:val="0"/>
        </w:rPr>
        <w:t xml:space="preserve">Communication &amp; Incident Controls</w:t>
      </w:r>
    </w:p>
    <w:p w:rsidR="00000000" w:rsidDel="00000000" w:rsidP="00000000" w:rsidRDefault="00000000" w:rsidRPr="00000000" w14:paraId="00000397">
      <w:pPr>
        <w:numPr>
          <w:ilvl w:val="4"/>
          <w:numId w:val="35"/>
        </w:numPr>
        <w:spacing w:after="0" w:lineRule="auto"/>
        <w:ind w:left="3600" w:hanging="360"/>
      </w:pPr>
      <w:r w:rsidDel="00000000" w:rsidR="00000000" w:rsidRPr="00000000">
        <w:rPr>
          <w:rtl w:val="0"/>
        </w:rPr>
        <w:t xml:space="preserve">Send Targeted Messages (League-Level or Global per MVP rules)</w:t>
      </w:r>
    </w:p>
    <w:p w:rsidR="00000000" w:rsidDel="00000000" w:rsidP="00000000" w:rsidRDefault="00000000" w:rsidRPr="00000000" w14:paraId="00000398">
      <w:pPr>
        <w:numPr>
          <w:ilvl w:val="4"/>
          <w:numId w:val="35"/>
        </w:numPr>
        <w:spacing w:after="0" w:lineRule="auto"/>
        <w:ind w:left="3600" w:hanging="360"/>
      </w:pPr>
      <w:r w:rsidDel="00000000" w:rsidR="00000000" w:rsidRPr="00000000">
        <w:rPr>
          <w:rtl w:val="0"/>
        </w:rPr>
        <w:t xml:space="preserve">Send Emergency Broadcast Messages (In-App Banner + Push)</w:t>
      </w:r>
      <w:r w:rsidDel="00000000" w:rsidR="00000000" w:rsidRPr="00000000">
        <w:rPr>
          <w:rtl w:val="0"/>
        </w:rPr>
      </w:r>
    </w:p>
    <w:p w:rsidR="00000000" w:rsidDel="00000000" w:rsidP="00000000" w:rsidRDefault="00000000" w:rsidRPr="00000000" w14:paraId="00000399">
      <w:pPr>
        <w:numPr>
          <w:ilvl w:val="4"/>
          <w:numId w:val="35"/>
        </w:numPr>
        <w:spacing w:after="0" w:lineRule="auto"/>
        <w:ind w:left="3600" w:hanging="360"/>
      </w:pPr>
      <w:r w:rsidDel="00000000" w:rsidR="00000000" w:rsidRPr="00000000">
        <w:rPr>
          <w:rtl w:val="0"/>
        </w:rPr>
        <w:t xml:space="preserve">Enable / Disable Reminder Timing Offsets</w:t>
      </w:r>
    </w:p>
    <w:p w:rsidR="00000000" w:rsidDel="00000000" w:rsidP="00000000" w:rsidRDefault="00000000" w:rsidRPr="00000000" w14:paraId="0000039A">
      <w:pPr>
        <w:numPr>
          <w:ilvl w:val="4"/>
          <w:numId w:val="35"/>
        </w:numPr>
        <w:spacing w:after="0" w:lineRule="auto"/>
        <w:ind w:left="3600" w:hanging="360"/>
      </w:pPr>
      <w:r w:rsidDel="00000000" w:rsidR="00000000" w:rsidRPr="00000000">
        <w:rPr>
          <w:rtl w:val="0"/>
        </w:rPr>
        <w:t xml:space="preserve">(All actions require audit logging + reason codes where applicable.)</w:t>
      </w:r>
    </w:p>
    <w:p w:rsidR="00000000" w:rsidDel="00000000" w:rsidP="00000000" w:rsidRDefault="00000000" w:rsidRPr="00000000" w14:paraId="0000039B">
      <w:pPr>
        <w:numPr>
          <w:ilvl w:val="2"/>
          <w:numId w:val="35"/>
        </w:numPr>
        <w:spacing w:after="0" w:lineRule="auto"/>
        <w:ind w:left="2160" w:hanging="360"/>
      </w:pPr>
      <w:r w:rsidDel="00000000" w:rsidR="00000000" w:rsidRPr="00000000">
        <w:rPr>
          <w:b w:val="1"/>
          <w:bCs w:val="1"/>
          <w:rtl w:val="0"/>
        </w:rPr>
        <w:t xml:space="preserve">Cannot: </w:t>
      </w:r>
    </w:p>
    <w:p w:rsidR="00000000" w:rsidDel="00000000" w:rsidP="00000000" w:rsidRDefault="00000000" w:rsidRPr="00000000" w14:paraId="0000039C">
      <w:pPr>
        <w:numPr>
          <w:ilvl w:val="3"/>
          <w:numId w:val="35"/>
        </w:numPr>
        <w:spacing w:after="0" w:lineRule="auto"/>
        <w:ind w:left="2880" w:hanging="360"/>
      </w:pPr>
      <w:r w:rsidDel="00000000" w:rsidR="00000000" w:rsidRPr="00000000">
        <w:rPr>
          <w:rtl w:val="0"/>
        </w:rPr>
        <w:t xml:space="preserve">Create / Modify / Remove Admin Roles</w:t>
      </w:r>
    </w:p>
    <w:p w:rsidR="00000000" w:rsidDel="00000000" w:rsidP="00000000" w:rsidRDefault="00000000" w:rsidRPr="00000000" w14:paraId="0000039D">
      <w:pPr>
        <w:numPr>
          <w:ilvl w:val="3"/>
          <w:numId w:val="35"/>
        </w:numPr>
        <w:spacing w:after="0" w:lineRule="auto"/>
        <w:ind w:left="2880" w:hanging="360"/>
      </w:pPr>
      <w:r w:rsidDel="00000000" w:rsidR="00000000" w:rsidRPr="00000000">
        <w:rPr>
          <w:rtl w:val="0"/>
        </w:rPr>
        <w:t xml:space="preserve">Modify RBAC Structure</w:t>
      </w:r>
    </w:p>
    <w:p w:rsidR="00000000" w:rsidDel="00000000" w:rsidP="00000000" w:rsidRDefault="00000000" w:rsidRPr="00000000" w14:paraId="0000039E">
      <w:pPr>
        <w:numPr>
          <w:ilvl w:val="3"/>
          <w:numId w:val="35"/>
        </w:numPr>
        <w:spacing w:after="0" w:lineRule="auto"/>
        <w:ind w:left="2880" w:hanging="360"/>
      </w:pPr>
      <w:r w:rsidDel="00000000" w:rsidR="00000000" w:rsidRPr="00000000">
        <w:rPr>
          <w:rtl w:val="0"/>
        </w:rPr>
        <w:t xml:space="preserve">Change XP Tier Definitions</w:t>
      </w:r>
    </w:p>
    <w:p w:rsidR="00000000" w:rsidDel="00000000" w:rsidP="00000000" w:rsidRDefault="00000000" w:rsidRPr="00000000" w14:paraId="0000039F">
      <w:pPr>
        <w:numPr>
          <w:ilvl w:val="3"/>
          <w:numId w:val="35"/>
        </w:numPr>
        <w:spacing w:after="0" w:lineRule="auto"/>
        <w:ind w:left="2880" w:hanging="360"/>
      </w:pPr>
      <w:r w:rsidDel="00000000" w:rsidR="00000000" w:rsidRPr="00000000">
        <w:rPr>
          <w:rtl w:val="0"/>
        </w:rPr>
        <w:t xml:space="preserve">Change Core Game Architecture</w:t>
      </w:r>
    </w:p>
    <w:p w:rsidR="00000000" w:rsidDel="00000000" w:rsidP="00000000" w:rsidRDefault="00000000" w:rsidRPr="00000000" w14:paraId="000003A0">
      <w:pPr>
        <w:numPr>
          <w:ilvl w:val="3"/>
          <w:numId w:val="35"/>
        </w:numPr>
        <w:spacing w:after="0" w:lineRule="auto"/>
        <w:ind w:left="2880" w:hanging="360"/>
      </w:pPr>
      <w:r w:rsidDel="00000000" w:rsidR="00000000" w:rsidRPr="00000000">
        <w:rPr>
          <w:rtl w:val="0"/>
        </w:rPr>
        <w:t xml:space="preserve">Bypass Audit Logging</w:t>
      </w:r>
    </w:p>
    <w:p w:rsidR="00000000" w:rsidDel="00000000" w:rsidP="00000000" w:rsidRDefault="00000000" w:rsidRPr="00000000" w14:paraId="000003A1">
      <w:pPr>
        <w:spacing w:after="0" w:lineRule="auto"/>
        <w:rPr/>
      </w:pPr>
      <w:r w:rsidDel="00000000" w:rsidR="00000000" w:rsidRPr="00000000">
        <w:rPr>
          <w:rtl w:val="0"/>
        </w:rPr>
      </w:r>
    </w:p>
    <w:p w:rsidR="00000000" w:rsidDel="00000000" w:rsidP="00000000" w:rsidRDefault="00000000" w:rsidRPr="00000000" w14:paraId="000003A2">
      <w:pPr>
        <w:numPr>
          <w:ilvl w:val="1"/>
          <w:numId w:val="35"/>
        </w:numPr>
        <w:spacing w:after="0" w:lineRule="auto"/>
        <w:ind w:left="1440" w:hanging="360"/>
        <w:rPr>
          <w:shd w:fill="cfe2f3" w:val="clear"/>
        </w:rPr>
      </w:pPr>
      <w:r w:rsidDel="00000000" w:rsidR="00000000" w:rsidRPr="00000000">
        <w:rPr>
          <w:b w:val="1"/>
          <w:bCs w:val="1"/>
          <w:shd w:fill="cfe2f3" w:val="clear"/>
          <w:rtl w:val="0"/>
        </w:rPr>
        <w:t xml:space="preserve">Super Admin</w:t>
      </w:r>
      <w:r w:rsidDel="00000000" w:rsidR="00000000" w:rsidRPr="00000000">
        <w:rPr>
          <w:rtl w:val="0"/>
        </w:rPr>
      </w:r>
    </w:p>
    <w:p w:rsidR="00000000" w:rsidDel="00000000" w:rsidP="00000000" w:rsidRDefault="00000000" w:rsidRPr="00000000" w14:paraId="000003A3">
      <w:pPr>
        <w:numPr>
          <w:ilvl w:val="2"/>
          <w:numId w:val="35"/>
        </w:numPr>
        <w:spacing w:after="0" w:lineRule="auto"/>
        <w:ind w:left="2160" w:hanging="360"/>
      </w:pPr>
      <w:r w:rsidDel="00000000" w:rsidR="00000000" w:rsidRPr="00000000">
        <w:rPr>
          <w:b w:val="1"/>
          <w:bCs w:val="1"/>
          <w:rtl w:val="0"/>
        </w:rPr>
        <w:t xml:space="preserve">Can View &amp; Perform:</w:t>
      </w:r>
    </w:p>
    <w:p w:rsidR="00000000" w:rsidDel="00000000" w:rsidP="00000000" w:rsidRDefault="00000000" w:rsidRPr="00000000" w14:paraId="000003A4">
      <w:pPr>
        <w:numPr>
          <w:ilvl w:val="3"/>
          <w:numId w:val="35"/>
        </w:numPr>
        <w:spacing w:after="0" w:lineRule="auto"/>
        <w:ind w:left="2880" w:hanging="360"/>
      </w:pPr>
      <w:r w:rsidDel="00000000" w:rsidR="00000000" w:rsidRPr="00000000">
        <w:rPr>
          <w:rtl w:val="0"/>
        </w:rPr>
        <w:t xml:space="preserve">All Platform Data</w:t>
      </w:r>
    </w:p>
    <w:p w:rsidR="00000000" w:rsidDel="00000000" w:rsidP="00000000" w:rsidRDefault="00000000" w:rsidRPr="00000000" w14:paraId="000003A5">
      <w:pPr>
        <w:numPr>
          <w:ilvl w:val="3"/>
          <w:numId w:val="35"/>
        </w:numPr>
        <w:spacing w:after="0" w:lineRule="auto"/>
        <w:ind w:left="2880" w:hanging="360"/>
      </w:pPr>
      <w:r w:rsidDel="00000000" w:rsidR="00000000" w:rsidRPr="00000000">
        <w:rPr>
          <w:rtl w:val="0"/>
        </w:rPr>
        <w:t xml:space="preserve">Full System Audit Logs</w:t>
      </w:r>
    </w:p>
    <w:p w:rsidR="00000000" w:rsidDel="00000000" w:rsidP="00000000" w:rsidRDefault="00000000" w:rsidRPr="00000000" w14:paraId="000003A6">
      <w:pPr>
        <w:numPr>
          <w:ilvl w:val="3"/>
          <w:numId w:val="35"/>
        </w:numPr>
        <w:spacing w:after="0" w:lineRule="auto"/>
        <w:ind w:left="2880" w:hanging="360"/>
      </w:pPr>
      <w:r w:rsidDel="00000000" w:rsidR="00000000" w:rsidRPr="00000000">
        <w:rPr>
          <w:rtl w:val="0"/>
        </w:rPr>
        <w:t xml:space="preserve">All User &amp; Admin Activity Logs</w:t>
      </w:r>
    </w:p>
    <w:p w:rsidR="00000000" w:rsidDel="00000000" w:rsidP="00000000" w:rsidRDefault="00000000" w:rsidRPr="00000000" w14:paraId="000003A7">
      <w:pPr>
        <w:numPr>
          <w:ilvl w:val="3"/>
          <w:numId w:val="35"/>
        </w:numPr>
        <w:spacing w:after="0" w:lineRule="auto"/>
        <w:ind w:left="2880" w:hanging="360"/>
      </w:pPr>
      <w:r w:rsidDel="00000000" w:rsidR="00000000" w:rsidRPr="00000000">
        <w:rPr>
          <w:rtl w:val="0"/>
        </w:rPr>
        <w:t xml:space="preserve">Financial Ledger (Aggregated + User-Level)</w:t>
      </w:r>
    </w:p>
    <w:p w:rsidR="00000000" w:rsidDel="00000000" w:rsidP="00000000" w:rsidRDefault="00000000" w:rsidRPr="00000000" w14:paraId="000003A8">
      <w:pPr>
        <w:numPr>
          <w:ilvl w:val="3"/>
          <w:numId w:val="35"/>
        </w:numPr>
        <w:spacing w:after="0" w:lineRule="auto"/>
        <w:ind w:left="2880" w:hanging="360"/>
      </w:pPr>
      <w:r w:rsidDel="00000000" w:rsidR="00000000" w:rsidRPr="00000000">
        <w:rPr>
          <w:rtl w:val="0"/>
        </w:rPr>
        <w:t xml:space="preserve">Market Configuration Parameters</w:t>
      </w:r>
    </w:p>
    <w:p w:rsidR="00000000" w:rsidDel="00000000" w:rsidP="00000000" w:rsidRDefault="00000000" w:rsidRPr="00000000" w14:paraId="000003A9">
      <w:pPr>
        <w:numPr>
          <w:ilvl w:val="3"/>
          <w:numId w:val="35"/>
        </w:numPr>
        <w:spacing w:after="0" w:lineRule="auto"/>
        <w:ind w:left="2880" w:hanging="360"/>
      </w:pPr>
      <w:r w:rsidDel="00000000" w:rsidR="00000000" w:rsidRPr="00000000">
        <w:rPr>
          <w:rtl w:val="0"/>
        </w:rPr>
        <w:t xml:space="preserve">XP Framework Data</w:t>
      </w:r>
    </w:p>
    <w:p w:rsidR="00000000" w:rsidDel="00000000" w:rsidP="00000000" w:rsidRDefault="00000000" w:rsidRPr="00000000" w14:paraId="000003AA">
      <w:pPr>
        <w:numPr>
          <w:ilvl w:val="3"/>
          <w:numId w:val="35"/>
        </w:numPr>
        <w:spacing w:after="0" w:lineRule="auto"/>
        <w:ind w:left="2880" w:hanging="360"/>
      </w:pPr>
      <w:r w:rsidDel="00000000" w:rsidR="00000000" w:rsidRPr="00000000">
        <w:rPr>
          <w:rtl w:val="0"/>
        </w:rPr>
        <w:t xml:space="preserve">Communication Performance Metrics</w:t>
      </w:r>
    </w:p>
    <w:p w:rsidR="00000000" w:rsidDel="00000000" w:rsidP="00000000" w:rsidRDefault="00000000" w:rsidRPr="00000000" w14:paraId="000003AB">
      <w:pPr>
        <w:numPr>
          <w:ilvl w:val="3"/>
          <w:numId w:val="35"/>
        </w:numPr>
        <w:spacing w:after="0" w:lineRule="auto"/>
        <w:ind w:left="2880" w:hanging="360"/>
      </w:pPr>
      <w:r w:rsidDel="00000000" w:rsidR="00000000" w:rsidRPr="00000000">
        <w:rPr>
          <w:rtl w:val="0"/>
        </w:rPr>
        <w:t xml:space="preserve">Security &amp; Verification Logs</w:t>
      </w:r>
    </w:p>
    <w:p w:rsidR="00000000" w:rsidDel="00000000" w:rsidP="00000000" w:rsidRDefault="00000000" w:rsidRPr="00000000" w14:paraId="000003AC">
      <w:pPr>
        <w:numPr>
          <w:ilvl w:val="2"/>
          <w:numId w:val="35"/>
        </w:numPr>
        <w:spacing w:after="0" w:lineRule="auto"/>
        <w:ind w:left="2160" w:hanging="360"/>
      </w:pPr>
      <w:r w:rsidDel="00000000" w:rsidR="00000000" w:rsidRPr="00000000">
        <w:rPr>
          <w:b w:val="1"/>
          <w:bCs w:val="1"/>
          <w:rtl w:val="0"/>
        </w:rPr>
        <w:t xml:space="preserve">Can Perform:</w:t>
      </w:r>
    </w:p>
    <w:p w:rsidR="00000000" w:rsidDel="00000000" w:rsidP="00000000" w:rsidRDefault="00000000" w:rsidRPr="00000000" w14:paraId="000003AD">
      <w:pPr>
        <w:numPr>
          <w:ilvl w:val="3"/>
          <w:numId w:val="35"/>
        </w:numPr>
        <w:spacing w:after="0" w:lineRule="auto"/>
        <w:ind w:left="2880" w:hanging="360"/>
      </w:pPr>
      <w:r w:rsidDel="00000000" w:rsidR="00000000" w:rsidRPr="00000000">
        <w:rPr>
          <w:b w:val="1"/>
          <w:bCs w:val="1"/>
          <w:rtl w:val="0"/>
        </w:rPr>
        <w:t xml:space="preserve">User Governance</w:t>
      </w:r>
    </w:p>
    <w:p w:rsidR="00000000" w:rsidDel="00000000" w:rsidP="00000000" w:rsidRDefault="00000000" w:rsidRPr="00000000" w14:paraId="000003AE">
      <w:pPr>
        <w:numPr>
          <w:ilvl w:val="4"/>
          <w:numId w:val="35"/>
        </w:numPr>
        <w:spacing w:after="0" w:lineRule="auto"/>
        <w:ind w:left="3600" w:hanging="360"/>
      </w:pPr>
      <w:r w:rsidDel="00000000" w:rsidR="00000000" w:rsidRPr="00000000">
        <w:rPr>
          <w:rtl w:val="0"/>
        </w:rPr>
        <w:t xml:space="preserve">Suspend / Ban Users</w:t>
      </w:r>
    </w:p>
    <w:p w:rsidR="00000000" w:rsidDel="00000000" w:rsidP="00000000" w:rsidRDefault="00000000" w:rsidRPr="00000000" w14:paraId="000003AF">
      <w:pPr>
        <w:numPr>
          <w:ilvl w:val="4"/>
          <w:numId w:val="35"/>
        </w:numPr>
        <w:spacing w:after="0" w:lineRule="auto"/>
        <w:ind w:left="3600" w:hanging="360"/>
      </w:pPr>
      <w:r w:rsidDel="00000000" w:rsidR="00000000" w:rsidRPr="00000000">
        <w:rPr>
          <w:rtl w:val="0"/>
        </w:rPr>
        <w:t xml:space="preserve">Force Password Reset</w:t>
      </w:r>
    </w:p>
    <w:p w:rsidR="00000000" w:rsidDel="00000000" w:rsidP="00000000" w:rsidRDefault="00000000" w:rsidRPr="00000000" w14:paraId="000003B0">
      <w:pPr>
        <w:numPr>
          <w:ilvl w:val="4"/>
          <w:numId w:val="35"/>
        </w:numPr>
        <w:spacing w:after="0" w:lineRule="auto"/>
        <w:ind w:left="3600" w:hanging="360"/>
      </w:pPr>
      <w:r w:rsidDel="00000000" w:rsidR="00000000" w:rsidRPr="00000000">
        <w:rPr>
          <w:rtl w:val="0"/>
        </w:rPr>
        <w:t xml:space="preserve">Unlock Accounts</w:t>
      </w:r>
    </w:p>
    <w:p w:rsidR="00000000" w:rsidDel="00000000" w:rsidP="00000000" w:rsidRDefault="00000000" w:rsidRPr="00000000" w14:paraId="000003B1">
      <w:pPr>
        <w:numPr>
          <w:ilvl w:val="4"/>
          <w:numId w:val="35"/>
        </w:numPr>
        <w:spacing w:after="0" w:lineRule="auto"/>
        <w:ind w:left="3600" w:hanging="360"/>
      </w:pPr>
      <w:r w:rsidDel="00000000" w:rsidR="00000000" w:rsidRPr="00000000">
        <w:rPr>
          <w:rtl w:val="0"/>
        </w:rPr>
        <w:t xml:space="preserve">Freeze / Unfreeze Wallet</w:t>
      </w:r>
    </w:p>
    <w:p w:rsidR="00000000" w:rsidDel="00000000" w:rsidP="00000000" w:rsidRDefault="00000000" w:rsidRPr="00000000" w14:paraId="000003B2">
      <w:pPr>
        <w:numPr>
          <w:ilvl w:val="4"/>
          <w:numId w:val="35"/>
        </w:numPr>
        <w:spacing w:after="0" w:lineRule="auto"/>
        <w:ind w:left="3600" w:hanging="360"/>
      </w:pPr>
      <w:r w:rsidDel="00000000" w:rsidR="00000000" w:rsidRPr="00000000">
        <w:rPr>
          <w:rtl w:val="0"/>
        </w:rPr>
        <w:t xml:space="preserve">Freeze / Unfreeze League Trading</w:t>
      </w:r>
    </w:p>
    <w:p w:rsidR="00000000" w:rsidDel="00000000" w:rsidP="00000000" w:rsidRDefault="00000000" w:rsidRPr="00000000" w14:paraId="000003B3">
      <w:pPr>
        <w:numPr>
          <w:ilvl w:val="3"/>
          <w:numId w:val="35"/>
        </w:numPr>
        <w:spacing w:after="0" w:lineRule="auto"/>
        <w:ind w:left="2880" w:hanging="360"/>
      </w:pPr>
      <w:r w:rsidDel="00000000" w:rsidR="00000000" w:rsidRPr="00000000">
        <w:rPr>
          <w:b w:val="1"/>
          <w:bCs w:val="1"/>
          <w:rtl w:val="0"/>
        </w:rPr>
        <w:t xml:space="preserve">Wallet &amp; Currency (Non-Regulated MVP)</w:t>
      </w:r>
    </w:p>
    <w:p w:rsidR="00000000" w:rsidDel="00000000" w:rsidP="00000000" w:rsidRDefault="00000000" w:rsidRPr="00000000" w14:paraId="000003B4">
      <w:pPr>
        <w:numPr>
          <w:ilvl w:val="4"/>
          <w:numId w:val="35"/>
        </w:numPr>
        <w:spacing w:after="0" w:lineRule="auto"/>
        <w:ind w:left="3600" w:hanging="360"/>
      </w:pPr>
      <w:r w:rsidDel="00000000" w:rsidR="00000000" w:rsidRPr="00000000">
        <w:rPr>
          <w:rtl w:val="0"/>
        </w:rPr>
        <w:t xml:space="preserve">Issue Promotional Credits</w:t>
      </w:r>
    </w:p>
    <w:p w:rsidR="00000000" w:rsidDel="00000000" w:rsidP="00000000" w:rsidRDefault="00000000" w:rsidRPr="00000000" w14:paraId="000003B5">
      <w:pPr>
        <w:numPr>
          <w:ilvl w:val="4"/>
          <w:numId w:val="35"/>
        </w:numPr>
        <w:spacing w:after="0" w:lineRule="auto"/>
        <w:ind w:left="3600" w:hanging="360"/>
      </w:pPr>
      <w:r w:rsidDel="00000000" w:rsidR="00000000" w:rsidRPr="00000000">
        <w:rPr>
          <w:rtl w:val="0"/>
        </w:rPr>
        <w:t xml:space="preserve">Adjust User Balances (Credit/Debit with reason code)</w:t>
      </w:r>
    </w:p>
    <w:p w:rsidR="00000000" w:rsidDel="00000000" w:rsidP="00000000" w:rsidRDefault="00000000" w:rsidRPr="00000000" w14:paraId="000003B6">
      <w:pPr>
        <w:numPr>
          <w:ilvl w:val="4"/>
          <w:numId w:val="35"/>
        </w:numPr>
        <w:spacing w:after="0" w:lineRule="auto"/>
        <w:ind w:left="3600" w:hanging="360"/>
      </w:pPr>
      <w:r w:rsidDel="00000000" w:rsidR="00000000" w:rsidRPr="00000000">
        <w:rPr>
          <w:rtl w:val="0"/>
        </w:rPr>
        <w:t xml:space="preserve">Reverse Duplicate / Erroneous Transactions</w:t>
      </w:r>
    </w:p>
    <w:p w:rsidR="00000000" w:rsidDel="00000000" w:rsidP="00000000" w:rsidRDefault="00000000" w:rsidRPr="00000000" w14:paraId="000003B7">
      <w:pPr>
        <w:numPr>
          <w:ilvl w:val="4"/>
          <w:numId w:val="35"/>
        </w:numPr>
        <w:spacing w:after="0" w:lineRule="auto"/>
        <w:ind w:left="3600" w:hanging="360"/>
      </w:pPr>
      <w:r w:rsidDel="00000000" w:rsidR="00000000" w:rsidRPr="00000000">
        <w:rPr>
          <w:rtl w:val="0"/>
        </w:rPr>
        <w:t xml:space="preserve">Reconcile Failed Purchases</w:t>
      </w:r>
    </w:p>
    <w:p w:rsidR="00000000" w:rsidDel="00000000" w:rsidP="00000000" w:rsidRDefault="00000000" w:rsidRPr="00000000" w14:paraId="000003B8">
      <w:pPr>
        <w:numPr>
          <w:ilvl w:val="4"/>
          <w:numId w:val="35"/>
        </w:numPr>
        <w:spacing w:after="0" w:lineRule="auto"/>
        <w:ind w:left="3600" w:hanging="360"/>
      </w:pPr>
      <w:r w:rsidDel="00000000" w:rsidR="00000000" w:rsidRPr="00000000">
        <w:rPr>
          <w:rtl w:val="0"/>
        </w:rPr>
        <w:t xml:space="preserve">Configure Buy-In Caps</w:t>
      </w:r>
    </w:p>
    <w:p w:rsidR="00000000" w:rsidDel="00000000" w:rsidP="00000000" w:rsidRDefault="00000000" w:rsidRPr="00000000" w14:paraId="000003B9">
      <w:pPr>
        <w:numPr>
          <w:ilvl w:val="3"/>
          <w:numId w:val="35"/>
        </w:numPr>
        <w:spacing w:after="0" w:lineRule="auto"/>
        <w:ind w:left="2880" w:hanging="360"/>
      </w:pPr>
      <w:r w:rsidDel="00000000" w:rsidR="00000000" w:rsidRPr="00000000">
        <w:rPr>
          <w:b w:val="1"/>
          <w:bCs w:val="1"/>
          <w:rtl w:val="0"/>
        </w:rPr>
        <w:t xml:space="preserve">Market &amp; Pricing Administration</w:t>
      </w:r>
      <w:r w:rsidDel="00000000" w:rsidR="00000000" w:rsidRPr="00000000">
        <w:rPr>
          <w:rtl w:val="0"/>
        </w:rPr>
      </w:r>
    </w:p>
    <w:p w:rsidR="00000000" w:rsidDel="00000000" w:rsidP="00000000" w:rsidRDefault="00000000" w:rsidRPr="00000000" w14:paraId="000003BA">
      <w:pPr>
        <w:numPr>
          <w:ilvl w:val="4"/>
          <w:numId w:val="35"/>
        </w:numPr>
        <w:spacing w:after="0" w:lineRule="auto"/>
        <w:ind w:left="3600" w:hanging="360"/>
      </w:pPr>
      <w:r w:rsidDel="00000000" w:rsidR="00000000" w:rsidRPr="00000000">
        <w:rPr>
          <w:rtl w:val="0"/>
        </w:rPr>
        <w:t xml:space="preserve">Adjust Pricing Weights</w:t>
      </w:r>
    </w:p>
    <w:p w:rsidR="00000000" w:rsidDel="00000000" w:rsidP="00000000" w:rsidRDefault="00000000" w:rsidRPr="00000000" w14:paraId="000003BB">
      <w:pPr>
        <w:numPr>
          <w:ilvl w:val="4"/>
          <w:numId w:val="35"/>
        </w:numPr>
        <w:spacing w:after="0" w:lineRule="auto"/>
        <w:ind w:left="3600" w:hanging="360"/>
      </w:pPr>
      <w:r w:rsidDel="00000000" w:rsidR="00000000" w:rsidRPr="00000000">
        <w:rPr>
          <w:rtl w:val="0"/>
        </w:rPr>
        <w:t xml:space="preserve">Configure Bid/Ask Spread</w:t>
      </w:r>
    </w:p>
    <w:p w:rsidR="00000000" w:rsidDel="00000000" w:rsidP="00000000" w:rsidRDefault="00000000" w:rsidRPr="00000000" w14:paraId="000003BC">
      <w:pPr>
        <w:numPr>
          <w:ilvl w:val="4"/>
          <w:numId w:val="35"/>
        </w:numPr>
        <w:spacing w:after="0" w:lineRule="auto"/>
        <w:ind w:left="3600" w:hanging="360"/>
      </w:pPr>
      <w:r w:rsidDel="00000000" w:rsidR="00000000" w:rsidRPr="00000000">
        <w:rPr>
          <w:rtl w:val="0"/>
        </w:rPr>
        <w:t xml:space="preserve">Set Platform Market Opening Dates (NFL MVP)</w:t>
      </w:r>
    </w:p>
    <w:p w:rsidR="00000000" w:rsidDel="00000000" w:rsidP="00000000" w:rsidRDefault="00000000" w:rsidRPr="00000000" w14:paraId="000003BD">
      <w:pPr>
        <w:numPr>
          <w:ilvl w:val="4"/>
          <w:numId w:val="35"/>
        </w:numPr>
        <w:spacing w:after="0" w:lineRule="auto"/>
        <w:ind w:left="3600" w:hanging="360"/>
      </w:pPr>
      <w:r w:rsidDel="00000000" w:rsidR="00000000" w:rsidRPr="00000000">
        <w:rPr>
          <w:rtl w:val="0"/>
        </w:rPr>
        <w:t xml:space="preserve">Adjust Entry Limits</w:t>
      </w:r>
    </w:p>
    <w:p w:rsidR="00000000" w:rsidDel="00000000" w:rsidP="00000000" w:rsidRDefault="00000000" w:rsidRPr="00000000" w14:paraId="000003BE">
      <w:pPr>
        <w:numPr>
          <w:ilvl w:val="3"/>
          <w:numId w:val="35"/>
        </w:numPr>
        <w:spacing w:after="0" w:lineRule="auto"/>
        <w:ind w:left="2880" w:hanging="360"/>
      </w:pPr>
      <w:r w:rsidDel="00000000" w:rsidR="00000000" w:rsidRPr="00000000">
        <w:rPr>
          <w:b w:val="1"/>
          <w:bCs w:val="1"/>
          <w:rtl w:val="0"/>
        </w:rPr>
        <w:t xml:space="preserve">Data Provider &amp; Scoring Overrides (Break-Glass)</w:t>
      </w:r>
    </w:p>
    <w:p w:rsidR="00000000" w:rsidDel="00000000" w:rsidP="00000000" w:rsidRDefault="00000000" w:rsidRPr="00000000" w14:paraId="000003BF">
      <w:pPr>
        <w:numPr>
          <w:ilvl w:val="4"/>
          <w:numId w:val="35"/>
        </w:numPr>
        <w:spacing w:after="0" w:lineRule="auto"/>
        <w:ind w:left="3600" w:hanging="360"/>
      </w:pPr>
      <w:r w:rsidDel="00000000" w:rsidR="00000000" w:rsidRPr="00000000">
        <w:rPr>
          <w:rtl w:val="0"/>
        </w:rPr>
        <w:t xml:space="preserve">Override Individual Player Stats</w:t>
      </w:r>
    </w:p>
    <w:p w:rsidR="00000000" w:rsidDel="00000000" w:rsidP="00000000" w:rsidRDefault="00000000" w:rsidRPr="00000000" w14:paraId="000003C0">
      <w:pPr>
        <w:numPr>
          <w:ilvl w:val="4"/>
          <w:numId w:val="35"/>
        </w:numPr>
        <w:spacing w:after="0" w:lineRule="auto"/>
        <w:ind w:left="3600" w:hanging="360"/>
      </w:pPr>
      <w:r w:rsidDel="00000000" w:rsidR="00000000" w:rsidRPr="00000000">
        <w:rPr>
          <w:rtl w:val="0"/>
        </w:rPr>
        <w:t xml:space="preserve">Correct Stat Provider Errors</w:t>
      </w:r>
    </w:p>
    <w:p w:rsidR="00000000" w:rsidDel="00000000" w:rsidP="00000000" w:rsidRDefault="00000000" w:rsidRPr="00000000" w14:paraId="000003C1">
      <w:pPr>
        <w:numPr>
          <w:ilvl w:val="4"/>
          <w:numId w:val="35"/>
        </w:numPr>
        <w:spacing w:after="0" w:lineRule="auto"/>
        <w:ind w:left="3600" w:hanging="360"/>
      </w:pPr>
      <w:r w:rsidDel="00000000" w:rsidR="00000000" w:rsidRPr="00000000">
        <w:rPr>
          <w:rtl w:val="0"/>
        </w:rPr>
        <w:t xml:space="preserve">Apply Bulk Scoring Adjustments</w:t>
      </w:r>
    </w:p>
    <w:p w:rsidR="00000000" w:rsidDel="00000000" w:rsidP="00000000" w:rsidRDefault="00000000" w:rsidRPr="00000000" w14:paraId="000003C2">
      <w:pPr>
        <w:numPr>
          <w:ilvl w:val="4"/>
          <w:numId w:val="35"/>
        </w:numPr>
        <w:spacing w:after="0" w:lineRule="auto"/>
        <w:ind w:left="3600" w:hanging="360"/>
      </w:pPr>
      <w:r w:rsidDel="00000000" w:rsidR="00000000" w:rsidRPr="00000000">
        <w:rPr>
          <w:rtl w:val="0"/>
        </w:rPr>
        <w:t xml:space="preserve">Override Matchup Winners/Losers</w:t>
      </w:r>
    </w:p>
    <w:p w:rsidR="00000000" w:rsidDel="00000000" w:rsidP="00000000" w:rsidRDefault="00000000" w:rsidRPr="00000000" w14:paraId="000003C3">
      <w:pPr>
        <w:numPr>
          <w:ilvl w:val="4"/>
          <w:numId w:val="35"/>
        </w:numPr>
        <w:spacing w:after="0" w:lineRule="auto"/>
        <w:ind w:left="3600" w:hanging="360"/>
      </w:pPr>
      <w:r w:rsidDel="00000000" w:rsidR="00000000" w:rsidRPr="00000000">
        <w:rPr>
          <w:rtl w:val="0"/>
        </w:rPr>
        <w:t xml:space="preserve">Adjust Final Scores Manually</w:t>
      </w:r>
    </w:p>
    <w:p w:rsidR="00000000" w:rsidDel="00000000" w:rsidP="00000000" w:rsidRDefault="00000000" w:rsidRPr="00000000" w14:paraId="000003C4">
      <w:pPr>
        <w:numPr>
          <w:ilvl w:val="4"/>
          <w:numId w:val="35"/>
        </w:numPr>
        <w:spacing w:after="0" w:lineRule="auto"/>
        <w:ind w:left="3600" w:hanging="360"/>
      </w:pPr>
      <w:r w:rsidDel="00000000" w:rsidR="00000000" w:rsidRPr="00000000">
        <w:rPr>
          <w:rtl w:val="0"/>
        </w:rPr>
        <w:t xml:space="preserve">Force Data Refresh / Resync</w:t>
      </w:r>
    </w:p>
    <w:p w:rsidR="00000000" w:rsidDel="00000000" w:rsidP="00000000" w:rsidRDefault="00000000" w:rsidRPr="00000000" w14:paraId="000003C5">
      <w:pPr>
        <w:numPr>
          <w:ilvl w:val="4"/>
          <w:numId w:val="35"/>
        </w:numPr>
        <w:spacing w:after="0" w:lineRule="auto"/>
        <w:ind w:left="3600" w:hanging="360"/>
      </w:pPr>
      <w:r w:rsidDel="00000000" w:rsidR="00000000" w:rsidRPr="00000000">
        <w:rPr>
          <w:rtl w:val="0"/>
        </w:rPr>
        <w:t xml:space="preserve">View Data Feed Logs</w:t>
      </w:r>
    </w:p>
    <w:p w:rsidR="00000000" w:rsidDel="00000000" w:rsidP="00000000" w:rsidRDefault="00000000" w:rsidRPr="00000000" w14:paraId="000003C6">
      <w:pPr>
        <w:numPr>
          <w:ilvl w:val="3"/>
          <w:numId w:val="35"/>
        </w:numPr>
        <w:spacing w:after="0" w:lineRule="auto"/>
        <w:ind w:left="2880" w:hanging="360"/>
      </w:pPr>
      <w:r w:rsidDel="00000000" w:rsidR="00000000" w:rsidRPr="00000000">
        <w:rPr>
          <w:b w:val="1"/>
          <w:bCs w:val="1"/>
          <w:rtl w:val="0"/>
        </w:rPr>
        <w:t xml:space="preserve">Communication &amp; Incident Controls</w:t>
      </w:r>
    </w:p>
    <w:p w:rsidR="00000000" w:rsidDel="00000000" w:rsidP="00000000" w:rsidRDefault="00000000" w:rsidRPr="00000000" w14:paraId="000003C7">
      <w:pPr>
        <w:numPr>
          <w:ilvl w:val="4"/>
          <w:numId w:val="35"/>
        </w:numPr>
        <w:spacing w:after="0" w:lineRule="auto"/>
        <w:ind w:left="3600" w:hanging="360"/>
      </w:pPr>
      <w:r w:rsidDel="00000000" w:rsidR="00000000" w:rsidRPr="00000000">
        <w:rPr>
          <w:rtl w:val="0"/>
        </w:rPr>
        <w:t xml:space="preserve">Send Targeted Messages (League-Level or Global per MVP rules)</w:t>
      </w:r>
    </w:p>
    <w:p w:rsidR="00000000" w:rsidDel="00000000" w:rsidP="00000000" w:rsidRDefault="00000000" w:rsidRPr="00000000" w14:paraId="000003C8">
      <w:pPr>
        <w:numPr>
          <w:ilvl w:val="4"/>
          <w:numId w:val="35"/>
        </w:numPr>
        <w:spacing w:after="0" w:lineRule="auto"/>
        <w:ind w:left="3600" w:hanging="360"/>
      </w:pPr>
      <w:r w:rsidDel="00000000" w:rsidR="00000000" w:rsidRPr="00000000">
        <w:rPr>
          <w:rtl w:val="0"/>
        </w:rPr>
        <w:t xml:space="preserve">Send Emergency Broadcast Messages (In-App Banner + Push)</w:t>
      </w:r>
      <w:r w:rsidDel="00000000" w:rsidR="00000000" w:rsidRPr="00000000">
        <w:rPr>
          <w:rtl w:val="0"/>
        </w:rPr>
      </w:r>
    </w:p>
    <w:p w:rsidR="00000000" w:rsidDel="00000000" w:rsidP="00000000" w:rsidRDefault="00000000" w:rsidRPr="00000000" w14:paraId="000003C9">
      <w:pPr>
        <w:numPr>
          <w:ilvl w:val="4"/>
          <w:numId w:val="35"/>
        </w:numPr>
        <w:spacing w:after="0" w:lineRule="auto"/>
        <w:ind w:left="3600" w:hanging="360"/>
      </w:pPr>
      <w:r w:rsidDel="00000000" w:rsidR="00000000" w:rsidRPr="00000000">
        <w:rPr>
          <w:rtl w:val="0"/>
        </w:rPr>
        <w:t xml:space="preserve">Enable / Disable Reminder Timing Offsets</w:t>
      </w:r>
    </w:p>
    <w:p w:rsidR="00000000" w:rsidDel="00000000" w:rsidP="00000000" w:rsidRDefault="00000000" w:rsidRPr="00000000" w14:paraId="000003CA">
      <w:pPr>
        <w:numPr>
          <w:ilvl w:val="4"/>
          <w:numId w:val="35"/>
        </w:numPr>
        <w:spacing w:after="0" w:lineRule="auto"/>
        <w:ind w:left="3600" w:hanging="360"/>
      </w:pPr>
      <w:r w:rsidDel="00000000" w:rsidR="00000000" w:rsidRPr="00000000">
        <w:rPr>
          <w:rtl w:val="0"/>
        </w:rPr>
        <w:t xml:space="preserve">(All actions require audit logging + reason codes where applicable.)</w:t>
      </w:r>
    </w:p>
    <w:p w:rsidR="00000000" w:rsidDel="00000000" w:rsidP="00000000" w:rsidRDefault="00000000" w:rsidRPr="00000000" w14:paraId="000003CB">
      <w:pPr>
        <w:numPr>
          <w:ilvl w:val="3"/>
          <w:numId w:val="35"/>
        </w:numPr>
        <w:spacing w:after="0" w:lineRule="auto"/>
        <w:ind w:left="2880" w:hanging="360"/>
      </w:pPr>
      <w:r w:rsidDel="00000000" w:rsidR="00000000" w:rsidRPr="00000000">
        <w:rPr>
          <w:b w:val="1"/>
          <w:bCs w:val="1"/>
          <w:rtl w:val="0"/>
        </w:rPr>
        <w:t xml:space="preserve">RBAC &amp; Governance</w:t>
      </w:r>
      <w:r w:rsidDel="00000000" w:rsidR="00000000" w:rsidRPr="00000000">
        <w:rPr>
          <w:rtl w:val="0"/>
        </w:rPr>
      </w:r>
    </w:p>
    <w:p w:rsidR="00000000" w:rsidDel="00000000" w:rsidP="00000000" w:rsidRDefault="00000000" w:rsidRPr="00000000" w14:paraId="000003CC">
      <w:pPr>
        <w:numPr>
          <w:ilvl w:val="4"/>
          <w:numId w:val="35"/>
        </w:numPr>
        <w:spacing w:after="0" w:lineRule="auto"/>
        <w:ind w:left="3600" w:hanging="360"/>
      </w:pPr>
      <w:r w:rsidDel="00000000" w:rsidR="00000000" w:rsidRPr="00000000">
        <w:rPr>
          <w:rtl w:val="0"/>
        </w:rPr>
        <w:t xml:space="preserve">Create Admin Roles</w:t>
      </w:r>
    </w:p>
    <w:p w:rsidR="00000000" w:rsidDel="00000000" w:rsidP="00000000" w:rsidRDefault="00000000" w:rsidRPr="00000000" w14:paraId="000003CD">
      <w:pPr>
        <w:numPr>
          <w:ilvl w:val="4"/>
          <w:numId w:val="35"/>
        </w:numPr>
        <w:spacing w:after="0" w:lineRule="auto"/>
        <w:ind w:left="3600" w:hanging="360"/>
      </w:pPr>
      <w:r w:rsidDel="00000000" w:rsidR="00000000" w:rsidRPr="00000000">
        <w:rPr>
          <w:rtl w:val="0"/>
        </w:rPr>
        <w:t xml:space="preserve">Assign / Modify Admin Permissions</w:t>
      </w:r>
    </w:p>
    <w:p w:rsidR="00000000" w:rsidDel="00000000" w:rsidP="00000000" w:rsidRDefault="00000000" w:rsidRPr="00000000" w14:paraId="000003CE">
      <w:pPr>
        <w:numPr>
          <w:ilvl w:val="4"/>
          <w:numId w:val="35"/>
        </w:numPr>
        <w:spacing w:after="0" w:lineRule="auto"/>
        <w:ind w:left="3600" w:hanging="360"/>
      </w:pPr>
      <w:r w:rsidDel="00000000" w:rsidR="00000000" w:rsidRPr="00000000">
        <w:rPr>
          <w:rtl w:val="0"/>
        </w:rPr>
        <w:t xml:space="preserve">Enforce Least-Privilege Access</w:t>
      </w:r>
    </w:p>
    <w:p w:rsidR="00000000" w:rsidDel="00000000" w:rsidP="00000000" w:rsidRDefault="00000000" w:rsidRPr="00000000" w14:paraId="000003CF">
      <w:pPr>
        <w:numPr>
          <w:ilvl w:val="4"/>
          <w:numId w:val="35"/>
        </w:numPr>
        <w:spacing w:after="0" w:lineRule="auto"/>
        <w:ind w:left="3600" w:hanging="360"/>
      </w:pPr>
      <w:r w:rsidDel="00000000" w:rsidR="00000000" w:rsidRPr="00000000">
        <w:rPr>
          <w:rtl w:val="0"/>
        </w:rPr>
        <w:t xml:space="preserve">Configure Verification Workflow Rules</w:t>
      </w:r>
    </w:p>
    <w:p w:rsidR="00000000" w:rsidDel="00000000" w:rsidP="00000000" w:rsidRDefault="00000000" w:rsidRPr="00000000" w14:paraId="000003D0">
      <w:pPr>
        <w:numPr>
          <w:ilvl w:val="4"/>
          <w:numId w:val="35"/>
        </w:numPr>
        <w:spacing w:after="0" w:lineRule="auto"/>
        <w:ind w:left="3600" w:hanging="360"/>
      </w:pPr>
      <w:r w:rsidDel="00000000" w:rsidR="00000000" w:rsidRPr="00000000">
        <w:rPr>
          <w:rtl w:val="0"/>
        </w:rPr>
        <w:t xml:space="preserve">Configure Global Security Policies</w:t>
      </w:r>
    </w:p>
    <w:p w:rsidR="00000000" w:rsidDel="00000000" w:rsidP="00000000" w:rsidRDefault="00000000" w:rsidRPr="00000000" w14:paraId="000003D1">
      <w:pPr>
        <w:numPr>
          <w:ilvl w:val="4"/>
          <w:numId w:val="35"/>
        </w:numPr>
        <w:spacing w:after="0" w:lineRule="auto"/>
        <w:ind w:left="3600" w:hanging="360"/>
      </w:pPr>
      <w:r w:rsidDel="00000000" w:rsidR="00000000" w:rsidRPr="00000000">
        <w:rPr>
          <w:rtl w:val="0"/>
        </w:rPr>
        <w:t xml:space="preserve">Deactivate / Reactivate Admin (Staff) Account</w:t>
      </w:r>
    </w:p>
    <w:p w:rsidR="00000000" w:rsidDel="00000000" w:rsidP="00000000" w:rsidRDefault="00000000" w:rsidRPr="00000000" w14:paraId="000003D2">
      <w:pPr>
        <w:numPr>
          <w:ilvl w:val="3"/>
          <w:numId w:val="35"/>
        </w:numPr>
        <w:spacing w:after="0" w:lineRule="auto"/>
        <w:ind w:left="2880" w:hanging="360"/>
      </w:pPr>
      <w:r w:rsidDel="00000000" w:rsidR="00000000" w:rsidRPr="00000000">
        <w:rPr>
          <w:b w:val="1"/>
          <w:bCs w:val="1"/>
          <w:rtl w:val="0"/>
        </w:rPr>
        <w:t xml:space="preserve">XP Governance (MVP Scope)</w:t>
      </w:r>
      <w:r w:rsidDel="00000000" w:rsidR="00000000" w:rsidRPr="00000000">
        <w:rPr>
          <w:rtl w:val="0"/>
        </w:rPr>
      </w:r>
    </w:p>
    <w:p w:rsidR="00000000" w:rsidDel="00000000" w:rsidP="00000000" w:rsidRDefault="00000000" w:rsidRPr="00000000" w14:paraId="000003D3">
      <w:pPr>
        <w:numPr>
          <w:ilvl w:val="4"/>
          <w:numId w:val="35"/>
        </w:numPr>
        <w:spacing w:after="0" w:lineRule="auto"/>
        <w:ind w:left="3600" w:hanging="360"/>
      </w:pPr>
      <w:r w:rsidDel="00000000" w:rsidR="00000000" w:rsidRPr="00000000">
        <w:rPr>
          <w:rtl w:val="0"/>
        </w:rPr>
        <w:t xml:space="preserve">Configure XP Award Parameter Ranges</w:t>
      </w:r>
    </w:p>
    <w:p w:rsidR="00000000" w:rsidDel="00000000" w:rsidP="00000000" w:rsidRDefault="00000000" w:rsidRPr="00000000" w14:paraId="000003D4">
      <w:pPr>
        <w:numPr>
          <w:ilvl w:val="4"/>
          <w:numId w:val="35"/>
        </w:numPr>
        <w:spacing w:after="0" w:lineRule="auto"/>
        <w:ind w:left="3600" w:hanging="360"/>
      </w:pPr>
      <w:r w:rsidDel="00000000" w:rsidR="00000000" w:rsidRPr="00000000">
        <w:rPr>
          <w:rtl w:val="0"/>
        </w:rPr>
        <w:t xml:space="preserve">Configure XP Rank Levels / Tiers</w:t>
      </w:r>
    </w:p>
    <w:p w:rsidR="00000000" w:rsidDel="00000000" w:rsidP="00000000" w:rsidRDefault="00000000" w:rsidRPr="00000000" w14:paraId="000003D5">
      <w:pPr>
        <w:numPr>
          <w:ilvl w:val="4"/>
          <w:numId w:val="35"/>
        </w:numPr>
        <w:spacing w:after="0" w:lineRule="auto"/>
        <w:ind w:left="3600" w:hanging="360"/>
      </w:pPr>
      <w:r w:rsidDel="00000000" w:rsidR="00000000" w:rsidRPr="00000000">
        <w:rPr>
          <w:rtl w:val="0"/>
        </w:rPr>
        <w:t xml:space="preserve">Configure XP Floor Rules</w:t>
      </w:r>
    </w:p>
    <w:p w:rsidR="00000000" w:rsidDel="00000000" w:rsidP="00000000" w:rsidRDefault="00000000" w:rsidRPr="00000000" w14:paraId="000003D6">
      <w:pPr>
        <w:numPr>
          <w:ilvl w:val="3"/>
          <w:numId w:val="35"/>
        </w:numPr>
        <w:spacing w:after="0" w:lineRule="auto"/>
        <w:ind w:left="2880" w:hanging="360"/>
      </w:pPr>
      <w:r w:rsidDel="00000000" w:rsidR="00000000" w:rsidRPr="00000000">
        <w:rPr>
          <w:b w:val="1"/>
          <w:bCs w:val="1"/>
          <w:rtl w:val="0"/>
        </w:rPr>
        <w:t xml:space="preserve">Platform Controls</w:t>
      </w:r>
      <w:r w:rsidDel="00000000" w:rsidR="00000000" w:rsidRPr="00000000">
        <w:rPr>
          <w:rtl w:val="0"/>
        </w:rPr>
      </w:r>
    </w:p>
    <w:p w:rsidR="00000000" w:rsidDel="00000000" w:rsidP="00000000" w:rsidRDefault="00000000" w:rsidRPr="00000000" w14:paraId="000003D7">
      <w:pPr>
        <w:numPr>
          <w:ilvl w:val="4"/>
          <w:numId w:val="35"/>
        </w:numPr>
        <w:spacing w:after="0" w:lineRule="auto"/>
        <w:ind w:left="3600" w:hanging="360"/>
      </w:pPr>
      <w:r w:rsidDel="00000000" w:rsidR="00000000" w:rsidRPr="00000000">
        <w:rPr>
          <w:rtl w:val="0"/>
        </w:rPr>
        <w:t xml:space="preserve">Activate / Deactivate Season</w:t>
      </w:r>
    </w:p>
    <w:p w:rsidR="00000000" w:rsidDel="00000000" w:rsidP="00000000" w:rsidRDefault="00000000" w:rsidRPr="00000000" w14:paraId="000003D8">
      <w:pPr>
        <w:numPr>
          <w:ilvl w:val="4"/>
          <w:numId w:val="35"/>
        </w:numPr>
        <w:spacing w:after="0" w:lineRule="auto"/>
        <w:ind w:left="3600" w:hanging="360"/>
      </w:pPr>
      <w:r w:rsidDel="00000000" w:rsidR="00000000" w:rsidRPr="00000000">
        <w:rPr>
          <w:rtl w:val="0"/>
        </w:rPr>
        <w:t xml:space="preserve">Lock Platform (Emergency Governance Control)</w:t>
      </w:r>
    </w:p>
    <w:p w:rsidR="00000000" w:rsidDel="00000000" w:rsidP="00000000" w:rsidRDefault="00000000" w:rsidRPr="00000000" w14:paraId="000003D9">
      <w:pPr>
        <w:numPr>
          <w:ilvl w:val="4"/>
          <w:numId w:val="35"/>
        </w:numPr>
        <w:spacing w:after="0" w:lineRule="auto"/>
        <w:ind w:left="3600" w:hanging="360"/>
      </w:pPr>
      <w:r w:rsidDel="00000000" w:rsidR="00000000" w:rsidRPr="00000000">
        <w:rPr>
          <w:rtl w:val="0"/>
        </w:rPr>
        <w:t xml:space="preserve">Pause Entire Market System</w:t>
      </w:r>
    </w:p>
    <w:p w:rsidR="00000000" w:rsidDel="00000000" w:rsidP="00000000" w:rsidRDefault="00000000" w:rsidRPr="00000000" w14:paraId="000003DA">
      <w:pPr>
        <w:numPr>
          <w:ilvl w:val="4"/>
          <w:numId w:val="35"/>
        </w:numPr>
        <w:spacing w:after="0" w:lineRule="auto"/>
        <w:ind w:left="3600" w:hanging="360"/>
      </w:pPr>
      <w:r w:rsidDel="00000000" w:rsidR="00000000" w:rsidRPr="00000000">
        <w:rPr>
          <w:rtl w:val="0"/>
        </w:rPr>
        <w:t xml:space="preserve">Configure Global Notification Defaults</w:t>
      </w:r>
    </w:p>
    <w:p w:rsidR="00000000" w:rsidDel="00000000" w:rsidP="00000000" w:rsidRDefault="00000000" w:rsidRPr="00000000" w14:paraId="000003DB">
      <w:pPr>
        <w:spacing w:after="0" w:lineRule="auto"/>
        <w:rPr>
          <w:b w:val="1"/>
          <w:bCs w:val="1"/>
        </w:rPr>
      </w:pPr>
      <w:r w:rsidDel="00000000" w:rsidR="00000000" w:rsidRPr="00000000">
        <w:rPr>
          <w:b w:val="1"/>
          <w:bCs w:val="1"/>
          <w:rtl w:val="0"/>
        </w:rPr>
        <w:t xml:space="preserve">Tabular Representation:</w:t>
      </w:r>
    </w:p>
    <w:p w:rsidR="00000000" w:rsidDel="00000000" w:rsidP="00000000" w:rsidRDefault="00000000" w:rsidRPr="00000000" w14:paraId="000003DC">
      <w:pPr>
        <w:spacing w:after="0" w:lineRule="auto"/>
        <w:rPr>
          <w:b w:val="1"/>
          <w:bCs w:val="1"/>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3.436678928008"/>
        <w:gridCol w:w="1790.3520756699947"/>
        <w:gridCol w:w="1377.1939043615344"/>
        <w:gridCol w:w="1569.0173410404625"/>
        <w:tblGridChange w:id="0">
          <w:tblGrid>
            <w:gridCol w:w="4623.436678928008"/>
            <w:gridCol w:w="1790.3520756699947"/>
            <w:gridCol w:w="1377.1939043615344"/>
            <w:gridCol w:w="1569.01734104046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spacing w:after="0" w:lineRule="auto"/>
              <w:jc w:val="center"/>
              <w:rPr>
                <w:b w:val="1"/>
                <w:bCs w:val="1"/>
              </w:rPr>
            </w:pPr>
            <w:r w:rsidDel="00000000" w:rsidR="00000000" w:rsidRPr="00000000">
              <w:rPr>
                <w:b w:val="1"/>
                <w:bCs w:val="1"/>
                <w:rtl w:val="0"/>
              </w:rPr>
              <w:t xml:space="preserve">Capability 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spacing w:after="0" w:lineRule="auto"/>
              <w:jc w:val="center"/>
              <w:rPr>
                <w:b w:val="1"/>
                <w:bCs w:val="1"/>
              </w:rPr>
            </w:pPr>
            <w:r w:rsidDel="00000000" w:rsidR="00000000" w:rsidRPr="00000000">
              <w:rPr>
                <w:b w:val="1"/>
                <w:bCs w:val="1"/>
                <w:rtl w:val="0"/>
              </w:rPr>
              <w:t xml:space="preserve">Support Admin/Agent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spacing w:after="0" w:lineRule="auto"/>
              <w:jc w:val="center"/>
              <w:rPr>
                <w:b w:val="1"/>
                <w:bCs w:val="1"/>
              </w:rPr>
            </w:pPr>
            <w:r w:rsidDel="00000000" w:rsidR="00000000" w:rsidRPr="00000000">
              <w:rPr>
                <w:b w:val="1"/>
                <w:bCs w:val="1"/>
                <w:rtl w:val="0"/>
              </w:rPr>
              <w:t xml:space="preserve">Ops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spacing w:after="0" w:lineRule="auto"/>
              <w:jc w:val="center"/>
              <w:rPr>
                <w:b w:val="1"/>
                <w:bCs w:val="1"/>
              </w:rPr>
            </w:pPr>
            <w:r w:rsidDel="00000000" w:rsidR="00000000" w:rsidRPr="00000000">
              <w:rPr>
                <w:b w:val="1"/>
                <w:bCs w:val="1"/>
                <w:rtl w:val="0"/>
              </w:rPr>
              <w:t xml:space="preserve">Super 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spacing w:after="0" w:lineRule="auto"/>
              <w:rPr/>
            </w:pPr>
            <w:r w:rsidDel="00000000" w:rsidR="00000000" w:rsidRPr="00000000">
              <w:rPr>
                <w:rtl w:val="0"/>
              </w:rPr>
              <w:t xml:space="preserve">Password Reset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spacing w:after="0" w:lineRule="auto"/>
              <w:rPr/>
            </w:pPr>
            <w:r w:rsidDel="00000000" w:rsidR="00000000" w:rsidRPr="00000000">
              <w:rPr>
                <w:rtl w:val="0"/>
              </w:rPr>
              <w:t xml:space="preserve">Unlock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spacing w:after="0" w:lineRule="auto"/>
              <w:rPr/>
            </w:pPr>
            <w:r w:rsidDel="00000000" w:rsidR="00000000" w:rsidRPr="00000000">
              <w:rPr>
                <w:rtl w:val="0"/>
              </w:rPr>
              <w:t xml:space="preserve">Soft Delete + Anonymize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pacing w:after="0" w:lineRule="auto"/>
              <w:rPr/>
            </w:pPr>
            <w:r w:rsidDel="00000000" w:rsidR="00000000" w:rsidRPr="00000000">
              <w:rPr>
                <w:rtl w:val="0"/>
              </w:rPr>
              <w:t xml:space="preserve">Merge Duplicate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spacing w:after="0" w:lineRule="auto"/>
              <w:rPr/>
            </w:pPr>
            <w:r w:rsidDel="00000000" w:rsidR="00000000" w:rsidRPr="00000000">
              <w:rPr>
                <w:rtl w:val="0"/>
              </w:rPr>
              <w:t xml:space="preserve">Override Identity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spacing w:after="0" w:lineRule="auto"/>
              <w:rPr/>
            </w:pPr>
            <w:r w:rsidDel="00000000" w:rsidR="00000000" w:rsidRPr="00000000">
              <w:rPr>
                <w:rtl w:val="0"/>
              </w:rPr>
              <w:t xml:space="preserve">Grant / Revoke Premium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after="0" w:lineRule="auto"/>
              <w:rPr/>
            </w:pPr>
            <w:r w:rsidDel="00000000" w:rsidR="00000000" w:rsidRPr="00000000">
              <w:rPr>
                <w:rtl w:val="0"/>
              </w:rPr>
              <w:t xml:space="preserve">Suspend / Ban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after="0" w:lineRule="auto"/>
              <w:rPr/>
            </w:pPr>
            <w:r w:rsidDel="00000000" w:rsidR="00000000" w:rsidRPr="00000000">
              <w:rPr>
                <w:rtl w:val="0"/>
              </w:rPr>
              <w:t xml:space="preserve">Freeze Wallet / Trading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after="0" w:lineRule="auto"/>
              <w:rPr/>
            </w:pPr>
            <w:r w:rsidDel="00000000" w:rsidR="00000000" w:rsidRPr="00000000">
              <w:rPr>
                <w:rtl w:val="0"/>
              </w:rPr>
              <w:t xml:space="preserve">Adjust Wallet Balances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after="0" w:lineRule="auto"/>
              <w:rPr/>
            </w:pPr>
            <w:r w:rsidDel="00000000" w:rsidR="00000000" w:rsidRPr="00000000">
              <w:rPr>
                <w:rtl w:val="0"/>
              </w:rPr>
              <w:t xml:space="preserve">Issue Promotional Credits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after="0" w:lineRule="auto"/>
              <w:rPr/>
            </w:pPr>
            <w:r w:rsidDel="00000000" w:rsidR="00000000" w:rsidRPr="00000000">
              <w:rPr>
                <w:rtl w:val="0"/>
              </w:rPr>
              <w:t xml:space="preserve">Reverse Transactions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after="0" w:lineRule="auto"/>
              <w:rPr/>
            </w:pPr>
            <w:r w:rsidDel="00000000" w:rsidR="00000000" w:rsidRPr="00000000">
              <w:rPr>
                <w:rtl w:val="0"/>
              </w:rPr>
              <w:t xml:space="preserve">Configure Buy-In Caps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after="0" w:lineRule="auto"/>
              <w:rPr/>
            </w:pPr>
            <w:r w:rsidDel="00000000" w:rsidR="00000000" w:rsidRPr="00000000">
              <w:rPr>
                <w:rtl w:val="0"/>
              </w:rPr>
              <w:t xml:space="preserve">Override Player Stats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after="0" w:lineRule="auto"/>
              <w:rPr/>
            </w:pPr>
            <w:r w:rsidDel="00000000" w:rsidR="00000000" w:rsidRPr="00000000">
              <w:rPr>
                <w:rtl w:val="0"/>
              </w:rPr>
              <w:t xml:space="preserve">Apply Bulk Scoring Adjustments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after="0" w:lineRule="auto"/>
              <w:rPr/>
            </w:pPr>
            <w:r w:rsidDel="00000000" w:rsidR="00000000" w:rsidRPr="00000000">
              <w:rPr>
                <w:rtl w:val="0"/>
              </w:rPr>
              <w:t xml:space="preserve">Override Matchup Winners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after="0" w:lineRule="auto"/>
              <w:rPr/>
            </w:pPr>
            <w:r w:rsidDel="00000000" w:rsidR="00000000" w:rsidRPr="00000000">
              <w:rPr>
                <w:rtl w:val="0"/>
              </w:rPr>
              <w:t xml:space="preserve">Adjust Final Scores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after="0" w:lineRule="auto"/>
              <w:rPr/>
            </w:pPr>
            <w:r w:rsidDel="00000000" w:rsidR="00000000" w:rsidRPr="00000000">
              <w:rPr>
                <w:rtl w:val="0"/>
              </w:rPr>
              <w:t xml:space="preserve">Force Data Refresh / Resync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spacing w:after="0" w:lineRule="auto"/>
              <w:rPr/>
            </w:pPr>
            <w:r w:rsidDel="00000000" w:rsidR="00000000" w:rsidRPr="00000000">
              <w:rPr>
                <w:rtl w:val="0"/>
              </w:rPr>
              <w:t xml:space="preserve">Configure Pricing Weights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spacing w:after="0" w:lineRule="auto"/>
              <w:rPr/>
            </w:pPr>
            <w:r w:rsidDel="00000000" w:rsidR="00000000" w:rsidRPr="00000000">
              <w:rPr>
                <w:rtl w:val="0"/>
              </w:rPr>
              <w:t xml:space="preserve">Configure Bid/Ask Spread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spacing w:after="0" w:lineRule="auto"/>
              <w:rPr/>
            </w:pPr>
            <w:r w:rsidDel="00000000" w:rsidR="00000000" w:rsidRPr="00000000">
              <w:rPr>
                <w:rtl w:val="0"/>
              </w:rPr>
              <w:t xml:space="preserve">Set Market Opening 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spacing w:after="0" w:lineRule="auto"/>
              <w:rPr/>
            </w:pPr>
            <w:r w:rsidDel="00000000" w:rsidR="00000000" w:rsidRPr="00000000">
              <w:rPr>
                <w:rtl w:val="0"/>
              </w:rPr>
              <w:t xml:space="preserve">Send Targeted Messages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spacing w:after="0" w:lineRule="auto"/>
              <w:rPr/>
            </w:pPr>
            <w:r w:rsidDel="00000000" w:rsidR="00000000" w:rsidRPr="00000000">
              <w:rPr>
                <w:rtl w:val="0"/>
              </w:rPr>
              <w:t xml:space="preserve">Send Emergency Broadcasts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spacing w:after="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spacing w:after="0" w:lineRule="auto"/>
              <w:rPr/>
            </w:pPr>
            <w:r w:rsidDel="00000000" w:rsidR="00000000" w:rsidRPr="00000000">
              <w:rPr>
                <w:rtl w:val="0"/>
              </w:rPr>
              <w:t xml:space="preserve">Configure XP Framework (tiers, ranges, floor)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spacing w:after="0" w:lineRule="auto"/>
              <w:rPr/>
            </w:pPr>
            <w:r w:rsidDel="00000000" w:rsidR="00000000" w:rsidRPr="00000000">
              <w:rPr>
                <w:rtl w:val="0"/>
              </w:rPr>
              <w:t xml:space="preserve">Create / Manage Admin Roles (RBAC)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after="0" w:lineRule="auto"/>
              <w:rPr/>
            </w:pPr>
            <w:r w:rsidDel="00000000" w:rsidR="00000000" w:rsidRPr="00000000">
              <w:rPr>
                <w:rtl w:val="0"/>
              </w:rPr>
              <w:t xml:space="preserve">Configure Global Security Policies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spacing w:after="0" w:lineRule="auto"/>
              <w:jc w:val="cente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spacing w:after="0" w:lineRule="auto"/>
              <w:rPr/>
            </w:pPr>
            <w:r w:rsidDel="00000000" w:rsidR="00000000" w:rsidRPr="00000000">
              <w:rPr>
                <w:rtl w:val="0"/>
              </w:rPr>
              <w:t xml:space="preserve">Lock / Pause Entire 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spacing w:after="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spacing w:after="0" w:lineRule="auto"/>
              <w:jc w:val="center"/>
              <w:rPr/>
            </w:pPr>
            <w:r w:rsidDel="00000000" w:rsidR="00000000" w:rsidRPr="00000000">
              <w:rPr>
                <w:rtl w:val="0"/>
              </w:rPr>
              <w:t xml:space="preserve">Yes</w:t>
            </w:r>
          </w:p>
        </w:tc>
      </w:tr>
    </w:tbl>
    <w:p w:rsidR="00000000" w:rsidDel="00000000" w:rsidP="00000000" w:rsidRDefault="00000000" w:rsidRPr="00000000" w14:paraId="00000449">
      <w:pPr>
        <w:pStyle w:val="Heading3"/>
        <w:rPr/>
      </w:pPr>
      <w:bookmarkStart w:colFirst="0" w:colLast="0" w:name="_nh53zg7ymlb3" w:id="29"/>
      <w:bookmarkEnd w:id="29"/>
      <w:r w:rsidDel="00000000" w:rsidR="00000000" w:rsidRPr="00000000">
        <w:rPr>
          <w:rtl w:val="0"/>
        </w:rPr>
      </w:r>
    </w:p>
    <w:p w:rsidR="00000000" w:rsidDel="00000000" w:rsidP="00000000" w:rsidRDefault="00000000" w:rsidRPr="00000000" w14:paraId="0000044A">
      <w:pPr>
        <w:pStyle w:val="Heading3"/>
        <w:rPr/>
      </w:pPr>
      <w:bookmarkStart w:colFirst="0" w:colLast="0" w:name="_kovskiex4grf" w:id="30"/>
      <w:bookmarkEnd w:id="30"/>
      <w:r w:rsidDel="00000000" w:rsidR="00000000" w:rsidRPr="00000000">
        <w:rPr>
          <w:rtl w:val="0"/>
        </w:rPr>
        <w:t xml:space="preserve">User story  -1.1 User Accounts </w:t>
      </w:r>
    </w:p>
    <w:p w:rsidR="00000000" w:rsidDel="00000000" w:rsidP="00000000" w:rsidRDefault="00000000" w:rsidRPr="00000000" w14:paraId="0000044B">
      <w:pPr>
        <w:rPr/>
      </w:pPr>
      <w:r w:rsidDel="00000000" w:rsidR="00000000" w:rsidRPr="00000000">
        <w:rPr>
          <w:rtl w:val="0"/>
        </w:rPr>
        <w:t xml:space="preserve">As an F2MX Admin, I want to manage user account statuses, identity verification, and access rights (Ban, Suspend, Unlock, Delete), so that I can resolve support tickets, mitigate fraud, and enforce platform terms of service.</w:t>
      </w:r>
    </w:p>
    <w:p w:rsidR="00000000" w:rsidDel="00000000" w:rsidP="00000000" w:rsidRDefault="00000000" w:rsidRPr="00000000" w14:paraId="0000044C">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44D">
      <w:pPr>
        <w:numPr>
          <w:ilvl w:val="0"/>
          <w:numId w:val="5"/>
        </w:numPr>
        <w:spacing w:after="0" w:afterAutospacing="0"/>
        <w:ind w:left="720" w:hanging="360"/>
      </w:pPr>
      <w:r w:rsidDel="00000000" w:rsidR="00000000" w:rsidRPr="00000000">
        <w:rPr>
          <w:rFonts w:ascii="Arial Unicode MS" w:cs="Arial Unicode MS" w:eastAsia="Arial Unicode MS" w:hAnsi="Arial Unicode MS"/>
          <w:b w:val="1"/>
          <w:bCs w:val="1"/>
          <w:rtl w:val="0"/>
        </w:rPr>
        <w:t xml:space="preserve">Navigation :  Login → Users Module →  User Accounts</w:t>
      </w:r>
    </w:p>
    <w:p w:rsidR="00000000" w:rsidDel="00000000" w:rsidP="00000000" w:rsidRDefault="00000000" w:rsidRPr="00000000" w14:paraId="0000044E">
      <w:pPr>
        <w:numPr>
          <w:ilvl w:val="0"/>
          <w:numId w:val="5"/>
        </w:numPr>
        <w:spacing w:after="0" w:afterAutospacing="0"/>
        <w:ind w:left="720" w:hanging="360"/>
      </w:pPr>
      <w:r w:rsidDel="00000000" w:rsidR="00000000" w:rsidRPr="00000000">
        <w:rPr>
          <w:b w:val="1"/>
          <w:bCs w:val="1"/>
          <w:rtl w:val="0"/>
        </w:rPr>
        <w:t xml:space="preserve">User Visibility in Admin Console</w:t>
      </w:r>
    </w:p>
    <w:p w:rsidR="00000000" w:rsidDel="00000000" w:rsidP="00000000" w:rsidRDefault="00000000" w:rsidRPr="00000000" w14:paraId="0000044F">
      <w:pPr>
        <w:numPr>
          <w:ilvl w:val="1"/>
          <w:numId w:val="5"/>
        </w:numPr>
        <w:spacing w:after="0" w:afterAutospacing="0"/>
        <w:ind w:left="1440" w:hanging="360"/>
      </w:pPr>
      <w:r w:rsidDel="00000000" w:rsidR="00000000" w:rsidRPr="00000000">
        <w:rPr>
          <w:rtl w:val="0"/>
        </w:rPr>
        <w:t xml:space="preserve">All successfully registered users (US-1.1) must automatically be visible in the Admin User Accounts module.</w:t>
      </w:r>
    </w:p>
    <w:p w:rsidR="00000000" w:rsidDel="00000000" w:rsidP="00000000" w:rsidRDefault="00000000" w:rsidRPr="00000000" w14:paraId="00000450">
      <w:pPr>
        <w:numPr>
          <w:ilvl w:val="1"/>
          <w:numId w:val="5"/>
        </w:numPr>
        <w:spacing w:after="0" w:afterAutospacing="0"/>
        <w:ind w:left="1440" w:hanging="360"/>
      </w:pPr>
      <w:r w:rsidDel="00000000" w:rsidR="00000000" w:rsidRPr="00000000">
        <w:rPr>
          <w:rtl w:val="0"/>
        </w:rPr>
        <w:t xml:space="preserve">The record is created at Registration, not Login.</w:t>
      </w:r>
    </w:p>
    <w:p w:rsidR="00000000" w:rsidDel="00000000" w:rsidP="00000000" w:rsidRDefault="00000000" w:rsidRPr="00000000" w14:paraId="00000451">
      <w:pPr>
        <w:numPr>
          <w:ilvl w:val="1"/>
          <w:numId w:val="5"/>
        </w:numPr>
        <w:spacing w:after="0" w:afterAutospacing="0"/>
        <w:ind w:left="1440" w:hanging="360"/>
      </w:pPr>
      <w:r w:rsidDel="00000000" w:rsidR="00000000" w:rsidRPr="00000000">
        <w:rPr>
          <w:rtl w:val="0"/>
        </w:rPr>
        <w:t xml:space="preserve">This is the default landing Screen when Admin clicks “User” Module</w:t>
      </w:r>
    </w:p>
    <w:p w:rsidR="00000000" w:rsidDel="00000000" w:rsidP="00000000" w:rsidRDefault="00000000" w:rsidRPr="00000000" w14:paraId="00000452">
      <w:pPr>
        <w:numPr>
          <w:ilvl w:val="2"/>
          <w:numId w:val="5"/>
        </w:numPr>
        <w:spacing w:after="0" w:afterAutospacing="0"/>
        <w:ind w:left="2160" w:hanging="360"/>
      </w:pPr>
      <w:r w:rsidDel="00000000" w:rsidR="00000000" w:rsidRPr="00000000">
        <w:rPr>
          <w:rtl w:val="0"/>
        </w:rPr>
        <w:t xml:space="preserve">The Users Accounts Module should contain a Collapse &amp; Expand icon. </w:t>
      </w:r>
    </w:p>
    <w:p w:rsidR="00000000" w:rsidDel="00000000" w:rsidP="00000000" w:rsidRDefault="00000000" w:rsidRPr="00000000" w14:paraId="00000453">
      <w:pPr>
        <w:numPr>
          <w:ilvl w:val="2"/>
          <w:numId w:val="5"/>
        </w:numPr>
        <w:spacing w:after="0" w:afterAutospacing="0"/>
        <w:ind w:left="2160" w:hanging="360"/>
        <w:rPr>
          <w:u w:val="none"/>
        </w:rPr>
      </w:pPr>
      <w:r w:rsidDel="00000000" w:rsidR="00000000" w:rsidRPr="00000000">
        <w:rPr>
          <w:rtl w:val="0"/>
        </w:rPr>
        <w:t xml:space="preserve">Heading/Title : User Accounts (total </w:t>
      </w:r>
      <w:r w:rsidDel="00000000" w:rsidR="00000000" w:rsidRPr="00000000">
        <w:rPr>
          <w:rtl w:val="0"/>
        </w:rPr>
        <w:t xml:space="preserve">no.of </w:t>
      </w:r>
      <w:r w:rsidDel="00000000" w:rsidR="00000000" w:rsidRPr="00000000">
        <w:rPr>
          <w:rtl w:val="0"/>
        </w:rPr>
        <w:t xml:space="preserve">Accounts ) </w:t>
      </w:r>
    </w:p>
    <w:p w:rsidR="00000000" w:rsidDel="00000000" w:rsidP="00000000" w:rsidRDefault="00000000" w:rsidRPr="00000000" w14:paraId="00000454">
      <w:pPr>
        <w:numPr>
          <w:ilvl w:val="2"/>
          <w:numId w:val="5"/>
        </w:numPr>
        <w:spacing w:after="0" w:afterAutospacing="0"/>
        <w:ind w:left="2160" w:hanging="360"/>
      </w:pPr>
      <w:r w:rsidDel="00000000" w:rsidR="00000000" w:rsidRPr="00000000">
        <w:rPr>
          <w:b w:val="1"/>
          <w:bCs w:val="1"/>
          <w:rtl w:val="0"/>
        </w:rPr>
        <w:t xml:space="preserve">Search Bar :   </w:t>
      </w:r>
      <w:r w:rsidDel="00000000" w:rsidR="00000000" w:rsidRPr="00000000">
        <w:rPr>
          <w:rtl w:val="0"/>
        </w:rPr>
        <w:t xml:space="preserve">Search By</w:t>
      </w:r>
    </w:p>
    <w:p w:rsidR="00000000" w:rsidDel="00000000" w:rsidP="00000000" w:rsidRDefault="00000000" w:rsidRPr="00000000" w14:paraId="00000455">
      <w:pPr>
        <w:numPr>
          <w:ilvl w:val="3"/>
          <w:numId w:val="5"/>
        </w:numPr>
        <w:spacing w:after="0" w:afterAutospacing="0"/>
        <w:ind w:left="2880" w:hanging="360"/>
      </w:pPr>
      <w:r w:rsidDel="00000000" w:rsidR="00000000" w:rsidRPr="00000000">
        <w:rPr>
          <w:rtl w:val="0"/>
        </w:rPr>
        <w:t xml:space="preserve">Username</w:t>
      </w:r>
    </w:p>
    <w:p w:rsidR="00000000" w:rsidDel="00000000" w:rsidP="00000000" w:rsidRDefault="00000000" w:rsidRPr="00000000" w14:paraId="00000456">
      <w:pPr>
        <w:numPr>
          <w:ilvl w:val="3"/>
          <w:numId w:val="5"/>
        </w:numPr>
        <w:spacing w:after="0" w:afterAutospacing="0"/>
        <w:ind w:left="2880" w:hanging="360"/>
      </w:pPr>
      <w:r w:rsidDel="00000000" w:rsidR="00000000" w:rsidRPr="00000000">
        <w:rPr>
          <w:rtl w:val="0"/>
        </w:rPr>
        <w:t xml:space="preserve">Email</w:t>
      </w:r>
    </w:p>
    <w:p w:rsidR="00000000" w:rsidDel="00000000" w:rsidP="00000000" w:rsidRDefault="00000000" w:rsidRPr="00000000" w14:paraId="00000457">
      <w:pPr>
        <w:numPr>
          <w:ilvl w:val="3"/>
          <w:numId w:val="5"/>
        </w:numPr>
        <w:spacing w:after="0" w:afterAutospacing="0"/>
        <w:ind w:left="2880" w:hanging="360"/>
      </w:pPr>
      <w:r w:rsidDel="00000000" w:rsidR="00000000" w:rsidRPr="00000000">
        <w:rPr>
          <w:rtl w:val="0"/>
        </w:rPr>
        <w:t xml:space="preserve">Phone Number</w:t>
      </w:r>
    </w:p>
    <w:p w:rsidR="00000000" w:rsidDel="00000000" w:rsidP="00000000" w:rsidRDefault="00000000" w:rsidRPr="00000000" w14:paraId="00000458">
      <w:pPr>
        <w:numPr>
          <w:ilvl w:val="3"/>
          <w:numId w:val="5"/>
        </w:numPr>
        <w:spacing w:after="0" w:afterAutospacing="0"/>
        <w:ind w:left="2880" w:hanging="360"/>
      </w:pPr>
      <w:r w:rsidDel="00000000" w:rsidR="00000000" w:rsidRPr="00000000">
        <w:rPr>
          <w:rtl w:val="0"/>
        </w:rPr>
        <w:t xml:space="preserve">Search Should Support : </w:t>
      </w:r>
    </w:p>
    <w:p w:rsidR="00000000" w:rsidDel="00000000" w:rsidP="00000000" w:rsidRDefault="00000000" w:rsidRPr="00000000" w14:paraId="00000459">
      <w:pPr>
        <w:numPr>
          <w:ilvl w:val="4"/>
          <w:numId w:val="5"/>
        </w:numPr>
        <w:spacing w:after="0" w:afterAutospacing="0"/>
        <w:ind w:left="3600" w:hanging="360"/>
      </w:pPr>
      <w:r w:rsidDel="00000000" w:rsidR="00000000" w:rsidRPr="00000000">
        <w:rPr>
          <w:rtl w:val="0"/>
        </w:rPr>
        <w:t xml:space="preserve">Partial Match</w:t>
      </w:r>
    </w:p>
    <w:p w:rsidR="00000000" w:rsidDel="00000000" w:rsidP="00000000" w:rsidRDefault="00000000" w:rsidRPr="00000000" w14:paraId="0000045A">
      <w:pPr>
        <w:numPr>
          <w:ilvl w:val="4"/>
          <w:numId w:val="5"/>
        </w:numPr>
        <w:spacing w:after="0" w:afterAutospacing="0"/>
        <w:ind w:left="3600" w:hanging="360"/>
      </w:pPr>
      <w:r w:rsidDel="00000000" w:rsidR="00000000" w:rsidRPr="00000000">
        <w:rPr>
          <w:rtl w:val="0"/>
        </w:rPr>
        <w:t xml:space="preserve">Exact Match</w:t>
      </w:r>
    </w:p>
    <w:p w:rsidR="00000000" w:rsidDel="00000000" w:rsidP="00000000" w:rsidRDefault="00000000" w:rsidRPr="00000000" w14:paraId="0000045B">
      <w:pPr>
        <w:numPr>
          <w:ilvl w:val="4"/>
          <w:numId w:val="5"/>
        </w:numPr>
        <w:spacing w:after="0" w:afterAutospacing="0"/>
        <w:ind w:left="3600" w:hanging="360"/>
      </w:pPr>
      <w:r w:rsidDel="00000000" w:rsidR="00000000" w:rsidRPr="00000000">
        <w:rPr>
          <w:rtl w:val="0"/>
        </w:rPr>
        <w:t xml:space="preserve">Case insensitive</w:t>
      </w:r>
    </w:p>
    <w:p w:rsidR="00000000" w:rsidDel="00000000" w:rsidP="00000000" w:rsidRDefault="00000000" w:rsidRPr="00000000" w14:paraId="0000045C">
      <w:pPr>
        <w:numPr>
          <w:ilvl w:val="2"/>
          <w:numId w:val="5"/>
        </w:numPr>
        <w:spacing w:after="0" w:afterAutospacing="0"/>
        <w:ind w:left="2160" w:hanging="360"/>
      </w:pPr>
      <w:r w:rsidDel="00000000" w:rsidR="00000000" w:rsidRPr="00000000">
        <w:rPr>
          <w:b w:val="1"/>
          <w:bCs w:val="1"/>
          <w:rtl w:val="0"/>
        </w:rPr>
        <w:t xml:space="preserve">Filters Panel : </w:t>
      </w:r>
      <w:r w:rsidDel="00000000" w:rsidR="00000000" w:rsidRPr="00000000">
        <w:rPr>
          <w:rtl w:val="0"/>
        </w:rPr>
        <w:t xml:space="preserve">Filters By</w:t>
      </w:r>
    </w:p>
    <w:p w:rsidR="00000000" w:rsidDel="00000000" w:rsidP="00000000" w:rsidRDefault="00000000" w:rsidRPr="00000000" w14:paraId="0000045D">
      <w:pPr>
        <w:numPr>
          <w:ilvl w:val="3"/>
          <w:numId w:val="5"/>
        </w:numPr>
        <w:spacing w:after="0" w:afterAutospacing="0"/>
        <w:ind w:left="2880" w:hanging="360"/>
      </w:pPr>
      <w:r w:rsidDel="00000000" w:rsidR="00000000" w:rsidRPr="00000000">
        <w:rPr>
          <w:b w:val="1"/>
          <w:bCs w:val="1"/>
          <w:rtl w:val="0"/>
        </w:rPr>
        <w:t xml:space="preserve">Status </w:t>
      </w:r>
      <w:r w:rsidDel="00000000" w:rsidR="00000000" w:rsidRPr="00000000">
        <w:rPr>
          <w:rtl w:val="0"/>
        </w:rPr>
        <w:t xml:space="preserve">(Account): </w:t>
      </w:r>
    </w:p>
    <w:p w:rsidR="00000000" w:rsidDel="00000000" w:rsidP="00000000" w:rsidRDefault="00000000" w:rsidRPr="00000000" w14:paraId="0000045E">
      <w:pPr>
        <w:numPr>
          <w:ilvl w:val="4"/>
          <w:numId w:val="5"/>
        </w:numPr>
        <w:spacing w:after="0" w:afterAutospacing="0"/>
        <w:ind w:left="3600" w:hanging="360"/>
        <w:rPr>
          <w:u w:val="none"/>
        </w:rPr>
      </w:pPr>
      <w:r w:rsidDel="00000000" w:rsidR="00000000" w:rsidRPr="00000000">
        <w:rPr>
          <w:rtl w:val="0"/>
        </w:rPr>
        <w:t xml:space="preserve">Search field </w:t>
      </w:r>
    </w:p>
    <w:p w:rsidR="00000000" w:rsidDel="00000000" w:rsidP="00000000" w:rsidRDefault="00000000" w:rsidRPr="00000000" w14:paraId="0000045F">
      <w:pPr>
        <w:numPr>
          <w:ilvl w:val="4"/>
          <w:numId w:val="5"/>
        </w:numPr>
        <w:spacing w:after="0" w:afterAutospacing="0"/>
        <w:ind w:left="3600" w:hanging="360"/>
        <w:rPr>
          <w:u w:val="none"/>
        </w:rPr>
      </w:pPr>
      <w:r w:rsidDel="00000000" w:rsidR="00000000" w:rsidRPr="00000000">
        <w:rPr>
          <w:rtl w:val="0"/>
        </w:rPr>
        <w:t xml:space="preserve">Available options : </w:t>
      </w:r>
    </w:p>
    <w:p w:rsidR="00000000" w:rsidDel="00000000" w:rsidP="00000000" w:rsidRDefault="00000000" w:rsidRPr="00000000" w14:paraId="00000460">
      <w:pPr>
        <w:numPr>
          <w:ilvl w:val="5"/>
          <w:numId w:val="5"/>
        </w:numPr>
        <w:spacing w:after="0" w:afterAutospacing="0"/>
        <w:ind w:left="4320" w:hanging="360"/>
      </w:pPr>
      <w:r w:rsidDel="00000000" w:rsidR="00000000" w:rsidRPr="00000000">
        <w:rPr>
          <w:rtl w:val="0"/>
        </w:rPr>
        <w:t xml:space="preserve">Active ( display total no.of count of Active Users)</w:t>
      </w:r>
    </w:p>
    <w:p w:rsidR="00000000" w:rsidDel="00000000" w:rsidP="00000000" w:rsidRDefault="00000000" w:rsidRPr="00000000" w14:paraId="00000461">
      <w:pPr>
        <w:numPr>
          <w:ilvl w:val="5"/>
          <w:numId w:val="5"/>
        </w:numPr>
        <w:spacing w:after="0" w:afterAutospacing="0"/>
        <w:ind w:left="4320" w:hanging="360"/>
      </w:pPr>
      <w:r w:rsidDel="00000000" w:rsidR="00000000" w:rsidRPr="00000000">
        <w:rPr>
          <w:rtl w:val="0"/>
        </w:rPr>
        <w:t xml:space="preserve">Banned ( display total no.of count of BAnned Users)</w:t>
      </w:r>
    </w:p>
    <w:p w:rsidR="00000000" w:rsidDel="00000000" w:rsidP="00000000" w:rsidRDefault="00000000" w:rsidRPr="00000000" w14:paraId="00000462">
      <w:pPr>
        <w:numPr>
          <w:ilvl w:val="5"/>
          <w:numId w:val="5"/>
        </w:numPr>
        <w:spacing w:after="0" w:afterAutospacing="0"/>
        <w:ind w:left="4320" w:hanging="360"/>
      </w:pPr>
      <w:r w:rsidDel="00000000" w:rsidR="00000000" w:rsidRPr="00000000">
        <w:rPr>
          <w:rtl w:val="0"/>
        </w:rPr>
        <w:t xml:space="preserve">Suspended ( display total no.of count of Suspended Users)</w:t>
      </w:r>
    </w:p>
    <w:p w:rsidR="00000000" w:rsidDel="00000000" w:rsidP="00000000" w:rsidRDefault="00000000" w:rsidRPr="00000000" w14:paraId="00000463">
      <w:pPr>
        <w:numPr>
          <w:ilvl w:val="5"/>
          <w:numId w:val="5"/>
        </w:numPr>
        <w:spacing w:after="0" w:afterAutospacing="0"/>
        <w:ind w:left="4320" w:hanging="360"/>
      </w:pPr>
      <w:r w:rsidDel="00000000" w:rsidR="00000000" w:rsidRPr="00000000">
        <w:rPr>
          <w:rtl w:val="0"/>
        </w:rPr>
        <w:t xml:space="preserve">Locked ( display total no.of count of Locked Users)</w:t>
      </w:r>
    </w:p>
    <w:p w:rsidR="00000000" w:rsidDel="00000000" w:rsidP="00000000" w:rsidRDefault="00000000" w:rsidRPr="00000000" w14:paraId="00000464">
      <w:pPr>
        <w:numPr>
          <w:ilvl w:val="5"/>
          <w:numId w:val="5"/>
        </w:numPr>
        <w:spacing w:after="0" w:afterAutospacing="0"/>
        <w:ind w:left="4320" w:hanging="360"/>
      </w:pPr>
      <w:r w:rsidDel="00000000" w:rsidR="00000000" w:rsidRPr="00000000">
        <w:rPr>
          <w:rtl w:val="0"/>
        </w:rPr>
        <w:t xml:space="preserve">Deleted ( display total no.of count of Deleted Users)</w:t>
      </w:r>
    </w:p>
    <w:p w:rsidR="00000000" w:rsidDel="00000000" w:rsidP="00000000" w:rsidRDefault="00000000" w:rsidRPr="00000000" w14:paraId="00000465">
      <w:pPr>
        <w:numPr>
          <w:ilvl w:val="4"/>
          <w:numId w:val="5"/>
        </w:numPr>
        <w:spacing w:after="0" w:afterAutospacing="0"/>
        <w:ind w:left="3600" w:hanging="360"/>
        <w:rPr>
          <w:u w:val="none"/>
        </w:rPr>
      </w:pPr>
      <w:r w:rsidDel="00000000" w:rsidR="00000000" w:rsidRPr="00000000">
        <w:rPr>
          <w:rtl w:val="0"/>
        </w:rPr>
        <w:t xml:space="preserve">Options should contain checkboxes providing a feasibility to apply multiple options at same time.</w:t>
      </w:r>
    </w:p>
    <w:p w:rsidR="00000000" w:rsidDel="00000000" w:rsidP="00000000" w:rsidRDefault="00000000" w:rsidRPr="00000000" w14:paraId="00000466">
      <w:pPr>
        <w:numPr>
          <w:ilvl w:val="4"/>
          <w:numId w:val="5"/>
        </w:numPr>
        <w:spacing w:after="0" w:afterAutospacing="0"/>
        <w:ind w:left="3600" w:hanging="360"/>
        <w:rPr>
          <w:u w:val="none"/>
        </w:rPr>
      </w:pPr>
      <w:r w:rsidDel="00000000" w:rsidR="00000000" w:rsidRPr="00000000">
        <w:rPr>
          <w:rtl w:val="0"/>
        </w:rPr>
        <w:t xml:space="preserve">The Count should update in real-time.</w:t>
      </w:r>
    </w:p>
    <w:p w:rsidR="00000000" w:rsidDel="00000000" w:rsidP="00000000" w:rsidRDefault="00000000" w:rsidRPr="00000000" w14:paraId="00000467">
      <w:pPr>
        <w:numPr>
          <w:ilvl w:val="3"/>
          <w:numId w:val="5"/>
        </w:numPr>
        <w:spacing w:after="0" w:afterAutospacing="0"/>
        <w:ind w:left="2880" w:hanging="360"/>
      </w:pPr>
      <w:r w:rsidDel="00000000" w:rsidR="00000000" w:rsidRPr="00000000">
        <w:rPr>
          <w:b w:val="1"/>
          <w:bCs w:val="1"/>
          <w:rtl w:val="0"/>
        </w:rPr>
        <w:t xml:space="preserve">Verification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68">
      <w:pPr>
        <w:numPr>
          <w:ilvl w:val="4"/>
          <w:numId w:val="5"/>
        </w:numPr>
        <w:spacing w:after="0" w:afterAutospacing="0"/>
        <w:ind w:left="3600" w:hanging="360"/>
      </w:pPr>
      <w:r w:rsidDel="00000000" w:rsidR="00000000" w:rsidRPr="00000000">
        <w:rPr>
          <w:rtl w:val="0"/>
        </w:rPr>
        <w:t xml:space="preserve">Search field </w:t>
      </w:r>
    </w:p>
    <w:p w:rsidR="00000000" w:rsidDel="00000000" w:rsidP="00000000" w:rsidRDefault="00000000" w:rsidRPr="00000000" w14:paraId="00000469">
      <w:pPr>
        <w:numPr>
          <w:ilvl w:val="4"/>
          <w:numId w:val="5"/>
        </w:numPr>
        <w:spacing w:after="0" w:afterAutospacing="0"/>
        <w:ind w:left="3600" w:hanging="360"/>
        <w:rPr>
          <w:u w:val="none"/>
        </w:rPr>
      </w:pPr>
      <w:r w:rsidDel="00000000" w:rsidR="00000000" w:rsidRPr="00000000">
        <w:rPr>
          <w:rtl w:val="0"/>
        </w:rPr>
        <w:t xml:space="preserve">Options : </w:t>
      </w:r>
    </w:p>
    <w:p w:rsidR="00000000" w:rsidDel="00000000" w:rsidP="00000000" w:rsidRDefault="00000000" w:rsidRPr="00000000" w14:paraId="0000046A">
      <w:pPr>
        <w:numPr>
          <w:ilvl w:val="5"/>
          <w:numId w:val="5"/>
        </w:numPr>
        <w:spacing w:after="0" w:afterAutospacing="0"/>
        <w:ind w:left="4320" w:hanging="360"/>
      </w:pPr>
      <w:r w:rsidDel="00000000" w:rsidR="00000000" w:rsidRPr="00000000">
        <w:rPr>
          <w:rtl w:val="0"/>
        </w:rPr>
        <w:t xml:space="preserve">Verified (display total no.of Verified Users )</w:t>
      </w:r>
    </w:p>
    <w:p w:rsidR="00000000" w:rsidDel="00000000" w:rsidP="00000000" w:rsidRDefault="00000000" w:rsidRPr="00000000" w14:paraId="0000046B">
      <w:pPr>
        <w:numPr>
          <w:ilvl w:val="5"/>
          <w:numId w:val="5"/>
        </w:numPr>
        <w:spacing w:after="0" w:afterAutospacing="0"/>
        <w:ind w:left="4320" w:hanging="360"/>
      </w:pPr>
      <w:r w:rsidDel="00000000" w:rsidR="00000000" w:rsidRPr="00000000">
        <w:rPr>
          <w:rtl w:val="0"/>
        </w:rPr>
        <w:t xml:space="preserve">Pending (display total no.of Pending Users )</w:t>
      </w:r>
    </w:p>
    <w:p w:rsidR="00000000" w:rsidDel="00000000" w:rsidP="00000000" w:rsidRDefault="00000000" w:rsidRPr="00000000" w14:paraId="0000046C">
      <w:pPr>
        <w:numPr>
          <w:ilvl w:val="5"/>
          <w:numId w:val="5"/>
        </w:numPr>
        <w:spacing w:after="0" w:afterAutospacing="0"/>
        <w:ind w:left="4320" w:hanging="360"/>
        <w:rPr>
          <w:u w:val="none"/>
        </w:rPr>
      </w:pPr>
      <w:r w:rsidDel="00000000" w:rsidR="00000000" w:rsidRPr="00000000">
        <w:rPr>
          <w:rtl w:val="0"/>
        </w:rPr>
        <w:t xml:space="preserve">Options should contain checkboxes providing a feasibility to apply multiple options at same time.</w:t>
      </w:r>
    </w:p>
    <w:p w:rsidR="00000000" w:rsidDel="00000000" w:rsidP="00000000" w:rsidRDefault="00000000" w:rsidRPr="00000000" w14:paraId="0000046D">
      <w:pPr>
        <w:numPr>
          <w:ilvl w:val="3"/>
          <w:numId w:val="5"/>
        </w:numPr>
        <w:spacing w:after="0" w:afterAutospacing="0"/>
        <w:ind w:left="2880" w:hanging="360"/>
        <w:rPr>
          <w:b w:val="1"/>
          <w:bCs w:val="1"/>
        </w:rPr>
      </w:pPr>
      <w:r w:rsidDel="00000000" w:rsidR="00000000" w:rsidRPr="00000000">
        <w:rPr>
          <w:b w:val="1"/>
          <w:bCs w:val="1"/>
          <w:rtl w:val="0"/>
        </w:rPr>
        <w:t xml:space="preserve">Tier</w:t>
      </w:r>
    </w:p>
    <w:p w:rsidR="00000000" w:rsidDel="00000000" w:rsidP="00000000" w:rsidRDefault="00000000" w:rsidRPr="00000000" w14:paraId="0000046E">
      <w:pPr>
        <w:numPr>
          <w:ilvl w:val="4"/>
          <w:numId w:val="5"/>
        </w:numPr>
        <w:spacing w:after="0" w:afterAutospacing="0"/>
        <w:ind w:left="3600" w:hanging="360"/>
        <w:rPr>
          <w:b w:val="1"/>
          <w:bCs w:val="1"/>
        </w:rPr>
      </w:pPr>
      <w:r w:rsidDel="00000000" w:rsidR="00000000" w:rsidRPr="00000000">
        <w:rPr>
          <w:rtl w:val="0"/>
        </w:rPr>
        <w:t xml:space="preserve">Search field </w:t>
      </w:r>
    </w:p>
    <w:p w:rsidR="00000000" w:rsidDel="00000000" w:rsidP="00000000" w:rsidRDefault="00000000" w:rsidRPr="00000000" w14:paraId="0000046F">
      <w:pPr>
        <w:numPr>
          <w:ilvl w:val="4"/>
          <w:numId w:val="5"/>
        </w:numPr>
        <w:spacing w:after="0" w:afterAutospacing="0"/>
        <w:ind w:left="3600" w:hanging="360"/>
        <w:rPr>
          <w:u w:val="none"/>
        </w:rPr>
      </w:pPr>
      <w:r w:rsidDel="00000000" w:rsidR="00000000" w:rsidRPr="00000000">
        <w:rPr>
          <w:rtl w:val="0"/>
        </w:rPr>
        <w:t xml:space="preserve">Options : </w:t>
      </w:r>
    </w:p>
    <w:p w:rsidR="00000000" w:rsidDel="00000000" w:rsidP="00000000" w:rsidRDefault="00000000" w:rsidRPr="00000000" w14:paraId="00000470">
      <w:pPr>
        <w:numPr>
          <w:ilvl w:val="5"/>
          <w:numId w:val="5"/>
        </w:numPr>
        <w:spacing w:after="0" w:afterAutospacing="0"/>
        <w:ind w:left="4320" w:hanging="360"/>
      </w:pPr>
      <w:r w:rsidDel="00000000" w:rsidR="00000000" w:rsidRPr="00000000">
        <w:rPr>
          <w:rtl w:val="0"/>
        </w:rPr>
        <w:t xml:space="preserve">Rookie</w:t>
      </w:r>
    </w:p>
    <w:p w:rsidR="00000000" w:rsidDel="00000000" w:rsidP="00000000" w:rsidRDefault="00000000" w:rsidRPr="00000000" w14:paraId="00000471">
      <w:pPr>
        <w:numPr>
          <w:ilvl w:val="5"/>
          <w:numId w:val="5"/>
        </w:numPr>
        <w:spacing w:after="0" w:afterAutospacing="0"/>
        <w:ind w:left="4320" w:hanging="360"/>
      </w:pPr>
      <w:r w:rsidDel="00000000" w:rsidR="00000000" w:rsidRPr="00000000">
        <w:rPr>
          <w:rtl w:val="0"/>
        </w:rPr>
        <w:t xml:space="preserve">Amateur</w:t>
      </w:r>
    </w:p>
    <w:p w:rsidR="00000000" w:rsidDel="00000000" w:rsidP="00000000" w:rsidRDefault="00000000" w:rsidRPr="00000000" w14:paraId="00000472">
      <w:pPr>
        <w:numPr>
          <w:ilvl w:val="5"/>
          <w:numId w:val="5"/>
        </w:numPr>
        <w:spacing w:after="0" w:afterAutospacing="0"/>
        <w:ind w:left="4320" w:hanging="360"/>
      </w:pPr>
      <w:r w:rsidDel="00000000" w:rsidR="00000000" w:rsidRPr="00000000">
        <w:rPr>
          <w:rtl w:val="0"/>
        </w:rPr>
        <w:t xml:space="preserve">Pro</w:t>
      </w:r>
    </w:p>
    <w:p w:rsidR="00000000" w:rsidDel="00000000" w:rsidP="00000000" w:rsidRDefault="00000000" w:rsidRPr="00000000" w14:paraId="00000473">
      <w:pPr>
        <w:numPr>
          <w:ilvl w:val="5"/>
          <w:numId w:val="5"/>
        </w:numPr>
        <w:spacing w:after="0" w:afterAutospacing="0"/>
        <w:ind w:left="4320" w:hanging="360"/>
      </w:pPr>
      <w:r w:rsidDel="00000000" w:rsidR="00000000" w:rsidRPr="00000000">
        <w:rPr>
          <w:rtl w:val="0"/>
        </w:rPr>
        <w:t xml:space="preserve">Coordinator</w:t>
      </w:r>
    </w:p>
    <w:p w:rsidR="00000000" w:rsidDel="00000000" w:rsidP="00000000" w:rsidRDefault="00000000" w:rsidRPr="00000000" w14:paraId="00000474">
      <w:pPr>
        <w:numPr>
          <w:ilvl w:val="5"/>
          <w:numId w:val="5"/>
        </w:numPr>
        <w:spacing w:after="0" w:afterAutospacing="0"/>
        <w:ind w:left="4320" w:hanging="360"/>
      </w:pPr>
      <w:r w:rsidDel="00000000" w:rsidR="00000000" w:rsidRPr="00000000">
        <w:rPr>
          <w:rtl w:val="0"/>
        </w:rPr>
        <w:t xml:space="preserve">Head Coach </w:t>
      </w:r>
    </w:p>
    <w:p w:rsidR="00000000" w:rsidDel="00000000" w:rsidP="00000000" w:rsidRDefault="00000000" w:rsidRPr="00000000" w14:paraId="00000475">
      <w:pPr>
        <w:numPr>
          <w:ilvl w:val="4"/>
          <w:numId w:val="5"/>
        </w:numPr>
        <w:spacing w:after="0" w:afterAutospacing="0"/>
        <w:ind w:left="3600" w:hanging="360"/>
        <w:rPr>
          <w:u w:val="none"/>
        </w:rPr>
      </w:pPr>
      <w:r w:rsidDel="00000000" w:rsidR="00000000" w:rsidRPr="00000000">
        <w:rPr>
          <w:rtl w:val="0"/>
        </w:rPr>
        <w:t xml:space="preserve">Options should contain checkboxes providing a feasibility to apply multiple options at same time.</w:t>
      </w:r>
    </w:p>
    <w:p w:rsidR="00000000" w:rsidDel="00000000" w:rsidP="00000000" w:rsidRDefault="00000000" w:rsidRPr="00000000" w14:paraId="00000476">
      <w:pPr>
        <w:numPr>
          <w:ilvl w:val="4"/>
          <w:numId w:val="5"/>
        </w:numPr>
        <w:spacing w:after="0" w:afterAutospacing="0"/>
        <w:ind w:left="3600" w:hanging="360"/>
        <w:rPr>
          <w:u w:val="none"/>
        </w:rPr>
      </w:pPr>
      <w:r w:rsidDel="00000000" w:rsidR="00000000" w:rsidRPr="00000000">
        <w:rPr>
          <w:rtl w:val="0"/>
        </w:rPr>
        <w:t xml:space="preserve">Each option should display their respective count of Users</w:t>
      </w:r>
    </w:p>
    <w:p w:rsidR="00000000" w:rsidDel="00000000" w:rsidP="00000000" w:rsidRDefault="00000000" w:rsidRPr="00000000" w14:paraId="00000477">
      <w:pPr>
        <w:numPr>
          <w:ilvl w:val="3"/>
          <w:numId w:val="5"/>
        </w:numPr>
        <w:spacing w:after="0" w:afterAutospacing="0"/>
        <w:ind w:left="2880" w:hanging="360"/>
      </w:pPr>
      <w:r w:rsidDel="00000000" w:rsidR="00000000" w:rsidRPr="00000000">
        <w:rPr>
          <w:b w:val="1"/>
          <w:bCs w:val="1"/>
          <w:rtl w:val="0"/>
        </w:rPr>
        <w:t xml:space="preserve">Joined Date </w:t>
      </w:r>
      <w:r w:rsidDel="00000000" w:rsidR="00000000" w:rsidRPr="00000000">
        <w:rPr>
          <w:rtl w:val="0"/>
        </w:rPr>
        <w:t xml:space="preserve">:</w:t>
      </w:r>
    </w:p>
    <w:p w:rsidR="00000000" w:rsidDel="00000000" w:rsidP="00000000" w:rsidRDefault="00000000" w:rsidRPr="00000000" w14:paraId="00000478">
      <w:pPr>
        <w:numPr>
          <w:ilvl w:val="4"/>
          <w:numId w:val="5"/>
        </w:numPr>
        <w:spacing w:after="0" w:afterAutospacing="0"/>
        <w:ind w:left="3600" w:hanging="360"/>
        <w:rPr>
          <w:u w:val="none"/>
        </w:rPr>
      </w:pPr>
      <w:r w:rsidDel="00000000" w:rsidR="00000000" w:rsidRPr="00000000">
        <w:rPr>
          <w:rtl w:val="0"/>
        </w:rPr>
        <w:t xml:space="preserve">The Date Range filter works based on the Joined date of the Mobile User.</w:t>
      </w:r>
    </w:p>
    <w:p w:rsidR="00000000" w:rsidDel="00000000" w:rsidP="00000000" w:rsidRDefault="00000000" w:rsidRPr="00000000" w14:paraId="00000479">
      <w:pPr>
        <w:numPr>
          <w:ilvl w:val="4"/>
          <w:numId w:val="5"/>
        </w:numPr>
        <w:spacing w:after="0" w:afterAutospacing="0"/>
        <w:ind w:left="3600" w:hanging="360"/>
        <w:rPr>
          <w:u w:val="none"/>
        </w:rPr>
      </w:pPr>
      <w:r w:rsidDel="00000000" w:rsidR="00000000" w:rsidRPr="00000000">
        <w:rPr>
          <w:rtl w:val="0"/>
        </w:rPr>
        <w:t xml:space="preserve">Options  : </w:t>
      </w:r>
    </w:p>
    <w:p w:rsidR="00000000" w:rsidDel="00000000" w:rsidP="00000000" w:rsidRDefault="00000000" w:rsidRPr="00000000" w14:paraId="0000047A">
      <w:pPr>
        <w:numPr>
          <w:ilvl w:val="5"/>
          <w:numId w:val="5"/>
        </w:numPr>
        <w:spacing w:after="0" w:afterAutospacing="0"/>
        <w:ind w:left="4320" w:hanging="360"/>
        <w:rPr>
          <w:u w:val="none"/>
        </w:rPr>
      </w:pPr>
      <w:r w:rsidDel="00000000" w:rsidR="00000000" w:rsidRPr="00000000">
        <w:rPr>
          <w:rtl w:val="0"/>
        </w:rPr>
        <w:t xml:space="preserve">Today</w:t>
      </w:r>
    </w:p>
    <w:p w:rsidR="00000000" w:rsidDel="00000000" w:rsidP="00000000" w:rsidRDefault="00000000" w:rsidRPr="00000000" w14:paraId="0000047B">
      <w:pPr>
        <w:numPr>
          <w:ilvl w:val="6"/>
          <w:numId w:val="5"/>
        </w:numPr>
        <w:spacing w:after="0" w:afterAutospacing="0"/>
        <w:ind w:left="5040" w:hanging="360"/>
        <w:rPr>
          <w:u w:val="none"/>
        </w:rPr>
      </w:pPr>
      <w:r w:rsidDel="00000000" w:rsidR="00000000" w:rsidRPr="00000000">
        <w:rPr>
          <w:rtl w:val="0"/>
        </w:rPr>
        <w:t xml:space="preserve">Should only filters the current day Users</w:t>
        <w:tab/>
      </w:r>
    </w:p>
    <w:p w:rsidR="00000000" w:rsidDel="00000000" w:rsidP="00000000" w:rsidRDefault="00000000" w:rsidRPr="00000000" w14:paraId="0000047C">
      <w:pPr>
        <w:numPr>
          <w:ilvl w:val="5"/>
          <w:numId w:val="5"/>
        </w:numPr>
        <w:spacing w:after="0" w:afterAutospacing="0"/>
        <w:ind w:left="4320" w:hanging="360"/>
      </w:pPr>
      <w:r w:rsidDel="00000000" w:rsidR="00000000" w:rsidRPr="00000000">
        <w:rPr>
          <w:rtl w:val="0"/>
        </w:rPr>
        <w:t xml:space="preserve">Yesterday</w:t>
      </w:r>
    </w:p>
    <w:p w:rsidR="00000000" w:rsidDel="00000000" w:rsidP="00000000" w:rsidRDefault="00000000" w:rsidRPr="00000000" w14:paraId="0000047D">
      <w:pPr>
        <w:numPr>
          <w:ilvl w:val="6"/>
          <w:numId w:val="5"/>
        </w:numPr>
        <w:spacing w:after="0" w:afterAutospacing="0"/>
        <w:ind w:left="5040" w:hanging="360"/>
      </w:pPr>
      <w:r w:rsidDel="00000000" w:rsidR="00000000" w:rsidRPr="00000000">
        <w:rPr>
          <w:rtl w:val="0"/>
        </w:rPr>
        <w:t xml:space="preserve">Should filter yesterday users</w:t>
      </w:r>
    </w:p>
    <w:p w:rsidR="00000000" w:rsidDel="00000000" w:rsidP="00000000" w:rsidRDefault="00000000" w:rsidRPr="00000000" w14:paraId="0000047E">
      <w:pPr>
        <w:numPr>
          <w:ilvl w:val="5"/>
          <w:numId w:val="5"/>
        </w:numPr>
        <w:spacing w:after="0" w:afterAutospacing="0"/>
        <w:ind w:left="4320" w:hanging="360"/>
        <w:rPr>
          <w:u w:val="none"/>
        </w:rPr>
      </w:pPr>
      <w:r w:rsidDel="00000000" w:rsidR="00000000" w:rsidRPr="00000000">
        <w:rPr>
          <w:rtl w:val="0"/>
        </w:rPr>
        <w:t xml:space="preserve">Last 7 days</w:t>
      </w:r>
    </w:p>
    <w:p w:rsidR="00000000" w:rsidDel="00000000" w:rsidP="00000000" w:rsidRDefault="00000000" w:rsidRPr="00000000" w14:paraId="0000047F">
      <w:pPr>
        <w:numPr>
          <w:ilvl w:val="6"/>
          <w:numId w:val="5"/>
        </w:numPr>
        <w:spacing w:after="0" w:afterAutospacing="0"/>
        <w:ind w:left="5040" w:hanging="360"/>
      </w:pPr>
      <w:r w:rsidDel="00000000" w:rsidR="00000000" w:rsidRPr="00000000">
        <w:rPr>
          <w:rtl w:val="0"/>
        </w:rPr>
        <w:t xml:space="preserve">Should filter the last 7 days Users</w:t>
      </w:r>
    </w:p>
    <w:p w:rsidR="00000000" w:rsidDel="00000000" w:rsidP="00000000" w:rsidRDefault="00000000" w:rsidRPr="00000000" w14:paraId="00000480">
      <w:pPr>
        <w:numPr>
          <w:ilvl w:val="5"/>
          <w:numId w:val="5"/>
        </w:numPr>
        <w:spacing w:after="0" w:afterAutospacing="0"/>
        <w:ind w:left="4320" w:hanging="360"/>
        <w:rPr>
          <w:u w:val="none"/>
        </w:rPr>
      </w:pPr>
      <w:r w:rsidDel="00000000" w:rsidR="00000000" w:rsidRPr="00000000">
        <w:rPr>
          <w:rtl w:val="0"/>
        </w:rPr>
        <w:t xml:space="preserve">Last 30 days</w:t>
      </w:r>
    </w:p>
    <w:p w:rsidR="00000000" w:rsidDel="00000000" w:rsidP="00000000" w:rsidRDefault="00000000" w:rsidRPr="00000000" w14:paraId="00000481">
      <w:pPr>
        <w:numPr>
          <w:ilvl w:val="6"/>
          <w:numId w:val="5"/>
        </w:numPr>
        <w:spacing w:after="0" w:afterAutospacing="0"/>
        <w:ind w:left="5040" w:hanging="360"/>
      </w:pPr>
      <w:r w:rsidDel="00000000" w:rsidR="00000000" w:rsidRPr="00000000">
        <w:rPr>
          <w:rtl w:val="0"/>
        </w:rPr>
        <w:t xml:space="preserve">Should filter the last 30 days Users</w:t>
      </w:r>
    </w:p>
    <w:p w:rsidR="00000000" w:rsidDel="00000000" w:rsidP="00000000" w:rsidRDefault="00000000" w:rsidRPr="00000000" w14:paraId="00000482">
      <w:pPr>
        <w:numPr>
          <w:ilvl w:val="5"/>
          <w:numId w:val="5"/>
        </w:numPr>
        <w:spacing w:after="0" w:afterAutospacing="0"/>
        <w:ind w:left="4320" w:hanging="360"/>
        <w:rPr>
          <w:u w:val="none"/>
        </w:rPr>
      </w:pPr>
      <w:r w:rsidDel="00000000" w:rsidR="00000000" w:rsidRPr="00000000">
        <w:rPr>
          <w:rtl w:val="0"/>
        </w:rPr>
        <w:t xml:space="preserve">This Month</w:t>
      </w:r>
    </w:p>
    <w:p w:rsidR="00000000" w:rsidDel="00000000" w:rsidP="00000000" w:rsidRDefault="00000000" w:rsidRPr="00000000" w14:paraId="00000483">
      <w:pPr>
        <w:numPr>
          <w:ilvl w:val="6"/>
          <w:numId w:val="5"/>
        </w:numPr>
        <w:spacing w:after="0" w:afterAutospacing="0"/>
        <w:ind w:left="5040" w:hanging="360"/>
      </w:pPr>
      <w:r w:rsidDel="00000000" w:rsidR="00000000" w:rsidRPr="00000000">
        <w:rPr>
          <w:rtl w:val="0"/>
        </w:rPr>
        <w:t xml:space="preserve">Should filter the currency month Users</w:t>
      </w:r>
    </w:p>
    <w:p w:rsidR="00000000" w:rsidDel="00000000" w:rsidP="00000000" w:rsidRDefault="00000000" w:rsidRPr="00000000" w14:paraId="00000484">
      <w:pPr>
        <w:numPr>
          <w:ilvl w:val="5"/>
          <w:numId w:val="5"/>
        </w:numPr>
        <w:spacing w:after="0" w:afterAutospacing="0"/>
        <w:ind w:left="4320" w:hanging="360"/>
        <w:rPr>
          <w:u w:val="none"/>
        </w:rPr>
      </w:pPr>
      <w:r w:rsidDel="00000000" w:rsidR="00000000" w:rsidRPr="00000000">
        <w:rPr>
          <w:rtl w:val="0"/>
        </w:rPr>
        <w:t xml:space="preserve">Last Month</w:t>
      </w:r>
    </w:p>
    <w:p w:rsidR="00000000" w:rsidDel="00000000" w:rsidP="00000000" w:rsidRDefault="00000000" w:rsidRPr="00000000" w14:paraId="00000485">
      <w:pPr>
        <w:numPr>
          <w:ilvl w:val="6"/>
          <w:numId w:val="5"/>
        </w:numPr>
        <w:spacing w:after="0" w:afterAutospacing="0"/>
        <w:ind w:left="5040" w:hanging="360"/>
      </w:pPr>
      <w:r w:rsidDel="00000000" w:rsidR="00000000" w:rsidRPr="00000000">
        <w:rPr>
          <w:rtl w:val="0"/>
        </w:rPr>
        <w:t xml:space="preserve">Should filter the last month Users</w:t>
      </w:r>
    </w:p>
    <w:p w:rsidR="00000000" w:rsidDel="00000000" w:rsidP="00000000" w:rsidRDefault="00000000" w:rsidRPr="00000000" w14:paraId="00000486">
      <w:pPr>
        <w:numPr>
          <w:ilvl w:val="5"/>
          <w:numId w:val="5"/>
        </w:numPr>
        <w:spacing w:after="0" w:afterAutospacing="0"/>
        <w:ind w:left="4320" w:hanging="360"/>
        <w:rPr>
          <w:u w:val="none"/>
        </w:rPr>
      </w:pPr>
      <w:r w:rsidDel="00000000" w:rsidR="00000000" w:rsidRPr="00000000">
        <w:rPr>
          <w:rtl w:val="0"/>
        </w:rPr>
        <w:t xml:space="preserve">Custom Range</w:t>
      </w:r>
    </w:p>
    <w:p w:rsidR="00000000" w:rsidDel="00000000" w:rsidP="00000000" w:rsidRDefault="00000000" w:rsidRPr="00000000" w14:paraId="00000487">
      <w:pPr>
        <w:numPr>
          <w:ilvl w:val="6"/>
          <w:numId w:val="5"/>
        </w:numPr>
        <w:spacing w:after="0" w:afterAutospacing="0"/>
        <w:ind w:left="5040" w:hanging="360"/>
        <w:rPr>
          <w:u w:val="none"/>
        </w:rPr>
      </w:pPr>
      <w:r w:rsidDel="00000000" w:rsidR="00000000" w:rsidRPr="00000000">
        <w:rPr>
          <w:rtl w:val="0"/>
        </w:rPr>
        <w:t xml:space="preserve">Should display the calendar &amp; provide feasibility to select the custom range.</w:t>
      </w:r>
    </w:p>
    <w:p w:rsidR="00000000" w:rsidDel="00000000" w:rsidP="00000000" w:rsidRDefault="00000000" w:rsidRPr="00000000" w14:paraId="00000488">
      <w:pPr>
        <w:numPr>
          <w:ilvl w:val="6"/>
          <w:numId w:val="5"/>
        </w:numPr>
        <w:spacing w:after="0" w:afterAutospacing="0"/>
        <w:ind w:left="5040" w:hanging="360"/>
        <w:rPr>
          <w:u w:val="none"/>
        </w:rPr>
      </w:pPr>
      <w:r w:rsidDel="00000000" w:rsidR="00000000" w:rsidRPr="00000000">
        <w:rPr>
          <w:rtl w:val="0"/>
        </w:rPr>
        <w:t xml:space="preserve">Future Dates should be disabled.</w:t>
      </w:r>
    </w:p>
    <w:p w:rsidR="00000000" w:rsidDel="00000000" w:rsidP="00000000" w:rsidRDefault="00000000" w:rsidRPr="00000000" w14:paraId="00000489">
      <w:pPr>
        <w:numPr>
          <w:ilvl w:val="6"/>
          <w:numId w:val="5"/>
        </w:numPr>
        <w:spacing w:after="0" w:afterAutospacing="0"/>
        <w:ind w:left="5040" w:hanging="360"/>
        <w:rPr>
          <w:u w:val="none"/>
        </w:rPr>
      </w:pPr>
      <w:r w:rsidDel="00000000" w:rsidR="00000000" w:rsidRPr="00000000">
        <w:rPr>
          <w:rtl w:val="0"/>
        </w:rPr>
        <w:t xml:space="preserve">Only past &amp; current dates should be enabled.</w:t>
      </w:r>
    </w:p>
    <w:p w:rsidR="00000000" w:rsidDel="00000000" w:rsidP="00000000" w:rsidRDefault="00000000" w:rsidRPr="00000000" w14:paraId="0000048A">
      <w:pPr>
        <w:numPr>
          <w:ilvl w:val="6"/>
          <w:numId w:val="5"/>
        </w:numPr>
        <w:spacing w:after="0" w:afterAutospacing="0"/>
        <w:ind w:left="5040" w:hanging="360"/>
        <w:rPr>
          <w:u w:val="none"/>
        </w:rPr>
      </w:pPr>
      <w:r w:rsidDel="00000000" w:rsidR="00000000" w:rsidRPr="00000000">
        <w:rPr>
          <w:rtl w:val="0"/>
        </w:rPr>
        <w:t xml:space="preserve">Left &amp; Right arrow to increase/decrease the months.</w:t>
      </w:r>
    </w:p>
    <w:p w:rsidR="00000000" w:rsidDel="00000000" w:rsidP="00000000" w:rsidRDefault="00000000" w:rsidRPr="00000000" w14:paraId="0000048B">
      <w:pPr>
        <w:numPr>
          <w:ilvl w:val="6"/>
          <w:numId w:val="5"/>
        </w:numPr>
        <w:spacing w:after="0" w:afterAutospacing="0"/>
        <w:ind w:left="5040" w:hanging="360"/>
        <w:rPr>
          <w:u w:val="none"/>
        </w:rPr>
      </w:pPr>
      <w:r w:rsidDel="00000000" w:rsidR="00000000" w:rsidRPr="00000000">
        <w:rPr>
          <w:rtl w:val="0"/>
        </w:rPr>
        <w:t xml:space="preserve">Left - Decrease the month</w:t>
      </w:r>
    </w:p>
    <w:p w:rsidR="00000000" w:rsidDel="00000000" w:rsidP="00000000" w:rsidRDefault="00000000" w:rsidRPr="00000000" w14:paraId="0000048C">
      <w:pPr>
        <w:numPr>
          <w:ilvl w:val="6"/>
          <w:numId w:val="5"/>
        </w:numPr>
        <w:spacing w:after="0" w:afterAutospacing="0"/>
        <w:ind w:left="5040" w:hanging="360"/>
        <w:rPr>
          <w:u w:val="none"/>
        </w:rPr>
      </w:pPr>
      <w:r w:rsidDel="00000000" w:rsidR="00000000" w:rsidRPr="00000000">
        <w:rPr>
          <w:rtl w:val="0"/>
        </w:rPr>
        <w:t xml:space="preserve">Right - Increase the month</w:t>
      </w:r>
    </w:p>
    <w:p w:rsidR="00000000" w:rsidDel="00000000" w:rsidP="00000000" w:rsidRDefault="00000000" w:rsidRPr="00000000" w14:paraId="0000048D">
      <w:pPr>
        <w:numPr>
          <w:ilvl w:val="6"/>
          <w:numId w:val="5"/>
        </w:numPr>
        <w:spacing w:after="0" w:afterAutospacing="0"/>
        <w:ind w:left="5040" w:hanging="360"/>
        <w:rPr>
          <w:u w:val="none"/>
        </w:rPr>
      </w:pPr>
      <w:r w:rsidDel="00000000" w:rsidR="00000000" w:rsidRPr="00000000">
        <w:rPr>
          <w:rtl w:val="0"/>
        </w:rPr>
        <w:t xml:space="preserve">Buttons : </w:t>
      </w:r>
    </w:p>
    <w:p w:rsidR="00000000" w:rsidDel="00000000" w:rsidP="00000000" w:rsidRDefault="00000000" w:rsidRPr="00000000" w14:paraId="0000048E">
      <w:pPr>
        <w:numPr>
          <w:ilvl w:val="7"/>
          <w:numId w:val="5"/>
        </w:numPr>
        <w:spacing w:after="0" w:afterAutospacing="0"/>
        <w:ind w:left="5760" w:hanging="360"/>
        <w:rPr>
          <w:u w:val="none"/>
        </w:rPr>
      </w:pPr>
      <w:r w:rsidDel="00000000" w:rsidR="00000000" w:rsidRPr="00000000">
        <w:rPr>
          <w:rtl w:val="0"/>
        </w:rPr>
        <w:t xml:space="preserve">Apply</w:t>
      </w:r>
    </w:p>
    <w:p w:rsidR="00000000" w:rsidDel="00000000" w:rsidP="00000000" w:rsidRDefault="00000000" w:rsidRPr="00000000" w14:paraId="0000048F">
      <w:pPr>
        <w:numPr>
          <w:ilvl w:val="8"/>
          <w:numId w:val="5"/>
        </w:numPr>
        <w:spacing w:after="0" w:afterAutospacing="0"/>
        <w:ind w:left="6480" w:hanging="360"/>
        <w:rPr>
          <w:u w:val="none"/>
        </w:rPr>
      </w:pPr>
      <w:r w:rsidDel="00000000" w:rsidR="00000000" w:rsidRPr="00000000">
        <w:rPr>
          <w:rtl w:val="0"/>
        </w:rPr>
        <w:t xml:space="preserve">Clicking on Apply, the system should apply the selected/customized date and filter the data.</w:t>
      </w:r>
    </w:p>
    <w:p w:rsidR="00000000" w:rsidDel="00000000" w:rsidP="00000000" w:rsidRDefault="00000000" w:rsidRPr="00000000" w14:paraId="00000490">
      <w:pPr>
        <w:numPr>
          <w:ilvl w:val="7"/>
          <w:numId w:val="5"/>
        </w:numPr>
        <w:spacing w:after="0" w:afterAutospacing="0"/>
        <w:ind w:left="5760" w:hanging="360"/>
        <w:rPr>
          <w:u w:val="none"/>
        </w:rPr>
      </w:pPr>
      <w:r w:rsidDel="00000000" w:rsidR="00000000" w:rsidRPr="00000000">
        <w:rPr>
          <w:rtl w:val="0"/>
        </w:rPr>
        <w:t xml:space="preserve">Cancel</w:t>
      </w:r>
    </w:p>
    <w:p w:rsidR="00000000" w:rsidDel="00000000" w:rsidP="00000000" w:rsidRDefault="00000000" w:rsidRPr="00000000" w14:paraId="00000491">
      <w:pPr>
        <w:numPr>
          <w:ilvl w:val="8"/>
          <w:numId w:val="5"/>
        </w:numPr>
        <w:spacing w:after="0" w:afterAutospacing="0"/>
        <w:ind w:left="6480" w:hanging="360"/>
        <w:rPr>
          <w:u w:val="none"/>
        </w:rPr>
      </w:pPr>
      <w:r w:rsidDel="00000000" w:rsidR="00000000" w:rsidRPr="00000000">
        <w:rPr>
          <w:rtl w:val="0"/>
        </w:rPr>
        <w:t xml:space="preserve">Clicking on Cancel should close the calendar.</w:t>
      </w:r>
    </w:p>
    <w:p w:rsidR="00000000" w:rsidDel="00000000" w:rsidP="00000000" w:rsidRDefault="00000000" w:rsidRPr="00000000" w14:paraId="00000492">
      <w:pPr>
        <w:numPr>
          <w:ilvl w:val="2"/>
          <w:numId w:val="5"/>
        </w:numPr>
        <w:spacing w:after="0" w:afterAutospacing="0"/>
        <w:ind w:left="2160" w:hanging="360"/>
        <w:rPr>
          <w:b w:val="1"/>
          <w:bCs w:val="1"/>
        </w:rPr>
      </w:pPr>
      <w:r w:rsidDel="00000000" w:rsidR="00000000" w:rsidRPr="00000000">
        <w:rPr>
          <w:b w:val="1"/>
          <w:bCs w:val="1"/>
          <w:rtl w:val="0"/>
        </w:rPr>
        <w:t xml:space="preserve">Gird/List View : Admin must be able to view:</w:t>
      </w:r>
    </w:p>
    <w:p w:rsidR="00000000" w:rsidDel="00000000" w:rsidP="00000000" w:rsidRDefault="00000000" w:rsidRPr="00000000" w14:paraId="00000493">
      <w:pPr>
        <w:numPr>
          <w:ilvl w:val="3"/>
          <w:numId w:val="5"/>
        </w:numPr>
        <w:spacing w:after="0" w:afterAutospacing="0"/>
        <w:ind w:left="2880" w:hanging="360"/>
      </w:pPr>
      <w:r w:rsidDel="00000000" w:rsidR="00000000" w:rsidRPr="00000000">
        <w:rPr>
          <w:rtl w:val="0"/>
        </w:rPr>
        <w:t xml:space="preserve">User</w:t>
      </w:r>
    </w:p>
    <w:p w:rsidR="00000000" w:rsidDel="00000000" w:rsidP="00000000" w:rsidRDefault="00000000" w:rsidRPr="00000000" w14:paraId="00000494">
      <w:pPr>
        <w:numPr>
          <w:ilvl w:val="4"/>
          <w:numId w:val="5"/>
        </w:numPr>
        <w:spacing w:after="0" w:afterAutospacing="0"/>
        <w:ind w:left="3600" w:hanging="360"/>
      </w:pPr>
      <w:r w:rsidDel="00000000" w:rsidR="00000000" w:rsidRPr="00000000">
        <w:rPr>
          <w:rtl w:val="0"/>
        </w:rPr>
        <w:t xml:space="preserve">Avatar : Small circular thumbnail</w:t>
      </w:r>
    </w:p>
    <w:p w:rsidR="00000000" w:rsidDel="00000000" w:rsidP="00000000" w:rsidRDefault="00000000" w:rsidRPr="00000000" w14:paraId="00000495">
      <w:pPr>
        <w:numPr>
          <w:ilvl w:val="4"/>
          <w:numId w:val="5"/>
        </w:numPr>
        <w:spacing w:after="0" w:afterAutospacing="0"/>
        <w:ind w:left="3600" w:hanging="360"/>
      </w:pPr>
      <w:r w:rsidDel="00000000" w:rsidR="00000000" w:rsidRPr="00000000">
        <w:rPr>
          <w:rtl w:val="0"/>
        </w:rPr>
        <w:t xml:space="preserve">User_ID</w:t>
      </w:r>
    </w:p>
    <w:p w:rsidR="00000000" w:rsidDel="00000000" w:rsidP="00000000" w:rsidRDefault="00000000" w:rsidRPr="00000000" w14:paraId="00000496">
      <w:pPr>
        <w:numPr>
          <w:ilvl w:val="4"/>
          <w:numId w:val="5"/>
        </w:numPr>
        <w:spacing w:after="0" w:afterAutospacing="0"/>
        <w:ind w:left="3600" w:hanging="360"/>
      </w:pPr>
      <w:r w:rsidDel="00000000" w:rsidR="00000000" w:rsidRPr="00000000">
        <w:rPr>
          <w:rtl w:val="0"/>
        </w:rPr>
        <w:t xml:space="preserve">Username</w:t>
      </w:r>
    </w:p>
    <w:p w:rsidR="00000000" w:rsidDel="00000000" w:rsidP="00000000" w:rsidRDefault="00000000" w:rsidRPr="00000000" w14:paraId="00000497">
      <w:pPr>
        <w:numPr>
          <w:ilvl w:val="3"/>
          <w:numId w:val="5"/>
        </w:numPr>
        <w:spacing w:after="0" w:afterAutospacing="0"/>
        <w:ind w:left="2880" w:hanging="360"/>
      </w:pPr>
      <w:r w:rsidDel="00000000" w:rsidR="00000000" w:rsidRPr="00000000">
        <w:rPr>
          <w:rtl w:val="0"/>
        </w:rPr>
        <w:t xml:space="preserve">Email </w:t>
      </w:r>
    </w:p>
    <w:p w:rsidR="00000000" w:rsidDel="00000000" w:rsidP="00000000" w:rsidRDefault="00000000" w:rsidRPr="00000000" w14:paraId="00000498">
      <w:pPr>
        <w:numPr>
          <w:ilvl w:val="3"/>
          <w:numId w:val="5"/>
        </w:numPr>
        <w:spacing w:after="0" w:afterAutospacing="0"/>
        <w:ind w:left="2880" w:hanging="360"/>
      </w:pPr>
      <w:r w:rsidDel="00000000" w:rsidR="00000000" w:rsidRPr="00000000">
        <w:rPr>
          <w:rtl w:val="0"/>
        </w:rPr>
        <w:t xml:space="preserve">Status (Active / Suspended / Banned / Locked / Deleted)</w:t>
      </w:r>
    </w:p>
    <w:p w:rsidR="00000000" w:rsidDel="00000000" w:rsidP="00000000" w:rsidRDefault="00000000" w:rsidRPr="00000000" w14:paraId="00000499">
      <w:pPr>
        <w:numPr>
          <w:ilvl w:val="3"/>
          <w:numId w:val="5"/>
        </w:numPr>
        <w:spacing w:after="0" w:afterAutospacing="0"/>
        <w:ind w:left="2880" w:hanging="360"/>
      </w:pPr>
      <w:r w:rsidDel="00000000" w:rsidR="00000000" w:rsidRPr="00000000">
        <w:rPr>
          <w:rtl w:val="0"/>
        </w:rPr>
        <w:t xml:space="preserve">Verification (Verified / Unverified)</w:t>
      </w:r>
    </w:p>
    <w:p w:rsidR="00000000" w:rsidDel="00000000" w:rsidP="00000000" w:rsidRDefault="00000000" w:rsidRPr="00000000" w14:paraId="0000049A">
      <w:pPr>
        <w:numPr>
          <w:ilvl w:val="3"/>
          <w:numId w:val="5"/>
        </w:numPr>
        <w:spacing w:after="0" w:afterAutospacing="0"/>
        <w:ind w:left="2880" w:hanging="360"/>
      </w:pPr>
      <w:r w:rsidDel="00000000" w:rsidR="00000000" w:rsidRPr="00000000">
        <w:rPr>
          <w:rtl w:val="0"/>
        </w:rPr>
        <w:t xml:space="preserve">Tier (Rookie / Amateur / Pro / Coordinator / Head Coach )</w:t>
      </w:r>
    </w:p>
    <w:p w:rsidR="00000000" w:rsidDel="00000000" w:rsidP="00000000" w:rsidRDefault="00000000" w:rsidRPr="00000000" w14:paraId="0000049B">
      <w:pPr>
        <w:numPr>
          <w:ilvl w:val="3"/>
          <w:numId w:val="5"/>
        </w:numPr>
        <w:spacing w:after="0" w:afterAutospacing="0"/>
        <w:ind w:left="2880" w:hanging="360"/>
      </w:pPr>
      <w:r w:rsidDel="00000000" w:rsidR="00000000" w:rsidRPr="00000000">
        <w:rPr>
          <w:rtl w:val="0"/>
        </w:rPr>
        <w:t xml:space="preserve">XP Points </w:t>
      </w:r>
    </w:p>
    <w:p w:rsidR="00000000" w:rsidDel="00000000" w:rsidP="00000000" w:rsidRDefault="00000000" w:rsidRPr="00000000" w14:paraId="0000049C">
      <w:pPr>
        <w:numPr>
          <w:ilvl w:val="3"/>
          <w:numId w:val="5"/>
        </w:numPr>
        <w:spacing w:after="0" w:afterAutospacing="0"/>
        <w:ind w:left="2880" w:hanging="360"/>
      </w:pPr>
      <w:r w:rsidDel="00000000" w:rsidR="00000000" w:rsidRPr="00000000">
        <w:rPr>
          <w:rtl w:val="0"/>
        </w:rPr>
        <w:t xml:space="preserve">Wallet Balance</w:t>
      </w:r>
    </w:p>
    <w:p w:rsidR="00000000" w:rsidDel="00000000" w:rsidP="00000000" w:rsidRDefault="00000000" w:rsidRPr="00000000" w14:paraId="0000049D">
      <w:pPr>
        <w:numPr>
          <w:ilvl w:val="3"/>
          <w:numId w:val="5"/>
        </w:numPr>
        <w:spacing w:after="0" w:afterAutospacing="0"/>
        <w:ind w:left="2880" w:hanging="360"/>
      </w:pPr>
      <w:r w:rsidDel="00000000" w:rsidR="00000000" w:rsidRPr="00000000">
        <w:rPr>
          <w:rtl w:val="0"/>
        </w:rPr>
        <w:t xml:space="preserve">Joined Date</w:t>
      </w:r>
    </w:p>
    <w:p w:rsidR="00000000" w:rsidDel="00000000" w:rsidP="00000000" w:rsidRDefault="00000000" w:rsidRPr="00000000" w14:paraId="0000049E">
      <w:pPr>
        <w:numPr>
          <w:ilvl w:val="3"/>
          <w:numId w:val="5"/>
        </w:numPr>
        <w:spacing w:after="0" w:afterAutospacing="0"/>
        <w:ind w:left="2880" w:hanging="360"/>
        <w:rPr>
          <w:u w:val="none"/>
        </w:rPr>
      </w:pPr>
      <w:r w:rsidDel="00000000" w:rsidR="00000000" w:rsidRPr="00000000">
        <w:rPr>
          <w:rtl w:val="0"/>
        </w:rPr>
        <w:t xml:space="preserve">Actions : </w:t>
      </w:r>
    </w:p>
    <w:p w:rsidR="00000000" w:rsidDel="00000000" w:rsidP="00000000" w:rsidRDefault="00000000" w:rsidRPr="00000000" w14:paraId="0000049F">
      <w:pPr>
        <w:numPr>
          <w:ilvl w:val="4"/>
          <w:numId w:val="5"/>
        </w:numPr>
        <w:spacing w:after="0" w:afterAutospacing="0"/>
        <w:ind w:left="3600" w:hanging="360"/>
        <w:rPr>
          <w:u w:val="none"/>
        </w:rPr>
      </w:pPr>
      <w:r w:rsidDel="00000000" w:rsidR="00000000" w:rsidRPr="00000000">
        <w:rPr>
          <w:rtl w:val="0"/>
        </w:rPr>
        <w:t xml:space="preserve">View Details</w:t>
      </w:r>
    </w:p>
    <w:p w:rsidR="00000000" w:rsidDel="00000000" w:rsidP="00000000" w:rsidRDefault="00000000" w:rsidRPr="00000000" w14:paraId="000004A0">
      <w:pPr>
        <w:numPr>
          <w:ilvl w:val="4"/>
          <w:numId w:val="5"/>
        </w:numPr>
        <w:spacing w:after="0" w:afterAutospacing="0"/>
        <w:ind w:left="3600" w:hanging="360"/>
      </w:pPr>
      <w:r w:rsidDel="00000000" w:rsidR="00000000" w:rsidRPr="00000000">
        <w:rPr>
          <w:rtl w:val="0"/>
        </w:rPr>
        <w:t xml:space="preserve">Force Password Reset</w:t>
      </w:r>
    </w:p>
    <w:p w:rsidR="00000000" w:rsidDel="00000000" w:rsidP="00000000" w:rsidRDefault="00000000" w:rsidRPr="00000000" w14:paraId="000004A1">
      <w:pPr>
        <w:numPr>
          <w:ilvl w:val="4"/>
          <w:numId w:val="5"/>
        </w:numPr>
        <w:spacing w:after="0" w:afterAutospacing="0"/>
        <w:ind w:left="3600" w:hanging="360"/>
        <w:rPr>
          <w:u w:val="none"/>
        </w:rPr>
      </w:pPr>
      <w:r w:rsidDel="00000000" w:rsidR="00000000" w:rsidRPr="00000000">
        <w:rPr>
          <w:rtl w:val="0"/>
        </w:rPr>
        <w:t xml:space="preserve">Suspend</w:t>
      </w:r>
    </w:p>
    <w:p w:rsidR="00000000" w:rsidDel="00000000" w:rsidP="00000000" w:rsidRDefault="00000000" w:rsidRPr="00000000" w14:paraId="000004A2">
      <w:pPr>
        <w:numPr>
          <w:ilvl w:val="4"/>
          <w:numId w:val="5"/>
        </w:numPr>
        <w:spacing w:after="0" w:afterAutospacing="0"/>
        <w:ind w:left="3600" w:hanging="360"/>
        <w:rPr>
          <w:u w:val="none"/>
        </w:rPr>
      </w:pPr>
      <w:r w:rsidDel="00000000" w:rsidR="00000000" w:rsidRPr="00000000">
        <w:rPr>
          <w:rtl w:val="0"/>
        </w:rPr>
        <w:t xml:space="preserve">Ban</w:t>
      </w:r>
    </w:p>
    <w:p w:rsidR="00000000" w:rsidDel="00000000" w:rsidP="00000000" w:rsidRDefault="00000000" w:rsidRPr="00000000" w14:paraId="000004A3">
      <w:pPr>
        <w:numPr>
          <w:ilvl w:val="4"/>
          <w:numId w:val="5"/>
        </w:numPr>
        <w:spacing w:after="0" w:afterAutospacing="0"/>
        <w:ind w:left="3600" w:hanging="360"/>
        <w:rPr>
          <w:u w:val="none"/>
        </w:rPr>
      </w:pPr>
      <w:r w:rsidDel="00000000" w:rsidR="00000000" w:rsidRPr="00000000">
        <w:rPr>
          <w:rtl w:val="0"/>
        </w:rPr>
        <w:t xml:space="preserve">Override Verification</w:t>
      </w:r>
    </w:p>
    <w:p w:rsidR="00000000" w:rsidDel="00000000" w:rsidP="00000000" w:rsidRDefault="00000000" w:rsidRPr="00000000" w14:paraId="000004A4">
      <w:pPr>
        <w:numPr>
          <w:ilvl w:val="4"/>
          <w:numId w:val="5"/>
        </w:numPr>
        <w:spacing w:after="0" w:afterAutospacing="0"/>
        <w:ind w:left="3600" w:hanging="360"/>
        <w:rPr>
          <w:u w:val="none"/>
        </w:rPr>
      </w:pPr>
      <w:r w:rsidDel="00000000" w:rsidR="00000000" w:rsidRPr="00000000">
        <w:rPr>
          <w:rtl w:val="0"/>
        </w:rPr>
        <w:t xml:space="preserve">Delete</w:t>
      </w:r>
    </w:p>
    <w:p w:rsidR="00000000" w:rsidDel="00000000" w:rsidP="00000000" w:rsidRDefault="00000000" w:rsidRPr="00000000" w14:paraId="000004A5">
      <w:pPr>
        <w:numPr>
          <w:ilvl w:val="2"/>
          <w:numId w:val="5"/>
        </w:numPr>
        <w:spacing w:after="0" w:afterAutospacing="0"/>
        <w:ind w:left="2160" w:hanging="360"/>
        <w:rPr>
          <w:b w:val="1"/>
          <w:bCs w:val="1"/>
        </w:rPr>
      </w:pPr>
      <w:r w:rsidDel="00000000" w:rsidR="00000000" w:rsidRPr="00000000">
        <w:rPr>
          <w:b w:val="1"/>
          <w:bCs w:val="1"/>
          <w:rtl w:val="0"/>
        </w:rPr>
        <w:t xml:space="preserve">Pagination </w:t>
      </w:r>
    </w:p>
    <w:p w:rsidR="00000000" w:rsidDel="00000000" w:rsidP="00000000" w:rsidRDefault="00000000" w:rsidRPr="00000000" w14:paraId="000004A6">
      <w:pPr>
        <w:numPr>
          <w:ilvl w:val="3"/>
          <w:numId w:val="5"/>
        </w:numPr>
        <w:spacing w:after="0" w:afterAutospacing="0"/>
        <w:ind w:left="2880" w:hanging="360"/>
        <w:rPr/>
      </w:pPr>
      <w:r w:rsidDel="00000000" w:rsidR="00000000" w:rsidRPr="00000000">
        <w:rPr>
          <w:rtl w:val="0"/>
        </w:rPr>
        <w:t xml:space="preserve">pagination controls to appear at the bottom of the screen so Admin can easily navigate between pages.</w:t>
      </w:r>
    </w:p>
    <w:p w:rsidR="00000000" w:rsidDel="00000000" w:rsidP="00000000" w:rsidRDefault="00000000" w:rsidRPr="00000000" w14:paraId="000004A7">
      <w:pPr>
        <w:numPr>
          <w:ilvl w:val="3"/>
          <w:numId w:val="5"/>
        </w:numPr>
        <w:spacing w:after="0" w:afterAutospacing="0"/>
        <w:ind w:left="2880" w:hanging="360"/>
        <w:rPr/>
      </w:pPr>
      <w:r w:rsidDel="00000000" w:rsidR="00000000" w:rsidRPr="00000000">
        <w:rPr>
          <w:rtl w:val="0"/>
        </w:rPr>
        <w:t xml:space="preserve">A Dropdown to select the number of records per page (10, 20, 50, or 100).</w:t>
      </w:r>
    </w:p>
    <w:p w:rsidR="00000000" w:rsidDel="00000000" w:rsidP="00000000" w:rsidRDefault="00000000" w:rsidRPr="00000000" w14:paraId="000004A8">
      <w:pPr>
        <w:numPr>
          <w:ilvl w:val="3"/>
          <w:numId w:val="5"/>
        </w:numPr>
        <w:spacing w:after="0" w:afterAutospacing="0"/>
        <w:ind w:left="2880" w:hanging="360"/>
        <w:rPr>
          <w:u w:val="none"/>
        </w:rPr>
      </w:pPr>
      <w:r w:rsidDel="00000000" w:rsidR="00000000" w:rsidRPr="00000000">
        <w:rPr>
          <w:rtl w:val="0"/>
        </w:rPr>
        <w:t xml:space="preserve">"Go to" field whereAdmin can enter a page number and press "Enter" so that I can quickly jump to a specific page.</w:t>
      </w:r>
      <w:r w:rsidDel="00000000" w:rsidR="00000000" w:rsidRPr="00000000">
        <w:rPr>
          <w:rtl w:val="0"/>
        </w:rPr>
      </w:r>
    </w:p>
    <w:p w:rsidR="00000000" w:rsidDel="00000000" w:rsidP="00000000" w:rsidRDefault="00000000" w:rsidRPr="00000000" w14:paraId="000004A9">
      <w:pPr>
        <w:pStyle w:val="Heading6"/>
        <w:numPr>
          <w:ilvl w:val="1"/>
          <w:numId w:val="5"/>
        </w:numPr>
        <w:ind w:left="1440" w:hanging="360"/>
      </w:pPr>
      <w:bookmarkStart w:colFirst="0" w:colLast="0" w:name="_3vwv3ru8pzpp" w:id="31"/>
      <w:bookmarkEnd w:id="31"/>
      <w:r w:rsidDel="00000000" w:rsidR="00000000" w:rsidRPr="00000000">
        <w:rPr>
          <w:b w:val="1"/>
          <w:bCs w:val="1"/>
          <w:rtl w:val="0"/>
        </w:rPr>
        <w:t xml:space="preserve">Admin Actions on User records </w:t>
      </w:r>
      <w:r w:rsidDel="00000000" w:rsidR="00000000" w:rsidRPr="00000000">
        <w:rPr>
          <w:rtl w:val="0"/>
        </w:rPr>
        <w:t xml:space="preserve">: </w:t>
      </w:r>
    </w:p>
    <w:p w:rsidR="00000000" w:rsidDel="00000000" w:rsidP="00000000" w:rsidRDefault="00000000" w:rsidRPr="00000000" w14:paraId="000004AA">
      <w:pPr>
        <w:numPr>
          <w:ilvl w:val="2"/>
          <w:numId w:val="5"/>
        </w:numPr>
        <w:spacing w:after="0" w:afterAutospacing="0"/>
        <w:ind w:left="2160" w:hanging="360"/>
      </w:pPr>
      <w:r w:rsidDel="00000000" w:rsidR="00000000" w:rsidRPr="00000000">
        <w:rPr>
          <w:b w:val="1"/>
          <w:bCs w:val="1"/>
          <w:rtl w:val="0"/>
        </w:rPr>
        <w:t xml:space="preserve">Support Agent :  </w:t>
      </w:r>
    </w:p>
    <w:p w:rsidR="00000000" w:rsidDel="00000000" w:rsidP="00000000" w:rsidRDefault="00000000" w:rsidRPr="00000000" w14:paraId="000004AB">
      <w:pPr>
        <w:numPr>
          <w:ilvl w:val="3"/>
          <w:numId w:val="5"/>
        </w:numPr>
        <w:spacing w:after="0" w:afterAutospacing="0"/>
        <w:ind w:left="2880" w:hanging="360"/>
        <w:rPr>
          <w:color w:val="0000ff"/>
        </w:rPr>
      </w:pPr>
      <w:r w:rsidDel="00000000" w:rsidR="00000000" w:rsidRPr="00000000">
        <w:rPr>
          <w:color w:val="0000ff"/>
          <w:rtl w:val="0"/>
        </w:rPr>
        <w:t xml:space="preserve">Unlock Account</w:t>
      </w:r>
    </w:p>
    <w:p w:rsidR="00000000" w:rsidDel="00000000" w:rsidP="00000000" w:rsidRDefault="00000000" w:rsidRPr="00000000" w14:paraId="000004AC">
      <w:pPr>
        <w:numPr>
          <w:ilvl w:val="3"/>
          <w:numId w:val="5"/>
        </w:numPr>
        <w:spacing w:after="0" w:afterAutospacing="0"/>
        <w:ind w:left="2880" w:hanging="360"/>
      </w:pPr>
      <w:r w:rsidDel="00000000" w:rsidR="00000000" w:rsidRPr="00000000">
        <w:rPr>
          <w:rtl w:val="0"/>
        </w:rPr>
        <w:t xml:space="preserve">Force Password Reset</w:t>
      </w:r>
    </w:p>
    <w:p w:rsidR="00000000" w:rsidDel="00000000" w:rsidP="00000000" w:rsidRDefault="00000000" w:rsidRPr="00000000" w14:paraId="000004AD">
      <w:pPr>
        <w:numPr>
          <w:ilvl w:val="3"/>
          <w:numId w:val="5"/>
        </w:numPr>
        <w:spacing w:after="0" w:afterAutospacing="0"/>
        <w:ind w:left="2880" w:hanging="360"/>
        <w:rPr>
          <w:color w:val="0000ff"/>
        </w:rPr>
      </w:pPr>
      <w:r w:rsidDel="00000000" w:rsidR="00000000" w:rsidRPr="00000000">
        <w:rPr>
          <w:color w:val="0000ff"/>
          <w:rtl w:val="0"/>
        </w:rPr>
        <w:t xml:space="preserve">Merge Duplicate Accounts </w:t>
      </w:r>
    </w:p>
    <w:p w:rsidR="00000000" w:rsidDel="00000000" w:rsidP="00000000" w:rsidRDefault="00000000" w:rsidRPr="00000000" w14:paraId="000004AE">
      <w:pPr>
        <w:numPr>
          <w:ilvl w:val="3"/>
          <w:numId w:val="5"/>
        </w:numPr>
        <w:spacing w:after="0" w:lineRule="auto"/>
        <w:ind w:left="2880" w:hanging="360"/>
      </w:pPr>
      <w:r w:rsidDel="00000000" w:rsidR="00000000" w:rsidRPr="00000000">
        <w:rPr>
          <w:rtl w:val="0"/>
        </w:rPr>
        <w:t xml:space="preserve">Delete </w:t>
      </w:r>
    </w:p>
    <w:p w:rsidR="00000000" w:rsidDel="00000000" w:rsidP="00000000" w:rsidRDefault="00000000" w:rsidRPr="00000000" w14:paraId="000004AF">
      <w:pPr>
        <w:numPr>
          <w:ilvl w:val="2"/>
          <w:numId w:val="5"/>
        </w:numPr>
        <w:spacing w:after="0" w:afterAutospacing="0"/>
        <w:ind w:left="2160" w:hanging="360"/>
      </w:pPr>
      <w:r w:rsidDel="00000000" w:rsidR="00000000" w:rsidRPr="00000000">
        <w:rPr>
          <w:b w:val="1"/>
          <w:bCs w:val="1"/>
          <w:rtl w:val="0"/>
        </w:rPr>
        <w:t xml:space="preserve">Ops Admin: </w:t>
      </w:r>
    </w:p>
    <w:p w:rsidR="00000000" w:rsidDel="00000000" w:rsidP="00000000" w:rsidRDefault="00000000" w:rsidRPr="00000000" w14:paraId="000004B0">
      <w:pPr>
        <w:numPr>
          <w:ilvl w:val="3"/>
          <w:numId w:val="5"/>
        </w:numPr>
        <w:spacing w:after="0" w:afterAutospacing="0"/>
        <w:ind w:left="2880" w:hanging="360"/>
      </w:pPr>
      <w:r w:rsidDel="00000000" w:rsidR="00000000" w:rsidRPr="00000000">
        <w:rPr>
          <w:rtl w:val="0"/>
        </w:rPr>
        <w:t xml:space="preserve">Suspend</w:t>
      </w:r>
    </w:p>
    <w:p w:rsidR="00000000" w:rsidDel="00000000" w:rsidP="00000000" w:rsidRDefault="00000000" w:rsidRPr="00000000" w14:paraId="000004B1">
      <w:pPr>
        <w:numPr>
          <w:ilvl w:val="3"/>
          <w:numId w:val="5"/>
        </w:numPr>
        <w:spacing w:after="0" w:afterAutospacing="0"/>
        <w:ind w:left="2880" w:hanging="360"/>
      </w:pPr>
      <w:r w:rsidDel="00000000" w:rsidR="00000000" w:rsidRPr="00000000">
        <w:rPr>
          <w:rtl w:val="0"/>
        </w:rPr>
        <w:t xml:space="preserve">Ban</w:t>
      </w:r>
    </w:p>
    <w:p w:rsidR="00000000" w:rsidDel="00000000" w:rsidP="00000000" w:rsidRDefault="00000000" w:rsidRPr="00000000" w14:paraId="000004B2">
      <w:pPr>
        <w:numPr>
          <w:ilvl w:val="3"/>
          <w:numId w:val="5"/>
        </w:numPr>
        <w:spacing w:after="0" w:afterAutospacing="0"/>
        <w:ind w:left="2880" w:hanging="360"/>
      </w:pPr>
      <w:r w:rsidDel="00000000" w:rsidR="00000000" w:rsidRPr="00000000">
        <w:rPr>
          <w:color w:val="0000ff"/>
          <w:rtl w:val="0"/>
        </w:rPr>
        <w:t xml:space="preserve">Unlock Account</w:t>
      </w:r>
      <w:r w:rsidDel="00000000" w:rsidR="00000000" w:rsidRPr="00000000">
        <w:rPr>
          <w:rtl w:val="0"/>
        </w:rPr>
      </w:r>
    </w:p>
    <w:p w:rsidR="00000000" w:rsidDel="00000000" w:rsidP="00000000" w:rsidRDefault="00000000" w:rsidRPr="00000000" w14:paraId="000004B3">
      <w:pPr>
        <w:numPr>
          <w:ilvl w:val="3"/>
          <w:numId w:val="5"/>
        </w:numPr>
        <w:spacing w:after="0" w:afterAutospacing="0"/>
        <w:ind w:left="2880" w:hanging="360"/>
      </w:pPr>
      <w:r w:rsidDel="00000000" w:rsidR="00000000" w:rsidRPr="00000000">
        <w:rPr>
          <w:rtl w:val="0"/>
        </w:rPr>
        <w:t xml:space="preserve">Force Password Reset</w:t>
      </w:r>
    </w:p>
    <w:p w:rsidR="00000000" w:rsidDel="00000000" w:rsidP="00000000" w:rsidRDefault="00000000" w:rsidRPr="00000000" w14:paraId="000004B4">
      <w:pPr>
        <w:numPr>
          <w:ilvl w:val="3"/>
          <w:numId w:val="5"/>
        </w:numPr>
        <w:spacing w:after="0" w:afterAutospacing="0"/>
        <w:ind w:left="2880" w:hanging="360"/>
      </w:pPr>
      <w:r w:rsidDel="00000000" w:rsidR="00000000" w:rsidRPr="00000000">
        <w:rPr>
          <w:rtl w:val="0"/>
        </w:rPr>
        <w:t xml:space="preserve">Override Verification</w:t>
      </w:r>
    </w:p>
    <w:p w:rsidR="00000000" w:rsidDel="00000000" w:rsidP="00000000" w:rsidRDefault="00000000" w:rsidRPr="00000000" w14:paraId="000004B5">
      <w:pPr>
        <w:numPr>
          <w:ilvl w:val="3"/>
          <w:numId w:val="5"/>
        </w:numPr>
        <w:spacing w:after="0" w:afterAutospacing="0"/>
        <w:ind w:left="2880" w:hanging="360"/>
      </w:pPr>
      <w:r w:rsidDel="00000000" w:rsidR="00000000" w:rsidRPr="00000000">
        <w:rPr>
          <w:color w:val="0000ff"/>
          <w:rtl w:val="0"/>
        </w:rPr>
        <w:t xml:space="preserve">Merge Duplicate Accounts</w:t>
      </w:r>
      <w:r w:rsidDel="00000000" w:rsidR="00000000" w:rsidRPr="00000000">
        <w:rPr>
          <w:rtl w:val="0"/>
        </w:rPr>
        <w:t xml:space="preserve"> </w:t>
      </w:r>
    </w:p>
    <w:p w:rsidR="00000000" w:rsidDel="00000000" w:rsidP="00000000" w:rsidRDefault="00000000" w:rsidRPr="00000000" w14:paraId="000004B6">
      <w:pPr>
        <w:numPr>
          <w:ilvl w:val="3"/>
          <w:numId w:val="5"/>
        </w:numPr>
        <w:spacing w:after="0" w:lineRule="auto"/>
        <w:ind w:left="2880" w:hanging="360"/>
      </w:pPr>
      <w:r w:rsidDel="00000000" w:rsidR="00000000" w:rsidRPr="00000000">
        <w:rPr>
          <w:rtl w:val="0"/>
        </w:rPr>
        <w:t xml:space="preserve">Delete</w:t>
      </w:r>
    </w:p>
    <w:p w:rsidR="00000000" w:rsidDel="00000000" w:rsidP="00000000" w:rsidRDefault="00000000" w:rsidRPr="00000000" w14:paraId="000004B7">
      <w:pPr>
        <w:numPr>
          <w:ilvl w:val="2"/>
          <w:numId w:val="5"/>
        </w:numPr>
        <w:spacing w:after="0" w:afterAutospacing="0"/>
        <w:ind w:left="2160" w:hanging="360"/>
      </w:pPr>
      <w:r w:rsidDel="00000000" w:rsidR="00000000" w:rsidRPr="00000000">
        <w:rPr>
          <w:b w:val="1"/>
          <w:bCs w:val="1"/>
          <w:rtl w:val="0"/>
        </w:rPr>
        <w:t xml:space="preserve">Super Admin:</w:t>
      </w:r>
    </w:p>
    <w:p w:rsidR="00000000" w:rsidDel="00000000" w:rsidP="00000000" w:rsidRDefault="00000000" w:rsidRPr="00000000" w14:paraId="000004B8">
      <w:pPr>
        <w:numPr>
          <w:ilvl w:val="3"/>
          <w:numId w:val="5"/>
        </w:numPr>
        <w:spacing w:after="0" w:afterAutospacing="0"/>
        <w:ind w:left="2880" w:hanging="360"/>
      </w:pPr>
      <w:r w:rsidDel="00000000" w:rsidR="00000000" w:rsidRPr="00000000">
        <w:rPr>
          <w:color w:val="0000ff"/>
          <w:rtl w:val="0"/>
        </w:rPr>
        <w:t xml:space="preserve">Unlock Account</w:t>
      </w:r>
      <w:r w:rsidDel="00000000" w:rsidR="00000000" w:rsidRPr="00000000">
        <w:rPr>
          <w:rtl w:val="0"/>
        </w:rPr>
      </w:r>
    </w:p>
    <w:p w:rsidR="00000000" w:rsidDel="00000000" w:rsidP="00000000" w:rsidRDefault="00000000" w:rsidRPr="00000000" w14:paraId="000004B9">
      <w:pPr>
        <w:numPr>
          <w:ilvl w:val="3"/>
          <w:numId w:val="5"/>
        </w:numPr>
        <w:spacing w:after="0" w:afterAutospacing="0"/>
        <w:ind w:left="2880" w:hanging="360"/>
      </w:pPr>
      <w:r w:rsidDel="00000000" w:rsidR="00000000" w:rsidRPr="00000000">
        <w:rPr>
          <w:rtl w:val="0"/>
        </w:rPr>
        <w:t xml:space="preserve">Force Password Reset</w:t>
      </w:r>
    </w:p>
    <w:p w:rsidR="00000000" w:rsidDel="00000000" w:rsidP="00000000" w:rsidRDefault="00000000" w:rsidRPr="00000000" w14:paraId="000004BA">
      <w:pPr>
        <w:numPr>
          <w:ilvl w:val="3"/>
          <w:numId w:val="5"/>
        </w:numPr>
        <w:spacing w:after="0" w:afterAutospacing="0"/>
        <w:ind w:left="2880" w:hanging="360"/>
      </w:pPr>
      <w:r w:rsidDel="00000000" w:rsidR="00000000" w:rsidRPr="00000000">
        <w:rPr>
          <w:rtl w:val="0"/>
        </w:rPr>
        <w:t xml:space="preserve">Suspend</w:t>
      </w:r>
    </w:p>
    <w:p w:rsidR="00000000" w:rsidDel="00000000" w:rsidP="00000000" w:rsidRDefault="00000000" w:rsidRPr="00000000" w14:paraId="000004BB">
      <w:pPr>
        <w:numPr>
          <w:ilvl w:val="3"/>
          <w:numId w:val="5"/>
        </w:numPr>
        <w:spacing w:after="0" w:afterAutospacing="0"/>
        <w:ind w:left="2880" w:hanging="360"/>
      </w:pPr>
      <w:r w:rsidDel="00000000" w:rsidR="00000000" w:rsidRPr="00000000">
        <w:rPr>
          <w:rtl w:val="0"/>
        </w:rPr>
        <w:t xml:space="preserve">Ban</w:t>
      </w:r>
    </w:p>
    <w:p w:rsidR="00000000" w:rsidDel="00000000" w:rsidP="00000000" w:rsidRDefault="00000000" w:rsidRPr="00000000" w14:paraId="000004BC">
      <w:pPr>
        <w:numPr>
          <w:ilvl w:val="3"/>
          <w:numId w:val="5"/>
        </w:numPr>
        <w:spacing w:after="0" w:afterAutospacing="0"/>
        <w:ind w:left="2880" w:hanging="360"/>
      </w:pPr>
      <w:r w:rsidDel="00000000" w:rsidR="00000000" w:rsidRPr="00000000">
        <w:rPr>
          <w:rtl w:val="0"/>
        </w:rPr>
        <w:t xml:space="preserve">Force Password Reset</w:t>
      </w:r>
    </w:p>
    <w:p w:rsidR="00000000" w:rsidDel="00000000" w:rsidP="00000000" w:rsidRDefault="00000000" w:rsidRPr="00000000" w14:paraId="000004BD">
      <w:pPr>
        <w:numPr>
          <w:ilvl w:val="3"/>
          <w:numId w:val="5"/>
        </w:numPr>
        <w:spacing w:after="0" w:afterAutospacing="0"/>
        <w:ind w:left="2880" w:hanging="360"/>
      </w:pPr>
      <w:r w:rsidDel="00000000" w:rsidR="00000000" w:rsidRPr="00000000">
        <w:rPr>
          <w:rtl w:val="0"/>
        </w:rPr>
        <w:t xml:space="preserve">Override Verification</w:t>
      </w:r>
    </w:p>
    <w:p w:rsidR="00000000" w:rsidDel="00000000" w:rsidP="00000000" w:rsidRDefault="00000000" w:rsidRPr="00000000" w14:paraId="000004BE">
      <w:pPr>
        <w:numPr>
          <w:ilvl w:val="3"/>
          <w:numId w:val="5"/>
        </w:numPr>
        <w:spacing w:after="0" w:afterAutospacing="0"/>
        <w:ind w:left="2880" w:hanging="360"/>
        <w:rPr>
          <w:u w:val="none"/>
        </w:rPr>
      </w:pPr>
      <w:r w:rsidDel="00000000" w:rsidR="00000000" w:rsidRPr="00000000">
        <w:rPr>
          <w:color w:val="0000ff"/>
          <w:rtl w:val="0"/>
        </w:rPr>
        <w:t xml:space="preserve">Merge Duplicate Accounts</w:t>
      </w:r>
      <w:r w:rsidDel="00000000" w:rsidR="00000000" w:rsidRPr="00000000">
        <w:rPr>
          <w:rtl w:val="0"/>
        </w:rPr>
      </w:r>
    </w:p>
    <w:p w:rsidR="00000000" w:rsidDel="00000000" w:rsidP="00000000" w:rsidRDefault="00000000" w:rsidRPr="00000000" w14:paraId="000004BF">
      <w:pPr>
        <w:numPr>
          <w:ilvl w:val="3"/>
          <w:numId w:val="5"/>
        </w:numPr>
        <w:spacing w:after="0" w:lineRule="auto"/>
        <w:ind w:left="2880" w:hanging="360"/>
      </w:pPr>
      <w:r w:rsidDel="00000000" w:rsidR="00000000" w:rsidRPr="00000000">
        <w:rPr>
          <w:rtl w:val="0"/>
        </w:rPr>
        <w:t xml:space="preserve">Delete</w:t>
      </w:r>
    </w:p>
    <w:p w:rsidR="00000000" w:rsidDel="00000000" w:rsidP="00000000" w:rsidRDefault="00000000" w:rsidRPr="00000000" w14:paraId="000004C0">
      <w:pPr>
        <w:numPr>
          <w:ilvl w:val="1"/>
          <w:numId w:val="5"/>
        </w:numPr>
        <w:spacing w:after="0" w:afterAutospacing="0"/>
        <w:ind w:left="1440" w:hanging="360"/>
      </w:pPr>
      <w:r w:rsidDel="00000000" w:rsidR="00000000" w:rsidRPr="00000000">
        <w:rPr>
          <w:rtl w:val="0"/>
        </w:rPr>
        <w:t xml:space="preserve">When Admin clicks on View Details/ User record it opens User detail view.</w:t>
      </w:r>
    </w:p>
    <w:p w:rsidR="00000000" w:rsidDel="00000000" w:rsidP="00000000" w:rsidRDefault="00000000" w:rsidRPr="00000000" w14:paraId="000004C1">
      <w:pPr>
        <w:numPr>
          <w:ilvl w:val="1"/>
          <w:numId w:val="5"/>
        </w:numPr>
        <w:spacing w:after="0" w:afterAutospacing="0"/>
        <w:ind w:left="1440" w:hanging="360"/>
      </w:pPr>
      <w:r w:rsidDel="00000000" w:rsidR="00000000" w:rsidRPr="00000000">
        <w:rPr>
          <w:b w:val="1"/>
          <w:bCs w:val="1"/>
          <w:rtl w:val="0"/>
        </w:rPr>
        <w:t xml:space="preserve">User Detail View : </w:t>
      </w:r>
    </w:p>
    <w:p w:rsidR="00000000" w:rsidDel="00000000" w:rsidP="00000000" w:rsidRDefault="00000000" w:rsidRPr="00000000" w14:paraId="000004C2">
      <w:pPr>
        <w:numPr>
          <w:ilvl w:val="2"/>
          <w:numId w:val="5"/>
        </w:numPr>
        <w:spacing w:after="0" w:afterAutospacing="0"/>
        <w:ind w:left="2160" w:hanging="360"/>
      </w:pPr>
      <w:r w:rsidDel="00000000" w:rsidR="00000000" w:rsidRPr="00000000">
        <w:rPr>
          <w:rtl w:val="0"/>
        </w:rPr>
        <w:t xml:space="preserve">User </w:t>
      </w:r>
      <w:r w:rsidDel="00000000" w:rsidR="00000000" w:rsidRPr="00000000">
        <w:rPr>
          <w:rtl w:val="0"/>
        </w:rPr>
        <w:t xml:space="preserve">Avatar </w:t>
      </w:r>
    </w:p>
    <w:p w:rsidR="00000000" w:rsidDel="00000000" w:rsidP="00000000" w:rsidRDefault="00000000" w:rsidRPr="00000000" w14:paraId="000004C3">
      <w:pPr>
        <w:numPr>
          <w:ilvl w:val="2"/>
          <w:numId w:val="5"/>
        </w:numPr>
        <w:spacing w:after="0" w:afterAutospacing="0"/>
        <w:ind w:left="2160" w:hanging="360"/>
      </w:pPr>
      <w:r w:rsidDel="00000000" w:rsidR="00000000" w:rsidRPr="00000000">
        <w:rPr>
          <w:rtl w:val="0"/>
        </w:rPr>
        <w:t xml:space="preserve">Username </w:t>
      </w:r>
    </w:p>
    <w:p w:rsidR="00000000" w:rsidDel="00000000" w:rsidP="00000000" w:rsidRDefault="00000000" w:rsidRPr="00000000" w14:paraId="000004C4">
      <w:pPr>
        <w:numPr>
          <w:ilvl w:val="3"/>
          <w:numId w:val="5"/>
        </w:numPr>
        <w:spacing w:after="0" w:afterAutospacing="0"/>
        <w:ind w:left="2880" w:hanging="360"/>
        <w:rPr>
          <w:u w:val="none"/>
        </w:rPr>
      </w:pPr>
      <w:r w:rsidDel="00000000" w:rsidR="00000000" w:rsidRPr="00000000">
        <w:rPr>
          <w:rtl w:val="0"/>
        </w:rPr>
        <w:t xml:space="preserve">Beside if the Username display the Status (Active / Suspended / Banned / Locked / Deleted) and Verification (Verified / Unverified) and 2FA  as a Tag.</w:t>
      </w:r>
    </w:p>
    <w:p w:rsidR="00000000" w:rsidDel="00000000" w:rsidP="00000000" w:rsidRDefault="00000000" w:rsidRPr="00000000" w14:paraId="000004C5">
      <w:pPr>
        <w:numPr>
          <w:ilvl w:val="2"/>
          <w:numId w:val="5"/>
        </w:numPr>
        <w:spacing w:after="0" w:afterAutospacing="0"/>
        <w:ind w:left="2160" w:hanging="360"/>
      </w:pPr>
      <w:r w:rsidDel="00000000" w:rsidR="00000000" w:rsidRPr="00000000">
        <w:rPr>
          <w:rtl w:val="0"/>
        </w:rPr>
        <w:t xml:space="preserve">Email (full view)</w:t>
      </w:r>
    </w:p>
    <w:p w:rsidR="00000000" w:rsidDel="00000000" w:rsidP="00000000" w:rsidRDefault="00000000" w:rsidRPr="00000000" w14:paraId="000004C6">
      <w:pPr>
        <w:numPr>
          <w:ilvl w:val="2"/>
          <w:numId w:val="5"/>
        </w:numPr>
        <w:spacing w:after="0" w:afterAutospacing="0"/>
        <w:ind w:left="2160" w:hanging="360"/>
      </w:pPr>
      <w:r w:rsidDel="00000000" w:rsidR="00000000" w:rsidRPr="00000000">
        <w:rPr>
          <w:rtl w:val="0"/>
        </w:rPr>
        <w:t xml:space="preserve">Phone number (masked partially)</w:t>
      </w:r>
    </w:p>
    <w:p w:rsidR="00000000" w:rsidDel="00000000" w:rsidP="00000000" w:rsidRDefault="00000000" w:rsidRPr="00000000" w14:paraId="000004C7">
      <w:pPr>
        <w:numPr>
          <w:ilvl w:val="2"/>
          <w:numId w:val="5"/>
        </w:numPr>
        <w:spacing w:after="0" w:afterAutospacing="0"/>
        <w:ind w:left="2160" w:hanging="360"/>
      </w:pPr>
      <w:r w:rsidDel="00000000" w:rsidR="00000000" w:rsidRPr="00000000">
        <w:rPr>
          <w:rtl w:val="0"/>
        </w:rPr>
        <w:t xml:space="preserve">Joined Date</w:t>
      </w:r>
    </w:p>
    <w:p w:rsidR="00000000" w:rsidDel="00000000" w:rsidP="00000000" w:rsidRDefault="00000000" w:rsidRPr="00000000" w14:paraId="000004C8">
      <w:pPr>
        <w:numPr>
          <w:ilvl w:val="2"/>
          <w:numId w:val="5"/>
        </w:numPr>
        <w:spacing w:after="0" w:afterAutospacing="0"/>
        <w:ind w:left="2160" w:hanging="360"/>
        <w:rPr>
          <w:u w:val="none"/>
        </w:rPr>
      </w:pPr>
      <w:r w:rsidDel="00000000" w:rsidR="00000000" w:rsidRPr="00000000">
        <w:rPr>
          <w:rtl w:val="0"/>
        </w:rPr>
        <w:t xml:space="preserve">Last Login </w:t>
      </w:r>
    </w:p>
    <w:p w:rsidR="00000000" w:rsidDel="00000000" w:rsidP="00000000" w:rsidRDefault="00000000" w:rsidRPr="00000000" w14:paraId="000004C9">
      <w:pPr>
        <w:numPr>
          <w:ilvl w:val="2"/>
          <w:numId w:val="5"/>
        </w:numPr>
        <w:spacing w:after="0" w:afterAutospacing="0"/>
        <w:ind w:left="2160" w:hanging="360"/>
        <w:rPr>
          <w:color w:val="ff0000"/>
        </w:rPr>
      </w:pPr>
      <w:r w:rsidDel="00000000" w:rsidR="00000000" w:rsidRPr="00000000">
        <w:rPr>
          <w:color w:val="ff0000"/>
          <w:rtl w:val="0"/>
        </w:rPr>
        <w:t xml:space="preserve">Premium Status - Out of Scope </w:t>
      </w:r>
      <w:r w:rsidDel="00000000" w:rsidR="00000000" w:rsidRPr="00000000">
        <w:rPr>
          <w:rtl w:val="0"/>
        </w:rPr>
      </w:r>
    </w:p>
    <w:p w:rsidR="00000000" w:rsidDel="00000000" w:rsidP="00000000" w:rsidRDefault="00000000" w:rsidRPr="00000000" w14:paraId="000004CA">
      <w:pPr>
        <w:numPr>
          <w:ilvl w:val="2"/>
          <w:numId w:val="5"/>
        </w:numPr>
        <w:spacing w:after="0" w:afterAutospacing="0"/>
        <w:ind w:left="2160" w:hanging="360"/>
        <w:rPr>
          <w:color w:val="0000ff"/>
        </w:rPr>
      </w:pPr>
      <w:r w:rsidDel="00000000" w:rsidR="00000000" w:rsidRPr="00000000">
        <w:rPr>
          <w:color w:val="0000ff"/>
          <w:rtl w:val="0"/>
        </w:rPr>
        <w:t xml:space="preserve">Failed Login Attempts - Will be implemented at time of Logs</w:t>
      </w:r>
    </w:p>
    <w:p w:rsidR="00000000" w:rsidDel="00000000" w:rsidP="00000000" w:rsidRDefault="00000000" w:rsidRPr="00000000" w14:paraId="000004CB">
      <w:pPr>
        <w:numPr>
          <w:ilvl w:val="0"/>
          <w:numId w:val="5"/>
        </w:numPr>
        <w:spacing w:after="0" w:afterAutospacing="0"/>
        <w:ind w:left="720" w:hanging="360"/>
      </w:pPr>
      <w:r w:rsidDel="00000000" w:rsidR="00000000" w:rsidRPr="00000000">
        <w:rPr>
          <w:b w:val="1"/>
          <w:bCs w:val="1"/>
          <w:rtl w:val="0"/>
        </w:rPr>
        <w:t xml:space="preserve">Audit Logging (Mandatory)</w:t>
      </w:r>
    </w:p>
    <w:p w:rsidR="00000000" w:rsidDel="00000000" w:rsidP="00000000" w:rsidRDefault="00000000" w:rsidRPr="00000000" w14:paraId="000004CC">
      <w:pPr>
        <w:numPr>
          <w:ilvl w:val="1"/>
          <w:numId w:val="5"/>
        </w:numPr>
        <w:spacing w:after="0" w:afterAutospacing="0"/>
        <w:ind w:left="1440" w:hanging="360"/>
      </w:pPr>
      <w:r w:rsidDel="00000000" w:rsidR="00000000" w:rsidRPr="00000000">
        <w:rPr>
          <w:b w:val="1"/>
          <w:bCs w:val="1"/>
          <w:rtl w:val="0"/>
        </w:rPr>
        <w:t xml:space="preserve">Requirement</w:t>
      </w:r>
      <w:r w:rsidDel="00000000" w:rsidR="00000000" w:rsidRPr="00000000">
        <w:rPr>
          <w:rtl w:val="0"/>
        </w:rPr>
        <w:t xml:space="preserve">: Every action above MUST be logged.</w:t>
      </w:r>
    </w:p>
    <w:p w:rsidR="00000000" w:rsidDel="00000000" w:rsidP="00000000" w:rsidRDefault="00000000" w:rsidRPr="00000000" w14:paraId="000004CD">
      <w:pPr>
        <w:numPr>
          <w:ilvl w:val="1"/>
          <w:numId w:val="5"/>
        </w:numPr>
        <w:spacing w:after="0" w:afterAutospacing="0"/>
        <w:ind w:left="1440" w:hanging="360"/>
      </w:pPr>
      <w:r w:rsidDel="00000000" w:rsidR="00000000" w:rsidRPr="00000000">
        <w:rPr>
          <w:b w:val="1"/>
          <w:bCs w:val="1"/>
          <w:rtl w:val="0"/>
        </w:rPr>
        <w:t xml:space="preserve">Log Content</w:t>
      </w:r>
      <w:r w:rsidDel="00000000" w:rsidR="00000000" w:rsidRPr="00000000">
        <w:rPr>
          <w:rtl w:val="0"/>
        </w:rPr>
        <w:t xml:space="preserve">: Admin_ID, Target_User_ID, Action_Type, Timestamp, Reason_Code, Internal_Note.</w:t>
      </w:r>
    </w:p>
    <w:p w:rsidR="00000000" w:rsidDel="00000000" w:rsidP="00000000" w:rsidRDefault="00000000" w:rsidRPr="00000000" w14:paraId="000004CE">
      <w:pPr>
        <w:numPr>
          <w:ilvl w:val="0"/>
          <w:numId w:val="5"/>
        </w:numPr>
        <w:spacing w:after="0" w:afterAutospacing="0"/>
        <w:ind w:left="720" w:hanging="360"/>
      </w:pPr>
      <w:r w:rsidDel="00000000" w:rsidR="00000000" w:rsidRPr="00000000">
        <w:rPr>
          <w:b w:val="1"/>
          <w:bCs w:val="1"/>
          <w:rtl w:val="0"/>
        </w:rPr>
        <w:t xml:space="preserve">Detailed view of the Admin User Detail View </w:t>
      </w:r>
    </w:p>
    <w:p w:rsidR="00000000" w:rsidDel="00000000" w:rsidP="00000000" w:rsidRDefault="00000000" w:rsidRPr="00000000" w14:paraId="000004CF">
      <w:pPr>
        <w:numPr>
          <w:ilvl w:val="1"/>
          <w:numId w:val="5"/>
        </w:numPr>
        <w:spacing w:after="0" w:afterAutospacing="0"/>
        <w:ind w:left="1440" w:hanging="360"/>
      </w:pPr>
      <w:r w:rsidDel="00000000" w:rsidR="00000000" w:rsidRPr="00000000">
        <w:rPr>
          <w:b w:val="1"/>
          <w:bCs w:val="1"/>
          <w:rtl w:val="0"/>
        </w:rPr>
        <w:t xml:space="preserve">User Profile Context</w:t>
      </w:r>
      <w:r w:rsidDel="00000000" w:rsidR="00000000" w:rsidRPr="00000000">
        <w:rPr>
          <w:rtl w:val="0"/>
        </w:rPr>
      </w:r>
    </w:p>
    <w:p w:rsidR="00000000" w:rsidDel="00000000" w:rsidP="00000000" w:rsidRDefault="00000000" w:rsidRPr="00000000" w14:paraId="000004D0">
      <w:pPr>
        <w:numPr>
          <w:ilvl w:val="2"/>
          <w:numId w:val="5"/>
        </w:numPr>
        <w:spacing w:after="0" w:afterAutospacing="0"/>
        <w:ind w:left="2160" w:hanging="360"/>
      </w:pPr>
      <w:r w:rsidDel="00000000" w:rsidR="00000000" w:rsidRPr="00000000">
        <w:rPr>
          <w:b w:val="1"/>
          <w:bCs w:val="1"/>
          <w:rtl w:val="0"/>
        </w:rPr>
        <w:t xml:space="preserve">User Header:</w:t>
      </w:r>
      <w:r w:rsidDel="00000000" w:rsidR="00000000" w:rsidRPr="00000000">
        <w:rPr>
          <w:rtl w:val="0"/>
        </w:rPr>
        <w:t xml:space="preserve"> [Avatar] username | </w:t>
      </w:r>
      <w:hyperlink r:id="rId10">
        <w:r w:rsidDel="00000000" w:rsidR="00000000" w:rsidRPr="00000000">
          <w:rPr>
            <w:color w:val="1155cc"/>
            <w:u w:val="single"/>
            <w:rtl w:val="0"/>
          </w:rPr>
          <w:t xml:space="preserve">user@email.com</w:t>
        </w:r>
      </w:hyperlink>
      <w:r w:rsidDel="00000000" w:rsidR="00000000" w:rsidRPr="00000000">
        <w:rPr>
          <w:rtl w:val="0"/>
        </w:rPr>
      </w:r>
    </w:p>
    <w:p w:rsidR="00000000" w:rsidDel="00000000" w:rsidP="00000000" w:rsidRDefault="00000000" w:rsidRPr="00000000" w14:paraId="000004D1">
      <w:pPr>
        <w:numPr>
          <w:ilvl w:val="2"/>
          <w:numId w:val="5"/>
        </w:numPr>
        <w:spacing w:after="0" w:afterAutospacing="0"/>
        <w:ind w:left="2160" w:hanging="360"/>
      </w:pPr>
      <w:r w:rsidDel="00000000" w:rsidR="00000000" w:rsidRPr="00000000">
        <w:rPr>
          <w:b w:val="1"/>
          <w:bCs w:val="1"/>
          <w:rtl w:val="0"/>
        </w:rPr>
        <w:t xml:space="preserve">Status Badge:</w:t>
      </w:r>
      <w:r w:rsidDel="00000000" w:rsidR="00000000" w:rsidRPr="00000000">
        <w:rPr>
          <w:rtl w:val="0"/>
        </w:rPr>
        <w:t xml:space="preserve"> [Active] (Green) or [Suspended] (Red).</w:t>
      </w:r>
    </w:p>
    <w:p w:rsidR="00000000" w:rsidDel="00000000" w:rsidP="00000000" w:rsidRDefault="00000000" w:rsidRPr="00000000" w14:paraId="000004D2">
      <w:pPr>
        <w:numPr>
          <w:ilvl w:val="2"/>
          <w:numId w:val="5"/>
        </w:numPr>
        <w:spacing w:after="0" w:afterAutospacing="0"/>
        <w:ind w:left="2160" w:hanging="360"/>
      </w:pPr>
      <w:r w:rsidDel="00000000" w:rsidR="00000000" w:rsidRPr="00000000">
        <w:rPr>
          <w:b w:val="1"/>
          <w:bCs w:val="1"/>
          <w:rtl w:val="0"/>
        </w:rPr>
        <w:t xml:space="preserve">Verification</w:t>
      </w:r>
      <w:r w:rsidDel="00000000" w:rsidR="00000000" w:rsidRPr="00000000">
        <w:rPr>
          <w:rtl w:val="0"/>
        </w:rPr>
        <w:t xml:space="preserve">: [Pending] | [Verified].</w:t>
      </w:r>
    </w:p>
    <w:p w:rsidR="00000000" w:rsidDel="00000000" w:rsidP="00000000" w:rsidRDefault="00000000" w:rsidRPr="00000000" w14:paraId="000004D3">
      <w:pPr>
        <w:numPr>
          <w:ilvl w:val="2"/>
          <w:numId w:val="5"/>
        </w:numPr>
        <w:spacing w:after="0" w:afterAutospacing="0"/>
        <w:ind w:left="2160" w:hanging="360"/>
      </w:pPr>
      <w:r w:rsidDel="00000000" w:rsidR="00000000" w:rsidRPr="00000000">
        <w:rPr>
          <w:b w:val="1"/>
          <w:bCs w:val="1"/>
          <w:rtl w:val="0"/>
        </w:rPr>
        <w:t xml:space="preserve">Stats</w:t>
      </w:r>
      <w:r w:rsidDel="00000000" w:rsidR="00000000" w:rsidRPr="00000000">
        <w:rPr>
          <w:rtl w:val="0"/>
        </w:rPr>
        <w:t xml:space="preserve">:</w:t>
      </w:r>
    </w:p>
    <w:p w:rsidR="00000000" w:rsidDel="00000000" w:rsidP="00000000" w:rsidRDefault="00000000" w:rsidRPr="00000000" w14:paraId="000004D4">
      <w:pPr>
        <w:numPr>
          <w:ilvl w:val="3"/>
          <w:numId w:val="5"/>
        </w:numPr>
        <w:spacing w:after="0" w:afterAutospacing="0"/>
        <w:ind w:left="2880" w:hanging="360"/>
      </w:pPr>
      <w:r w:rsidDel="00000000" w:rsidR="00000000" w:rsidRPr="00000000">
        <w:rPr>
          <w:rtl w:val="0"/>
        </w:rPr>
        <w:t xml:space="preserve">Joined: Oct 12, 2025.</w:t>
      </w:r>
    </w:p>
    <w:p w:rsidR="00000000" w:rsidDel="00000000" w:rsidP="00000000" w:rsidRDefault="00000000" w:rsidRPr="00000000" w14:paraId="000004D5">
      <w:pPr>
        <w:numPr>
          <w:ilvl w:val="3"/>
          <w:numId w:val="5"/>
        </w:numPr>
        <w:spacing w:after="0" w:afterAutospacing="0"/>
        <w:ind w:left="2880" w:hanging="360"/>
        <w:rPr>
          <w:color w:val="0000ff"/>
        </w:rPr>
      </w:pPr>
      <w:r w:rsidDel="00000000" w:rsidR="00000000" w:rsidRPr="00000000">
        <w:rPr>
          <w:color w:val="0000ff"/>
          <w:rtl w:val="0"/>
        </w:rPr>
        <w:t xml:space="preserve">Leagues: 3 Active. ( Will be displayed when Sprint 2 is developed ) </w:t>
      </w:r>
    </w:p>
    <w:p w:rsidR="00000000" w:rsidDel="00000000" w:rsidP="00000000" w:rsidRDefault="00000000" w:rsidRPr="00000000" w14:paraId="000004D6">
      <w:pPr>
        <w:numPr>
          <w:ilvl w:val="3"/>
          <w:numId w:val="5"/>
        </w:numPr>
        <w:spacing w:after="0" w:afterAutospacing="0"/>
        <w:ind w:left="2880" w:hanging="360"/>
        <w:rPr>
          <w:color w:val="0000ff"/>
        </w:rPr>
      </w:pPr>
      <w:r w:rsidDel="00000000" w:rsidR="00000000" w:rsidRPr="00000000">
        <w:rPr>
          <w:color w:val="0000ff"/>
          <w:rtl w:val="0"/>
        </w:rPr>
        <w:t xml:space="preserve">Wallet: $1,250.00. ( Will be displayed when Sprint 2 is developed ) </w:t>
      </w:r>
    </w:p>
    <w:p w:rsidR="00000000" w:rsidDel="00000000" w:rsidP="00000000" w:rsidRDefault="00000000" w:rsidRPr="00000000" w14:paraId="000004D7">
      <w:pPr>
        <w:numPr>
          <w:ilvl w:val="1"/>
          <w:numId w:val="5"/>
        </w:numPr>
        <w:spacing w:after="0" w:afterAutospacing="0"/>
        <w:ind w:left="1440" w:hanging="360"/>
      </w:pPr>
      <w:r w:rsidDel="00000000" w:rsidR="00000000" w:rsidRPr="00000000">
        <w:rPr>
          <w:b w:val="1"/>
          <w:bCs w:val="1"/>
          <w:rtl w:val="0"/>
        </w:rPr>
        <w:t xml:space="preserve">Admin Actions Panel</w:t>
      </w:r>
    </w:p>
    <w:p w:rsidR="00000000" w:rsidDel="00000000" w:rsidP="00000000" w:rsidRDefault="00000000" w:rsidRPr="00000000" w14:paraId="000004D8">
      <w:pPr>
        <w:numPr>
          <w:ilvl w:val="2"/>
          <w:numId w:val="5"/>
        </w:numPr>
        <w:spacing w:after="0" w:afterAutospacing="0"/>
        <w:ind w:left="2160" w:hanging="360"/>
        <w:rPr/>
      </w:pPr>
      <w:r w:rsidDel="00000000" w:rsidR="00000000" w:rsidRPr="00000000">
        <w:rPr>
          <w:rtl w:val="0"/>
        </w:rPr>
        <w:t xml:space="preserve">At TOP RHS of the View details screen, there should be an Action dropdown with gear icon.</w:t>
      </w:r>
    </w:p>
    <w:p w:rsidR="00000000" w:rsidDel="00000000" w:rsidP="00000000" w:rsidRDefault="00000000" w:rsidRPr="00000000" w14:paraId="000004D9">
      <w:pPr>
        <w:numPr>
          <w:ilvl w:val="3"/>
          <w:numId w:val="5"/>
        </w:numPr>
        <w:spacing w:after="0" w:afterAutospacing="0"/>
        <w:ind w:left="2880" w:hanging="360"/>
        <w:rPr>
          <w:u w:val="none"/>
        </w:rPr>
      </w:pPr>
      <w:r w:rsidDel="00000000" w:rsidR="00000000" w:rsidRPr="00000000">
        <w:rPr>
          <w:rtl w:val="0"/>
        </w:rPr>
        <w:t xml:space="preserve">Clicking on the Actions dropdown should display the options : </w:t>
      </w:r>
    </w:p>
    <w:p w:rsidR="00000000" w:rsidDel="00000000" w:rsidP="00000000" w:rsidRDefault="00000000" w:rsidRPr="00000000" w14:paraId="000004DA">
      <w:pPr>
        <w:numPr>
          <w:ilvl w:val="4"/>
          <w:numId w:val="5"/>
        </w:numPr>
        <w:spacing w:after="0" w:afterAutospacing="0"/>
        <w:ind w:left="3600" w:hanging="360"/>
      </w:pPr>
      <w:r w:rsidDel="00000000" w:rsidR="00000000" w:rsidRPr="00000000">
        <w:rPr>
          <w:rtl w:val="0"/>
        </w:rPr>
        <w:t xml:space="preserve">Force Password Reset</w:t>
      </w:r>
    </w:p>
    <w:p w:rsidR="00000000" w:rsidDel="00000000" w:rsidP="00000000" w:rsidRDefault="00000000" w:rsidRPr="00000000" w14:paraId="000004DB">
      <w:pPr>
        <w:numPr>
          <w:ilvl w:val="4"/>
          <w:numId w:val="5"/>
        </w:numPr>
        <w:spacing w:after="0" w:afterAutospacing="0"/>
        <w:ind w:left="3600" w:hanging="360"/>
      </w:pPr>
      <w:r w:rsidDel="00000000" w:rsidR="00000000" w:rsidRPr="00000000">
        <w:rPr>
          <w:rtl w:val="0"/>
        </w:rPr>
        <w:t xml:space="preserve">Suspend User</w:t>
      </w:r>
    </w:p>
    <w:p w:rsidR="00000000" w:rsidDel="00000000" w:rsidP="00000000" w:rsidRDefault="00000000" w:rsidRPr="00000000" w14:paraId="000004DC">
      <w:pPr>
        <w:numPr>
          <w:ilvl w:val="4"/>
          <w:numId w:val="5"/>
        </w:numPr>
        <w:spacing w:after="0" w:afterAutospacing="0"/>
        <w:ind w:left="3600" w:hanging="360"/>
        <w:rPr>
          <w:u w:val="none"/>
        </w:rPr>
      </w:pPr>
      <w:r w:rsidDel="00000000" w:rsidR="00000000" w:rsidRPr="00000000">
        <w:rPr>
          <w:rtl w:val="0"/>
        </w:rPr>
        <w:t xml:space="preserve">Ban</w:t>
      </w:r>
    </w:p>
    <w:p w:rsidR="00000000" w:rsidDel="00000000" w:rsidP="00000000" w:rsidRDefault="00000000" w:rsidRPr="00000000" w14:paraId="000004DD">
      <w:pPr>
        <w:numPr>
          <w:ilvl w:val="4"/>
          <w:numId w:val="5"/>
        </w:numPr>
        <w:spacing w:after="0" w:afterAutospacing="0"/>
        <w:ind w:left="3600" w:hanging="360"/>
        <w:rPr>
          <w:u w:val="none"/>
        </w:rPr>
      </w:pPr>
      <w:r w:rsidDel="00000000" w:rsidR="00000000" w:rsidRPr="00000000">
        <w:rPr>
          <w:rtl w:val="0"/>
        </w:rPr>
        <w:t xml:space="preserve">Override Verification</w:t>
      </w:r>
    </w:p>
    <w:p w:rsidR="00000000" w:rsidDel="00000000" w:rsidP="00000000" w:rsidRDefault="00000000" w:rsidRPr="00000000" w14:paraId="000004DE">
      <w:pPr>
        <w:numPr>
          <w:ilvl w:val="4"/>
          <w:numId w:val="5"/>
        </w:numPr>
        <w:spacing w:after="0" w:afterAutospacing="0"/>
        <w:ind w:left="3600" w:hanging="360"/>
        <w:rPr>
          <w:u w:val="none"/>
        </w:rPr>
      </w:pPr>
      <w:r w:rsidDel="00000000" w:rsidR="00000000" w:rsidRPr="00000000">
        <w:rPr>
          <w:rtl w:val="0"/>
        </w:rPr>
        <w:t xml:space="preserve">Delete</w:t>
      </w:r>
    </w:p>
    <w:p w:rsidR="00000000" w:rsidDel="00000000" w:rsidP="00000000" w:rsidRDefault="00000000" w:rsidRPr="00000000" w14:paraId="000004DF">
      <w:pPr>
        <w:numPr>
          <w:ilvl w:val="0"/>
          <w:numId w:val="5"/>
        </w:numPr>
        <w:ind w:left="720" w:hanging="360"/>
        <w:rPr>
          <w:u w:val="none"/>
        </w:rPr>
      </w:pPr>
      <w:r w:rsidDel="00000000" w:rsidR="00000000" w:rsidRPr="00000000">
        <w:rPr>
          <w:rtl w:val="0"/>
        </w:rPr>
        <w:t xml:space="preserve">Back Arrow :  Clicking on the Back arrow, the system should re-direct to the Admin to the User Accounts screen.</w:t>
      </w:r>
      <w:r w:rsidDel="00000000" w:rsidR="00000000" w:rsidRPr="00000000">
        <w:rPr>
          <w:rtl w:val="0"/>
        </w:rPr>
      </w:r>
    </w:p>
    <w:p w:rsidR="00000000" w:rsidDel="00000000" w:rsidP="00000000" w:rsidRDefault="00000000" w:rsidRPr="00000000" w14:paraId="000004E0">
      <w:pPr>
        <w:spacing w:after="0" w:lineRule="auto"/>
        <w:rPr/>
      </w:pPr>
      <w:r w:rsidDel="00000000" w:rsidR="00000000" w:rsidRPr="00000000">
        <w:rPr>
          <w:rtl w:val="0"/>
        </w:rPr>
      </w:r>
    </w:p>
    <w:p w:rsidR="00000000" w:rsidDel="00000000" w:rsidP="00000000" w:rsidRDefault="00000000" w:rsidRPr="00000000" w14:paraId="000004E1">
      <w:pPr>
        <w:rPr>
          <w:b w:val="1"/>
          <w:bCs w:val="1"/>
        </w:rPr>
      </w:pPr>
      <w:r w:rsidDel="00000000" w:rsidR="00000000" w:rsidRPr="00000000">
        <w:rPr>
          <w:rtl w:val="0"/>
        </w:rPr>
      </w:r>
    </w:p>
    <w:p w:rsidR="00000000" w:rsidDel="00000000" w:rsidP="00000000" w:rsidRDefault="00000000" w:rsidRPr="00000000" w14:paraId="000004E2">
      <w:pPr>
        <w:pStyle w:val="Heading3"/>
        <w:rPr>
          <w:color w:val="0000ff"/>
        </w:rPr>
      </w:pPr>
      <w:bookmarkStart w:colFirst="0" w:colLast="0" w:name="_svy7drls2fqx" w:id="32"/>
      <w:bookmarkEnd w:id="32"/>
      <w:r w:rsidDel="00000000" w:rsidR="00000000" w:rsidRPr="00000000">
        <w:rPr>
          <w:color w:val="0000ff"/>
          <w:rtl w:val="0"/>
        </w:rPr>
        <w:t xml:space="preserve">User story -1.2  Unlock Account ( Waiting for the confirmation from Business) </w:t>
      </w:r>
    </w:p>
    <w:p w:rsidR="00000000" w:rsidDel="00000000" w:rsidP="00000000" w:rsidRDefault="00000000" w:rsidRPr="00000000" w14:paraId="000004E3">
      <w:pPr>
        <w:rPr>
          <w:color w:val="0000ff"/>
        </w:rPr>
      </w:pPr>
      <w:r w:rsidDel="00000000" w:rsidR="00000000" w:rsidRPr="00000000">
        <w:rPr>
          <w:color w:val="0000ff"/>
          <w:rtl w:val="0"/>
        </w:rPr>
        <w:t xml:space="preserve">As an F2MX Support Agent, Ops Admin, or Super Admin, I want to unlock a user account that was automatically locked due to failed login attempts, so that legitimate users can regain access after identity verification.</w:t>
      </w:r>
    </w:p>
    <w:p w:rsidR="00000000" w:rsidDel="00000000" w:rsidP="00000000" w:rsidRDefault="00000000" w:rsidRPr="00000000" w14:paraId="000004E4">
      <w:pPr>
        <w:rPr>
          <w:b w:val="1"/>
          <w:bCs w:val="1"/>
          <w:color w:val="0000ff"/>
        </w:rPr>
      </w:pPr>
      <w:r w:rsidDel="00000000" w:rsidR="00000000" w:rsidRPr="00000000">
        <w:rPr>
          <w:b w:val="1"/>
          <w:bCs w:val="1"/>
          <w:color w:val="0000ff"/>
          <w:rtl w:val="0"/>
        </w:rPr>
        <w:t xml:space="preserve">Acceptance Criteria : </w:t>
      </w:r>
    </w:p>
    <w:p w:rsidR="00000000" w:rsidDel="00000000" w:rsidP="00000000" w:rsidRDefault="00000000" w:rsidRPr="00000000" w14:paraId="000004E5">
      <w:pPr>
        <w:numPr>
          <w:ilvl w:val="0"/>
          <w:numId w:val="24"/>
        </w:numPr>
        <w:spacing w:after="0" w:afterAutospacing="0" w:before="240" w:lineRule="auto"/>
        <w:ind w:left="720" w:hanging="360"/>
        <w:rPr>
          <w:rFonts w:ascii="Arial" w:cs="Arial" w:eastAsia="Arial" w:hAnsi="Arial"/>
          <w:color w:val="0000ff"/>
          <w:sz w:val="22"/>
          <w:szCs w:val="22"/>
        </w:rPr>
      </w:pPr>
      <w:r w:rsidDel="00000000" w:rsidR="00000000" w:rsidRPr="00000000">
        <w:rPr>
          <w:color w:val="0000ff"/>
          <w:rtl w:val="0"/>
        </w:rPr>
        <w:t xml:space="preserve">Only Support, Ops, or Super Admin roles can view the “Unlock Account” button.</w:t>
      </w:r>
    </w:p>
    <w:p w:rsidR="00000000" w:rsidDel="00000000" w:rsidP="00000000" w:rsidRDefault="00000000" w:rsidRPr="00000000" w14:paraId="000004E6">
      <w:pPr>
        <w:numPr>
          <w:ilvl w:val="0"/>
          <w:numId w:val="24"/>
        </w:numPr>
        <w:spacing w:after="0" w:afterAutospacing="0" w:before="0" w:beforeAutospacing="0" w:lineRule="auto"/>
        <w:ind w:left="720" w:hanging="360"/>
        <w:rPr>
          <w:rFonts w:ascii="Arial" w:cs="Arial" w:eastAsia="Arial" w:hAnsi="Arial"/>
          <w:color w:val="0000ff"/>
          <w:sz w:val="22"/>
          <w:szCs w:val="22"/>
        </w:rPr>
      </w:pPr>
      <w:r w:rsidDel="00000000" w:rsidR="00000000" w:rsidRPr="00000000">
        <w:rPr>
          <w:color w:val="0000ff"/>
          <w:rtl w:val="0"/>
        </w:rPr>
        <w:t xml:space="preserve">The button must only be visible if:</w:t>
      </w:r>
    </w:p>
    <w:p w:rsidR="00000000" w:rsidDel="00000000" w:rsidP="00000000" w:rsidRDefault="00000000" w:rsidRPr="00000000" w14:paraId="000004E7">
      <w:pPr>
        <w:numPr>
          <w:ilvl w:val="1"/>
          <w:numId w:val="24"/>
        </w:numPr>
        <w:spacing w:after="0" w:afterAutospacing="0" w:before="0" w:beforeAutospacing="0" w:lineRule="auto"/>
        <w:ind w:left="1440" w:hanging="360"/>
        <w:rPr>
          <w:rFonts w:ascii="Arial" w:cs="Arial" w:eastAsia="Arial" w:hAnsi="Arial"/>
          <w:color w:val="0000ff"/>
          <w:sz w:val="22"/>
          <w:szCs w:val="22"/>
        </w:rPr>
      </w:pPr>
      <w:r w:rsidDel="00000000" w:rsidR="00000000" w:rsidRPr="00000000">
        <w:rPr>
          <w:color w:val="0000ff"/>
          <w:rtl w:val="0"/>
        </w:rPr>
        <w:t xml:space="preserve">Account Status = Locked.</w:t>
      </w:r>
    </w:p>
    <w:p w:rsidR="00000000" w:rsidDel="00000000" w:rsidP="00000000" w:rsidRDefault="00000000" w:rsidRPr="00000000" w14:paraId="000004E8">
      <w:pPr>
        <w:numPr>
          <w:ilvl w:val="0"/>
          <w:numId w:val="24"/>
        </w:numPr>
        <w:spacing w:after="0" w:afterAutospacing="0" w:before="0" w:beforeAutospacing="0" w:lineRule="auto"/>
        <w:ind w:left="720" w:hanging="360"/>
        <w:rPr>
          <w:rFonts w:ascii="Arial" w:cs="Arial" w:eastAsia="Arial" w:hAnsi="Arial"/>
          <w:color w:val="0000ff"/>
          <w:sz w:val="22"/>
          <w:szCs w:val="22"/>
        </w:rPr>
      </w:pPr>
      <w:r w:rsidDel="00000000" w:rsidR="00000000" w:rsidRPr="00000000">
        <w:rPr>
          <w:color w:val="0000ff"/>
          <w:rtl w:val="0"/>
        </w:rPr>
        <w:t xml:space="preserve">On clicking “Unlock Account”:</w:t>
      </w:r>
    </w:p>
    <w:p w:rsidR="00000000" w:rsidDel="00000000" w:rsidP="00000000" w:rsidRDefault="00000000" w:rsidRPr="00000000" w14:paraId="000004E9">
      <w:pPr>
        <w:numPr>
          <w:ilvl w:val="1"/>
          <w:numId w:val="24"/>
        </w:numPr>
        <w:spacing w:after="0" w:afterAutospacing="0" w:before="0" w:beforeAutospacing="0" w:lineRule="auto"/>
        <w:ind w:left="1440" w:hanging="360"/>
        <w:rPr>
          <w:rFonts w:ascii="Arial" w:cs="Arial" w:eastAsia="Arial" w:hAnsi="Arial"/>
          <w:color w:val="0000ff"/>
          <w:sz w:val="22"/>
          <w:szCs w:val="22"/>
        </w:rPr>
      </w:pPr>
      <w:r w:rsidDel="00000000" w:rsidR="00000000" w:rsidRPr="00000000">
        <w:rPr>
          <w:color w:val="0000ff"/>
          <w:rtl w:val="0"/>
        </w:rPr>
        <w:t xml:space="preserve">Failed_Login_Attempts counter resets to 0.</w:t>
      </w:r>
    </w:p>
    <w:p w:rsidR="00000000" w:rsidDel="00000000" w:rsidP="00000000" w:rsidRDefault="00000000" w:rsidRPr="00000000" w14:paraId="000004EA">
      <w:pPr>
        <w:numPr>
          <w:ilvl w:val="1"/>
          <w:numId w:val="24"/>
        </w:numPr>
        <w:spacing w:after="0" w:afterAutospacing="0" w:before="0" w:beforeAutospacing="0" w:lineRule="auto"/>
        <w:ind w:left="1440" w:hanging="360"/>
        <w:rPr>
          <w:rFonts w:ascii="Arial" w:cs="Arial" w:eastAsia="Arial" w:hAnsi="Arial"/>
          <w:color w:val="0000ff"/>
          <w:sz w:val="22"/>
          <w:szCs w:val="22"/>
        </w:rPr>
      </w:pPr>
      <w:r w:rsidDel="00000000" w:rsidR="00000000" w:rsidRPr="00000000">
        <w:rPr>
          <w:rFonts w:ascii="Arial Unicode MS" w:cs="Arial Unicode MS" w:eastAsia="Arial Unicode MS" w:hAnsi="Arial Unicode MS"/>
          <w:color w:val="0000ff"/>
          <w:rtl w:val="0"/>
        </w:rPr>
        <w:t xml:space="preserve">Account Status changes from Locked → Active.</w:t>
      </w:r>
    </w:p>
    <w:p w:rsidR="00000000" w:rsidDel="00000000" w:rsidP="00000000" w:rsidRDefault="00000000" w:rsidRPr="00000000" w14:paraId="000004EB">
      <w:pPr>
        <w:numPr>
          <w:ilvl w:val="0"/>
          <w:numId w:val="24"/>
        </w:numPr>
        <w:spacing w:after="0" w:afterAutospacing="0" w:before="0" w:beforeAutospacing="0" w:lineRule="auto"/>
        <w:ind w:left="720" w:hanging="360"/>
        <w:rPr>
          <w:rFonts w:ascii="Arial" w:cs="Arial" w:eastAsia="Arial" w:hAnsi="Arial"/>
          <w:color w:val="0000ff"/>
          <w:sz w:val="22"/>
          <w:szCs w:val="22"/>
        </w:rPr>
      </w:pPr>
      <w:r w:rsidDel="00000000" w:rsidR="00000000" w:rsidRPr="00000000">
        <w:rPr>
          <w:color w:val="0000ff"/>
          <w:rtl w:val="0"/>
        </w:rPr>
        <w:t xml:space="preserve">The action must require confirmation before execution.</w:t>
      </w:r>
    </w:p>
    <w:p w:rsidR="00000000" w:rsidDel="00000000" w:rsidP="00000000" w:rsidRDefault="00000000" w:rsidRPr="00000000" w14:paraId="000004EC">
      <w:pPr>
        <w:numPr>
          <w:ilvl w:val="0"/>
          <w:numId w:val="24"/>
        </w:numPr>
        <w:spacing w:after="0" w:afterAutospacing="0" w:before="0" w:beforeAutospacing="0" w:lineRule="auto"/>
        <w:ind w:left="720" w:hanging="360"/>
        <w:rPr>
          <w:rFonts w:ascii="Arial" w:cs="Arial" w:eastAsia="Arial" w:hAnsi="Arial"/>
          <w:color w:val="0000ff"/>
          <w:sz w:val="22"/>
          <w:szCs w:val="22"/>
        </w:rPr>
      </w:pPr>
      <w:r w:rsidDel="00000000" w:rsidR="00000000" w:rsidRPr="00000000">
        <w:rPr>
          <w:color w:val="0000ff"/>
          <w:rtl w:val="0"/>
        </w:rPr>
        <w:t xml:space="preserve">The following must be logged:</w:t>
      </w:r>
    </w:p>
    <w:p w:rsidR="00000000" w:rsidDel="00000000" w:rsidP="00000000" w:rsidRDefault="00000000" w:rsidRPr="00000000" w14:paraId="000004ED">
      <w:pPr>
        <w:numPr>
          <w:ilvl w:val="1"/>
          <w:numId w:val="24"/>
        </w:numPr>
        <w:spacing w:after="0" w:afterAutospacing="0" w:before="0" w:beforeAutospacing="0" w:lineRule="auto"/>
        <w:ind w:left="1440" w:hanging="360"/>
        <w:rPr>
          <w:rFonts w:ascii="Arial" w:cs="Arial" w:eastAsia="Arial" w:hAnsi="Arial"/>
          <w:color w:val="0000ff"/>
          <w:sz w:val="22"/>
          <w:szCs w:val="22"/>
        </w:rPr>
      </w:pPr>
      <w:r w:rsidDel="00000000" w:rsidR="00000000" w:rsidRPr="00000000">
        <w:rPr>
          <w:color w:val="0000ff"/>
          <w:rtl w:val="0"/>
        </w:rPr>
        <w:t xml:space="preserve">Admin_ID</w:t>
      </w:r>
    </w:p>
    <w:p w:rsidR="00000000" w:rsidDel="00000000" w:rsidP="00000000" w:rsidRDefault="00000000" w:rsidRPr="00000000" w14:paraId="000004EE">
      <w:pPr>
        <w:numPr>
          <w:ilvl w:val="1"/>
          <w:numId w:val="24"/>
        </w:numPr>
        <w:spacing w:after="0" w:afterAutospacing="0" w:before="0" w:beforeAutospacing="0" w:lineRule="auto"/>
        <w:ind w:left="1440" w:hanging="360"/>
        <w:rPr>
          <w:rFonts w:ascii="Arial" w:cs="Arial" w:eastAsia="Arial" w:hAnsi="Arial"/>
          <w:color w:val="0000ff"/>
          <w:sz w:val="22"/>
          <w:szCs w:val="22"/>
        </w:rPr>
      </w:pPr>
      <w:r w:rsidDel="00000000" w:rsidR="00000000" w:rsidRPr="00000000">
        <w:rPr>
          <w:color w:val="0000ff"/>
          <w:rtl w:val="0"/>
        </w:rPr>
        <w:t xml:space="preserve">Target_User_ID</w:t>
      </w:r>
    </w:p>
    <w:p w:rsidR="00000000" w:rsidDel="00000000" w:rsidP="00000000" w:rsidRDefault="00000000" w:rsidRPr="00000000" w14:paraId="000004EF">
      <w:pPr>
        <w:numPr>
          <w:ilvl w:val="1"/>
          <w:numId w:val="24"/>
        </w:numPr>
        <w:spacing w:after="0" w:afterAutospacing="0" w:before="0" w:beforeAutospacing="0" w:lineRule="auto"/>
        <w:ind w:left="1440" w:hanging="360"/>
        <w:rPr>
          <w:rFonts w:ascii="Arial" w:cs="Arial" w:eastAsia="Arial" w:hAnsi="Arial"/>
          <w:color w:val="0000ff"/>
          <w:sz w:val="22"/>
          <w:szCs w:val="22"/>
        </w:rPr>
      </w:pPr>
      <w:r w:rsidDel="00000000" w:rsidR="00000000" w:rsidRPr="00000000">
        <w:rPr>
          <w:color w:val="0000ff"/>
          <w:rtl w:val="0"/>
        </w:rPr>
        <w:t xml:space="preserve">Action_Type = Unlock</w:t>
      </w:r>
    </w:p>
    <w:p w:rsidR="00000000" w:rsidDel="00000000" w:rsidP="00000000" w:rsidRDefault="00000000" w:rsidRPr="00000000" w14:paraId="000004F0">
      <w:pPr>
        <w:numPr>
          <w:ilvl w:val="1"/>
          <w:numId w:val="24"/>
        </w:numPr>
        <w:spacing w:after="0" w:afterAutospacing="0" w:before="0" w:beforeAutospacing="0" w:lineRule="auto"/>
        <w:ind w:left="1440" w:hanging="360"/>
        <w:rPr>
          <w:rFonts w:ascii="Arial" w:cs="Arial" w:eastAsia="Arial" w:hAnsi="Arial"/>
          <w:color w:val="0000ff"/>
          <w:sz w:val="22"/>
          <w:szCs w:val="22"/>
        </w:rPr>
      </w:pPr>
      <w:r w:rsidDel="00000000" w:rsidR="00000000" w:rsidRPr="00000000">
        <w:rPr>
          <w:color w:val="0000ff"/>
          <w:rtl w:val="0"/>
        </w:rPr>
        <w:t xml:space="preserve">Timestamp</w:t>
      </w:r>
    </w:p>
    <w:p w:rsidR="00000000" w:rsidDel="00000000" w:rsidP="00000000" w:rsidRDefault="00000000" w:rsidRPr="00000000" w14:paraId="000004F1">
      <w:pPr>
        <w:numPr>
          <w:ilvl w:val="1"/>
          <w:numId w:val="24"/>
        </w:numPr>
        <w:spacing w:after="0" w:afterAutospacing="0" w:before="0" w:beforeAutospacing="0" w:lineRule="auto"/>
        <w:ind w:left="1440" w:hanging="360"/>
        <w:rPr>
          <w:rFonts w:ascii="Arial" w:cs="Arial" w:eastAsia="Arial" w:hAnsi="Arial"/>
          <w:color w:val="0000ff"/>
          <w:sz w:val="22"/>
          <w:szCs w:val="22"/>
        </w:rPr>
      </w:pPr>
      <w:r w:rsidDel="00000000" w:rsidR="00000000" w:rsidRPr="00000000">
        <w:rPr>
          <w:color w:val="0000ff"/>
          <w:rtl w:val="0"/>
        </w:rPr>
        <w:t xml:space="preserve">Reason (if provided)</w:t>
      </w:r>
    </w:p>
    <w:p w:rsidR="00000000" w:rsidDel="00000000" w:rsidP="00000000" w:rsidRDefault="00000000" w:rsidRPr="00000000" w14:paraId="000004F2">
      <w:pPr>
        <w:numPr>
          <w:ilvl w:val="0"/>
          <w:numId w:val="24"/>
        </w:numPr>
        <w:spacing w:after="0" w:afterAutospacing="0" w:before="0" w:beforeAutospacing="0" w:lineRule="auto"/>
        <w:ind w:left="720" w:hanging="360"/>
        <w:rPr>
          <w:rFonts w:ascii="Arial" w:cs="Arial" w:eastAsia="Arial" w:hAnsi="Arial"/>
          <w:color w:val="0000ff"/>
          <w:sz w:val="22"/>
          <w:szCs w:val="22"/>
        </w:rPr>
      </w:pPr>
      <w:r w:rsidDel="00000000" w:rsidR="00000000" w:rsidRPr="00000000">
        <w:rPr>
          <w:color w:val="0000ff"/>
          <w:rtl w:val="0"/>
        </w:rPr>
        <w:t xml:space="preserve">User must be able to log in immediately after unlock.</w:t>
      </w:r>
    </w:p>
    <w:p w:rsidR="00000000" w:rsidDel="00000000" w:rsidP="00000000" w:rsidRDefault="00000000" w:rsidRPr="00000000" w14:paraId="000004F3">
      <w:pPr>
        <w:numPr>
          <w:ilvl w:val="0"/>
          <w:numId w:val="24"/>
        </w:numPr>
        <w:spacing w:after="0" w:afterAutospacing="0" w:before="0" w:beforeAutospacing="0" w:lineRule="auto"/>
        <w:ind w:left="720" w:hanging="360"/>
        <w:rPr>
          <w:color w:val="0000ff"/>
        </w:rPr>
      </w:pPr>
      <w:r w:rsidDel="00000000" w:rsidR="00000000" w:rsidRPr="00000000">
        <w:rPr>
          <w:color w:val="0000ff"/>
          <w:rtl w:val="0"/>
        </w:rPr>
        <w:t xml:space="preserve">User should receive a notification.(Email)</w:t>
      </w:r>
      <w:r w:rsidDel="00000000" w:rsidR="00000000" w:rsidRPr="00000000">
        <w:rPr>
          <w:rtl w:val="0"/>
        </w:rPr>
      </w:r>
    </w:p>
    <w:p w:rsidR="00000000" w:rsidDel="00000000" w:rsidP="00000000" w:rsidRDefault="00000000" w:rsidRPr="00000000" w14:paraId="000004F4">
      <w:pPr>
        <w:numPr>
          <w:ilvl w:val="0"/>
          <w:numId w:val="24"/>
        </w:numPr>
        <w:spacing w:after="0" w:afterAutospacing="0" w:before="0" w:beforeAutospacing="0" w:lineRule="auto"/>
        <w:ind w:left="720" w:hanging="360"/>
        <w:rPr>
          <w:color w:val="0000ff"/>
        </w:rPr>
      </w:pPr>
      <w:r w:rsidDel="00000000" w:rsidR="00000000" w:rsidRPr="00000000">
        <w:rPr>
          <w:b w:val="1"/>
          <w:bCs w:val="1"/>
          <w:color w:val="0000ff"/>
          <w:rtl w:val="0"/>
        </w:rPr>
        <w:t xml:space="preserve">Who</w:t>
      </w:r>
      <w:r w:rsidDel="00000000" w:rsidR="00000000" w:rsidRPr="00000000">
        <w:rPr>
          <w:color w:val="0000ff"/>
          <w:rtl w:val="0"/>
        </w:rPr>
        <w:t xml:space="preserve">: Support / Ops / Super Admin</w:t>
      </w:r>
    </w:p>
    <w:p w:rsidR="00000000" w:rsidDel="00000000" w:rsidP="00000000" w:rsidRDefault="00000000" w:rsidRPr="00000000" w14:paraId="000004F5">
      <w:pPr>
        <w:numPr>
          <w:ilvl w:val="0"/>
          <w:numId w:val="24"/>
        </w:numPr>
        <w:spacing w:after="0" w:afterAutospacing="0" w:before="0" w:beforeAutospacing="0" w:lineRule="auto"/>
        <w:ind w:left="720" w:hanging="360"/>
        <w:rPr>
          <w:color w:val="0000ff"/>
        </w:rPr>
      </w:pPr>
      <w:r w:rsidDel="00000000" w:rsidR="00000000" w:rsidRPr="00000000">
        <w:rPr>
          <w:b w:val="1"/>
          <w:bCs w:val="1"/>
          <w:color w:val="0000ff"/>
          <w:rtl w:val="0"/>
        </w:rPr>
        <w:t xml:space="preserve">Where</w:t>
      </w:r>
      <w:r w:rsidDel="00000000" w:rsidR="00000000" w:rsidRPr="00000000">
        <w:rPr>
          <w:rFonts w:ascii="Arial Unicode MS" w:cs="Arial Unicode MS" w:eastAsia="Arial Unicode MS" w:hAnsi="Arial Unicode MS"/>
          <w:color w:val="0000ff"/>
          <w:rtl w:val="0"/>
        </w:rPr>
        <w:t xml:space="preserve">: Admin Console → User Management → User Detail View → Unlock Account Button</w:t>
      </w:r>
    </w:p>
    <w:p w:rsidR="00000000" w:rsidDel="00000000" w:rsidP="00000000" w:rsidRDefault="00000000" w:rsidRPr="00000000" w14:paraId="000004F6">
      <w:pPr>
        <w:numPr>
          <w:ilvl w:val="0"/>
          <w:numId w:val="24"/>
        </w:numPr>
        <w:spacing w:after="0" w:afterAutospacing="0" w:before="0" w:beforeAutospacing="0" w:lineRule="auto"/>
        <w:ind w:left="720" w:hanging="360"/>
        <w:rPr>
          <w:color w:val="0000ff"/>
        </w:rPr>
      </w:pPr>
      <w:r w:rsidDel="00000000" w:rsidR="00000000" w:rsidRPr="00000000">
        <w:rPr>
          <w:b w:val="1"/>
          <w:bCs w:val="1"/>
          <w:color w:val="0000ff"/>
          <w:rtl w:val="0"/>
        </w:rPr>
        <w:t xml:space="preserve">How</w:t>
      </w:r>
      <w:r w:rsidDel="00000000" w:rsidR="00000000" w:rsidRPr="00000000">
        <w:rPr>
          <w:color w:val="0000ff"/>
          <w:rtl w:val="0"/>
        </w:rPr>
        <w:t xml:space="preserve">: </w:t>
      </w:r>
    </w:p>
    <w:p w:rsidR="00000000" w:rsidDel="00000000" w:rsidP="00000000" w:rsidRDefault="00000000" w:rsidRPr="00000000" w14:paraId="000004F7">
      <w:pPr>
        <w:numPr>
          <w:ilvl w:val="1"/>
          <w:numId w:val="24"/>
        </w:numPr>
        <w:spacing w:after="0" w:afterAutospacing="0" w:before="0" w:beforeAutospacing="0" w:lineRule="auto"/>
        <w:ind w:left="1440" w:hanging="360"/>
        <w:rPr>
          <w:color w:val="0000ff"/>
        </w:rPr>
      </w:pPr>
      <w:r w:rsidDel="00000000" w:rsidR="00000000" w:rsidRPr="00000000">
        <w:rPr>
          <w:color w:val="0000ff"/>
          <w:rtl w:val="0"/>
        </w:rPr>
        <w:t xml:space="preserve">Search user</w:t>
      </w:r>
    </w:p>
    <w:p w:rsidR="00000000" w:rsidDel="00000000" w:rsidP="00000000" w:rsidRDefault="00000000" w:rsidRPr="00000000" w14:paraId="000004F8">
      <w:pPr>
        <w:numPr>
          <w:ilvl w:val="1"/>
          <w:numId w:val="24"/>
        </w:numPr>
        <w:spacing w:after="0" w:afterAutospacing="0" w:before="0" w:beforeAutospacing="0" w:lineRule="auto"/>
        <w:ind w:left="1440" w:hanging="360"/>
        <w:rPr>
          <w:color w:val="0000ff"/>
        </w:rPr>
      </w:pPr>
      <w:r w:rsidDel="00000000" w:rsidR="00000000" w:rsidRPr="00000000">
        <w:rPr>
          <w:color w:val="0000ff"/>
          <w:rtl w:val="0"/>
        </w:rPr>
        <w:t xml:space="preserve">Open detail slide panel</w:t>
      </w:r>
    </w:p>
    <w:p w:rsidR="00000000" w:rsidDel="00000000" w:rsidP="00000000" w:rsidRDefault="00000000" w:rsidRPr="00000000" w14:paraId="000004F9">
      <w:pPr>
        <w:numPr>
          <w:ilvl w:val="1"/>
          <w:numId w:val="24"/>
        </w:numPr>
        <w:spacing w:after="0" w:afterAutospacing="0" w:before="0" w:beforeAutospacing="0" w:lineRule="auto"/>
        <w:ind w:left="1440" w:hanging="360"/>
        <w:rPr>
          <w:color w:val="0000ff"/>
        </w:rPr>
      </w:pPr>
      <w:r w:rsidDel="00000000" w:rsidR="00000000" w:rsidRPr="00000000">
        <w:rPr>
          <w:color w:val="0000ff"/>
          <w:rtl w:val="0"/>
        </w:rPr>
        <w:t xml:space="preserve">Click “Unlock Account”</w:t>
      </w:r>
    </w:p>
    <w:p w:rsidR="00000000" w:rsidDel="00000000" w:rsidP="00000000" w:rsidRDefault="00000000" w:rsidRPr="00000000" w14:paraId="000004FA">
      <w:pPr>
        <w:numPr>
          <w:ilvl w:val="1"/>
          <w:numId w:val="24"/>
        </w:numPr>
        <w:spacing w:after="0" w:afterAutospacing="0" w:before="0" w:beforeAutospacing="0" w:lineRule="auto"/>
        <w:ind w:left="1440" w:hanging="360"/>
        <w:rPr>
          <w:color w:val="0000ff"/>
        </w:rPr>
      </w:pPr>
      <w:r w:rsidDel="00000000" w:rsidR="00000000" w:rsidRPr="00000000">
        <w:rPr>
          <w:rFonts w:ascii="Arial Unicode MS" w:cs="Arial Unicode MS" w:eastAsia="Arial Unicode MS" w:hAnsi="Arial Unicode MS"/>
          <w:color w:val="0000ff"/>
          <w:rtl w:val="0"/>
        </w:rPr>
        <w:t xml:space="preserve">Click Unlock → System resets Failed_Login_Attempts counter</w:t>
      </w:r>
    </w:p>
    <w:p w:rsidR="00000000" w:rsidDel="00000000" w:rsidP="00000000" w:rsidRDefault="00000000" w:rsidRPr="00000000" w14:paraId="000004FB">
      <w:pPr>
        <w:numPr>
          <w:ilvl w:val="0"/>
          <w:numId w:val="24"/>
        </w:numPr>
        <w:spacing w:after="0" w:afterAutospacing="0" w:before="0" w:beforeAutospacing="0" w:lineRule="auto"/>
        <w:ind w:left="720" w:hanging="360"/>
        <w:rPr>
          <w:color w:val="0000ff"/>
        </w:rPr>
      </w:pPr>
      <w:r w:rsidDel="00000000" w:rsidR="00000000" w:rsidRPr="00000000">
        <w:rPr>
          <w:b w:val="1"/>
          <w:bCs w:val="1"/>
          <w:color w:val="0000ff"/>
          <w:rtl w:val="0"/>
        </w:rPr>
        <w:t xml:space="preserve">Effect</w:t>
      </w:r>
      <w:r w:rsidDel="00000000" w:rsidR="00000000" w:rsidRPr="00000000">
        <w:rPr>
          <w:color w:val="0000ff"/>
          <w:rtl w:val="0"/>
        </w:rPr>
        <w:t xml:space="preserve">:</w:t>
      </w:r>
    </w:p>
    <w:p w:rsidR="00000000" w:rsidDel="00000000" w:rsidP="00000000" w:rsidRDefault="00000000" w:rsidRPr="00000000" w14:paraId="000004FC">
      <w:pPr>
        <w:numPr>
          <w:ilvl w:val="1"/>
          <w:numId w:val="24"/>
        </w:numPr>
        <w:spacing w:after="0" w:afterAutospacing="0" w:before="0" w:beforeAutospacing="0" w:lineRule="auto"/>
        <w:ind w:left="1440" w:hanging="360"/>
        <w:rPr>
          <w:color w:val="0000ff"/>
        </w:rPr>
      </w:pPr>
      <w:r w:rsidDel="00000000" w:rsidR="00000000" w:rsidRPr="00000000">
        <w:rPr>
          <w:color w:val="0000ff"/>
          <w:rtl w:val="0"/>
        </w:rPr>
        <w:t xml:space="preserve">Failed_Login_Attempts reset to 0</w:t>
      </w:r>
    </w:p>
    <w:p w:rsidR="00000000" w:rsidDel="00000000" w:rsidP="00000000" w:rsidRDefault="00000000" w:rsidRPr="00000000" w14:paraId="000004FD">
      <w:pPr>
        <w:numPr>
          <w:ilvl w:val="1"/>
          <w:numId w:val="24"/>
        </w:numPr>
        <w:spacing w:after="0" w:afterAutospacing="0" w:before="0" w:beforeAutospacing="0" w:lineRule="auto"/>
        <w:ind w:left="1440" w:hanging="360"/>
        <w:rPr>
          <w:color w:val="0000ff"/>
        </w:rPr>
      </w:pPr>
      <w:r w:rsidDel="00000000" w:rsidR="00000000" w:rsidRPr="00000000">
        <w:rPr>
          <w:color w:val="0000ff"/>
          <w:rtl w:val="0"/>
        </w:rPr>
        <w:t xml:space="preserve">Status changed to Active</w:t>
      </w:r>
    </w:p>
    <w:p w:rsidR="00000000" w:rsidDel="00000000" w:rsidP="00000000" w:rsidRDefault="00000000" w:rsidRPr="00000000" w14:paraId="000004FE">
      <w:pPr>
        <w:numPr>
          <w:ilvl w:val="1"/>
          <w:numId w:val="24"/>
        </w:numPr>
        <w:spacing w:after="0" w:afterAutospacing="0" w:before="0" w:beforeAutospacing="0" w:lineRule="auto"/>
        <w:ind w:left="1440" w:hanging="360"/>
        <w:rPr>
          <w:color w:val="0000ff"/>
        </w:rPr>
      </w:pPr>
      <w:r w:rsidDel="00000000" w:rsidR="00000000" w:rsidRPr="00000000">
        <w:rPr>
          <w:color w:val="0000ff"/>
          <w:rtl w:val="0"/>
        </w:rPr>
        <w:t xml:space="preserve">User can log in again</w:t>
      </w:r>
    </w:p>
    <w:p w:rsidR="00000000" w:rsidDel="00000000" w:rsidP="00000000" w:rsidRDefault="00000000" w:rsidRPr="00000000" w14:paraId="000004FF">
      <w:pPr>
        <w:numPr>
          <w:ilvl w:val="1"/>
          <w:numId w:val="24"/>
        </w:numPr>
        <w:spacing w:after="240" w:before="0" w:beforeAutospacing="0" w:lineRule="auto"/>
        <w:ind w:left="1440" w:hanging="360"/>
        <w:rPr>
          <w:color w:val="0000ff"/>
        </w:rPr>
      </w:pPr>
      <w:r w:rsidDel="00000000" w:rsidR="00000000" w:rsidRPr="00000000">
        <w:rPr>
          <w:color w:val="0000ff"/>
          <w:rtl w:val="0"/>
        </w:rPr>
        <w:t xml:space="preserve">Audit log entry recorded</w:t>
      </w:r>
    </w:p>
    <w:p w:rsidR="00000000" w:rsidDel="00000000" w:rsidP="00000000" w:rsidRDefault="00000000" w:rsidRPr="00000000" w14:paraId="00000500">
      <w:pPr>
        <w:pStyle w:val="Heading3"/>
        <w:spacing w:after="240" w:before="240" w:lineRule="auto"/>
        <w:rPr/>
      </w:pPr>
      <w:bookmarkStart w:colFirst="0" w:colLast="0" w:name="_uu3wf2zfejy4" w:id="33"/>
      <w:bookmarkEnd w:id="33"/>
      <w:r w:rsidDel="00000000" w:rsidR="00000000" w:rsidRPr="00000000">
        <w:rPr>
          <w:rtl w:val="0"/>
        </w:rPr>
        <w:t xml:space="preserve">User story -1.3 Force Password Reset</w:t>
      </w:r>
    </w:p>
    <w:p w:rsidR="00000000" w:rsidDel="00000000" w:rsidP="00000000" w:rsidRDefault="00000000" w:rsidRPr="00000000" w14:paraId="00000501">
      <w:pPr>
        <w:rPr/>
      </w:pPr>
      <w:r w:rsidDel="00000000" w:rsidR="00000000" w:rsidRPr="00000000">
        <w:rPr>
          <w:rtl w:val="0"/>
        </w:rPr>
        <w:t xml:space="preserve">As an F2MX Staff Member (Support Agent, Ops Admin, or Super Admin), I want to enforce a password reset on a user account, so that potentially compromised credentials are immediately secured on the next login attempt.</w:t>
      </w:r>
    </w:p>
    <w:p w:rsidR="00000000" w:rsidDel="00000000" w:rsidP="00000000" w:rsidRDefault="00000000" w:rsidRPr="00000000" w14:paraId="00000502">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0503">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Navigation :  Login → Users Module →  User Accounts →  Action / View details screens →  Actions</w:t>
      </w:r>
      <w:r w:rsidDel="00000000" w:rsidR="00000000" w:rsidRPr="00000000">
        <w:rPr>
          <w:rtl w:val="0"/>
        </w:rPr>
      </w:r>
    </w:p>
    <w:p w:rsidR="00000000" w:rsidDel="00000000" w:rsidP="00000000" w:rsidRDefault="00000000" w:rsidRPr="00000000" w14:paraId="00000504">
      <w:pPr>
        <w:numPr>
          <w:ilvl w:val="0"/>
          <w:numId w:val="46"/>
        </w:numPr>
        <w:spacing w:after="0" w:afterAutospacing="0" w:before="0" w:beforeAutospacing="0" w:lineRule="auto"/>
        <w:ind w:left="720" w:hanging="360"/>
      </w:pPr>
      <w:r w:rsidDel="00000000" w:rsidR="00000000" w:rsidRPr="00000000">
        <w:rPr>
          <w:rtl w:val="0"/>
        </w:rPr>
        <w:t xml:space="preserve">Only Support, Ops, and Super Admin roles can execute this action.</w:t>
      </w:r>
    </w:p>
    <w:p w:rsidR="00000000" w:rsidDel="00000000" w:rsidP="00000000" w:rsidRDefault="00000000" w:rsidRPr="00000000" w14:paraId="00000505">
      <w:pPr>
        <w:numPr>
          <w:ilvl w:val="0"/>
          <w:numId w:val="46"/>
        </w:numPr>
        <w:spacing w:after="0" w:afterAutospacing="0" w:before="0" w:beforeAutospacing="0" w:lineRule="auto"/>
        <w:ind w:left="720" w:hanging="360"/>
      </w:pPr>
      <w:r w:rsidDel="00000000" w:rsidR="00000000" w:rsidRPr="00000000">
        <w:rPr>
          <w:rtl w:val="0"/>
        </w:rPr>
        <w:t xml:space="preserve">When “Force Password Reset” is clicked:</w:t>
      </w:r>
    </w:p>
    <w:p w:rsidR="00000000" w:rsidDel="00000000" w:rsidP="00000000" w:rsidRDefault="00000000" w:rsidRPr="00000000" w14:paraId="00000506">
      <w:pPr>
        <w:numPr>
          <w:ilvl w:val="1"/>
          <w:numId w:val="46"/>
        </w:numPr>
        <w:spacing w:after="0" w:afterAutospacing="0" w:before="0" w:beforeAutospacing="0" w:lineRule="auto"/>
        <w:ind w:left="1440" w:hanging="360"/>
        <w:rPr>
          <w:u w:val="none"/>
        </w:rPr>
      </w:pPr>
      <w:r w:rsidDel="00000000" w:rsidR="00000000" w:rsidRPr="00000000">
        <w:rPr>
          <w:rtl w:val="0"/>
        </w:rPr>
        <w:t xml:space="preserve">System should display an Pop-up with following fields : </w:t>
      </w:r>
    </w:p>
    <w:p w:rsidR="00000000" w:rsidDel="00000000" w:rsidP="00000000" w:rsidRDefault="00000000" w:rsidRPr="00000000" w14:paraId="00000507">
      <w:pPr>
        <w:numPr>
          <w:ilvl w:val="2"/>
          <w:numId w:val="46"/>
        </w:numPr>
        <w:spacing w:after="0" w:afterAutospacing="0" w:before="0" w:beforeAutospacing="0" w:lineRule="auto"/>
        <w:ind w:left="2160" w:hanging="360"/>
        <w:rPr>
          <w:u w:val="none"/>
        </w:rPr>
      </w:pPr>
      <w:r w:rsidDel="00000000" w:rsidR="00000000" w:rsidRPr="00000000">
        <w:rPr>
          <w:rtl w:val="0"/>
        </w:rPr>
        <w:t xml:space="preserve">Header :  Force Password Reset</w:t>
      </w:r>
    </w:p>
    <w:p w:rsidR="00000000" w:rsidDel="00000000" w:rsidP="00000000" w:rsidRDefault="00000000" w:rsidRPr="00000000" w14:paraId="00000508">
      <w:pPr>
        <w:numPr>
          <w:ilvl w:val="2"/>
          <w:numId w:val="46"/>
        </w:numPr>
        <w:spacing w:after="0" w:afterAutospacing="0" w:before="0" w:beforeAutospacing="0" w:lineRule="auto"/>
        <w:ind w:left="2160" w:hanging="360"/>
        <w:rPr>
          <w:u w:val="none"/>
        </w:rPr>
      </w:pPr>
      <w:r w:rsidDel="00000000" w:rsidR="00000000" w:rsidRPr="00000000">
        <w:rPr>
          <w:rtl w:val="0"/>
        </w:rPr>
        <w:t xml:space="preserve">User Details : </w:t>
      </w:r>
    </w:p>
    <w:p w:rsidR="00000000" w:rsidDel="00000000" w:rsidP="00000000" w:rsidRDefault="00000000" w:rsidRPr="00000000" w14:paraId="00000509">
      <w:pPr>
        <w:numPr>
          <w:ilvl w:val="3"/>
          <w:numId w:val="46"/>
        </w:numPr>
        <w:spacing w:after="0" w:afterAutospacing="0" w:before="0" w:beforeAutospacing="0" w:lineRule="auto"/>
        <w:ind w:left="2880" w:hanging="360"/>
        <w:rPr>
          <w:u w:val="none"/>
        </w:rPr>
      </w:pPr>
      <w:r w:rsidDel="00000000" w:rsidR="00000000" w:rsidRPr="00000000">
        <w:rPr>
          <w:rtl w:val="0"/>
        </w:rPr>
        <w:t xml:space="preserve">User Name : John Smith</w:t>
      </w:r>
    </w:p>
    <w:p w:rsidR="00000000" w:rsidDel="00000000" w:rsidP="00000000" w:rsidRDefault="00000000" w:rsidRPr="00000000" w14:paraId="0000050A">
      <w:pPr>
        <w:numPr>
          <w:ilvl w:val="3"/>
          <w:numId w:val="46"/>
        </w:numPr>
        <w:spacing w:after="0" w:afterAutospacing="0" w:before="0" w:beforeAutospacing="0" w:lineRule="auto"/>
        <w:ind w:left="2880" w:hanging="360"/>
        <w:rPr>
          <w:u w:val="none"/>
        </w:rPr>
      </w:pPr>
      <w:r w:rsidDel="00000000" w:rsidR="00000000" w:rsidRPr="00000000">
        <w:rPr>
          <w:rtl w:val="0"/>
        </w:rPr>
        <w:t xml:space="preserve">Email : john.smith@email.com</w:t>
      </w:r>
    </w:p>
    <w:p w:rsidR="00000000" w:rsidDel="00000000" w:rsidP="00000000" w:rsidRDefault="00000000" w:rsidRPr="00000000" w14:paraId="0000050B">
      <w:pPr>
        <w:numPr>
          <w:ilvl w:val="2"/>
          <w:numId w:val="46"/>
        </w:numPr>
        <w:spacing w:after="0" w:afterAutospacing="0" w:before="0" w:beforeAutospacing="0" w:lineRule="auto"/>
        <w:ind w:left="2160" w:hanging="360"/>
        <w:rPr>
          <w:u w:val="none"/>
        </w:rPr>
      </w:pPr>
      <w:r w:rsidDel="00000000" w:rsidR="00000000" w:rsidRPr="00000000">
        <w:rPr>
          <w:rtl w:val="0"/>
        </w:rPr>
        <w:t xml:space="preserve">Field : Reason (Mandatory)</w:t>
      </w:r>
    </w:p>
    <w:p w:rsidR="00000000" w:rsidDel="00000000" w:rsidP="00000000" w:rsidRDefault="00000000" w:rsidRPr="00000000" w14:paraId="0000050C">
      <w:pPr>
        <w:numPr>
          <w:ilvl w:val="3"/>
          <w:numId w:val="46"/>
        </w:numPr>
        <w:spacing w:after="0" w:afterAutospacing="0" w:before="0" w:beforeAutospacing="0" w:lineRule="auto"/>
        <w:ind w:left="2880" w:hanging="360"/>
        <w:rPr>
          <w:u w:val="none"/>
        </w:rPr>
      </w:pPr>
      <w:r w:rsidDel="00000000" w:rsidR="00000000" w:rsidRPr="00000000">
        <w:rPr>
          <w:rtl w:val="0"/>
        </w:rPr>
        <w:t xml:space="preserve">Placeholder/text : e.g., Suspected account compromise, security audit requirement, user request…</w:t>
      </w:r>
    </w:p>
    <w:p w:rsidR="00000000" w:rsidDel="00000000" w:rsidP="00000000" w:rsidRDefault="00000000" w:rsidRPr="00000000" w14:paraId="0000050D">
      <w:pPr>
        <w:numPr>
          <w:ilvl w:val="3"/>
          <w:numId w:val="46"/>
        </w:numPr>
        <w:spacing w:after="0" w:afterAutospacing="0" w:before="0" w:beforeAutospacing="0" w:lineRule="auto"/>
        <w:ind w:left="2880" w:hanging="360"/>
        <w:rPr>
          <w:u w:val="none"/>
        </w:rPr>
      </w:pPr>
      <w:r w:rsidDel="00000000" w:rsidR="00000000" w:rsidRPr="00000000">
        <w:rPr>
          <w:rtl w:val="0"/>
        </w:rPr>
        <w:t xml:space="preserve">Character Limit :  0/500</w:t>
      </w:r>
    </w:p>
    <w:p w:rsidR="00000000" w:rsidDel="00000000" w:rsidP="00000000" w:rsidRDefault="00000000" w:rsidRPr="00000000" w14:paraId="0000050E">
      <w:pPr>
        <w:numPr>
          <w:ilvl w:val="2"/>
          <w:numId w:val="46"/>
        </w:numPr>
        <w:spacing w:after="0" w:afterAutospacing="0" w:before="0" w:beforeAutospacing="0" w:lineRule="auto"/>
        <w:ind w:left="2160" w:hanging="360"/>
        <w:rPr>
          <w:u w:val="none"/>
        </w:rPr>
      </w:pPr>
      <w:r w:rsidDel="00000000" w:rsidR="00000000" w:rsidRPr="00000000">
        <w:rPr>
          <w:rtl w:val="0"/>
        </w:rPr>
        <w:t xml:space="preserve">Buttons : </w:t>
      </w:r>
    </w:p>
    <w:p w:rsidR="00000000" w:rsidDel="00000000" w:rsidP="00000000" w:rsidRDefault="00000000" w:rsidRPr="00000000" w14:paraId="0000050F">
      <w:pPr>
        <w:numPr>
          <w:ilvl w:val="3"/>
          <w:numId w:val="46"/>
        </w:numPr>
        <w:spacing w:after="0" w:afterAutospacing="0" w:before="0" w:beforeAutospacing="0" w:lineRule="auto"/>
        <w:ind w:left="2880" w:hanging="360"/>
        <w:rPr>
          <w:u w:val="none"/>
        </w:rPr>
      </w:pPr>
      <w:r w:rsidDel="00000000" w:rsidR="00000000" w:rsidRPr="00000000">
        <w:rPr>
          <w:rtl w:val="0"/>
        </w:rPr>
        <w:t xml:space="preserve">Cancel</w:t>
      </w:r>
    </w:p>
    <w:p w:rsidR="00000000" w:rsidDel="00000000" w:rsidP="00000000" w:rsidRDefault="00000000" w:rsidRPr="00000000" w14:paraId="00000510">
      <w:pPr>
        <w:numPr>
          <w:ilvl w:val="4"/>
          <w:numId w:val="46"/>
        </w:numPr>
        <w:spacing w:after="0" w:afterAutospacing="0" w:before="0" w:beforeAutospacing="0" w:lineRule="auto"/>
        <w:ind w:left="3600" w:hanging="360"/>
        <w:rPr>
          <w:u w:val="none"/>
        </w:rPr>
      </w:pPr>
      <w:r w:rsidDel="00000000" w:rsidR="00000000" w:rsidRPr="00000000">
        <w:rPr>
          <w:rtl w:val="0"/>
        </w:rPr>
        <w:t xml:space="preserve">Clicking on the cancel button, the system should close the pop-up &amp; Admin should stay on the User Details screen.</w:t>
      </w:r>
    </w:p>
    <w:p w:rsidR="00000000" w:rsidDel="00000000" w:rsidP="00000000" w:rsidRDefault="00000000" w:rsidRPr="00000000" w14:paraId="00000511">
      <w:pPr>
        <w:numPr>
          <w:ilvl w:val="3"/>
          <w:numId w:val="46"/>
        </w:numPr>
        <w:spacing w:after="0" w:afterAutospacing="0" w:before="0" w:beforeAutospacing="0" w:lineRule="auto"/>
        <w:ind w:left="2880" w:hanging="360"/>
        <w:rPr>
          <w:u w:val="none"/>
        </w:rPr>
      </w:pPr>
      <w:r w:rsidDel="00000000" w:rsidR="00000000" w:rsidRPr="00000000">
        <w:rPr>
          <w:rtl w:val="0"/>
        </w:rPr>
        <w:t xml:space="preserve">Force Password Reset</w:t>
      </w:r>
    </w:p>
    <w:p w:rsidR="00000000" w:rsidDel="00000000" w:rsidP="00000000" w:rsidRDefault="00000000" w:rsidRPr="00000000" w14:paraId="00000512">
      <w:pPr>
        <w:numPr>
          <w:ilvl w:val="4"/>
          <w:numId w:val="46"/>
        </w:numPr>
        <w:spacing w:after="0" w:afterAutospacing="0" w:before="0" w:beforeAutospacing="0" w:lineRule="auto"/>
        <w:ind w:left="3600" w:hanging="360"/>
        <w:rPr>
          <w:u w:val="none"/>
        </w:rPr>
      </w:pPr>
      <w:r w:rsidDel="00000000" w:rsidR="00000000" w:rsidRPr="00000000">
        <w:rPr>
          <w:rtl w:val="0"/>
        </w:rPr>
        <w:t xml:space="preserve">Clicking on the Force Password Reset button, the system should enable the Force Rest Button to the user &amp; display a success toast message : </w:t>
      </w:r>
    </w:p>
    <w:p w:rsidR="00000000" w:rsidDel="00000000" w:rsidP="00000000" w:rsidRDefault="00000000" w:rsidRPr="00000000" w14:paraId="00000513">
      <w:pPr>
        <w:numPr>
          <w:ilvl w:val="5"/>
          <w:numId w:val="46"/>
        </w:numPr>
        <w:spacing w:after="0" w:afterAutospacing="0" w:before="0" w:beforeAutospacing="0" w:lineRule="auto"/>
        <w:ind w:left="4320" w:hanging="360"/>
        <w:rPr>
          <w:u w:val="none"/>
        </w:rPr>
      </w:pPr>
      <w:r w:rsidDel="00000000" w:rsidR="00000000" w:rsidRPr="00000000">
        <w:rPr>
          <w:rtl w:val="0"/>
        </w:rPr>
        <w:t xml:space="preserve">Title : Password Reset Enforced</w:t>
      </w:r>
    </w:p>
    <w:p w:rsidR="00000000" w:rsidDel="00000000" w:rsidP="00000000" w:rsidRDefault="00000000" w:rsidRPr="00000000" w14:paraId="00000514">
      <w:pPr>
        <w:numPr>
          <w:ilvl w:val="5"/>
          <w:numId w:val="46"/>
        </w:numPr>
        <w:spacing w:after="0" w:afterAutospacing="0" w:before="0" w:beforeAutospacing="0" w:lineRule="auto"/>
        <w:ind w:left="4320" w:hanging="360"/>
        <w:rPr>
          <w:u w:val="none"/>
        </w:rPr>
      </w:pPr>
      <w:r w:rsidDel="00000000" w:rsidR="00000000" w:rsidRPr="00000000">
        <w:rPr>
          <w:rtl w:val="0"/>
        </w:rPr>
        <w:t xml:space="preserve">Message : John Smith will be required to change their password on next login.</w:t>
      </w:r>
    </w:p>
    <w:p w:rsidR="00000000" w:rsidDel="00000000" w:rsidP="00000000" w:rsidRDefault="00000000" w:rsidRPr="00000000" w14:paraId="00000515">
      <w:pPr>
        <w:numPr>
          <w:ilvl w:val="5"/>
          <w:numId w:val="46"/>
        </w:numPr>
        <w:spacing w:after="0" w:afterAutospacing="0" w:before="0" w:beforeAutospacing="0" w:lineRule="auto"/>
        <w:ind w:left="4320" w:hanging="360"/>
        <w:rPr>
          <w:u w:val="none"/>
        </w:rPr>
      </w:pPr>
      <w:r w:rsidDel="00000000" w:rsidR="00000000" w:rsidRPr="00000000">
        <w:rPr>
          <w:rtl w:val="0"/>
        </w:rPr>
        <w:t xml:space="preserve">Toast messages should disappear within 3-5 seconds.</w:t>
      </w:r>
    </w:p>
    <w:p w:rsidR="00000000" w:rsidDel="00000000" w:rsidP="00000000" w:rsidRDefault="00000000" w:rsidRPr="00000000" w14:paraId="00000516">
      <w:pPr>
        <w:numPr>
          <w:ilvl w:val="4"/>
          <w:numId w:val="46"/>
        </w:numPr>
        <w:spacing w:after="0" w:afterAutospacing="0" w:before="0" w:beforeAutospacing="0" w:lineRule="auto"/>
        <w:ind w:left="3600" w:hanging="360"/>
      </w:pPr>
      <w:r w:rsidDel="00000000" w:rsidR="00000000" w:rsidRPr="00000000">
        <w:rPr>
          <w:rtl w:val="0"/>
        </w:rPr>
        <w:t xml:space="preserve">On next login attempt:</w:t>
      </w:r>
    </w:p>
    <w:p w:rsidR="00000000" w:rsidDel="00000000" w:rsidP="00000000" w:rsidRDefault="00000000" w:rsidRPr="00000000" w14:paraId="00000517">
      <w:pPr>
        <w:numPr>
          <w:ilvl w:val="5"/>
          <w:numId w:val="46"/>
        </w:numPr>
        <w:spacing w:after="0" w:afterAutospacing="0" w:before="0" w:beforeAutospacing="0" w:lineRule="auto"/>
        <w:ind w:left="4320" w:hanging="360"/>
      </w:pPr>
      <w:r w:rsidDel="00000000" w:rsidR="00000000" w:rsidRPr="00000000">
        <w:rPr>
          <w:rtl w:val="0"/>
        </w:rPr>
        <w:t xml:space="preserve">Users must be redirected to the Change Password screen.</w:t>
      </w:r>
    </w:p>
    <w:p w:rsidR="00000000" w:rsidDel="00000000" w:rsidP="00000000" w:rsidRDefault="00000000" w:rsidRPr="00000000" w14:paraId="00000518">
      <w:pPr>
        <w:numPr>
          <w:ilvl w:val="5"/>
          <w:numId w:val="46"/>
        </w:numPr>
        <w:spacing w:after="0" w:afterAutospacing="0" w:before="0" w:beforeAutospacing="0" w:lineRule="auto"/>
        <w:ind w:left="4320" w:hanging="360"/>
      </w:pPr>
      <w:r w:rsidDel="00000000" w:rsidR="00000000" w:rsidRPr="00000000">
        <w:rPr>
          <w:rtl w:val="0"/>
        </w:rPr>
        <w:t xml:space="preserve">Access to the dashboard must be blocked until reset is completed.</w:t>
      </w:r>
    </w:p>
    <w:p w:rsidR="00000000" w:rsidDel="00000000" w:rsidP="00000000" w:rsidRDefault="00000000" w:rsidRPr="00000000" w14:paraId="00000519">
      <w:pPr>
        <w:numPr>
          <w:ilvl w:val="0"/>
          <w:numId w:val="46"/>
        </w:numPr>
        <w:spacing w:after="0" w:afterAutospacing="0" w:before="0" w:beforeAutospacing="0" w:lineRule="auto"/>
        <w:ind w:left="5040" w:hanging="360"/>
      </w:pPr>
      <w:r w:rsidDel="00000000" w:rsidR="00000000" w:rsidRPr="00000000">
        <w:rPr>
          <w:rtl w:val="0"/>
        </w:rPr>
        <w:t xml:space="preserve">Every Admin Action must be audit logged.</w:t>
      </w:r>
    </w:p>
    <w:p w:rsidR="00000000" w:rsidDel="00000000" w:rsidP="00000000" w:rsidRDefault="00000000" w:rsidRPr="00000000" w14:paraId="0000051A">
      <w:pPr>
        <w:numPr>
          <w:ilvl w:val="0"/>
          <w:numId w:val="46"/>
        </w:numPr>
        <w:spacing w:after="0" w:afterAutospacing="0" w:before="0" w:beforeAutospacing="0" w:lineRule="auto"/>
        <w:ind w:left="5040" w:hanging="360"/>
      </w:pPr>
      <w:r w:rsidDel="00000000" w:rsidR="00000000" w:rsidRPr="00000000">
        <w:rPr>
          <w:b w:val="1"/>
          <w:bCs w:val="1"/>
          <w:rtl w:val="0"/>
        </w:rPr>
        <w:t xml:space="preserve">Who</w:t>
      </w:r>
      <w:r w:rsidDel="00000000" w:rsidR="00000000" w:rsidRPr="00000000">
        <w:rPr>
          <w:rtl w:val="0"/>
        </w:rPr>
        <w:t xml:space="preserve">: Support / Ops / Super Admin</w:t>
      </w:r>
    </w:p>
    <w:p w:rsidR="00000000" w:rsidDel="00000000" w:rsidP="00000000" w:rsidRDefault="00000000" w:rsidRPr="00000000" w14:paraId="0000051B">
      <w:pPr>
        <w:numPr>
          <w:ilvl w:val="0"/>
          <w:numId w:val="21"/>
        </w:numPr>
        <w:spacing w:after="0" w:afterAutospacing="0" w:before="0" w:beforeAutospacing="0" w:lineRule="auto"/>
        <w:ind w:left="5040" w:hanging="360"/>
      </w:pPr>
      <w:r w:rsidDel="00000000" w:rsidR="00000000" w:rsidRPr="00000000">
        <w:rPr>
          <w:b w:val="1"/>
          <w:bCs w:val="1"/>
          <w:rtl w:val="0"/>
        </w:rPr>
        <w:t xml:space="preserve">Where</w:t>
      </w:r>
      <w:r w:rsidDel="00000000" w:rsidR="00000000" w:rsidRPr="00000000">
        <w:rPr>
          <w:rFonts w:ascii="Arial Unicode MS" w:cs="Arial Unicode MS" w:eastAsia="Arial Unicode MS" w:hAnsi="Arial Unicode MS"/>
          <w:rtl w:val="0"/>
        </w:rPr>
        <w:t xml:space="preserve">: Admin Console → User Detail View</w:t>
      </w:r>
    </w:p>
    <w:p w:rsidR="00000000" w:rsidDel="00000000" w:rsidP="00000000" w:rsidRDefault="00000000" w:rsidRPr="00000000" w14:paraId="0000051C">
      <w:pPr>
        <w:numPr>
          <w:ilvl w:val="0"/>
          <w:numId w:val="21"/>
        </w:numPr>
        <w:spacing w:after="0" w:afterAutospacing="0" w:before="0" w:beforeAutospacing="0" w:lineRule="auto"/>
        <w:ind w:left="5040" w:hanging="360"/>
      </w:pPr>
      <w:r w:rsidDel="00000000" w:rsidR="00000000" w:rsidRPr="00000000">
        <w:rPr>
          <w:b w:val="1"/>
          <w:bCs w:val="1"/>
          <w:rtl w:val="0"/>
        </w:rPr>
        <w:t xml:space="preserve">How</w:t>
      </w:r>
      <w:r w:rsidDel="00000000" w:rsidR="00000000" w:rsidRPr="00000000">
        <w:rPr>
          <w:rtl w:val="0"/>
        </w:rPr>
        <w:t xml:space="preserve">: Click Force Password Reset</w:t>
      </w:r>
    </w:p>
    <w:p w:rsidR="00000000" w:rsidDel="00000000" w:rsidP="00000000" w:rsidRDefault="00000000" w:rsidRPr="00000000" w14:paraId="0000051D">
      <w:pPr>
        <w:numPr>
          <w:ilvl w:val="0"/>
          <w:numId w:val="21"/>
        </w:numPr>
        <w:spacing w:after="0" w:afterAutospacing="0" w:before="0" w:beforeAutospacing="0" w:lineRule="auto"/>
        <w:ind w:left="5040" w:hanging="360"/>
      </w:pPr>
      <w:r w:rsidDel="00000000" w:rsidR="00000000" w:rsidRPr="00000000">
        <w:rPr>
          <w:b w:val="1"/>
          <w:bCs w:val="1"/>
          <w:rtl w:val="0"/>
        </w:rPr>
        <w:t xml:space="preserve">Effect</w:t>
      </w:r>
      <w:r w:rsidDel="00000000" w:rsidR="00000000" w:rsidRPr="00000000">
        <w:rPr>
          <w:rtl w:val="0"/>
        </w:rPr>
        <w:t xml:space="preserve">:</w:t>
      </w:r>
    </w:p>
    <w:p w:rsidR="00000000" w:rsidDel="00000000" w:rsidP="00000000" w:rsidRDefault="00000000" w:rsidRPr="00000000" w14:paraId="0000051E">
      <w:pPr>
        <w:numPr>
          <w:ilvl w:val="1"/>
          <w:numId w:val="21"/>
        </w:numPr>
        <w:spacing w:after="0" w:afterAutospacing="0" w:before="0" w:beforeAutospacing="0" w:lineRule="auto"/>
        <w:ind w:left="5760" w:hanging="360"/>
      </w:pPr>
      <w:r w:rsidDel="00000000" w:rsidR="00000000" w:rsidRPr="00000000">
        <w:rPr>
          <w:rtl w:val="0"/>
        </w:rPr>
        <w:t xml:space="preserve">Application should display/re-direct the User  to Password Change screen.</w:t>
      </w:r>
    </w:p>
    <w:p w:rsidR="00000000" w:rsidDel="00000000" w:rsidP="00000000" w:rsidRDefault="00000000" w:rsidRPr="00000000" w14:paraId="0000051F">
      <w:pPr>
        <w:numPr>
          <w:ilvl w:val="1"/>
          <w:numId w:val="21"/>
        </w:numPr>
        <w:spacing w:after="240" w:before="0" w:beforeAutospacing="0" w:lineRule="auto"/>
        <w:ind w:left="5760" w:hanging="360"/>
      </w:pPr>
      <w:r w:rsidDel="00000000" w:rsidR="00000000" w:rsidRPr="00000000">
        <w:rPr>
          <w:rtl w:val="0"/>
        </w:rPr>
        <w:t xml:space="preserve">Users must change their password.</w:t>
      </w:r>
    </w:p>
    <w:p w:rsidR="00000000" w:rsidDel="00000000" w:rsidP="00000000" w:rsidRDefault="00000000" w:rsidRPr="00000000" w14:paraId="00000520">
      <w:pPr>
        <w:pStyle w:val="Heading3"/>
        <w:spacing w:after="240" w:before="240" w:lineRule="auto"/>
        <w:rPr/>
      </w:pPr>
      <w:bookmarkStart w:colFirst="0" w:colLast="0" w:name="_k1hzy85p4fet" w:id="34"/>
      <w:bookmarkEnd w:id="34"/>
      <w:r w:rsidDel="00000000" w:rsidR="00000000" w:rsidRPr="00000000">
        <w:rPr>
          <w:rtl w:val="0"/>
        </w:rPr>
        <w:t xml:space="preserve">User story -1.4  Suspend User</w:t>
      </w:r>
    </w:p>
    <w:p w:rsidR="00000000" w:rsidDel="00000000" w:rsidP="00000000" w:rsidRDefault="00000000" w:rsidRPr="00000000" w14:paraId="00000521">
      <w:pPr>
        <w:rPr/>
      </w:pPr>
      <w:r w:rsidDel="00000000" w:rsidR="00000000" w:rsidRPr="00000000">
        <w:rPr>
          <w:rtl w:val="0"/>
        </w:rPr>
        <w:t xml:space="preserve">As an F2MX Ops Admin or Super Admin, I want to suspend a user account for a defined duration, so that violations of platform policies can be enforced without permanently deleting the account.</w:t>
      </w:r>
    </w:p>
    <w:p w:rsidR="00000000" w:rsidDel="00000000" w:rsidP="00000000" w:rsidRDefault="00000000" w:rsidRPr="00000000" w14:paraId="00000522">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0523">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Navigation :  Login → Users Module →  User Accounts →  Action / View details screens →  Actions → Suspend</w:t>
      </w:r>
      <w:r w:rsidDel="00000000" w:rsidR="00000000" w:rsidRPr="00000000">
        <w:rPr>
          <w:rtl w:val="0"/>
        </w:rPr>
      </w:r>
    </w:p>
    <w:p w:rsidR="00000000" w:rsidDel="00000000" w:rsidP="00000000" w:rsidRDefault="00000000" w:rsidRPr="00000000" w14:paraId="00000524">
      <w:pPr>
        <w:numPr>
          <w:ilvl w:val="0"/>
          <w:numId w:val="24"/>
        </w:numPr>
        <w:spacing w:after="0" w:afterAutospacing="0" w:before="0" w:beforeAutospacing="0" w:lineRule="auto"/>
        <w:ind w:left="720" w:hanging="360"/>
      </w:pPr>
      <w:r w:rsidDel="00000000" w:rsidR="00000000" w:rsidRPr="00000000">
        <w:rPr>
          <w:rtl w:val="0"/>
        </w:rPr>
        <w:t xml:space="preserve">Only Ops Admin and Super Admin roles can suspend users.</w:t>
      </w:r>
    </w:p>
    <w:p w:rsidR="00000000" w:rsidDel="00000000" w:rsidP="00000000" w:rsidRDefault="00000000" w:rsidRPr="00000000" w14:paraId="00000525">
      <w:pPr>
        <w:numPr>
          <w:ilvl w:val="0"/>
          <w:numId w:val="24"/>
        </w:numPr>
        <w:spacing w:after="0" w:afterAutospacing="0" w:before="0" w:beforeAutospacing="0" w:lineRule="auto"/>
        <w:ind w:left="720" w:hanging="360"/>
      </w:pPr>
      <w:r w:rsidDel="00000000" w:rsidR="00000000" w:rsidRPr="00000000">
        <w:rPr>
          <w:rtl w:val="0"/>
        </w:rPr>
        <w:t xml:space="preserve">Clicking on the Suspend action must open a modal/pop-up with following fields:</w:t>
      </w:r>
    </w:p>
    <w:p w:rsidR="00000000" w:rsidDel="00000000" w:rsidP="00000000" w:rsidRDefault="00000000" w:rsidRPr="00000000" w14:paraId="00000526">
      <w:pPr>
        <w:numPr>
          <w:ilvl w:val="1"/>
          <w:numId w:val="24"/>
        </w:numPr>
        <w:spacing w:after="0" w:afterAutospacing="0" w:before="0" w:beforeAutospacing="0" w:lineRule="auto"/>
        <w:ind w:left="1440" w:hanging="360"/>
        <w:rPr>
          <w:u w:val="none"/>
        </w:rPr>
      </w:pPr>
      <w:r w:rsidDel="00000000" w:rsidR="00000000" w:rsidRPr="00000000">
        <w:rPr>
          <w:rtl w:val="0"/>
        </w:rPr>
        <w:t xml:space="preserve">Header : Suspend User Account</w:t>
      </w:r>
    </w:p>
    <w:p w:rsidR="00000000" w:rsidDel="00000000" w:rsidP="00000000" w:rsidRDefault="00000000" w:rsidRPr="00000000" w14:paraId="00000527">
      <w:pPr>
        <w:numPr>
          <w:ilvl w:val="1"/>
          <w:numId w:val="24"/>
        </w:numPr>
        <w:spacing w:after="0" w:afterAutospacing="0" w:before="0" w:beforeAutospacing="0" w:lineRule="auto"/>
        <w:ind w:left="1440" w:hanging="360"/>
        <w:rPr>
          <w:u w:val="none"/>
        </w:rPr>
      </w:pPr>
      <w:r w:rsidDel="00000000" w:rsidR="00000000" w:rsidRPr="00000000">
        <w:rPr>
          <w:rtl w:val="0"/>
        </w:rPr>
        <w:t xml:space="preserve">User Details : </w:t>
      </w:r>
    </w:p>
    <w:p w:rsidR="00000000" w:rsidDel="00000000" w:rsidP="00000000" w:rsidRDefault="00000000" w:rsidRPr="00000000" w14:paraId="00000528">
      <w:pPr>
        <w:numPr>
          <w:ilvl w:val="2"/>
          <w:numId w:val="24"/>
        </w:numPr>
        <w:spacing w:after="0" w:afterAutospacing="0" w:before="0" w:beforeAutospacing="0" w:lineRule="auto"/>
        <w:ind w:left="2160" w:hanging="360"/>
        <w:rPr>
          <w:u w:val="none"/>
        </w:rPr>
      </w:pPr>
      <w:r w:rsidDel="00000000" w:rsidR="00000000" w:rsidRPr="00000000">
        <w:rPr>
          <w:rtl w:val="0"/>
        </w:rPr>
        <w:t xml:space="preserve">User name :John Smith</w:t>
      </w:r>
    </w:p>
    <w:p w:rsidR="00000000" w:rsidDel="00000000" w:rsidP="00000000" w:rsidRDefault="00000000" w:rsidRPr="00000000" w14:paraId="00000529">
      <w:pPr>
        <w:numPr>
          <w:ilvl w:val="2"/>
          <w:numId w:val="24"/>
        </w:numPr>
        <w:spacing w:after="0" w:afterAutospacing="0" w:before="0" w:beforeAutospacing="0" w:lineRule="auto"/>
        <w:ind w:left="2160" w:hanging="360"/>
        <w:rPr>
          <w:u w:val="none"/>
        </w:rPr>
      </w:pPr>
      <w:r w:rsidDel="00000000" w:rsidR="00000000" w:rsidRPr="00000000">
        <w:rPr>
          <w:rtl w:val="0"/>
        </w:rPr>
        <w:t xml:space="preserve">Email : john.smith@email.com</w:t>
      </w:r>
    </w:p>
    <w:p w:rsidR="00000000" w:rsidDel="00000000" w:rsidP="00000000" w:rsidRDefault="00000000" w:rsidRPr="00000000" w14:paraId="0000052A">
      <w:pPr>
        <w:numPr>
          <w:ilvl w:val="1"/>
          <w:numId w:val="24"/>
        </w:numPr>
        <w:spacing w:after="0" w:afterAutospacing="0" w:before="0" w:beforeAutospacing="0" w:lineRule="auto"/>
        <w:ind w:left="1440" w:hanging="360"/>
        <w:rPr>
          <w:u w:val="none"/>
        </w:rPr>
      </w:pPr>
      <w:r w:rsidDel="00000000" w:rsidR="00000000" w:rsidRPr="00000000">
        <w:rPr>
          <w:rtl w:val="0"/>
        </w:rPr>
        <w:t xml:space="preserve">Field :  Suspension Duration (Mandatory )</w:t>
      </w:r>
    </w:p>
    <w:p w:rsidR="00000000" w:rsidDel="00000000" w:rsidP="00000000" w:rsidRDefault="00000000" w:rsidRPr="00000000" w14:paraId="0000052B">
      <w:pPr>
        <w:numPr>
          <w:ilvl w:val="2"/>
          <w:numId w:val="24"/>
        </w:numPr>
        <w:spacing w:after="0" w:afterAutospacing="0" w:before="0" w:beforeAutospacing="0" w:lineRule="auto"/>
        <w:ind w:left="2160" w:hanging="360"/>
        <w:rPr>
          <w:u w:val="none"/>
        </w:rPr>
      </w:pPr>
      <w:r w:rsidDel="00000000" w:rsidR="00000000" w:rsidRPr="00000000">
        <w:rPr>
          <w:rtl w:val="0"/>
        </w:rPr>
        <w:t xml:space="preserve">Options : </w:t>
      </w:r>
    </w:p>
    <w:p w:rsidR="00000000" w:rsidDel="00000000" w:rsidP="00000000" w:rsidRDefault="00000000" w:rsidRPr="00000000" w14:paraId="0000052C">
      <w:pPr>
        <w:numPr>
          <w:ilvl w:val="3"/>
          <w:numId w:val="24"/>
        </w:numPr>
        <w:spacing w:after="0" w:afterAutospacing="0" w:before="0" w:beforeAutospacing="0" w:lineRule="auto"/>
        <w:ind w:left="2880" w:hanging="360"/>
        <w:rPr>
          <w:u w:val="none"/>
        </w:rPr>
      </w:pPr>
      <w:r w:rsidDel="00000000" w:rsidR="00000000" w:rsidRPr="00000000">
        <w:rPr>
          <w:rtl w:val="0"/>
        </w:rPr>
        <w:t xml:space="preserve">24 Hours  (Default) </w:t>
      </w:r>
    </w:p>
    <w:p w:rsidR="00000000" w:rsidDel="00000000" w:rsidP="00000000" w:rsidRDefault="00000000" w:rsidRPr="00000000" w14:paraId="0000052D">
      <w:pPr>
        <w:numPr>
          <w:ilvl w:val="4"/>
          <w:numId w:val="24"/>
        </w:numPr>
        <w:spacing w:after="0" w:afterAutospacing="0" w:before="0" w:beforeAutospacing="0" w:lineRule="auto"/>
        <w:ind w:left="3600" w:hanging="360"/>
        <w:rPr>
          <w:u w:val="none"/>
        </w:rPr>
      </w:pPr>
      <w:r w:rsidDel="00000000" w:rsidR="00000000" w:rsidRPr="00000000">
        <w:rPr>
          <w:rtl w:val="0"/>
        </w:rPr>
        <w:t xml:space="preserve">Info text : User can log in after 1 day</w:t>
      </w:r>
    </w:p>
    <w:p w:rsidR="00000000" w:rsidDel="00000000" w:rsidP="00000000" w:rsidRDefault="00000000" w:rsidRPr="00000000" w14:paraId="0000052E">
      <w:pPr>
        <w:numPr>
          <w:ilvl w:val="3"/>
          <w:numId w:val="24"/>
        </w:numPr>
        <w:spacing w:after="0" w:afterAutospacing="0" w:before="0" w:beforeAutospacing="0" w:lineRule="auto"/>
        <w:ind w:left="2880" w:hanging="360"/>
        <w:rPr>
          <w:u w:val="none"/>
        </w:rPr>
      </w:pPr>
      <w:r w:rsidDel="00000000" w:rsidR="00000000" w:rsidRPr="00000000">
        <w:rPr>
          <w:rtl w:val="0"/>
        </w:rPr>
        <w:t xml:space="preserve">7 Days</w:t>
      </w:r>
    </w:p>
    <w:p w:rsidR="00000000" w:rsidDel="00000000" w:rsidP="00000000" w:rsidRDefault="00000000" w:rsidRPr="00000000" w14:paraId="0000052F">
      <w:pPr>
        <w:numPr>
          <w:ilvl w:val="4"/>
          <w:numId w:val="24"/>
        </w:numPr>
        <w:spacing w:after="0" w:afterAutospacing="0" w:before="0" w:beforeAutospacing="0" w:lineRule="auto"/>
        <w:ind w:left="3600" w:hanging="360"/>
      </w:pPr>
      <w:r w:rsidDel="00000000" w:rsidR="00000000" w:rsidRPr="00000000">
        <w:rPr>
          <w:rtl w:val="0"/>
        </w:rPr>
        <w:t xml:space="preserve">Info text : User can log in after 1 week</w:t>
      </w:r>
    </w:p>
    <w:p w:rsidR="00000000" w:rsidDel="00000000" w:rsidP="00000000" w:rsidRDefault="00000000" w:rsidRPr="00000000" w14:paraId="00000530">
      <w:pPr>
        <w:numPr>
          <w:ilvl w:val="3"/>
          <w:numId w:val="24"/>
        </w:numPr>
        <w:spacing w:after="0" w:afterAutospacing="0" w:before="0" w:beforeAutospacing="0" w:lineRule="auto"/>
        <w:ind w:left="2880" w:hanging="360"/>
        <w:rPr>
          <w:u w:val="none"/>
        </w:rPr>
      </w:pPr>
      <w:r w:rsidDel="00000000" w:rsidR="00000000" w:rsidRPr="00000000">
        <w:rPr>
          <w:rtl w:val="0"/>
        </w:rPr>
        <w:t xml:space="preserve">Custom Duration</w:t>
      </w:r>
    </w:p>
    <w:p w:rsidR="00000000" w:rsidDel="00000000" w:rsidP="00000000" w:rsidRDefault="00000000" w:rsidRPr="00000000" w14:paraId="00000531">
      <w:pPr>
        <w:numPr>
          <w:ilvl w:val="4"/>
          <w:numId w:val="24"/>
        </w:numPr>
        <w:spacing w:after="0" w:afterAutospacing="0" w:before="0" w:beforeAutospacing="0" w:lineRule="auto"/>
        <w:ind w:left="3600" w:hanging="360"/>
      </w:pPr>
      <w:r w:rsidDel="00000000" w:rsidR="00000000" w:rsidRPr="00000000">
        <w:rPr>
          <w:rtl w:val="0"/>
        </w:rPr>
        <w:t xml:space="preserve">Info text : Specify number of days</w:t>
      </w:r>
    </w:p>
    <w:p w:rsidR="00000000" w:rsidDel="00000000" w:rsidP="00000000" w:rsidRDefault="00000000" w:rsidRPr="00000000" w14:paraId="00000532">
      <w:pPr>
        <w:numPr>
          <w:ilvl w:val="2"/>
          <w:numId w:val="24"/>
        </w:numPr>
        <w:spacing w:after="0" w:afterAutospacing="0" w:before="0" w:beforeAutospacing="0" w:lineRule="auto"/>
        <w:ind w:left="2160" w:hanging="360"/>
        <w:rPr>
          <w:u w:val="none"/>
        </w:rPr>
      </w:pPr>
      <w:r w:rsidDel="00000000" w:rsidR="00000000" w:rsidRPr="00000000">
        <w:rPr>
          <w:rtl w:val="0"/>
        </w:rPr>
        <w:t xml:space="preserve">Only 1 Option can be selectable.</w:t>
      </w:r>
    </w:p>
    <w:p w:rsidR="00000000" w:rsidDel="00000000" w:rsidP="00000000" w:rsidRDefault="00000000" w:rsidRPr="00000000" w14:paraId="00000533">
      <w:pPr>
        <w:numPr>
          <w:ilvl w:val="1"/>
          <w:numId w:val="24"/>
        </w:numPr>
        <w:spacing w:after="0" w:afterAutospacing="0" w:before="0" w:beforeAutospacing="0" w:lineRule="auto"/>
        <w:ind w:left="1440" w:hanging="360"/>
        <w:rPr>
          <w:u w:val="none"/>
        </w:rPr>
      </w:pPr>
      <w:r w:rsidDel="00000000" w:rsidR="00000000" w:rsidRPr="00000000">
        <w:rPr>
          <w:rtl w:val="0"/>
        </w:rPr>
        <w:t xml:space="preserve">Input Field : Reason for Suspension (Mandatory)</w:t>
      </w:r>
    </w:p>
    <w:p w:rsidR="00000000" w:rsidDel="00000000" w:rsidP="00000000" w:rsidRDefault="00000000" w:rsidRPr="00000000" w14:paraId="00000534">
      <w:pPr>
        <w:numPr>
          <w:ilvl w:val="2"/>
          <w:numId w:val="24"/>
        </w:numPr>
        <w:spacing w:after="0" w:afterAutospacing="0" w:before="0" w:beforeAutospacing="0" w:lineRule="auto"/>
        <w:ind w:left="2160" w:hanging="360"/>
        <w:rPr>
          <w:u w:val="none"/>
        </w:rPr>
      </w:pPr>
      <w:r w:rsidDel="00000000" w:rsidR="00000000" w:rsidRPr="00000000">
        <w:rPr>
          <w:rtl w:val="0"/>
        </w:rPr>
        <w:t xml:space="preserve">Placeholder : e.g., Violation of platform policy, inappropriate behavior, spam activity…</w:t>
      </w:r>
    </w:p>
    <w:p w:rsidR="00000000" w:rsidDel="00000000" w:rsidP="00000000" w:rsidRDefault="00000000" w:rsidRPr="00000000" w14:paraId="00000535">
      <w:pPr>
        <w:numPr>
          <w:ilvl w:val="2"/>
          <w:numId w:val="24"/>
        </w:numPr>
        <w:spacing w:after="0" w:afterAutospacing="0" w:before="0" w:beforeAutospacing="0" w:lineRule="auto"/>
        <w:ind w:left="2160" w:hanging="360"/>
        <w:rPr>
          <w:u w:val="none"/>
        </w:rPr>
      </w:pPr>
      <w:r w:rsidDel="00000000" w:rsidR="00000000" w:rsidRPr="00000000">
        <w:rPr>
          <w:rtl w:val="0"/>
        </w:rPr>
        <w:t xml:space="preserve">Character limit : 0/500</w:t>
      </w:r>
    </w:p>
    <w:p w:rsidR="00000000" w:rsidDel="00000000" w:rsidP="00000000" w:rsidRDefault="00000000" w:rsidRPr="00000000" w14:paraId="00000536">
      <w:pPr>
        <w:numPr>
          <w:ilvl w:val="1"/>
          <w:numId w:val="24"/>
        </w:numPr>
        <w:spacing w:after="0" w:afterAutospacing="0" w:before="0" w:beforeAutospacing="0" w:lineRule="auto"/>
        <w:ind w:left="1440" w:hanging="360"/>
        <w:rPr>
          <w:u w:val="none"/>
        </w:rPr>
      </w:pPr>
      <w:r w:rsidDel="00000000" w:rsidR="00000000" w:rsidRPr="00000000">
        <w:rPr>
          <w:rtl w:val="0"/>
        </w:rPr>
        <w:t xml:space="preserve">Buttons : </w:t>
      </w:r>
    </w:p>
    <w:p w:rsidR="00000000" w:rsidDel="00000000" w:rsidP="00000000" w:rsidRDefault="00000000" w:rsidRPr="00000000" w14:paraId="00000537">
      <w:pPr>
        <w:numPr>
          <w:ilvl w:val="2"/>
          <w:numId w:val="24"/>
        </w:numPr>
        <w:spacing w:after="0" w:afterAutospacing="0" w:before="0" w:beforeAutospacing="0" w:lineRule="auto"/>
        <w:ind w:left="2160" w:hanging="360"/>
        <w:rPr>
          <w:u w:val="none"/>
        </w:rPr>
      </w:pPr>
      <w:r w:rsidDel="00000000" w:rsidR="00000000" w:rsidRPr="00000000">
        <w:rPr>
          <w:rtl w:val="0"/>
        </w:rPr>
        <w:t xml:space="preserve">Cancel</w:t>
      </w:r>
    </w:p>
    <w:p w:rsidR="00000000" w:rsidDel="00000000" w:rsidP="00000000" w:rsidRDefault="00000000" w:rsidRPr="00000000" w14:paraId="00000538">
      <w:pPr>
        <w:numPr>
          <w:ilvl w:val="3"/>
          <w:numId w:val="24"/>
        </w:numPr>
        <w:spacing w:after="0" w:afterAutospacing="0" w:before="0" w:beforeAutospacing="0" w:lineRule="auto"/>
        <w:ind w:left="2880" w:hanging="360"/>
        <w:rPr>
          <w:u w:val="none"/>
        </w:rPr>
      </w:pPr>
      <w:r w:rsidDel="00000000" w:rsidR="00000000" w:rsidRPr="00000000">
        <w:rPr>
          <w:rtl w:val="0"/>
        </w:rPr>
        <w:t xml:space="preserve">Clicking on Cancel, the system should close the pop-up &amp; Admin stays on the User Details Screen</w:t>
      </w:r>
    </w:p>
    <w:p w:rsidR="00000000" w:rsidDel="00000000" w:rsidP="00000000" w:rsidRDefault="00000000" w:rsidRPr="00000000" w14:paraId="00000539">
      <w:pPr>
        <w:numPr>
          <w:ilvl w:val="2"/>
          <w:numId w:val="24"/>
        </w:numPr>
        <w:spacing w:after="0" w:afterAutospacing="0" w:before="0" w:beforeAutospacing="0" w:lineRule="auto"/>
        <w:ind w:left="2160" w:hanging="360"/>
        <w:rPr>
          <w:u w:val="none"/>
        </w:rPr>
      </w:pPr>
      <w:r w:rsidDel="00000000" w:rsidR="00000000" w:rsidRPr="00000000">
        <w:rPr>
          <w:rtl w:val="0"/>
        </w:rPr>
        <w:t xml:space="preserve">Suspend User</w:t>
      </w:r>
    </w:p>
    <w:p w:rsidR="00000000" w:rsidDel="00000000" w:rsidP="00000000" w:rsidRDefault="00000000" w:rsidRPr="00000000" w14:paraId="0000053A">
      <w:pPr>
        <w:numPr>
          <w:ilvl w:val="3"/>
          <w:numId w:val="24"/>
        </w:numPr>
        <w:spacing w:after="0" w:afterAutospacing="0" w:before="0" w:beforeAutospacing="0" w:lineRule="auto"/>
        <w:ind w:left="2880" w:hanging="360"/>
        <w:rPr>
          <w:u w:val="none"/>
        </w:rPr>
      </w:pPr>
      <w:r w:rsidDel="00000000" w:rsidR="00000000" w:rsidRPr="00000000">
        <w:rPr>
          <w:rtl w:val="0"/>
        </w:rPr>
        <w:t xml:space="preserve">Clicking on the Suspend User, the system should immediately suspend the user &amp; logout the User Re-direct to log in screen.</w:t>
      </w:r>
    </w:p>
    <w:p w:rsidR="00000000" w:rsidDel="00000000" w:rsidP="00000000" w:rsidRDefault="00000000" w:rsidRPr="00000000" w14:paraId="0000053B">
      <w:pPr>
        <w:numPr>
          <w:ilvl w:val="3"/>
          <w:numId w:val="24"/>
        </w:numPr>
        <w:spacing w:after="0" w:afterAutospacing="0" w:before="0" w:beforeAutospacing="0" w:lineRule="auto"/>
        <w:ind w:left="2880" w:hanging="360"/>
        <w:rPr>
          <w:u w:val="none"/>
        </w:rPr>
      </w:pPr>
      <w:r w:rsidDel="00000000" w:rsidR="00000000" w:rsidRPr="00000000">
        <w:rPr>
          <w:rtl w:val="0"/>
        </w:rPr>
        <w:t xml:space="preserve">If the User tries to login, the application should restrict the user login &amp; display an error message as : “your Account got Suspended".</w:t>
      </w:r>
    </w:p>
    <w:p w:rsidR="00000000" w:rsidDel="00000000" w:rsidP="00000000" w:rsidRDefault="00000000" w:rsidRPr="00000000" w14:paraId="0000053C">
      <w:pPr>
        <w:numPr>
          <w:ilvl w:val="2"/>
          <w:numId w:val="24"/>
        </w:numPr>
        <w:spacing w:after="0" w:afterAutospacing="0" w:before="0" w:beforeAutospacing="0" w:lineRule="auto"/>
        <w:ind w:left="2160" w:hanging="360"/>
      </w:pPr>
      <w:r w:rsidDel="00000000" w:rsidR="00000000" w:rsidRPr="00000000">
        <w:rPr>
          <w:rtl w:val="0"/>
        </w:rPr>
        <w:t xml:space="preserve">Upon confirmation:</w:t>
      </w:r>
    </w:p>
    <w:p w:rsidR="00000000" w:rsidDel="00000000" w:rsidP="00000000" w:rsidRDefault="00000000" w:rsidRPr="00000000" w14:paraId="0000053D">
      <w:pPr>
        <w:numPr>
          <w:ilvl w:val="3"/>
          <w:numId w:val="24"/>
        </w:numPr>
        <w:spacing w:after="0" w:afterAutospacing="0" w:before="0" w:beforeAutospacing="0" w:lineRule="auto"/>
        <w:ind w:left="2880" w:hanging="360"/>
      </w:pPr>
      <w:r w:rsidDel="00000000" w:rsidR="00000000" w:rsidRPr="00000000">
        <w:rPr>
          <w:rtl w:val="0"/>
        </w:rPr>
        <w:t xml:space="preserve">The system should mark the Account Status = Suspended.</w:t>
      </w:r>
    </w:p>
    <w:p w:rsidR="00000000" w:rsidDel="00000000" w:rsidP="00000000" w:rsidRDefault="00000000" w:rsidRPr="00000000" w14:paraId="0000053E">
      <w:pPr>
        <w:numPr>
          <w:ilvl w:val="3"/>
          <w:numId w:val="24"/>
        </w:numPr>
        <w:spacing w:after="0" w:afterAutospacing="0" w:before="0" w:beforeAutospacing="0" w:lineRule="auto"/>
        <w:ind w:left="2880" w:hanging="360"/>
      </w:pPr>
      <w:r w:rsidDel="00000000" w:rsidR="00000000" w:rsidRPr="00000000">
        <w:rPr>
          <w:rtl w:val="0"/>
        </w:rPr>
        <w:t xml:space="preserve">Display a success toast message : </w:t>
      </w:r>
    </w:p>
    <w:p w:rsidR="00000000" w:rsidDel="00000000" w:rsidP="00000000" w:rsidRDefault="00000000" w:rsidRPr="00000000" w14:paraId="0000053F">
      <w:pPr>
        <w:numPr>
          <w:ilvl w:val="4"/>
          <w:numId w:val="24"/>
        </w:numPr>
        <w:spacing w:after="0" w:afterAutospacing="0" w:before="0" w:beforeAutospacing="0" w:lineRule="auto"/>
        <w:ind w:left="3600" w:hanging="360"/>
      </w:pPr>
      <w:r w:rsidDel="00000000" w:rsidR="00000000" w:rsidRPr="00000000">
        <w:rPr>
          <w:rtl w:val="0"/>
        </w:rPr>
        <w:t xml:space="preserve">Title : User Suspended</w:t>
      </w:r>
    </w:p>
    <w:p w:rsidR="00000000" w:rsidDel="00000000" w:rsidP="00000000" w:rsidRDefault="00000000" w:rsidRPr="00000000" w14:paraId="00000540">
      <w:pPr>
        <w:numPr>
          <w:ilvl w:val="4"/>
          <w:numId w:val="24"/>
        </w:numPr>
        <w:spacing w:after="0" w:afterAutospacing="0" w:before="0" w:beforeAutospacing="0" w:lineRule="auto"/>
        <w:ind w:left="3600" w:hanging="360"/>
      </w:pPr>
      <w:r w:rsidDel="00000000" w:rsidR="00000000" w:rsidRPr="00000000">
        <w:rPr>
          <w:rtl w:val="0"/>
        </w:rPr>
        <w:t xml:space="preserve">Message : John Smith has been suspended for 24 hours..</w:t>
      </w:r>
    </w:p>
    <w:p w:rsidR="00000000" w:rsidDel="00000000" w:rsidP="00000000" w:rsidRDefault="00000000" w:rsidRPr="00000000" w14:paraId="00000541">
      <w:pPr>
        <w:numPr>
          <w:ilvl w:val="4"/>
          <w:numId w:val="24"/>
        </w:numPr>
        <w:spacing w:after="0" w:afterAutospacing="0" w:before="0" w:beforeAutospacing="0" w:lineRule="auto"/>
        <w:ind w:left="3600" w:hanging="360"/>
      </w:pPr>
      <w:r w:rsidDel="00000000" w:rsidR="00000000" w:rsidRPr="00000000">
        <w:rPr>
          <w:rtl w:val="0"/>
        </w:rPr>
        <w:t xml:space="preserve">Toast messages should disappear within 3-5 seconds.</w:t>
      </w:r>
    </w:p>
    <w:p w:rsidR="00000000" w:rsidDel="00000000" w:rsidP="00000000" w:rsidRDefault="00000000" w:rsidRPr="00000000" w14:paraId="0000054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Suspension expiry (if temporary):</w:t>
      </w:r>
    </w:p>
    <w:p w:rsidR="00000000" w:rsidDel="00000000" w:rsidP="00000000" w:rsidRDefault="00000000" w:rsidRPr="00000000" w14:paraId="00000543">
      <w:pPr>
        <w:numPr>
          <w:ilvl w:val="1"/>
          <w:numId w:val="24"/>
        </w:numPr>
        <w:spacing w:after="0" w:afterAutospacing="0" w:before="0" w:beforeAutospacing="0" w:lineRule="auto"/>
        <w:ind w:left="1440" w:hanging="360"/>
      </w:pPr>
      <w:r w:rsidDel="00000000" w:rsidR="00000000" w:rsidRPr="00000000">
        <w:rPr>
          <w:rtl w:val="0"/>
        </w:rPr>
        <w:t xml:space="preserve">The system must auto-reactivate after Suspend duration ends.</w:t>
      </w:r>
    </w:p>
    <w:p w:rsidR="00000000" w:rsidDel="00000000" w:rsidP="00000000" w:rsidRDefault="00000000" w:rsidRPr="00000000" w14:paraId="00000544">
      <w:pPr>
        <w:numPr>
          <w:ilvl w:val="0"/>
          <w:numId w:val="24"/>
        </w:numPr>
        <w:spacing w:after="0" w:afterAutospacing="0" w:before="0" w:beforeAutospacing="0" w:lineRule="auto"/>
        <w:ind w:left="720" w:hanging="360"/>
      </w:pPr>
      <w:r w:rsidDel="00000000" w:rsidR="00000000" w:rsidRPr="00000000">
        <w:rPr>
          <w:rtl w:val="0"/>
        </w:rPr>
        <w:t xml:space="preserve">Audit log must capture:</w:t>
      </w:r>
    </w:p>
    <w:p w:rsidR="00000000" w:rsidDel="00000000" w:rsidP="00000000" w:rsidRDefault="00000000" w:rsidRPr="00000000" w14:paraId="00000545">
      <w:pPr>
        <w:numPr>
          <w:ilvl w:val="1"/>
          <w:numId w:val="24"/>
        </w:numPr>
        <w:spacing w:after="0" w:afterAutospacing="0" w:before="0" w:beforeAutospacing="0" w:lineRule="auto"/>
        <w:ind w:left="1440" w:hanging="360"/>
      </w:pPr>
      <w:r w:rsidDel="00000000" w:rsidR="00000000" w:rsidRPr="00000000">
        <w:rPr>
          <w:rtl w:val="0"/>
        </w:rPr>
        <w:t xml:space="preserve">Admin_ID</w:t>
      </w:r>
    </w:p>
    <w:p w:rsidR="00000000" w:rsidDel="00000000" w:rsidP="00000000" w:rsidRDefault="00000000" w:rsidRPr="00000000" w14:paraId="00000546">
      <w:pPr>
        <w:numPr>
          <w:ilvl w:val="1"/>
          <w:numId w:val="24"/>
        </w:numPr>
        <w:spacing w:after="0" w:afterAutospacing="0" w:before="0" w:beforeAutospacing="0" w:lineRule="auto"/>
        <w:ind w:left="1440" w:hanging="360"/>
      </w:pPr>
      <w:r w:rsidDel="00000000" w:rsidR="00000000" w:rsidRPr="00000000">
        <w:rPr>
          <w:rtl w:val="0"/>
        </w:rPr>
        <w:t xml:space="preserve">User_ID</w:t>
      </w:r>
    </w:p>
    <w:p w:rsidR="00000000" w:rsidDel="00000000" w:rsidP="00000000" w:rsidRDefault="00000000" w:rsidRPr="00000000" w14:paraId="00000547">
      <w:pPr>
        <w:numPr>
          <w:ilvl w:val="1"/>
          <w:numId w:val="24"/>
        </w:numPr>
        <w:spacing w:after="0" w:afterAutospacing="0" w:before="0" w:beforeAutospacing="0" w:lineRule="auto"/>
        <w:ind w:left="1440" w:hanging="360"/>
      </w:pPr>
      <w:r w:rsidDel="00000000" w:rsidR="00000000" w:rsidRPr="00000000">
        <w:rPr>
          <w:rtl w:val="0"/>
        </w:rPr>
        <w:t xml:space="preserve">Duration</w:t>
      </w:r>
    </w:p>
    <w:p w:rsidR="00000000" w:rsidDel="00000000" w:rsidP="00000000" w:rsidRDefault="00000000" w:rsidRPr="00000000" w14:paraId="00000548">
      <w:pPr>
        <w:numPr>
          <w:ilvl w:val="1"/>
          <w:numId w:val="24"/>
        </w:numPr>
        <w:spacing w:after="0" w:afterAutospacing="0" w:before="0" w:beforeAutospacing="0" w:lineRule="auto"/>
        <w:ind w:left="1440" w:hanging="360"/>
      </w:pPr>
      <w:r w:rsidDel="00000000" w:rsidR="00000000" w:rsidRPr="00000000">
        <w:rPr>
          <w:rtl w:val="0"/>
        </w:rPr>
        <w:t xml:space="preserve">Reason</w:t>
      </w:r>
    </w:p>
    <w:p w:rsidR="00000000" w:rsidDel="00000000" w:rsidP="00000000" w:rsidRDefault="00000000" w:rsidRPr="00000000" w14:paraId="00000549">
      <w:pPr>
        <w:numPr>
          <w:ilvl w:val="1"/>
          <w:numId w:val="24"/>
        </w:numPr>
        <w:spacing w:after="0" w:afterAutospacing="0" w:before="0" w:beforeAutospacing="0" w:lineRule="auto"/>
        <w:ind w:left="1440" w:hanging="360"/>
      </w:pPr>
      <w:r w:rsidDel="00000000" w:rsidR="00000000" w:rsidRPr="00000000">
        <w:rPr>
          <w:rtl w:val="0"/>
        </w:rPr>
        <w:t xml:space="preserve">Timestamp</w:t>
      </w:r>
    </w:p>
    <w:p w:rsidR="00000000" w:rsidDel="00000000" w:rsidP="00000000" w:rsidRDefault="00000000" w:rsidRPr="00000000" w14:paraId="0000054A">
      <w:pPr>
        <w:numPr>
          <w:ilvl w:val="0"/>
          <w:numId w:val="24"/>
        </w:numPr>
        <w:spacing w:after="0" w:afterAutospacing="0" w:before="0" w:beforeAutospacing="0" w:lineRule="auto"/>
        <w:ind w:left="720" w:hanging="360"/>
      </w:pPr>
      <w:r w:rsidDel="00000000" w:rsidR="00000000" w:rsidRPr="00000000">
        <w:rPr>
          <w:b w:val="1"/>
          <w:bCs w:val="1"/>
          <w:rtl w:val="0"/>
        </w:rPr>
        <w:t xml:space="preserve">Who:</w:t>
      </w:r>
      <w:r w:rsidDel="00000000" w:rsidR="00000000" w:rsidRPr="00000000">
        <w:rPr>
          <w:rtl w:val="0"/>
        </w:rPr>
        <w:t xml:space="preserve"> Ops / Super Admin</w:t>
      </w:r>
    </w:p>
    <w:p w:rsidR="00000000" w:rsidDel="00000000" w:rsidP="00000000" w:rsidRDefault="00000000" w:rsidRPr="00000000" w14:paraId="0000054B">
      <w:pPr>
        <w:numPr>
          <w:ilvl w:val="0"/>
          <w:numId w:val="24"/>
        </w:numPr>
        <w:spacing w:after="0" w:afterAutospacing="0" w:before="0" w:beforeAutospacing="0" w:lineRule="auto"/>
        <w:ind w:left="720" w:hanging="360"/>
      </w:pPr>
      <w:r w:rsidDel="00000000" w:rsidR="00000000" w:rsidRPr="00000000">
        <w:rPr>
          <w:b w:val="1"/>
          <w:bCs w:val="1"/>
          <w:rtl w:val="0"/>
        </w:rPr>
        <w:t xml:space="preserve">Where:</w:t>
      </w:r>
      <w:r w:rsidDel="00000000" w:rsidR="00000000" w:rsidRPr="00000000">
        <w:rPr>
          <w:rFonts w:ascii="Arial Unicode MS" w:cs="Arial Unicode MS" w:eastAsia="Arial Unicode MS" w:hAnsi="Arial Unicode MS"/>
          <w:rtl w:val="0"/>
        </w:rPr>
        <w:t xml:space="preserve"> User Management → User Detail → Suspend option/Button</w:t>
      </w:r>
    </w:p>
    <w:p w:rsidR="00000000" w:rsidDel="00000000" w:rsidP="00000000" w:rsidRDefault="00000000" w:rsidRPr="00000000" w14:paraId="0000054C">
      <w:pPr>
        <w:numPr>
          <w:ilvl w:val="0"/>
          <w:numId w:val="24"/>
        </w:numPr>
        <w:spacing w:after="0" w:afterAutospacing="0" w:before="0" w:beforeAutospacing="0" w:lineRule="auto"/>
        <w:ind w:left="720" w:hanging="360"/>
      </w:pPr>
      <w:r w:rsidDel="00000000" w:rsidR="00000000" w:rsidRPr="00000000">
        <w:rPr>
          <w:b w:val="1"/>
          <w:bCs w:val="1"/>
          <w:rtl w:val="0"/>
        </w:rPr>
        <w:t xml:space="preserve">How:  </w:t>
      </w:r>
      <w:r w:rsidDel="00000000" w:rsidR="00000000" w:rsidRPr="00000000">
        <w:rPr>
          <w:rFonts w:ascii="Arial Unicode MS" w:cs="Arial Unicode MS" w:eastAsia="Arial Unicode MS" w:hAnsi="Arial Unicode MS"/>
          <w:rtl w:val="0"/>
        </w:rPr>
        <w:t xml:space="preserve">Click Suspend → Select Duration → Enter Reason</w:t>
      </w:r>
    </w:p>
    <w:p w:rsidR="00000000" w:rsidDel="00000000" w:rsidP="00000000" w:rsidRDefault="00000000" w:rsidRPr="00000000" w14:paraId="0000054D">
      <w:pPr>
        <w:numPr>
          <w:ilvl w:val="0"/>
          <w:numId w:val="24"/>
        </w:numPr>
        <w:spacing w:after="0" w:afterAutospacing="0" w:before="0" w:beforeAutospacing="0" w:lineRule="auto"/>
        <w:ind w:left="720" w:hanging="360"/>
      </w:pPr>
      <w:r w:rsidDel="00000000" w:rsidR="00000000" w:rsidRPr="00000000">
        <w:rPr>
          <w:b w:val="1"/>
          <w:bCs w:val="1"/>
          <w:rtl w:val="0"/>
        </w:rPr>
        <w:t xml:space="preserve">Effect:</w:t>
      </w:r>
    </w:p>
    <w:p w:rsidR="00000000" w:rsidDel="00000000" w:rsidP="00000000" w:rsidRDefault="00000000" w:rsidRPr="00000000" w14:paraId="0000054E">
      <w:pPr>
        <w:numPr>
          <w:ilvl w:val="1"/>
          <w:numId w:val="24"/>
        </w:numPr>
        <w:spacing w:after="0" w:afterAutospacing="0" w:before="0" w:beforeAutospacing="0" w:lineRule="auto"/>
        <w:ind w:left="1440" w:hanging="360"/>
      </w:pPr>
      <w:r w:rsidDel="00000000" w:rsidR="00000000" w:rsidRPr="00000000">
        <w:rPr>
          <w:rtl w:val="0"/>
        </w:rPr>
        <w:t xml:space="preserve">Status = Suspended</w:t>
      </w:r>
    </w:p>
    <w:p w:rsidR="00000000" w:rsidDel="00000000" w:rsidP="00000000" w:rsidRDefault="00000000" w:rsidRPr="00000000" w14:paraId="0000054F">
      <w:pPr>
        <w:numPr>
          <w:ilvl w:val="1"/>
          <w:numId w:val="24"/>
        </w:numPr>
        <w:spacing w:after="240" w:before="0" w:beforeAutospacing="0" w:lineRule="auto"/>
        <w:ind w:left="1440" w:hanging="360"/>
      </w:pPr>
      <w:r w:rsidDel="00000000" w:rsidR="00000000" w:rsidRPr="00000000">
        <w:rPr>
          <w:rtl w:val="0"/>
        </w:rPr>
        <w:t xml:space="preserve">User blocked from login immediately</w:t>
      </w:r>
      <w:r w:rsidDel="00000000" w:rsidR="00000000" w:rsidRPr="00000000">
        <w:rPr>
          <w:rtl w:val="0"/>
        </w:rPr>
      </w:r>
    </w:p>
    <w:p w:rsidR="00000000" w:rsidDel="00000000" w:rsidP="00000000" w:rsidRDefault="00000000" w:rsidRPr="00000000" w14:paraId="00000550">
      <w:pPr>
        <w:pStyle w:val="Heading3"/>
        <w:spacing w:after="240" w:before="240" w:lineRule="auto"/>
        <w:rPr/>
      </w:pPr>
      <w:bookmarkStart w:colFirst="0" w:colLast="0" w:name="_46tzufn7raex" w:id="35"/>
      <w:bookmarkEnd w:id="35"/>
      <w:r w:rsidDel="00000000" w:rsidR="00000000" w:rsidRPr="00000000">
        <w:rPr>
          <w:rtl w:val="0"/>
        </w:rPr>
      </w:r>
    </w:p>
    <w:p w:rsidR="00000000" w:rsidDel="00000000" w:rsidP="00000000" w:rsidRDefault="00000000" w:rsidRPr="00000000" w14:paraId="00000551">
      <w:pPr>
        <w:pStyle w:val="Heading3"/>
        <w:spacing w:after="240" w:before="240" w:lineRule="auto"/>
        <w:rPr/>
      </w:pPr>
      <w:bookmarkStart w:colFirst="0" w:colLast="0" w:name="_uiwqyze7p8c1" w:id="36"/>
      <w:bookmarkEnd w:id="36"/>
      <w:r w:rsidDel="00000000" w:rsidR="00000000" w:rsidRPr="00000000">
        <w:rPr>
          <w:rtl w:val="0"/>
        </w:rPr>
        <w:t xml:space="preserve">User story -1.5 BAN User</w:t>
      </w:r>
    </w:p>
    <w:p w:rsidR="00000000" w:rsidDel="00000000" w:rsidP="00000000" w:rsidRDefault="00000000" w:rsidRPr="00000000" w14:paraId="00000552">
      <w:pPr>
        <w:rPr>
          <w:b w:val="1"/>
          <w:bCs w:val="1"/>
        </w:rPr>
      </w:pPr>
      <w:r w:rsidDel="00000000" w:rsidR="00000000" w:rsidRPr="00000000">
        <w:rPr>
          <w:rtl w:val="0"/>
        </w:rPr>
        <w:t xml:space="preserve">As an F2MX Ops Admin or Super Admin, I want to permanently ban a user account, so that fraudulent or abusive activity is permanently prevented from re-entering the platform.</w:t>
      </w:r>
      <w:r w:rsidDel="00000000" w:rsidR="00000000" w:rsidRPr="00000000">
        <w:rPr>
          <w:rtl w:val="0"/>
        </w:rPr>
      </w:r>
    </w:p>
    <w:p w:rsidR="00000000" w:rsidDel="00000000" w:rsidP="00000000" w:rsidRDefault="00000000" w:rsidRPr="00000000" w14:paraId="00000553">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0554">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Navigation :  Login → Users Module →  User Accounts →  Action / View details screens →  Actions → Ban</w:t>
      </w:r>
      <w:r w:rsidDel="00000000" w:rsidR="00000000" w:rsidRPr="00000000">
        <w:rPr>
          <w:rtl w:val="0"/>
        </w:rPr>
      </w:r>
    </w:p>
    <w:p w:rsidR="00000000" w:rsidDel="00000000" w:rsidP="00000000" w:rsidRDefault="00000000" w:rsidRPr="00000000" w14:paraId="00000555">
      <w:pPr>
        <w:numPr>
          <w:ilvl w:val="0"/>
          <w:numId w:val="24"/>
        </w:numPr>
        <w:spacing w:after="0" w:afterAutospacing="0" w:before="0" w:beforeAutospacing="0" w:lineRule="auto"/>
        <w:ind w:left="720" w:hanging="360"/>
      </w:pPr>
      <w:r w:rsidDel="00000000" w:rsidR="00000000" w:rsidRPr="00000000">
        <w:rPr>
          <w:rtl w:val="0"/>
        </w:rPr>
        <w:t xml:space="preserve">Only Ops Admin and Super Admin roles can execute Ban.</w:t>
      </w:r>
    </w:p>
    <w:p w:rsidR="00000000" w:rsidDel="00000000" w:rsidP="00000000" w:rsidRDefault="00000000" w:rsidRPr="00000000" w14:paraId="00000556">
      <w:pPr>
        <w:numPr>
          <w:ilvl w:val="0"/>
          <w:numId w:val="24"/>
        </w:numPr>
        <w:spacing w:after="0" w:afterAutospacing="0" w:before="0" w:beforeAutospacing="0" w:lineRule="auto"/>
        <w:ind w:left="720" w:hanging="360"/>
      </w:pPr>
      <w:r w:rsidDel="00000000" w:rsidR="00000000" w:rsidRPr="00000000">
        <w:rPr>
          <w:rtl w:val="0"/>
        </w:rPr>
        <w:t xml:space="preserve">Clicking on the Ban Action, the system should display a pop-up with following fields : </w:t>
      </w:r>
    </w:p>
    <w:p w:rsidR="00000000" w:rsidDel="00000000" w:rsidP="00000000" w:rsidRDefault="00000000" w:rsidRPr="00000000" w14:paraId="00000557">
      <w:pPr>
        <w:numPr>
          <w:ilvl w:val="1"/>
          <w:numId w:val="24"/>
        </w:numPr>
        <w:spacing w:after="0" w:afterAutospacing="0" w:before="0" w:beforeAutospacing="0" w:lineRule="auto"/>
        <w:ind w:left="1440" w:hanging="360"/>
        <w:rPr>
          <w:u w:val="none"/>
        </w:rPr>
      </w:pPr>
      <w:r w:rsidDel="00000000" w:rsidR="00000000" w:rsidRPr="00000000">
        <w:rPr>
          <w:rtl w:val="0"/>
        </w:rPr>
        <w:t xml:space="preserve">Header : Ban User Account</w:t>
      </w:r>
    </w:p>
    <w:p w:rsidR="00000000" w:rsidDel="00000000" w:rsidP="00000000" w:rsidRDefault="00000000" w:rsidRPr="00000000" w14:paraId="00000558">
      <w:pPr>
        <w:numPr>
          <w:ilvl w:val="1"/>
          <w:numId w:val="24"/>
        </w:numPr>
        <w:spacing w:after="0" w:afterAutospacing="0" w:before="0" w:beforeAutospacing="0" w:lineRule="auto"/>
        <w:ind w:left="1440" w:hanging="360"/>
        <w:rPr>
          <w:u w:val="none"/>
        </w:rPr>
      </w:pPr>
      <w:r w:rsidDel="00000000" w:rsidR="00000000" w:rsidRPr="00000000">
        <w:rPr>
          <w:rtl w:val="0"/>
        </w:rPr>
        <w:t xml:space="preserve">User Details : </w:t>
      </w:r>
    </w:p>
    <w:p w:rsidR="00000000" w:rsidDel="00000000" w:rsidP="00000000" w:rsidRDefault="00000000" w:rsidRPr="00000000" w14:paraId="00000559">
      <w:pPr>
        <w:numPr>
          <w:ilvl w:val="2"/>
          <w:numId w:val="24"/>
        </w:numPr>
        <w:spacing w:after="0" w:afterAutospacing="0" w:before="0" w:beforeAutospacing="0" w:lineRule="auto"/>
        <w:ind w:left="2160" w:hanging="360"/>
        <w:rPr>
          <w:u w:val="none"/>
        </w:rPr>
      </w:pPr>
      <w:r w:rsidDel="00000000" w:rsidR="00000000" w:rsidRPr="00000000">
        <w:rPr>
          <w:rtl w:val="0"/>
        </w:rPr>
        <w:t xml:space="preserve">User Name : John Smith</w:t>
      </w:r>
    </w:p>
    <w:p w:rsidR="00000000" w:rsidDel="00000000" w:rsidP="00000000" w:rsidRDefault="00000000" w:rsidRPr="00000000" w14:paraId="0000055A">
      <w:pPr>
        <w:numPr>
          <w:ilvl w:val="2"/>
          <w:numId w:val="24"/>
        </w:numPr>
        <w:spacing w:after="0" w:afterAutospacing="0" w:before="0" w:beforeAutospacing="0" w:lineRule="auto"/>
        <w:ind w:left="2160" w:hanging="360"/>
        <w:rPr>
          <w:u w:val="none"/>
        </w:rPr>
      </w:pPr>
      <w:r w:rsidDel="00000000" w:rsidR="00000000" w:rsidRPr="00000000">
        <w:rPr>
          <w:rtl w:val="0"/>
        </w:rPr>
        <w:t xml:space="preserve">Email : john.smith@email.com</w:t>
      </w:r>
    </w:p>
    <w:p w:rsidR="00000000" w:rsidDel="00000000" w:rsidP="00000000" w:rsidRDefault="00000000" w:rsidRPr="00000000" w14:paraId="0000055B">
      <w:pPr>
        <w:numPr>
          <w:ilvl w:val="1"/>
          <w:numId w:val="24"/>
        </w:numPr>
        <w:spacing w:after="0" w:afterAutospacing="0" w:before="0" w:beforeAutospacing="0" w:lineRule="auto"/>
        <w:ind w:left="1440" w:hanging="360"/>
        <w:rPr>
          <w:u w:val="none"/>
        </w:rPr>
      </w:pPr>
      <w:r w:rsidDel="00000000" w:rsidR="00000000" w:rsidRPr="00000000">
        <w:rPr>
          <w:rtl w:val="0"/>
        </w:rPr>
        <w:t xml:space="preserve">Warning: This is a permanent action. The user will be completely blocked from the platform unless manually unbanned by an administrator.</w:t>
      </w:r>
    </w:p>
    <w:p w:rsidR="00000000" w:rsidDel="00000000" w:rsidP="00000000" w:rsidRDefault="00000000" w:rsidRPr="00000000" w14:paraId="0000055C">
      <w:pPr>
        <w:numPr>
          <w:ilvl w:val="1"/>
          <w:numId w:val="24"/>
        </w:numPr>
        <w:spacing w:after="0" w:afterAutospacing="0" w:before="0" w:beforeAutospacing="0" w:lineRule="auto"/>
        <w:ind w:left="1440" w:hanging="360"/>
        <w:rPr>
          <w:u w:val="none"/>
        </w:rPr>
      </w:pPr>
      <w:r w:rsidDel="00000000" w:rsidR="00000000" w:rsidRPr="00000000">
        <w:rPr>
          <w:rtl w:val="0"/>
        </w:rPr>
        <w:t xml:space="preserve">Input Field : Reason for Ban (Mandatory) </w:t>
      </w:r>
    </w:p>
    <w:p w:rsidR="00000000" w:rsidDel="00000000" w:rsidP="00000000" w:rsidRDefault="00000000" w:rsidRPr="00000000" w14:paraId="0000055D">
      <w:pPr>
        <w:numPr>
          <w:ilvl w:val="2"/>
          <w:numId w:val="24"/>
        </w:numPr>
        <w:spacing w:after="0" w:afterAutospacing="0" w:before="0" w:beforeAutospacing="0" w:lineRule="auto"/>
        <w:ind w:left="2160" w:hanging="360"/>
        <w:rPr>
          <w:u w:val="none"/>
        </w:rPr>
      </w:pPr>
      <w:r w:rsidDel="00000000" w:rsidR="00000000" w:rsidRPr="00000000">
        <w:rPr>
          <w:rtl w:val="0"/>
        </w:rPr>
        <w:t xml:space="preserve">Placeholder : e.g., Severe policy violation, fraudulent activity, repeated misconduct...</w:t>
      </w:r>
    </w:p>
    <w:p w:rsidR="00000000" w:rsidDel="00000000" w:rsidP="00000000" w:rsidRDefault="00000000" w:rsidRPr="00000000" w14:paraId="0000055E">
      <w:pPr>
        <w:numPr>
          <w:ilvl w:val="2"/>
          <w:numId w:val="24"/>
        </w:numPr>
        <w:spacing w:after="0" w:afterAutospacing="0" w:before="0" w:beforeAutospacing="0" w:lineRule="auto"/>
        <w:ind w:left="2160" w:hanging="360"/>
        <w:rPr>
          <w:u w:val="none"/>
        </w:rPr>
      </w:pPr>
      <w:r w:rsidDel="00000000" w:rsidR="00000000" w:rsidRPr="00000000">
        <w:rPr>
          <w:rtl w:val="0"/>
        </w:rPr>
        <w:t xml:space="preserve">Character limit : 0/500</w:t>
      </w:r>
    </w:p>
    <w:p w:rsidR="00000000" w:rsidDel="00000000" w:rsidP="00000000" w:rsidRDefault="00000000" w:rsidRPr="00000000" w14:paraId="0000055F">
      <w:pPr>
        <w:numPr>
          <w:ilvl w:val="1"/>
          <w:numId w:val="24"/>
        </w:numPr>
        <w:spacing w:after="0" w:afterAutospacing="0" w:before="0" w:beforeAutospacing="0" w:lineRule="auto"/>
        <w:ind w:left="1440" w:hanging="360"/>
        <w:rPr>
          <w:u w:val="none"/>
        </w:rPr>
      </w:pPr>
      <w:r w:rsidDel="00000000" w:rsidR="00000000" w:rsidRPr="00000000">
        <w:rPr>
          <w:rtl w:val="0"/>
        </w:rPr>
        <w:t xml:space="preserve">Buttons : </w:t>
      </w:r>
    </w:p>
    <w:p w:rsidR="00000000" w:rsidDel="00000000" w:rsidP="00000000" w:rsidRDefault="00000000" w:rsidRPr="00000000" w14:paraId="00000560">
      <w:pPr>
        <w:numPr>
          <w:ilvl w:val="2"/>
          <w:numId w:val="24"/>
        </w:numPr>
        <w:spacing w:after="0" w:afterAutospacing="0" w:before="0" w:beforeAutospacing="0" w:lineRule="auto"/>
        <w:ind w:left="2160" w:hanging="360"/>
        <w:rPr>
          <w:u w:val="none"/>
        </w:rPr>
      </w:pPr>
      <w:r w:rsidDel="00000000" w:rsidR="00000000" w:rsidRPr="00000000">
        <w:rPr>
          <w:rtl w:val="0"/>
        </w:rPr>
        <w:t xml:space="preserve">Cancel</w:t>
      </w:r>
    </w:p>
    <w:p w:rsidR="00000000" w:rsidDel="00000000" w:rsidP="00000000" w:rsidRDefault="00000000" w:rsidRPr="00000000" w14:paraId="00000561">
      <w:pPr>
        <w:numPr>
          <w:ilvl w:val="3"/>
          <w:numId w:val="24"/>
        </w:numPr>
        <w:spacing w:after="0" w:afterAutospacing="0" w:before="0" w:beforeAutospacing="0" w:lineRule="auto"/>
        <w:ind w:left="2880" w:hanging="360"/>
      </w:pPr>
      <w:r w:rsidDel="00000000" w:rsidR="00000000" w:rsidRPr="00000000">
        <w:rPr>
          <w:rtl w:val="0"/>
        </w:rPr>
        <w:t xml:space="preserve">Clicking on Cancel, the system should close the pop-up &amp; Admin stays on the User Details Screen.</w:t>
      </w:r>
    </w:p>
    <w:p w:rsidR="00000000" w:rsidDel="00000000" w:rsidP="00000000" w:rsidRDefault="00000000" w:rsidRPr="00000000" w14:paraId="00000562">
      <w:pPr>
        <w:numPr>
          <w:ilvl w:val="2"/>
          <w:numId w:val="24"/>
        </w:numPr>
        <w:spacing w:after="0" w:afterAutospacing="0" w:before="0" w:beforeAutospacing="0" w:lineRule="auto"/>
        <w:ind w:left="2160" w:hanging="360"/>
        <w:rPr>
          <w:u w:val="none"/>
        </w:rPr>
      </w:pPr>
      <w:r w:rsidDel="00000000" w:rsidR="00000000" w:rsidRPr="00000000">
        <w:rPr>
          <w:rtl w:val="0"/>
        </w:rPr>
        <w:t xml:space="preserve">Ban User Permanently</w:t>
      </w:r>
    </w:p>
    <w:p w:rsidR="00000000" w:rsidDel="00000000" w:rsidP="00000000" w:rsidRDefault="00000000" w:rsidRPr="00000000" w14:paraId="00000563">
      <w:pPr>
        <w:numPr>
          <w:ilvl w:val="3"/>
          <w:numId w:val="24"/>
        </w:numPr>
        <w:spacing w:after="0" w:afterAutospacing="0" w:before="0" w:beforeAutospacing="0" w:lineRule="auto"/>
        <w:ind w:left="2880" w:hanging="360"/>
      </w:pPr>
      <w:r w:rsidDel="00000000" w:rsidR="00000000" w:rsidRPr="00000000">
        <w:rPr>
          <w:rtl w:val="0"/>
        </w:rPr>
        <w:t xml:space="preserve">Clicking on Ban User Permanently, the system should Ban the User &amp; immediately the user should be logged out.</w:t>
      </w:r>
    </w:p>
    <w:p w:rsidR="00000000" w:rsidDel="00000000" w:rsidP="00000000" w:rsidRDefault="00000000" w:rsidRPr="00000000" w14:paraId="00000564">
      <w:pPr>
        <w:numPr>
          <w:ilvl w:val="3"/>
          <w:numId w:val="24"/>
        </w:numPr>
        <w:spacing w:after="0" w:afterAutospacing="0" w:before="0" w:beforeAutospacing="0" w:lineRule="auto"/>
        <w:ind w:left="2880" w:hanging="360"/>
      </w:pPr>
      <w:r w:rsidDel="00000000" w:rsidR="00000000" w:rsidRPr="00000000">
        <w:rPr>
          <w:rtl w:val="0"/>
        </w:rPr>
        <w:t xml:space="preserve">Be permanently blocked from login.</w:t>
      </w:r>
    </w:p>
    <w:p w:rsidR="00000000" w:rsidDel="00000000" w:rsidP="00000000" w:rsidRDefault="00000000" w:rsidRPr="00000000" w14:paraId="00000565">
      <w:pPr>
        <w:numPr>
          <w:ilvl w:val="3"/>
          <w:numId w:val="24"/>
        </w:numPr>
        <w:spacing w:after="0" w:afterAutospacing="0" w:before="0" w:beforeAutospacing="0" w:lineRule="auto"/>
        <w:ind w:left="2880" w:hanging="360"/>
      </w:pPr>
      <w:r w:rsidDel="00000000" w:rsidR="00000000" w:rsidRPr="00000000">
        <w:rPr>
          <w:rtl w:val="0"/>
        </w:rPr>
        <w:t xml:space="preserve">The system must display a specific “Account Banned” error message at login.</w:t>
      </w:r>
    </w:p>
    <w:p w:rsidR="00000000" w:rsidDel="00000000" w:rsidP="00000000" w:rsidRDefault="00000000" w:rsidRPr="00000000" w14:paraId="00000566">
      <w:pPr>
        <w:numPr>
          <w:ilvl w:val="3"/>
          <w:numId w:val="24"/>
        </w:numPr>
        <w:spacing w:after="0" w:afterAutospacing="0" w:before="0" w:beforeAutospacing="0" w:lineRule="auto"/>
        <w:ind w:left="2880" w:hanging="360"/>
      </w:pPr>
      <w:r w:rsidDel="00000000" w:rsidR="00000000" w:rsidRPr="00000000">
        <w:rPr>
          <w:rtl w:val="0"/>
        </w:rPr>
        <w:t xml:space="preserve">Upon confirmation, the system should marked the,</w:t>
      </w:r>
    </w:p>
    <w:p w:rsidR="00000000" w:rsidDel="00000000" w:rsidP="00000000" w:rsidRDefault="00000000" w:rsidRPr="00000000" w14:paraId="00000567">
      <w:pPr>
        <w:numPr>
          <w:ilvl w:val="4"/>
          <w:numId w:val="24"/>
        </w:numPr>
        <w:spacing w:after="0" w:afterAutospacing="0" w:before="0" w:beforeAutospacing="0" w:lineRule="auto"/>
        <w:ind w:left="3600" w:hanging="360"/>
      </w:pPr>
      <w:r w:rsidDel="00000000" w:rsidR="00000000" w:rsidRPr="00000000">
        <w:rPr>
          <w:rtl w:val="0"/>
        </w:rPr>
        <w:t xml:space="preserve">Account Status = Banned.</w:t>
      </w:r>
    </w:p>
    <w:p w:rsidR="00000000" w:rsidDel="00000000" w:rsidP="00000000" w:rsidRDefault="00000000" w:rsidRPr="00000000" w14:paraId="00000568">
      <w:pPr>
        <w:numPr>
          <w:ilvl w:val="4"/>
          <w:numId w:val="24"/>
        </w:numPr>
        <w:spacing w:after="0" w:afterAutospacing="0" w:before="0" w:beforeAutospacing="0" w:lineRule="auto"/>
        <w:ind w:left="3600" w:hanging="360"/>
        <w:rPr>
          <w:u w:val="none"/>
        </w:rPr>
      </w:pPr>
      <w:r w:rsidDel="00000000" w:rsidR="00000000" w:rsidRPr="00000000">
        <w:rPr>
          <w:rtl w:val="0"/>
        </w:rPr>
        <w:t xml:space="preserve">And users should be notified.</w:t>
      </w:r>
    </w:p>
    <w:p w:rsidR="00000000" w:rsidDel="00000000" w:rsidP="00000000" w:rsidRDefault="00000000" w:rsidRPr="00000000" w14:paraId="00000569">
      <w:pPr>
        <w:numPr>
          <w:ilvl w:val="3"/>
          <w:numId w:val="24"/>
        </w:numPr>
        <w:spacing w:after="0" w:afterAutospacing="0" w:before="0" w:beforeAutospacing="0" w:lineRule="auto"/>
        <w:ind w:left="2880" w:hanging="360"/>
      </w:pPr>
      <w:r w:rsidDel="00000000" w:rsidR="00000000" w:rsidRPr="00000000">
        <w:rPr>
          <w:rtl w:val="0"/>
        </w:rPr>
        <w:t xml:space="preserve">Display a success toast message : </w:t>
      </w:r>
    </w:p>
    <w:p w:rsidR="00000000" w:rsidDel="00000000" w:rsidP="00000000" w:rsidRDefault="00000000" w:rsidRPr="00000000" w14:paraId="0000056A">
      <w:pPr>
        <w:numPr>
          <w:ilvl w:val="4"/>
          <w:numId w:val="24"/>
        </w:numPr>
        <w:spacing w:after="0" w:afterAutospacing="0" w:before="0" w:beforeAutospacing="0" w:lineRule="auto"/>
        <w:ind w:left="3600" w:hanging="360"/>
      </w:pPr>
      <w:r w:rsidDel="00000000" w:rsidR="00000000" w:rsidRPr="00000000">
        <w:rPr>
          <w:rtl w:val="0"/>
        </w:rPr>
        <w:t xml:space="preserve">Title : User Banned</w:t>
      </w:r>
    </w:p>
    <w:p w:rsidR="00000000" w:rsidDel="00000000" w:rsidP="00000000" w:rsidRDefault="00000000" w:rsidRPr="00000000" w14:paraId="0000056B">
      <w:pPr>
        <w:numPr>
          <w:ilvl w:val="4"/>
          <w:numId w:val="24"/>
        </w:numPr>
        <w:spacing w:after="0" w:afterAutospacing="0" w:before="0" w:beforeAutospacing="0" w:lineRule="auto"/>
        <w:ind w:left="3600" w:hanging="360"/>
      </w:pPr>
      <w:r w:rsidDel="00000000" w:rsidR="00000000" w:rsidRPr="00000000">
        <w:rPr>
          <w:rtl w:val="0"/>
        </w:rPr>
        <w:t xml:space="preserve">Message : John Smith has been permanently banned from the platform.</w:t>
      </w:r>
    </w:p>
    <w:p w:rsidR="00000000" w:rsidDel="00000000" w:rsidP="00000000" w:rsidRDefault="00000000" w:rsidRPr="00000000" w14:paraId="0000056C">
      <w:pPr>
        <w:numPr>
          <w:ilvl w:val="4"/>
          <w:numId w:val="24"/>
        </w:numPr>
        <w:spacing w:after="0" w:afterAutospacing="0" w:before="0" w:beforeAutospacing="0" w:lineRule="auto"/>
        <w:ind w:left="3600" w:hanging="360"/>
      </w:pPr>
      <w:r w:rsidDel="00000000" w:rsidR="00000000" w:rsidRPr="00000000">
        <w:rPr>
          <w:rtl w:val="0"/>
        </w:rPr>
        <w:t xml:space="preserve">Toast messages should disappear within 3-5 seconds.</w:t>
      </w:r>
    </w:p>
    <w:p w:rsidR="00000000" w:rsidDel="00000000" w:rsidP="00000000" w:rsidRDefault="00000000" w:rsidRPr="00000000" w14:paraId="0000056D">
      <w:pPr>
        <w:numPr>
          <w:ilvl w:val="0"/>
          <w:numId w:val="24"/>
        </w:numPr>
        <w:spacing w:after="0" w:afterAutospacing="0" w:before="0" w:beforeAutospacing="0" w:lineRule="auto"/>
        <w:ind w:left="720" w:hanging="360"/>
      </w:pPr>
      <w:r w:rsidDel="00000000" w:rsidR="00000000" w:rsidRPr="00000000">
        <w:rPr>
          <w:rtl w:val="0"/>
        </w:rPr>
        <w:t xml:space="preserve">Audit logging is mandatory</w:t>
      </w:r>
    </w:p>
    <w:p w:rsidR="00000000" w:rsidDel="00000000" w:rsidP="00000000" w:rsidRDefault="00000000" w:rsidRPr="00000000" w14:paraId="0000056E">
      <w:pPr>
        <w:numPr>
          <w:ilvl w:val="0"/>
          <w:numId w:val="24"/>
        </w:numPr>
        <w:spacing w:after="0" w:afterAutospacing="0" w:before="0" w:beforeAutospacing="0" w:lineRule="auto"/>
        <w:ind w:left="720" w:hanging="360"/>
      </w:pPr>
      <w:r w:rsidDel="00000000" w:rsidR="00000000" w:rsidRPr="00000000">
        <w:rPr>
          <w:b w:val="1"/>
          <w:bCs w:val="1"/>
          <w:rtl w:val="0"/>
        </w:rPr>
        <w:t xml:space="preserve">Who:</w:t>
      </w:r>
      <w:r w:rsidDel="00000000" w:rsidR="00000000" w:rsidRPr="00000000">
        <w:rPr>
          <w:rtl w:val="0"/>
        </w:rPr>
        <w:t xml:space="preserve"> Ops / Super Admin</w:t>
      </w:r>
    </w:p>
    <w:p w:rsidR="00000000" w:rsidDel="00000000" w:rsidP="00000000" w:rsidRDefault="00000000" w:rsidRPr="00000000" w14:paraId="0000056F">
      <w:pPr>
        <w:numPr>
          <w:ilvl w:val="0"/>
          <w:numId w:val="24"/>
        </w:numPr>
        <w:spacing w:after="0" w:afterAutospacing="0" w:before="0" w:beforeAutospacing="0" w:lineRule="auto"/>
        <w:ind w:left="720" w:hanging="360"/>
      </w:pPr>
      <w:r w:rsidDel="00000000" w:rsidR="00000000" w:rsidRPr="00000000">
        <w:rPr>
          <w:b w:val="1"/>
          <w:bCs w:val="1"/>
          <w:rtl w:val="0"/>
        </w:rPr>
        <w:t xml:space="preserve">Where:</w:t>
      </w:r>
      <w:r w:rsidDel="00000000" w:rsidR="00000000" w:rsidRPr="00000000">
        <w:rPr>
          <w:rFonts w:ascii="Arial Unicode MS" w:cs="Arial Unicode MS" w:eastAsia="Arial Unicode MS" w:hAnsi="Arial Unicode MS"/>
          <w:rtl w:val="0"/>
        </w:rPr>
        <w:t xml:space="preserve"> User Detail → Ban</w:t>
      </w:r>
    </w:p>
    <w:p w:rsidR="00000000" w:rsidDel="00000000" w:rsidP="00000000" w:rsidRDefault="00000000" w:rsidRPr="00000000" w14:paraId="00000570">
      <w:pPr>
        <w:numPr>
          <w:ilvl w:val="0"/>
          <w:numId w:val="24"/>
        </w:numPr>
        <w:spacing w:after="0" w:afterAutospacing="0" w:before="0" w:beforeAutospacing="0" w:lineRule="auto"/>
        <w:ind w:left="720" w:hanging="360"/>
      </w:pPr>
      <w:r w:rsidDel="00000000" w:rsidR="00000000" w:rsidRPr="00000000">
        <w:rPr>
          <w:b w:val="1"/>
          <w:bCs w:val="1"/>
          <w:rtl w:val="0"/>
        </w:rPr>
        <w:t xml:space="preserve">How: </w:t>
      </w:r>
      <w:r w:rsidDel="00000000" w:rsidR="00000000" w:rsidRPr="00000000">
        <w:rPr>
          <w:rFonts w:ascii="Arial Unicode MS" w:cs="Arial Unicode MS" w:eastAsia="Arial Unicode MS" w:hAnsi="Arial Unicode MS"/>
          <w:rtl w:val="0"/>
        </w:rPr>
        <w:t xml:space="preserve"> Click Ban → Select Reason → Confirm</w:t>
      </w:r>
    </w:p>
    <w:p w:rsidR="00000000" w:rsidDel="00000000" w:rsidP="00000000" w:rsidRDefault="00000000" w:rsidRPr="00000000" w14:paraId="00000571">
      <w:pPr>
        <w:numPr>
          <w:ilvl w:val="0"/>
          <w:numId w:val="24"/>
        </w:numPr>
        <w:spacing w:after="0" w:afterAutospacing="0" w:before="0" w:beforeAutospacing="0" w:lineRule="auto"/>
        <w:ind w:left="720" w:hanging="360"/>
      </w:pPr>
      <w:r w:rsidDel="00000000" w:rsidR="00000000" w:rsidRPr="00000000">
        <w:rPr>
          <w:b w:val="1"/>
          <w:bCs w:val="1"/>
          <w:rtl w:val="0"/>
        </w:rPr>
        <w:t xml:space="preserve">Effect:</w:t>
      </w:r>
    </w:p>
    <w:p w:rsidR="00000000" w:rsidDel="00000000" w:rsidP="00000000" w:rsidRDefault="00000000" w:rsidRPr="00000000" w14:paraId="00000572">
      <w:pPr>
        <w:numPr>
          <w:ilvl w:val="1"/>
          <w:numId w:val="24"/>
        </w:numPr>
        <w:spacing w:after="0" w:afterAutospacing="0" w:before="0" w:beforeAutospacing="0" w:lineRule="auto"/>
        <w:ind w:left="1440" w:hanging="360"/>
      </w:pPr>
      <w:r w:rsidDel="00000000" w:rsidR="00000000" w:rsidRPr="00000000">
        <w:rPr>
          <w:rtl w:val="0"/>
        </w:rPr>
        <w:t xml:space="preserve">Status = Banned</w:t>
      </w:r>
    </w:p>
    <w:p w:rsidR="00000000" w:rsidDel="00000000" w:rsidP="00000000" w:rsidRDefault="00000000" w:rsidRPr="00000000" w14:paraId="00000573">
      <w:pPr>
        <w:numPr>
          <w:ilvl w:val="1"/>
          <w:numId w:val="24"/>
        </w:numPr>
        <w:spacing w:after="240" w:before="0" w:beforeAutospacing="0" w:lineRule="auto"/>
        <w:ind w:left="1440" w:hanging="360"/>
      </w:pPr>
      <w:r w:rsidDel="00000000" w:rsidR="00000000" w:rsidRPr="00000000">
        <w:rPr>
          <w:rtl w:val="0"/>
        </w:rPr>
        <w:t xml:space="preserve">Permanent login restriction</w:t>
      </w:r>
    </w:p>
    <w:p w:rsidR="00000000" w:rsidDel="00000000" w:rsidP="00000000" w:rsidRDefault="00000000" w:rsidRPr="00000000" w14:paraId="00000574">
      <w:pPr>
        <w:pStyle w:val="Heading3"/>
        <w:spacing w:after="240" w:before="240" w:lineRule="auto"/>
        <w:rPr/>
      </w:pPr>
      <w:bookmarkStart w:colFirst="0" w:colLast="0" w:name="_85v5tepo5l73" w:id="37"/>
      <w:bookmarkEnd w:id="37"/>
      <w:r w:rsidDel="00000000" w:rsidR="00000000" w:rsidRPr="00000000">
        <w:rPr>
          <w:rtl w:val="0"/>
        </w:rPr>
      </w:r>
    </w:p>
    <w:p w:rsidR="00000000" w:rsidDel="00000000" w:rsidP="00000000" w:rsidRDefault="00000000" w:rsidRPr="00000000" w14:paraId="00000575">
      <w:pPr>
        <w:pStyle w:val="Heading3"/>
        <w:spacing w:after="240" w:before="240" w:lineRule="auto"/>
        <w:rPr>
          <w:color w:val="ff00ff"/>
        </w:rPr>
      </w:pPr>
      <w:bookmarkStart w:colFirst="0" w:colLast="0" w:name="_o21jqujt4sur" w:id="38"/>
      <w:bookmarkEnd w:id="38"/>
      <w:r w:rsidDel="00000000" w:rsidR="00000000" w:rsidRPr="00000000">
        <w:rPr>
          <w:color w:val="ff00ff"/>
          <w:rtl w:val="0"/>
        </w:rPr>
        <w:t xml:space="preserve">User story -1.6 Override Verification ( Hold- on for Demo 1 ) </w:t>
      </w:r>
    </w:p>
    <w:p w:rsidR="00000000" w:rsidDel="00000000" w:rsidP="00000000" w:rsidRDefault="00000000" w:rsidRPr="00000000" w14:paraId="00000576">
      <w:pPr>
        <w:rPr>
          <w:color w:val="ff00ff"/>
        </w:rPr>
      </w:pPr>
      <w:r w:rsidDel="00000000" w:rsidR="00000000" w:rsidRPr="00000000">
        <w:rPr>
          <w:color w:val="ff00ff"/>
          <w:rtl w:val="0"/>
        </w:rPr>
        <w:t xml:space="preserve">As an F2MX Support Agent, Ops Admin, or Super Admin, I want to override a user's verification status when required, so that legitimate access issues can be resolved without blocking the user unnecessarily.</w:t>
      </w:r>
    </w:p>
    <w:p w:rsidR="00000000" w:rsidDel="00000000" w:rsidP="00000000" w:rsidRDefault="00000000" w:rsidRPr="00000000" w14:paraId="00000577">
      <w:pPr>
        <w:rPr>
          <w:b w:val="1"/>
          <w:bCs w:val="1"/>
          <w:color w:val="ff00ff"/>
        </w:rPr>
      </w:pPr>
      <w:r w:rsidDel="00000000" w:rsidR="00000000" w:rsidRPr="00000000">
        <w:rPr>
          <w:b w:val="1"/>
          <w:bCs w:val="1"/>
          <w:color w:val="ff00ff"/>
          <w:rtl w:val="0"/>
        </w:rPr>
        <w:t xml:space="preserve">Acceptance Criteria :  </w:t>
      </w:r>
    </w:p>
    <w:p w:rsidR="00000000" w:rsidDel="00000000" w:rsidP="00000000" w:rsidRDefault="00000000" w:rsidRPr="00000000" w14:paraId="00000578">
      <w:pPr>
        <w:numPr>
          <w:ilvl w:val="0"/>
          <w:numId w:val="86"/>
        </w:numPr>
        <w:spacing w:after="0" w:afterAutospacing="0" w:before="240" w:lineRule="auto"/>
        <w:ind w:left="720" w:hanging="360"/>
        <w:rPr>
          <w:color w:val="ff00ff"/>
        </w:rPr>
      </w:pPr>
      <w:r w:rsidDel="00000000" w:rsidR="00000000" w:rsidRPr="00000000">
        <w:rPr>
          <w:rFonts w:ascii="Arial Unicode MS" w:cs="Arial Unicode MS" w:eastAsia="Arial Unicode MS" w:hAnsi="Arial Unicode MS"/>
          <w:b w:val="1"/>
          <w:bCs w:val="1"/>
          <w:color w:val="ff00ff"/>
          <w:rtl w:val="0"/>
        </w:rPr>
        <w:t xml:space="preserve">Navigation :  Login → Users Module →  User Accounts →  Action / View details screens →  Actions → Override Verification </w:t>
      </w:r>
      <w:r w:rsidDel="00000000" w:rsidR="00000000" w:rsidRPr="00000000">
        <w:rPr>
          <w:rtl w:val="0"/>
        </w:rPr>
      </w:r>
    </w:p>
    <w:p w:rsidR="00000000" w:rsidDel="00000000" w:rsidP="00000000" w:rsidRDefault="00000000" w:rsidRPr="00000000" w14:paraId="00000579">
      <w:pPr>
        <w:numPr>
          <w:ilvl w:val="0"/>
          <w:numId w:val="86"/>
        </w:numPr>
        <w:spacing w:after="0" w:afterAutospacing="0"/>
        <w:ind w:left="720" w:hanging="360"/>
        <w:rPr>
          <w:color w:val="ff00ff"/>
        </w:rPr>
      </w:pPr>
      <w:r w:rsidDel="00000000" w:rsidR="00000000" w:rsidRPr="00000000">
        <w:rPr>
          <w:color w:val="ff00ff"/>
          <w:rtl w:val="0"/>
        </w:rPr>
        <w:t xml:space="preserve">Available to Support, Ops, and Super Admin roles.</w:t>
      </w:r>
    </w:p>
    <w:p w:rsidR="00000000" w:rsidDel="00000000" w:rsidP="00000000" w:rsidRDefault="00000000" w:rsidRPr="00000000" w14:paraId="0000057A">
      <w:pPr>
        <w:numPr>
          <w:ilvl w:val="0"/>
          <w:numId w:val="86"/>
        </w:numPr>
        <w:spacing w:after="0" w:afterAutospacing="0"/>
        <w:ind w:left="720" w:hanging="360"/>
        <w:rPr>
          <w:color w:val="ff00ff"/>
        </w:rPr>
      </w:pPr>
      <w:r w:rsidDel="00000000" w:rsidR="00000000" w:rsidRPr="00000000">
        <w:rPr>
          <w:color w:val="ff00ff"/>
          <w:rtl w:val="0"/>
        </w:rPr>
        <w:t xml:space="preserve">Clicking on the Override Verification Action, the system should display a pop-up with following fields : </w:t>
      </w:r>
    </w:p>
    <w:p w:rsidR="00000000" w:rsidDel="00000000" w:rsidP="00000000" w:rsidRDefault="00000000" w:rsidRPr="00000000" w14:paraId="0000057B">
      <w:pPr>
        <w:numPr>
          <w:ilvl w:val="1"/>
          <w:numId w:val="86"/>
        </w:numPr>
        <w:spacing w:after="0" w:afterAutospacing="0"/>
        <w:ind w:left="1440" w:hanging="360"/>
        <w:rPr>
          <w:color w:val="ff00ff"/>
        </w:rPr>
      </w:pPr>
      <w:r w:rsidDel="00000000" w:rsidR="00000000" w:rsidRPr="00000000">
        <w:rPr>
          <w:color w:val="ff00ff"/>
          <w:rtl w:val="0"/>
        </w:rPr>
        <w:t xml:space="preserve">Header : Override Verification Status</w:t>
      </w:r>
    </w:p>
    <w:p w:rsidR="00000000" w:rsidDel="00000000" w:rsidP="00000000" w:rsidRDefault="00000000" w:rsidRPr="00000000" w14:paraId="0000057C">
      <w:pPr>
        <w:numPr>
          <w:ilvl w:val="1"/>
          <w:numId w:val="86"/>
        </w:numPr>
        <w:spacing w:after="0" w:afterAutospacing="0"/>
        <w:ind w:left="1440" w:hanging="360"/>
        <w:rPr>
          <w:color w:val="ff00ff"/>
        </w:rPr>
      </w:pPr>
      <w:r w:rsidDel="00000000" w:rsidR="00000000" w:rsidRPr="00000000">
        <w:rPr>
          <w:color w:val="ff00ff"/>
          <w:rtl w:val="0"/>
        </w:rPr>
        <w:t xml:space="preserve">User Details : </w:t>
      </w:r>
    </w:p>
    <w:p w:rsidR="00000000" w:rsidDel="00000000" w:rsidP="00000000" w:rsidRDefault="00000000" w:rsidRPr="00000000" w14:paraId="0000057D">
      <w:pPr>
        <w:numPr>
          <w:ilvl w:val="2"/>
          <w:numId w:val="86"/>
        </w:numPr>
        <w:spacing w:after="0" w:afterAutospacing="0"/>
        <w:ind w:left="2160" w:hanging="360"/>
        <w:rPr>
          <w:color w:val="ff00ff"/>
        </w:rPr>
      </w:pPr>
      <w:r w:rsidDel="00000000" w:rsidR="00000000" w:rsidRPr="00000000">
        <w:rPr>
          <w:color w:val="ff00ff"/>
          <w:rtl w:val="0"/>
        </w:rPr>
        <w:t xml:space="preserve">Username : John Smith</w:t>
      </w:r>
    </w:p>
    <w:p w:rsidR="00000000" w:rsidDel="00000000" w:rsidP="00000000" w:rsidRDefault="00000000" w:rsidRPr="00000000" w14:paraId="0000057E">
      <w:pPr>
        <w:numPr>
          <w:ilvl w:val="2"/>
          <w:numId w:val="86"/>
        </w:numPr>
        <w:spacing w:after="0" w:afterAutospacing="0"/>
        <w:ind w:left="2160" w:hanging="360"/>
        <w:rPr>
          <w:color w:val="ff00ff"/>
        </w:rPr>
      </w:pPr>
      <w:r w:rsidDel="00000000" w:rsidR="00000000" w:rsidRPr="00000000">
        <w:rPr>
          <w:color w:val="ff00ff"/>
          <w:rtl w:val="0"/>
        </w:rPr>
        <w:t xml:space="preserve">Email : </w:t>
      </w:r>
      <w:r w:rsidDel="00000000" w:rsidR="00000000" w:rsidRPr="00000000">
        <w:rPr>
          <w:color w:val="ff00ff"/>
          <w:rtl w:val="0"/>
        </w:rPr>
        <w:t xml:space="preserve">john.smith@email.com</w:t>
      </w:r>
      <w:r w:rsidDel="00000000" w:rsidR="00000000" w:rsidRPr="00000000">
        <w:rPr>
          <w:rtl w:val="0"/>
        </w:rPr>
      </w:r>
    </w:p>
    <w:p w:rsidR="00000000" w:rsidDel="00000000" w:rsidP="00000000" w:rsidRDefault="00000000" w:rsidRPr="00000000" w14:paraId="0000057F">
      <w:pPr>
        <w:numPr>
          <w:ilvl w:val="2"/>
          <w:numId w:val="86"/>
        </w:numPr>
        <w:spacing w:after="0" w:afterAutospacing="0"/>
        <w:ind w:left="2160" w:hanging="360"/>
        <w:rPr>
          <w:color w:val="ff00ff"/>
        </w:rPr>
      </w:pPr>
      <w:r w:rsidDel="00000000" w:rsidR="00000000" w:rsidRPr="00000000">
        <w:rPr>
          <w:color w:val="ff00ff"/>
          <w:rtl w:val="0"/>
        </w:rPr>
        <w:t xml:space="preserve">Current: Verified</w:t>
      </w:r>
    </w:p>
    <w:p w:rsidR="00000000" w:rsidDel="00000000" w:rsidP="00000000" w:rsidRDefault="00000000" w:rsidRPr="00000000" w14:paraId="00000580">
      <w:pPr>
        <w:numPr>
          <w:ilvl w:val="1"/>
          <w:numId w:val="86"/>
        </w:numPr>
        <w:spacing w:after="0" w:afterAutospacing="0"/>
        <w:ind w:left="1440" w:hanging="360"/>
        <w:rPr>
          <w:color w:val="ff00ff"/>
        </w:rPr>
      </w:pPr>
      <w:r w:rsidDel="00000000" w:rsidR="00000000" w:rsidRPr="00000000">
        <w:rPr>
          <w:color w:val="ff00ff"/>
          <w:rtl w:val="0"/>
        </w:rPr>
        <w:t xml:space="preserve">Field : New Verification Status</w:t>
      </w:r>
    </w:p>
    <w:p w:rsidR="00000000" w:rsidDel="00000000" w:rsidP="00000000" w:rsidRDefault="00000000" w:rsidRPr="00000000" w14:paraId="00000581">
      <w:pPr>
        <w:numPr>
          <w:ilvl w:val="2"/>
          <w:numId w:val="86"/>
        </w:numPr>
        <w:spacing w:after="0" w:afterAutospacing="0"/>
        <w:ind w:left="2160" w:hanging="360"/>
        <w:rPr>
          <w:color w:val="ff00ff"/>
        </w:rPr>
      </w:pPr>
      <w:r w:rsidDel="00000000" w:rsidR="00000000" w:rsidRPr="00000000">
        <w:rPr>
          <w:color w:val="ff00ff"/>
          <w:rtl w:val="0"/>
        </w:rPr>
        <w:t xml:space="preserve">Options : </w:t>
      </w:r>
    </w:p>
    <w:p w:rsidR="00000000" w:rsidDel="00000000" w:rsidP="00000000" w:rsidRDefault="00000000" w:rsidRPr="00000000" w14:paraId="00000582">
      <w:pPr>
        <w:numPr>
          <w:ilvl w:val="3"/>
          <w:numId w:val="86"/>
        </w:numPr>
        <w:spacing w:after="0" w:afterAutospacing="0"/>
        <w:ind w:left="2880" w:hanging="360"/>
        <w:rPr>
          <w:color w:val="ff00ff"/>
        </w:rPr>
      </w:pPr>
      <w:r w:rsidDel="00000000" w:rsidR="00000000" w:rsidRPr="00000000">
        <w:rPr>
          <w:color w:val="ff00ff"/>
          <w:rtl w:val="0"/>
        </w:rPr>
        <w:t xml:space="preserve">Verified</w:t>
      </w:r>
    </w:p>
    <w:p w:rsidR="00000000" w:rsidDel="00000000" w:rsidP="00000000" w:rsidRDefault="00000000" w:rsidRPr="00000000" w14:paraId="00000583">
      <w:pPr>
        <w:numPr>
          <w:ilvl w:val="4"/>
          <w:numId w:val="86"/>
        </w:numPr>
        <w:spacing w:after="0" w:afterAutospacing="0"/>
        <w:ind w:left="3600" w:hanging="360"/>
        <w:rPr>
          <w:color w:val="ff00ff"/>
        </w:rPr>
      </w:pPr>
      <w:r w:rsidDel="00000000" w:rsidR="00000000" w:rsidRPr="00000000">
        <w:rPr>
          <w:color w:val="ff00ff"/>
          <w:rtl w:val="0"/>
        </w:rPr>
        <w:t xml:space="preserve">Info Text : User Identity has been confirmed</w:t>
      </w:r>
    </w:p>
    <w:p w:rsidR="00000000" w:rsidDel="00000000" w:rsidP="00000000" w:rsidRDefault="00000000" w:rsidRPr="00000000" w14:paraId="00000584">
      <w:pPr>
        <w:numPr>
          <w:ilvl w:val="3"/>
          <w:numId w:val="86"/>
        </w:numPr>
        <w:spacing w:after="0" w:afterAutospacing="0"/>
        <w:ind w:left="2880" w:hanging="360"/>
        <w:rPr>
          <w:color w:val="ff00ff"/>
        </w:rPr>
      </w:pPr>
      <w:r w:rsidDel="00000000" w:rsidR="00000000" w:rsidRPr="00000000">
        <w:rPr>
          <w:color w:val="ff00ff"/>
          <w:rtl w:val="0"/>
        </w:rPr>
        <w:t xml:space="preserve">Unverified</w:t>
      </w:r>
    </w:p>
    <w:p w:rsidR="00000000" w:rsidDel="00000000" w:rsidP="00000000" w:rsidRDefault="00000000" w:rsidRPr="00000000" w14:paraId="00000585">
      <w:pPr>
        <w:numPr>
          <w:ilvl w:val="4"/>
          <w:numId w:val="86"/>
        </w:numPr>
        <w:spacing w:after="0" w:afterAutospacing="0"/>
        <w:ind w:left="3600" w:hanging="360"/>
        <w:rPr>
          <w:color w:val="ff00ff"/>
        </w:rPr>
      </w:pPr>
      <w:r w:rsidDel="00000000" w:rsidR="00000000" w:rsidRPr="00000000">
        <w:rPr>
          <w:color w:val="ff00ff"/>
          <w:rtl w:val="0"/>
        </w:rPr>
        <w:t xml:space="preserve">Info Text : User has not submitted verification</w:t>
      </w:r>
    </w:p>
    <w:p w:rsidR="00000000" w:rsidDel="00000000" w:rsidP="00000000" w:rsidRDefault="00000000" w:rsidRPr="00000000" w14:paraId="00000586">
      <w:pPr>
        <w:numPr>
          <w:ilvl w:val="2"/>
          <w:numId w:val="86"/>
        </w:numPr>
        <w:spacing w:after="0" w:afterAutospacing="0"/>
        <w:ind w:left="2160" w:hanging="360"/>
        <w:rPr>
          <w:color w:val="ff00ff"/>
        </w:rPr>
      </w:pPr>
      <w:r w:rsidDel="00000000" w:rsidR="00000000" w:rsidRPr="00000000">
        <w:rPr>
          <w:color w:val="ff00ff"/>
          <w:rtl w:val="0"/>
        </w:rPr>
        <w:t xml:space="preserve">Visual display of Status change.</w:t>
      </w:r>
    </w:p>
    <w:p w:rsidR="00000000" w:rsidDel="00000000" w:rsidP="00000000" w:rsidRDefault="00000000" w:rsidRPr="00000000" w14:paraId="00000587">
      <w:pPr>
        <w:numPr>
          <w:ilvl w:val="3"/>
          <w:numId w:val="86"/>
        </w:numPr>
        <w:spacing w:after="0" w:afterAutospacing="0"/>
        <w:ind w:left="2880" w:hanging="360"/>
        <w:rPr>
          <w:color w:val="ff00ff"/>
        </w:rPr>
      </w:pPr>
      <w:r w:rsidDel="00000000" w:rsidR="00000000" w:rsidRPr="00000000">
        <w:rPr>
          <w:rFonts w:ascii="Arial Unicode MS" w:cs="Arial Unicode MS" w:eastAsia="Arial Unicode MS" w:hAnsi="Arial Unicode MS"/>
          <w:color w:val="ff00ff"/>
          <w:rtl w:val="0"/>
        </w:rPr>
        <w:t xml:space="preserve">Previous Status → New status  (E.g., Verified </w:t>
      </w:r>
      <w:r w:rsidDel="00000000" w:rsidR="00000000" w:rsidRPr="00000000">
        <w:rPr>
          <w:rFonts w:ascii="Arial Unicode MS" w:cs="Arial Unicode MS" w:eastAsia="Arial Unicode MS" w:hAnsi="Arial Unicode MS"/>
          <w:b w:val="1"/>
          <w:bCs w:val="1"/>
          <w:color w:val="ff00ff"/>
          <w:rtl w:val="0"/>
        </w:rPr>
        <w:t xml:space="preserve">→ </w:t>
      </w:r>
      <w:r w:rsidDel="00000000" w:rsidR="00000000" w:rsidRPr="00000000">
        <w:rPr>
          <w:color w:val="ff00ff"/>
          <w:rtl w:val="0"/>
        </w:rPr>
        <w:t xml:space="preserve">Unverified)</w:t>
      </w:r>
    </w:p>
    <w:p w:rsidR="00000000" w:rsidDel="00000000" w:rsidP="00000000" w:rsidRDefault="00000000" w:rsidRPr="00000000" w14:paraId="00000588">
      <w:pPr>
        <w:numPr>
          <w:ilvl w:val="3"/>
          <w:numId w:val="86"/>
        </w:numPr>
        <w:spacing w:after="0" w:afterAutospacing="0"/>
        <w:ind w:left="2880" w:hanging="360"/>
        <w:rPr>
          <w:color w:val="ff00ff"/>
        </w:rPr>
      </w:pPr>
      <w:r w:rsidDel="00000000" w:rsidR="00000000" w:rsidRPr="00000000">
        <w:rPr>
          <w:color w:val="ff00ff"/>
          <w:rtl w:val="0"/>
        </w:rPr>
        <w:t xml:space="preserve">It should be updated in real-time based on the Admin action.</w:t>
      </w:r>
    </w:p>
    <w:p w:rsidR="00000000" w:rsidDel="00000000" w:rsidP="00000000" w:rsidRDefault="00000000" w:rsidRPr="00000000" w14:paraId="00000589">
      <w:pPr>
        <w:numPr>
          <w:ilvl w:val="2"/>
          <w:numId w:val="86"/>
        </w:numPr>
        <w:spacing w:after="0" w:afterAutospacing="0"/>
        <w:ind w:left="2160" w:hanging="360"/>
        <w:rPr>
          <w:color w:val="ff00ff"/>
        </w:rPr>
      </w:pPr>
      <w:r w:rsidDel="00000000" w:rsidR="00000000" w:rsidRPr="00000000">
        <w:rPr>
          <w:color w:val="ff00ff"/>
          <w:rtl w:val="0"/>
        </w:rPr>
        <w:t xml:space="preserve">Only 1 option can be selected.</w:t>
      </w:r>
    </w:p>
    <w:p w:rsidR="00000000" w:rsidDel="00000000" w:rsidP="00000000" w:rsidRDefault="00000000" w:rsidRPr="00000000" w14:paraId="0000058A">
      <w:pPr>
        <w:numPr>
          <w:ilvl w:val="1"/>
          <w:numId w:val="86"/>
        </w:numPr>
        <w:spacing w:after="0" w:afterAutospacing="0"/>
        <w:ind w:left="1440" w:hanging="360"/>
        <w:rPr>
          <w:color w:val="ff00ff"/>
        </w:rPr>
      </w:pPr>
      <w:r w:rsidDel="00000000" w:rsidR="00000000" w:rsidRPr="00000000">
        <w:rPr>
          <w:color w:val="ff00ff"/>
          <w:rtl w:val="0"/>
        </w:rPr>
        <w:t xml:space="preserve">Input Field : Reason for Override (Mandatory )</w:t>
      </w:r>
    </w:p>
    <w:p w:rsidR="00000000" w:rsidDel="00000000" w:rsidP="00000000" w:rsidRDefault="00000000" w:rsidRPr="00000000" w14:paraId="0000058B">
      <w:pPr>
        <w:numPr>
          <w:ilvl w:val="2"/>
          <w:numId w:val="86"/>
        </w:numPr>
        <w:spacing w:after="0" w:afterAutospacing="0"/>
        <w:ind w:left="2160" w:hanging="360"/>
        <w:rPr>
          <w:color w:val="ff00ff"/>
        </w:rPr>
      </w:pPr>
      <w:r w:rsidDel="00000000" w:rsidR="00000000" w:rsidRPr="00000000">
        <w:rPr>
          <w:color w:val="ff00ff"/>
          <w:rtl w:val="0"/>
        </w:rPr>
        <w:t xml:space="preserve">Placeholder : e.g., Manual verification completed via phone, documents verified offline, support ticket #12345…</w:t>
      </w:r>
    </w:p>
    <w:p w:rsidR="00000000" w:rsidDel="00000000" w:rsidP="00000000" w:rsidRDefault="00000000" w:rsidRPr="00000000" w14:paraId="0000058C">
      <w:pPr>
        <w:numPr>
          <w:ilvl w:val="2"/>
          <w:numId w:val="86"/>
        </w:numPr>
        <w:spacing w:after="0" w:afterAutospacing="0"/>
        <w:ind w:left="2160" w:hanging="360"/>
        <w:rPr>
          <w:color w:val="ff00ff"/>
        </w:rPr>
      </w:pPr>
      <w:r w:rsidDel="00000000" w:rsidR="00000000" w:rsidRPr="00000000">
        <w:rPr>
          <w:color w:val="ff00ff"/>
          <w:rtl w:val="0"/>
        </w:rPr>
        <w:t xml:space="preserve">Character limit : 0/500</w:t>
      </w:r>
    </w:p>
    <w:p w:rsidR="00000000" w:rsidDel="00000000" w:rsidP="00000000" w:rsidRDefault="00000000" w:rsidRPr="00000000" w14:paraId="0000058D">
      <w:pPr>
        <w:numPr>
          <w:ilvl w:val="1"/>
          <w:numId w:val="86"/>
        </w:numPr>
        <w:spacing w:after="0" w:afterAutospacing="0"/>
        <w:ind w:left="1440" w:hanging="360"/>
        <w:rPr>
          <w:color w:val="ff00ff"/>
        </w:rPr>
      </w:pPr>
      <w:r w:rsidDel="00000000" w:rsidR="00000000" w:rsidRPr="00000000">
        <w:rPr>
          <w:color w:val="ff00ff"/>
          <w:rtl w:val="0"/>
        </w:rPr>
        <w:t xml:space="preserve">Buttons : </w:t>
      </w:r>
    </w:p>
    <w:p w:rsidR="00000000" w:rsidDel="00000000" w:rsidP="00000000" w:rsidRDefault="00000000" w:rsidRPr="00000000" w14:paraId="0000058E">
      <w:pPr>
        <w:numPr>
          <w:ilvl w:val="2"/>
          <w:numId w:val="86"/>
        </w:numPr>
        <w:spacing w:after="0" w:afterAutospacing="0"/>
        <w:ind w:left="2160" w:hanging="360"/>
        <w:rPr>
          <w:color w:val="ff00ff"/>
        </w:rPr>
      </w:pPr>
      <w:r w:rsidDel="00000000" w:rsidR="00000000" w:rsidRPr="00000000">
        <w:rPr>
          <w:color w:val="ff00ff"/>
          <w:rtl w:val="0"/>
        </w:rPr>
        <w:t xml:space="preserve">Cancel</w:t>
      </w:r>
    </w:p>
    <w:p w:rsidR="00000000" w:rsidDel="00000000" w:rsidP="00000000" w:rsidRDefault="00000000" w:rsidRPr="00000000" w14:paraId="0000058F">
      <w:pPr>
        <w:numPr>
          <w:ilvl w:val="3"/>
          <w:numId w:val="86"/>
        </w:numPr>
        <w:spacing w:after="0" w:afterAutospacing="0" w:before="0" w:beforeAutospacing="0" w:lineRule="auto"/>
        <w:ind w:left="2880" w:hanging="360"/>
        <w:rPr>
          <w:color w:val="ff00ff"/>
        </w:rPr>
      </w:pPr>
      <w:r w:rsidDel="00000000" w:rsidR="00000000" w:rsidRPr="00000000">
        <w:rPr>
          <w:color w:val="ff00ff"/>
          <w:rtl w:val="0"/>
        </w:rPr>
        <w:t xml:space="preserve">Clicking on Cancel, the system should close the pop-up &amp; Admin stays on the User Details Screen.</w:t>
      </w:r>
    </w:p>
    <w:p w:rsidR="00000000" w:rsidDel="00000000" w:rsidP="00000000" w:rsidRDefault="00000000" w:rsidRPr="00000000" w14:paraId="00000590">
      <w:pPr>
        <w:numPr>
          <w:ilvl w:val="2"/>
          <w:numId w:val="86"/>
        </w:numPr>
        <w:spacing w:after="0" w:afterAutospacing="0"/>
        <w:ind w:left="2160" w:hanging="360"/>
        <w:rPr>
          <w:color w:val="ff00ff"/>
        </w:rPr>
      </w:pPr>
      <w:r w:rsidDel="00000000" w:rsidR="00000000" w:rsidRPr="00000000">
        <w:rPr>
          <w:color w:val="ff00ff"/>
          <w:rtl w:val="0"/>
        </w:rPr>
        <w:t xml:space="preserve">Override Verification</w:t>
      </w:r>
    </w:p>
    <w:p w:rsidR="00000000" w:rsidDel="00000000" w:rsidP="00000000" w:rsidRDefault="00000000" w:rsidRPr="00000000" w14:paraId="00000591">
      <w:pPr>
        <w:numPr>
          <w:ilvl w:val="3"/>
          <w:numId w:val="86"/>
        </w:numPr>
        <w:spacing w:after="0" w:afterAutospacing="0" w:before="0" w:beforeAutospacing="0" w:lineRule="auto"/>
        <w:ind w:left="2880" w:hanging="360"/>
        <w:rPr>
          <w:color w:val="ff00ff"/>
        </w:rPr>
      </w:pPr>
      <w:r w:rsidDel="00000000" w:rsidR="00000000" w:rsidRPr="00000000">
        <w:rPr>
          <w:color w:val="ff00ff"/>
          <w:rtl w:val="0"/>
        </w:rPr>
        <w:t xml:space="preserve">Clicking on Override Verification, the system should override the Verification of the User.</w:t>
      </w:r>
    </w:p>
    <w:p w:rsidR="00000000" w:rsidDel="00000000" w:rsidP="00000000" w:rsidRDefault="00000000" w:rsidRPr="00000000" w14:paraId="00000592">
      <w:pPr>
        <w:numPr>
          <w:ilvl w:val="3"/>
          <w:numId w:val="86"/>
        </w:numPr>
        <w:spacing w:after="0" w:afterAutospacing="0"/>
        <w:ind w:left="2880" w:hanging="360"/>
        <w:rPr>
          <w:color w:val="ff00ff"/>
        </w:rPr>
      </w:pPr>
      <w:r w:rsidDel="00000000" w:rsidR="00000000" w:rsidRPr="00000000">
        <w:rPr>
          <w:color w:val="ff00ff"/>
          <w:rtl w:val="0"/>
        </w:rPr>
        <w:t xml:space="preserve">The system must update the Verification_Status.</w:t>
      </w:r>
    </w:p>
    <w:p w:rsidR="00000000" w:rsidDel="00000000" w:rsidP="00000000" w:rsidRDefault="00000000" w:rsidRPr="00000000" w14:paraId="00000593">
      <w:pPr>
        <w:numPr>
          <w:ilvl w:val="3"/>
          <w:numId w:val="86"/>
        </w:numPr>
        <w:spacing w:after="0" w:afterAutospacing="0"/>
        <w:ind w:left="2880" w:hanging="360"/>
        <w:rPr>
          <w:color w:val="ff00ff"/>
        </w:rPr>
      </w:pPr>
      <w:r w:rsidDel="00000000" w:rsidR="00000000" w:rsidRPr="00000000">
        <w:rPr>
          <w:color w:val="ff00ff"/>
          <w:rtl w:val="0"/>
        </w:rPr>
        <w:t xml:space="preserve">All changes must be logged in the audit trail.</w:t>
      </w:r>
    </w:p>
    <w:p w:rsidR="00000000" w:rsidDel="00000000" w:rsidP="00000000" w:rsidRDefault="00000000" w:rsidRPr="00000000" w14:paraId="00000594">
      <w:pPr>
        <w:numPr>
          <w:ilvl w:val="3"/>
          <w:numId w:val="86"/>
        </w:numPr>
        <w:spacing w:after="0" w:afterAutospacing="0"/>
        <w:ind w:left="2880" w:hanging="360"/>
        <w:rPr>
          <w:color w:val="ff00ff"/>
        </w:rPr>
      </w:pPr>
      <w:r w:rsidDel="00000000" w:rsidR="00000000" w:rsidRPr="00000000">
        <w:rPr>
          <w:color w:val="ff00ff"/>
          <w:rtl w:val="0"/>
        </w:rPr>
        <w:t xml:space="preserve">Users should be notified/receive a notification .</w:t>
      </w:r>
    </w:p>
    <w:p w:rsidR="00000000" w:rsidDel="00000000" w:rsidP="00000000" w:rsidRDefault="00000000" w:rsidRPr="00000000" w14:paraId="00000595">
      <w:pPr>
        <w:numPr>
          <w:ilvl w:val="3"/>
          <w:numId w:val="86"/>
        </w:numPr>
        <w:spacing w:after="0" w:afterAutospacing="0"/>
        <w:ind w:left="2880" w:hanging="360"/>
        <w:rPr>
          <w:color w:val="ff00ff"/>
        </w:rPr>
      </w:pPr>
      <w:r w:rsidDel="00000000" w:rsidR="00000000" w:rsidRPr="00000000">
        <w:rPr>
          <w:color w:val="ff00ff"/>
          <w:rtl w:val="0"/>
        </w:rPr>
        <w:t xml:space="preserve">Display a success toast message : </w:t>
      </w:r>
    </w:p>
    <w:p w:rsidR="00000000" w:rsidDel="00000000" w:rsidP="00000000" w:rsidRDefault="00000000" w:rsidRPr="00000000" w14:paraId="00000596">
      <w:pPr>
        <w:numPr>
          <w:ilvl w:val="4"/>
          <w:numId w:val="86"/>
        </w:numPr>
        <w:spacing w:after="0" w:afterAutospacing="0"/>
        <w:ind w:left="3600" w:hanging="360"/>
        <w:rPr>
          <w:color w:val="ff00ff"/>
        </w:rPr>
      </w:pPr>
      <w:r w:rsidDel="00000000" w:rsidR="00000000" w:rsidRPr="00000000">
        <w:rPr>
          <w:color w:val="ff00ff"/>
          <w:rtl w:val="0"/>
        </w:rPr>
        <w:t xml:space="preserve">Title : User Unverified</w:t>
      </w:r>
    </w:p>
    <w:p w:rsidR="00000000" w:rsidDel="00000000" w:rsidP="00000000" w:rsidRDefault="00000000" w:rsidRPr="00000000" w14:paraId="00000597">
      <w:pPr>
        <w:numPr>
          <w:ilvl w:val="4"/>
          <w:numId w:val="86"/>
        </w:numPr>
        <w:spacing w:after="0" w:afterAutospacing="0"/>
        <w:ind w:left="3600" w:hanging="360"/>
        <w:rPr>
          <w:color w:val="ff00ff"/>
        </w:rPr>
      </w:pPr>
      <w:r w:rsidDel="00000000" w:rsidR="00000000" w:rsidRPr="00000000">
        <w:rPr>
          <w:color w:val="ff00ff"/>
          <w:rtl w:val="0"/>
        </w:rPr>
        <w:t xml:space="preserve">Message : John Smith's verification status has been changed to status [Display the new verification status].</w:t>
      </w:r>
    </w:p>
    <w:p w:rsidR="00000000" w:rsidDel="00000000" w:rsidP="00000000" w:rsidRDefault="00000000" w:rsidRPr="00000000" w14:paraId="00000598">
      <w:pPr>
        <w:numPr>
          <w:ilvl w:val="4"/>
          <w:numId w:val="86"/>
        </w:numPr>
        <w:ind w:left="3600" w:hanging="360"/>
        <w:rPr>
          <w:color w:val="ff00ff"/>
        </w:rPr>
      </w:pPr>
      <w:r w:rsidDel="00000000" w:rsidR="00000000" w:rsidRPr="00000000">
        <w:rPr>
          <w:color w:val="ff00ff"/>
          <w:rtl w:val="0"/>
        </w:rPr>
        <w:t xml:space="preserve">Toast messages should disappear within 3-5 seconds.</w:t>
      </w:r>
    </w:p>
    <w:p w:rsidR="00000000" w:rsidDel="00000000" w:rsidP="00000000" w:rsidRDefault="00000000" w:rsidRPr="00000000" w14:paraId="00000599">
      <w:pPr>
        <w:ind w:left="2880" w:firstLine="0"/>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pStyle w:val="Heading3"/>
        <w:rPr>
          <w:color w:val="0000ff"/>
        </w:rPr>
      </w:pPr>
      <w:bookmarkStart w:colFirst="0" w:colLast="0" w:name="_d956gjhzp51z" w:id="39"/>
      <w:bookmarkEnd w:id="39"/>
      <w:commentRangeStart w:id="7"/>
      <w:r w:rsidDel="00000000" w:rsidR="00000000" w:rsidRPr="00000000">
        <w:rPr>
          <w:color w:val="0000ff"/>
          <w:rtl w:val="0"/>
        </w:rPr>
        <w:t xml:space="preserve">User story -1.7 Merge Duplicate Accounts</w:t>
      </w:r>
      <w:commentRangeEnd w:id="7"/>
      <w:r w:rsidDel="00000000" w:rsidR="00000000" w:rsidRPr="00000000">
        <w:commentReference w:id="7"/>
      </w:r>
      <w:r w:rsidDel="00000000" w:rsidR="00000000" w:rsidRPr="00000000">
        <w:rPr>
          <w:color w:val="0000ff"/>
          <w:rtl w:val="0"/>
        </w:rPr>
        <w:t xml:space="preserve"> ( </w:t>
      </w:r>
      <w:r w:rsidDel="00000000" w:rsidR="00000000" w:rsidRPr="00000000">
        <w:rPr>
          <w:b w:val="0"/>
          <w:bCs w:val="0"/>
          <w:color w:val="0000ff"/>
          <w:rtl w:val="0"/>
        </w:rPr>
        <w:t xml:space="preserve">Waiting for Clarifications from Business -will be taken up in next Sprint</w:t>
      </w:r>
      <w:r w:rsidDel="00000000" w:rsidR="00000000" w:rsidRPr="00000000">
        <w:rPr>
          <w:color w:val="0000ff"/>
          <w:rtl w:val="0"/>
        </w:rPr>
        <w:t xml:space="preserve">)</w:t>
      </w:r>
    </w:p>
    <w:p w:rsidR="00000000" w:rsidDel="00000000" w:rsidP="00000000" w:rsidRDefault="00000000" w:rsidRPr="00000000" w14:paraId="0000059C">
      <w:pPr>
        <w:rPr>
          <w:color w:val="0000ff"/>
        </w:rPr>
      </w:pPr>
      <w:r w:rsidDel="00000000" w:rsidR="00000000" w:rsidRPr="00000000">
        <w:rPr>
          <w:color w:val="0000ff"/>
          <w:rtl w:val="0"/>
        </w:rPr>
        <w:t xml:space="preserve">As an F2MX Support Agent or Ops Admin, I want to merge duplicate user accounts belonging to the same individual, so that platform records remain clean and user data is consolidated under a single authoritative identity.</w:t>
      </w:r>
    </w:p>
    <w:p w:rsidR="00000000" w:rsidDel="00000000" w:rsidP="00000000" w:rsidRDefault="00000000" w:rsidRPr="00000000" w14:paraId="0000059D">
      <w:pPr>
        <w:rPr>
          <w:b w:val="1"/>
          <w:bCs w:val="1"/>
          <w:color w:val="0000ff"/>
        </w:rPr>
      </w:pPr>
      <w:r w:rsidDel="00000000" w:rsidR="00000000" w:rsidRPr="00000000">
        <w:rPr>
          <w:b w:val="1"/>
          <w:bCs w:val="1"/>
          <w:color w:val="0000ff"/>
          <w:rtl w:val="0"/>
        </w:rPr>
        <w:t xml:space="preserve">Acceptance Criteria : </w:t>
      </w:r>
    </w:p>
    <w:p w:rsidR="00000000" w:rsidDel="00000000" w:rsidP="00000000" w:rsidRDefault="00000000" w:rsidRPr="00000000" w14:paraId="0000059E">
      <w:pPr>
        <w:numPr>
          <w:ilvl w:val="0"/>
          <w:numId w:val="95"/>
        </w:numPr>
        <w:spacing w:after="0" w:afterAutospacing="0"/>
        <w:ind w:left="720" w:hanging="360"/>
        <w:rPr>
          <w:color w:val="0000ff"/>
        </w:rPr>
      </w:pPr>
      <w:r w:rsidDel="00000000" w:rsidR="00000000" w:rsidRPr="00000000">
        <w:rPr>
          <w:color w:val="0000ff"/>
          <w:rtl w:val="0"/>
        </w:rPr>
        <w:t xml:space="preserve">Only Ops Admin or Super Admin can perform merge.</w:t>
      </w:r>
    </w:p>
    <w:p w:rsidR="00000000" w:rsidDel="00000000" w:rsidP="00000000" w:rsidRDefault="00000000" w:rsidRPr="00000000" w14:paraId="0000059F">
      <w:pPr>
        <w:numPr>
          <w:ilvl w:val="0"/>
          <w:numId w:val="95"/>
        </w:numPr>
        <w:spacing w:after="0" w:afterAutospacing="0" w:before="0" w:beforeAutospacing="0" w:lineRule="auto"/>
        <w:ind w:left="720" w:hanging="360"/>
        <w:rPr>
          <w:color w:val="0000ff"/>
        </w:rPr>
      </w:pPr>
      <w:r w:rsidDel="00000000" w:rsidR="00000000" w:rsidRPr="00000000">
        <w:rPr>
          <w:color w:val="0000ff"/>
          <w:rtl w:val="0"/>
        </w:rPr>
        <w:t xml:space="preserve">Option must be hidden from unauthorized roles.</w:t>
      </w:r>
    </w:p>
    <w:p w:rsidR="00000000" w:rsidDel="00000000" w:rsidP="00000000" w:rsidRDefault="00000000" w:rsidRPr="00000000" w14:paraId="000005A0">
      <w:pPr>
        <w:numPr>
          <w:ilvl w:val="0"/>
          <w:numId w:val="95"/>
        </w:numPr>
        <w:spacing w:after="0" w:afterAutospacing="0" w:before="0" w:beforeAutospacing="0" w:lineRule="auto"/>
        <w:ind w:left="720" w:hanging="360"/>
        <w:rPr>
          <w:color w:val="0000ff"/>
        </w:rPr>
      </w:pPr>
      <w:r w:rsidDel="00000000" w:rsidR="00000000" w:rsidRPr="00000000">
        <w:rPr>
          <w:color w:val="0000ff"/>
          <w:rtl w:val="0"/>
        </w:rPr>
        <w:t xml:space="preserve">Admin must select:</w:t>
      </w:r>
    </w:p>
    <w:p w:rsidR="00000000" w:rsidDel="00000000" w:rsidP="00000000" w:rsidRDefault="00000000" w:rsidRPr="00000000" w14:paraId="000005A1">
      <w:pPr>
        <w:numPr>
          <w:ilvl w:val="1"/>
          <w:numId w:val="95"/>
        </w:numPr>
        <w:spacing w:after="0" w:afterAutospacing="0" w:before="0" w:beforeAutospacing="0" w:lineRule="auto"/>
        <w:ind w:left="1440" w:hanging="360"/>
        <w:rPr>
          <w:color w:val="0000ff"/>
        </w:rPr>
      </w:pPr>
      <w:r w:rsidDel="00000000" w:rsidR="00000000" w:rsidRPr="00000000">
        <w:rPr>
          <w:color w:val="0000ff"/>
          <w:rtl w:val="0"/>
        </w:rPr>
        <w:t xml:space="preserve">Primary Account (to retain)</w:t>
      </w:r>
    </w:p>
    <w:p w:rsidR="00000000" w:rsidDel="00000000" w:rsidP="00000000" w:rsidRDefault="00000000" w:rsidRPr="00000000" w14:paraId="000005A2">
      <w:pPr>
        <w:numPr>
          <w:ilvl w:val="1"/>
          <w:numId w:val="95"/>
        </w:numPr>
        <w:spacing w:after="0" w:afterAutospacing="0" w:before="0" w:beforeAutospacing="0" w:lineRule="auto"/>
        <w:ind w:left="1440" w:hanging="360"/>
        <w:rPr>
          <w:color w:val="0000ff"/>
        </w:rPr>
      </w:pPr>
      <w:r w:rsidDel="00000000" w:rsidR="00000000" w:rsidRPr="00000000">
        <w:rPr>
          <w:color w:val="0000ff"/>
          <w:rtl w:val="0"/>
        </w:rPr>
        <w:t xml:space="preserve">Secondary Account (to merge)</w:t>
      </w:r>
    </w:p>
    <w:p w:rsidR="00000000" w:rsidDel="00000000" w:rsidP="00000000" w:rsidRDefault="00000000" w:rsidRPr="00000000" w14:paraId="000005A3">
      <w:pPr>
        <w:numPr>
          <w:ilvl w:val="0"/>
          <w:numId w:val="95"/>
        </w:numPr>
        <w:spacing w:after="0" w:afterAutospacing="0" w:before="0" w:beforeAutospacing="0" w:lineRule="auto"/>
        <w:ind w:left="720" w:hanging="360"/>
        <w:rPr>
          <w:color w:val="0000ff"/>
        </w:rPr>
      </w:pPr>
      <w:r w:rsidDel="00000000" w:rsidR="00000000" w:rsidRPr="00000000">
        <w:rPr>
          <w:color w:val="0000ff"/>
          <w:rtl w:val="0"/>
        </w:rPr>
        <w:t xml:space="preserve">The system must prevent merging the same account.</w:t>
      </w:r>
    </w:p>
    <w:p w:rsidR="00000000" w:rsidDel="00000000" w:rsidP="00000000" w:rsidRDefault="00000000" w:rsidRPr="00000000" w14:paraId="000005A4">
      <w:pPr>
        <w:numPr>
          <w:ilvl w:val="0"/>
          <w:numId w:val="95"/>
        </w:numPr>
        <w:spacing w:after="0" w:afterAutospacing="0" w:before="0" w:beforeAutospacing="0" w:lineRule="auto"/>
        <w:ind w:left="720" w:hanging="360"/>
        <w:rPr>
          <w:color w:val="0000ff"/>
        </w:rPr>
      </w:pPr>
      <w:r w:rsidDel="00000000" w:rsidR="00000000" w:rsidRPr="00000000">
        <w:rPr>
          <w:color w:val="0000ff"/>
          <w:rtl w:val="0"/>
        </w:rPr>
        <w:t xml:space="preserve">Both accounts must be Active (not Deleted).</w:t>
      </w:r>
    </w:p>
    <w:p w:rsidR="00000000" w:rsidDel="00000000" w:rsidP="00000000" w:rsidRDefault="00000000" w:rsidRPr="00000000" w14:paraId="000005A5">
      <w:pPr>
        <w:numPr>
          <w:ilvl w:val="0"/>
          <w:numId w:val="95"/>
        </w:numPr>
        <w:spacing w:after="0" w:afterAutospacing="0" w:before="0" w:beforeAutospacing="0" w:lineRule="auto"/>
        <w:ind w:left="720" w:hanging="360"/>
        <w:rPr>
          <w:color w:val="0000ff"/>
        </w:rPr>
      </w:pPr>
      <w:r w:rsidDel="00000000" w:rsidR="00000000" w:rsidRPr="00000000">
        <w:rPr>
          <w:color w:val="0000ff"/>
          <w:rtl w:val="0"/>
        </w:rPr>
        <w:t xml:space="preserve">System must display summary of:</w:t>
      </w:r>
    </w:p>
    <w:p w:rsidR="00000000" w:rsidDel="00000000" w:rsidP="00000000" w:rsidRDefault="00000000" w:rsidRPr="00000000" w14:paraId="000005A6">
      <w:pPr>
        <w:numPr>
          <w:ilvl w:val="1"/>
          <w:numId w:val="95"/>
        </w:numPr>
        <w:spacing w:after="0" w:afterAutospacing="0" w:before="0" w:beforeAutospacing="0" w:lineRule="auto"/>
        <w:ind w:left="1440" w:hanging="360"/>
        <w:rPr>
          <w:color w:val="0000ff"/>
        </w:rPr>
      </w:pPr>
      <w:r w:rsidDel="00000000" w:rsidR="00000000" w:rsidRPr="00000000">
        <w:rPr>
          <w:color w:val="0000ff"/>
          <w:rtl w:val="0"/>
        </w:rPr>
        <w:t xml:space="preserve">Wallet balance</w:t>
      </w:r>
    </w:p>
    <w:p w:rsidR="00000000" w:rsidDel="00000000" w:rsidP="00000000" w:rsidRDefault="00000000" w:rsidRPr="00000000" w14:paraId="000005A7">
      <w:pPr>
        <w:numPr>
          <w:ilvl w:val="1"/>
          <w:numId w:val="95"/>
        </w:numPr>
        <w:spacing w:after="0" w:afterAutospacing="0" w:before="0" w:beforeAutospacing="0" w:lineRule="auto"/>
        <w:ind w:left="1440" w:hanging="360"/>
        <w:rPr>
          <w:color w:val="0000ff"/>
        </w:rPr>
      </w:pPr>
      <w:r w:rsidDel="00000000" w:rsidR="00000000" w:rsidRPr="00000000">
        <w:rPr>
          <w:color w:val="0000ff"/>
          <w:rtl w:val="0"/>
        </w:rPr>
        <w:t xml:space="preserve">XP</w:t>
      </w:r>
    </w:p>
    <w:p w:rsidR="00000000" w:rsidDel="00000000" w:rsidP="00000000" w:rsidRDefault="00000000" w:rsidRPr="00000000" w14:paraId="000005A8">
      <w:pPr>
        <w:numPr>
          <w:ilvl w:val="1"/>
          <w:numId w:val="95"/>
        </w:numPr>
        <w:spacing w:after="0" w:afterAutospacing="0" w:before="0" w:beforeAutospacing="0" w:lineRule="auto"/>
        <w:ind w:left="1440" w:hanging="360"/>
        <w:rPr>
          <w:color w:val="0000ff"/>
        </w:rPr>
      </w:pPr>
      <w:r w:rsidDel="00000000" w:rsidR="00000000" w:rsidRPr="00000000">
        <w:rPr>
          <w:color w:val="0000ff"/>
          <w:rtl w:val="0"/>
        </w:rPr>
        <w:t xml:space="preserve">League participation</w:t>
      </w:r>
    </w:p>
    <w:p w:rsidR="00000000" w:rsidDel="00000000" w:rsidP="00000000" w:rsidRDefault="00000000" w:rsidRPr="00000000" w14:paraId="000005A9">
      <w:pPr>
        <w:numPr>
          <w:ilvl w:val="0"/>
          <w:numId w:val="95"/>
        </w:numPr>
        <w:spacing w:after="0" w:afterAutospacing="0" w:before="0" w:beforeAutospacing="0" w:lineRule="auto"/>
        <w:ind w:left="720" w:hanging="360"/>
        <w:rPr>
          <w:color w:val="0000ff"/>
        </w:rPr>
      </w:pPr>
      <w:r w:rsidDel="00000000" w:rsidR="00000000" w:rsidRPr="00000000">
        <w:rPr>
          <w:color w:val="0000ff"/>
          <w:rtl w:val="0"/>
        </w:rPr>
        <w:t xml:space="preserve">Admin must confirm with reason.</w:t>
      </w:r>
    </w:p>
    <w:p w:rsidR="00000000" w:rsidDel="00000000" w:rsidP="00000000" w:rsidRDefault="00000000" w:rsidRPr="00000000" w14:paraId="000005AA">
      <w:pPr>
        <w:numPr>
          <w:ilvl w:val="0"/>
          <w:numId w:val="95"/>
        </w:numPr>
        <w:spacing w:after="0" w:afterAutospacing="0" w:before="0" w:beforeAutospacing="0" w:lineRule="auto"/>
        <w:ind w:left="720" w:hanging="360"/>
        <w:rPr>
          <w:color w:val="0000ff"/>
        </w:rPr>
      </w:pPr>
      <w:r w:rsidDel="00000000" w:rsidR="00000000" w:rsidRPr="00000000">
        <w:rPr>
          <w:color w:val="0000ff"/>
          <w:rtl w:val="0"/>
        </w:rPr>
        <w:t xml:space="preserve">Warning: “This action cannot be undone.”</w:t>
      </w:r>
    </w:p>
    <w:p w:rsidR="00000000" w:rsidDel="00000000" w:rsidP="00000000" w:rsidRDefault="00000000" w:rsidRPr="00000000" w14:paraId="000005AB">
      <w:pPr>
        <w:numPr>
          <w:ilvl w:val="0"/>
          <w:numId w:val="95"/>
        </w:numPr>
        <w:spacing w:after="0" w:afterAutospacing="0" w:before="0" w:beforeAutospacing="0" w:lineRule="auto"/>
        <w:ind w:left="720" w:hanging="360"/>
        <w:rPr>
          <w:color w:val="0000ff"/>
        </w:rPr>
      </w:pPr>
      <w:r w:rsidDel="00000000" w:rsidR="00000000" w:rsidRPr="00000000">
        <w:rPr>
          <w:color w:val="0000ff"/>
          <w:rtl w:val="0"/>
        </w:rPr>
        <w:t xml:space="preserve">Wallet balance of Secondary added to Primary.</w:t>
      </w:r>
    </w:p>
    <w:p w:rsidR="00000000" w:rsidDel="00000000" w:rsidP="00000000" w:rsidRDefault="00000000" w:rsidRPr="00000000" w14:paraId="000005AC">
      <w:pPr>
        <w:numPr>
          <w:ilvl w:val="0"/>
          <w:numId w:val="95"/>
        </w:numPr>
        <w:spacing w:after="0" w:afterAutospacing="0" w:before="0" w:beforeAutospacing="0" w:lineRule="auto"/>
        <w:ind w:left="720" w:hanging="360"/>
        <w:rPr>
          <w:color w:val="0000ff"/>
        </w:rPr>
      </w:pPr>
      <w:r w:rsidDel="00000000" w:rsidR="00000000" w:rsidRPr="00000000">
        <w:rPr>
          <w:color w:val="0000ff"/>
          <w:rtl w:val="0"/>
        </w:rPr>
        <w:t xml:space="preserve">XP consolidated as per predefined rule.</w:t>
      </w:r>
    </w:p>
    <w:p w:rsidR="00000000" w:rsidDel="00000000" w:rsidP="00000000" w:rsidRDefault="00000000" w:rsidRPr="00000000" w14:paraId="000005AD">
      <w:pPr>
        <w:numPr>
          <w:ilvl w:val="0"/>
          <w:numId w:val="95"/>
        </w:numPr>
        <w:spacing w:after="0" w:afterAutospacing="0" w:before="0" w:beforeAutospacing="0" w:lineRule="auto"/>
        <w:ind w:left="720" w:hanging="360"/>
        <w:rPr>
          <w:color w:val="0000ff"/>
        </w:rPr>
      </w:pPr>
      <w:r w:rsidDel="00000000" w:rsidR="00000000" w:rsidRPr="00000000">
        <w:rPr>
          <w:color w:val="0000ff"/>
          <w:rtl w:val="0"/>
        </w:rPr>
        <w:t xml:space="preserve">League history reassigned to Primary.</w:t>
      </w:r>
    </w:p>
    <w:p w:rsidR="00000000" w:rsidDel="00000000" w:rsidP="00000000" w:rsidRDefault="00000000" w:rsidRPr="00000000" w14:paraId="000005AE">
      <w:pPr>
        <w:numPr>
          <w:ilvl w:val="0"/>
          <w:numId w:val="95"/>
        </w:numPr>
        <w:spacing w:after="0" w:afterAutospacing="0" w:before="0" w:beforeAutospacing="0" w:lineRule="auto"/>
        <w:ind w:left="720" w:hanging="360"/>
        <w:rPr>
          <w:color w:val="0000ff"/>
        </w:rPr>
      </w:pPr>
      <w:r w:rsidDel="00000000" w:rsidR="00000000" w:rsidRPr="00000000">
        <w:rPr>
          <w:color w:val="0000ff"/>
          <w:rtl w:val="0"/>
        </w:rPr>
        <w:t xml:space="preserve">Secondary account marked as MERGED / Deactivated.</w:t>
      </w:r>
    </w:p>
    <w:p w:rsidR="00000000" w:rsidDel="00000000" w:rsidP="00000000" w:rsidRDefault="00000000" w:rsidRPr="00000000" w14:paraId="000005AF">
      <w:pPr>
        <w:numPr>
          <w:ilvl w:val="0"/>
          <w:numId w:val="95"/>
        </w:numPr>
        <w:spacing w:after="0" w:afterAutospacing="0" w:before="0" w:beforeAutospacing="0" w:lineRule="auto"/>
        <w:ind w:left="720" w:hanging="360"/>
        <w:rPr>
          <w:color w:val="0000ff"/>
        </w:rPr>
      </w:pPr>
      <w:r w:rsidDel="00000000" w:rsidR="00000000" w:rsidRPr="00000000">
        <w:rPr>
          <w:color w:val="0000ff"/>
          <w:rtl w:val="0"/>
        </w:rPr>
        <w:t xml:space="preserve">Secondary login disabled.</w:t>
      </w:r>
    </w:p>
    <w:p w:rsidR="00000000" w:rsidDel="00000000" w:rsidP="00000000" w:rsidRDefault="00000000" w:rsidRPr="00000000" w14:paraId="000005B0">
      <w:pPr>
        <w:numPr>
          <w:ilvl w:val="0"/>
          <w:numId w:val="95"/>
        </w:numPr>
        <w:spacing w:after="0" w:afterAutospacing="0" w:before="0" w:beforeAutospacing="0" w:lineRule="auto"/>
        <w:ind w:left="720" w:hanging="360"/>
        <w:rPr>
          <w:color w:val="0000ff"/>
        </w:rPr>
      </w:pPr>
      <w:r w:rsidDel="00000000" w:rsidR="00000000" w:rsidRPr="00000000">
        <w:rPr>
          <w:color w:val="0000ff"/>
          <w:rtl w:val="0"/>
        </w:rPr>
        <w:t xml:space="preserve">System must log:</w:t>
      </w:r>
    </w:p>
    <w:p w:rsidR="00000000" w:rsidDel="00000000" w:rsidP="00000000" w:rsidRDefault="00000000" w:rsidRPr="00000000" w14:paraId="000005B1">
      <w:pPr>
        <w:numPr>
          <w:ilvl w:val="1"/>
          <w:numId w:val="95"/>
        </w:numPr>
        <w:spacing w:after="0" w:afterAutospacing="0" w:before="0" w:beforeAutospacing="0" w:lineRule="auto"/>
        <w:ind w:left="1440" w:hanging="360"/>
        <w:rPr>
          <w:color w:val="0000ff"/>
        </w:rPr>
      </w:pPr>
      <w:r w:rsidDel="00000000" w:rsidR="00000000" w:rsidRPr="00000000">
        <w:rPr>
          <w:color w:val="0000ff"/>
          <w:rtl w:val="0"/>
        </w:rPr>
        <w:t xml:space="preserve">Admin_ID</w:t>
      </w:r>
    </w:p>
    <w:p w:rsidR="00000000" w:rsidDel="00000000" w:rsidP="00000000" w:rsidRDefault="00000000" w:rsidRPr="00000000" w14:paraId="000005B2">
      <w:pPr>
        <w:numPr>
          <w:ilvl w:val="1"/>
          <w:numId w:val="95"/>
        </w:numPr>
        <w:spacing w:after="0" w:afterAutospacing="0" w:before="0" w:beforeAutospacing="0" w:lineRule="auto"/>
        <w:ind w:left="1440" w:hanging="360"/>
        <w:rPr>
          <w:color w:val="0000ff"/>
        </w:rPr>
      </w:pPr>
      <w:r w:rsidDel="00000000" w:rsidR="00000000" w:rsidRPr="00000000">
        <w:rPr>
          <w:color w:val="0000ff"/>
          <w:rtl w:val="0"/>
        </w:rPr>
        <w:t xml:space="preserve">Primary_User_ID</w:t>
      </w:r>
    </w:p>
    <w:p w:rsidR="00000000" w:rsidDel="00000000" w:rsidP="00000000" w:rsidRDefault="00000000" w:rsidRPr="00000000" w14:paraId="000005B3">
      <w:pPr>
        <w:numPr>
          <w:ilvl w:val="1"/>
          <w:numId w:val="95"/>
        </w:numPr>
        <w:spacing w:after="0" w:afterAutospacing="0" w:before="0" w:beforeAutospacing="0" w:lineRule="auto"/>
        <w:ind w:left="1440" w:hanging="360"/>
        <w:rPr>
          <w:color w:val="0000ff"/>
        </w:rPr>
      </w:pPr>
      <w:r w:rsidDel="00000000" w:rsidR="00000000" w:rsidRPr="00000000">
        <w:rPr>
          <w:color w:val="0000ff"/>
          <w:rtl w:val="0"/>
        </w:rPr>
        <w:t xml:space="preserve">Secondary_User_ID</w:t>
      </w:r>
    </w:p>
    <w:p w:rsidR="00000000" w:rsidDel="00000000" w:rsidP="00000000" w:rsidRDefault="00000000" w:rsidRPr="00000000" w14:paraId="000005B4">
      <w:pPr>
        <w:numPr>
          <w:ilvl w:val="1"/>
          <w:numId w:val="95"/>
        </w:numPr>
        <w:spacing w:after="0" w:afterAutospacing="0" w:before="0" w:beforeAutospacing="0" w:lineRule="auto"/>
        <w:ind w:left="1440" w:hanging="360"/>
        <w:rPr>
          <w:color w:val="0000ff"/>
        </w:rPr>
      </w:pPr>
      <w:r w:rsidDel="00000000" w:rsidR="00000000" w:rsidRPr="00000000">
        <w:rPr>
          <w:color w:val="0000ff"/>
          <w:rtl w:val="0"/>
        </w:rPr>
        <w:t xml:space="preserve">Timestamp</w:t>
      </w:r>
    </w:p>
    <w:p w:rsidR="00000000" w:rsidDel="00000000" w:rsidP="00000000" w:rsidRDefault="00000000" w:rsidRPr="00000000" w14:paraId="000005B5">
      <w:pPr>
        <w:numPr>
          <w:ilvl w:val="1"/>
          <w:numId w:val="95"/>
        </w:numPr>
        <w:spacing w:after="240" w:before="0" w:beforeAutospacing="0" w:lineRule="auto"/>
        <w:ind w:left="1440" w:hanging="360"/>
        <w:rPr>
          <w:color w:val="0000ff"/>
        </w:rPr>
      </w:pPr>
      <w:r w:rsidDel="00000000" w:rsidR="00000000" w:rsidRPr="00000000">
        <w:rPr>
          <w:color w:val="0000ff"/>
          <w:rtl w:val="0"/>
        </w:rPr>
        <w:t xml:space="preserve">Reason</w:t>
        <w:br w:type="textWrapping"/>
      </w:r>
    </w:p>
    <w:p w:rsidR="00000000" w:rsidDel="00000000" w:rsidP="00000000" w:rsidRDefault="00000000" w:rsidRPr="00000000" w14:paraId="000005B6">
      <w:pPr>
        <w:pStyle w:val="Heading3"/>
        <w:rPr>
          <w:b w:val="0"/>
          <w:bCs w:val="0"/>
        </w:rPr>
      </w:pPr>
      <w:bookmarkStart w:colFirst="0" w:colLast="0" w:name="_unw0ckos8h0m" w:id="40"/>
      <w:bookmarkEnd w:id="40"/>
      <w:r w:rsidDel="00000000" w:rsidR="00000000" w:rsidRPr="00000000">
        <w:rPr>
          <w:rtl w:val="0"/>
        </w:rPr>
        <w:t xml:space="preserve">User story -1.8 User Accounts ( </w:t>
      </w:r>
      <w:r w:rsidDel="00000000" w:rsidR="00000000" w:rsidRPr="00000000">
        <w:rPr>
          <w:b w:val="0"/>
          <w:bCs w:val="0"/>
          <w:rtl w:val="0"/>
        </w:rPr>
        <w:t xml:space="preserve">Admin Users &amp; Roles)</w:t>
      </w:r>
    </w:p>
    <w:p w:rsidR="00000000" w:rsidDel="00000000" w:rsidP="00000000" w:rsidRDefault="00000000" w:rsidRPr="00000000" w14:paraId="000005B7">
      <w:pPr>
        <w:rPr/>
      </w:pPr>
      <w:r w:rsidDel="00000000" w:rsidR="00000000" w:rsidRPr="00000000">
        <w:rPr>
          <w:rtl w:val="0"/>
        </w:rPr>
        <w:t xml:space="preserve">Super Admin, I want to create, invite, and manage internal staff accounts, and assign roles like Support Agent, Ops Admin, or Super Admin. Each role has specific permissions to ensure users only access what is necessary, maintaining security.</w:t>
      </w:r>
    </w:p>
    <w:p w:rsidR="00000000" w:rsidDel="00000000" w:rsidP="00000000" w:rsidRDefault="00000000" w:rsidRPr="00000000" w14:paraId="000005B8">
      <w:pPr>
        <w:rPr>
          <w:b w:val="1"/>
          <w:bCs w:val="1"/>
        </w:rPr>
      </w:pPr>
      <w:r w:rsidDel="00000000" w:rsidR="00000000" w:rsidRPr="00000000">
        <w:rPr>
          <w:b w:val="1"/>
          <w:bCs w:val="1"/>
          <w:rtl w:val="0"/>
        </w:rPr>
        <w:t xml:space="preserve">Acceptance Criteria &amp; Functional Flow:</w:t>
      </w:r>
    </w:p>
    <w:p w:rsidR="00000000" w:rsidDel="00000000" w:rsidP="00000000" w:rsidRDefault="00000000" w:rsidRPr="00000000" w14:paraId="000005B9">
      <w:pPr>
        <w:numPr>
          <w:ilvl w:val="0"/>
          <w:numId w:val="34"/>
        </w:numPr>
        <w:spacing w:after="0" w:afterAutospacing="0"/>
        <w:ind w:left="720" w:hanging="360"/>
      </w:pPr>
      <w:r w:rsidDel="00000000" w:rsidR="00000000" w:rsidRPr="00000000">
        <w:rPr>
          <w:b w:val="1"/>
          <w:bCs w:val="1"/>
          <w:rtl w:val="0"/>
        </w:rPr>
        <w:t xml:space="preserve">Access Point :</w:t>
      </w:r>
    </w:p>
    <w:p w:rsidR="00000000" w:rsidDel="00000000" w:rsidP="00000000" w:rsidRDefault="00000000" w:rsidRPr="00000000" w14:paraId="000005BA">
      <w:pPr>
        <w:numPr>
          <w:ilvl w:val="1"/>
          <w:numId w:val="34"/>
        </w:numPr>
        <w:spacing w:after="0" w:afterAutospacing="0"/>
        <w:ind w:left="1440" w:hanging="360"/>
      </w:pPr>
      <w:r w:rsidDel="00000000" w:rsidR="00000000" w:rsidRPr="00000000">
        <w:rPr>
          <w:rtl w:val="0"/>
        </w:rPr>
        <w:t xml:space="preserve">This feature is accessible ONLY to users with the Super Admin role.</w:t>
      </w:r>
    </w:p>
    <w:p w:rsidR="00000000" w:rsidDel="00000000" w:rsidP="00000000" w:rsidRDefault="00000000" w:rsidRPr="00000000" w14:paraId="000005BB">
      <w:pPr>
        <w:numPr>
          <w:ilvl w:val="1"/>
          <w:numId w:val="34"/>
        </w:numPr>
        <w:spacing w:after="0" w:afterAutospacing="0"/>
        <w:ind w:left="1440" w:hanging="360"/>
      </w:pPr>
      <w:r w:rsidDel="00000000" w:rsidR="00000000" w:rsidRPr="00000000">
        <w:rPr>
          <w:rFonts w:ascii="Arial Unicode MS" w:cs="Arial Unicode MS" w:eastAsia="Arial Unicode MS" w:hAnsi="Arial Unicode MS"/>
          <w:rtl w:val="0"/>
        </w:rPr>
        <w:t xml:space="preserve"> Location: Admin Console → Settings → Admin Users Sub-module →  User Accounts </w:t>
      </w:r>
    </w:p>
    <w:p w:rsidR="00000000" w:rsidDel="00000000" w:rsidP="00000000" w:rsidRDefault="00000000" w:rsidRPr="00000000" w14:paraId="000005BC">
      <w:pPr>
        <w:numPr>
          <w:ilvl w:val="0"/>
          <w:numId w:val="34"/>
        </w:numPr>
        <w:spacing w:after="0" w:afterAutospacing="0"/>
        <w:ind w:left="720" w:hanging="360"/>
      </w:pPr>
      <w:r w:rsidDel="00000000" w:rsidR="00000000" w:rsidRPr="00000000">
        <w:rPr>
          <w:rtl w:val="0"/>
        </w:rPr>
        <w:t xml:space="preserve">Heading/Title : User Accounts </w:t>
      </w:r>
    </w:p>
    <w:p w:rsidR="00000000" w:rsidDel="00000000" w:rsidP="00000000" w:rsidRDefault="00000000" w:rsidRPr="00000000" w14:paraId="000005BD">
      <w:pPr>
        <w:numPr>
          <w:ilvl w:val="0"/>
          <w:numId w:val="34"/>
        </w:numPr>
        <w:spacing w:after="0" w:afterAutospacing="0"/>
        <w:ind w:left="720" w:hanging="360"/>
        <w:rPr>
          <w:u w:val="none"/>
        </w:rPr>
      </w:pPr>
      <w:r w:rsidDel="00000000" w:rsidR="00000000" w:rsidRPr="00000000">
        <w:rPr>
          <w:rtl w:val="0"/>
        </w:rPr>
        <w:t xml:space="preserve">Top RHS “Create User” Button</w:t>
      </w:r>
    </w:p>
    <w:p w:rsidR="00000000" w:rsidDel="00000000" w:rsidP="00000000" w:rsidRDefault="00000000" w:rsidRPr="00000000" w14:paraId="000005BE">
      <w:pPr>
        <w:numPr>
          <w:ilvl w:val="0"/>
          <w:numId w:val="34"/>
        </w:numPr>
        <w:spacing w:after="0" w:afterAutospacing="0"/>
        <w:ind w:left="720" w:hanging="360"/>
      </w:pPr>
      <w:r w:rsidDel="00000000" w:rsidR="00000000" w:rsidRPr="00000000">
        <w:rPr>
          <w:b w:val="1"/>
          <w:bCs w:val="1"/>
          <w:rtl w:val="0"/>
        </w:rPr>
        <w:t xml:space="preserve">Admin Users  Sub-module</w:t>
      </w:r>
    </w:p>
    <w:p w:rsidR="00000000" w:rsidDel="00000000" w:rsidP="00000000" w:rsidRDefault="00000000" w:rsidRPr="00000000" w14:paraId="000005BF">
      <w:pPr>
        <w:numPr>
          <w:ilvl w:val="0"/>
          <w:numId w:val="34"/>
        </w:numPr>
        <w:spacing w:after="0" w:afterAutospacing="0"/>
        <w:ind w:left="720" w:hanging="360"/>
      </w:pPr>
      <w:r w:rsidDel="00000000" w:rsidR="00000000" w:rsidRPr="00000000">
        <w:rPr>
          <w:b w:val="1"/>
          <w:bCs w:val="1"/>
          <w:rtl w:val="0"/>
        </w:rPr>
        <w:t xml:space="preserve">Search Bar :   </w:t>
      </w:r>
      <w:r w:rsidDel="00000000" w:rsidR="00000000" w:rsidRPr="00000000">
        <w:rPr>
          <w:rtl w:val="0"/>
        </w:rPr>
        <w:t xml:space="preserve">Search By</w:t>
      </w:r>
    </w:p>
    <w:p w:rsidR="00000000" w:rsidDel="00000000" w:rsidP="00000000" w:rsidRDefault="00000000" w:rsidRPr="00000000" w14:paraId="000005C0">
      <w:pPr>
        <w:numPr>
          <w:ilvl w:val="1"/>
          <w:numId w:val="34"/>
        </w:numPr>
        <w:spacing w:after="0" w:afterAutospacing="0"/>
        <w:ind w:left="1440" w:hanging="360"/>
      </w:pPr>
      <w:r w:rsidDel="00000000" w:rsidR="00000000" w:rsidRPr="00000000">
        <w:rPr>
          <w:rtl w:val="0"/>
        </w:rPr>
        <w:t xml:space="preserve">Name</w:t>
      </w:r>
    </w:p>
    <w:p w:rsidR="00000000" w:rsidDel="00000000" w:rsidP="00000000" w:rsidRDefault="00000000" w:rsidRPr="00000000" w14:paraId="000005C1">
      <w:pPr>
        <w:numPr>
          <w:ilvl w:val="1"/>
          <w:numId w:val="34"/>
        </w:numPr>
        <w:spacing w:after="0" w:afterAutospacing="0"/>
        <w:ind w:left="1440" w:hanging="360"/>
      </w:pPr>
      <w:r w:rsidDel="00000000" w:rsidR="00000000" w:rsidRPr="00000000">
        <w:rPr>
          <w:rtl w:val="0"/>
        </w:rPr>
        <w:t xml:space="preserve">Email</w:t>
      </w:r>
    </w:p>
    <w:p w:rsidR="00000000" w:rsidDel="00000000" w:rsidP="00000000" w:rsidRDefault="00000000" w:rsidRPr="00000000" w14:paraId="000005C2">
      <w:pPr>
        <w:numPr>
          <w:ilvl w:val="1"/>
          <w:numId w:val="34"/>
        </w:numPr>
        <w:spacing w:after="0" w:afterAutospacing="0"/>
        <w:ind w:left="1440" w:hanging="360"/>
      </w:pPr>
      <w:r w:rsidDel="00000000" w:rsidR="00000000" w:rsidRPr="00000000">
        <w:rPr>
          <w:rtl w:val="0"/>
        </w:rPr>
        <w:t xml:space="preserve">Phone Number</w:t>
      </w:r>
    </w:p>
    <w:p w:rsidR="00000000" w:rsidDel="00000000" w:rsidP="00000000" w:rsidRDefault="00000000" w:rsidRPr="00000000" w14:paraId="000005C3">
      <w:pPr>
        <w:numPr>
          <w:ilvl w:val="1"/>
          <w:numId w:val="34"/>
        </w:numPr>
        <w:spacing w:after="0" w:afterAutospacing="0"/>
        <w:ind w:left="1440" w:hanging="360"/>
      </w:pPr>
      <w:r w:rsidDel="00000000" w:rsidR="00000000" w:rsidRPr="00000000">
        <w:rPr>
          <w:rtl w:val="0"/>
        </w:rPr>
        <w:t xml:space="preserve">Search Should Support : </w:t>
      </w:r>
    </w:p>
    <w:p w:rsidR="00000000" w:rsidDel="00000000" w:rsidP="00000000" w:rsidRDefault="00000000" w:rsidRPr="00000000" w14:paraId="000005C4">
      <w:pPr>
        <w:numPr>
          <w:ilvl w:val="2"/>
          <w:numId w:val="34"/>
        </w:numPr>
        <w:spacing w:after="0" w:afterAutospacing="0"/>
        <w:ind w:left="2160" w:hanging="360"/>
      </w:pPr>
      <w:r w:rsidDel="00000000" w:rsidR="00000000" w:rsidRPr="00000000">
        <w:rPr>
          <w:rtl w:val="0"/>
        </w:rPr>
        <w:t xml:space="preserve">Partial Match</w:t>
      </w:r>
    </w:p>
    <w:p w:rsidR="00000000" w:rsidDel="00000000" w:rsidP="00000000" w:rsidRDefault="00000000" w:rsidRPr="00000000" w14:paraId="000005C5">
      <w:pPr>
        <w:numPr>
          <w:ilvl w:val="2"/>
          <w:numId w:val="34"/>
        </w:numPr>
        <w:spacing w:after="0" w:afterAutospacing="0"/>
        <w:ind w:left="2160" w:hanging="360"/>
      </w:pPr>
      <w:r w:rsidDel="00000000" w:rsidR="00000000" w:rsidRPr="00000000">
        <w:rPr>
          <w:rtl w:val="0"/>
        </w:rPr>
        <w:t xml:space="preserve">Exact Match</w:t>
      </w:r>
    </w:p>
    <w:p w:rsidR="00000000" w:rsidDel="00000000" w:rsidP="00000000" w:rsidRDefault="00000000" w:rsidRPr="00000000" w14:paraId="000005C6">
      <w:pPr>
        <w:numPr>
          <w:ilvl w:val="2"/>
          <w:numId w:val="34"/>
        </w:numPr>
        <w:spacing w:after="0" w:afterAutospacing="0"/>
        <w:ind w:left="2160" w:hanging="360"/>
      </w:pPr>
      <w:r w:rsidDel="00000000" w:rsidR="00000000" w:rsidRPr="00000000">
        <w:rPr>
          <w:rtl w:val="0"/>
        </w:rPr>
        <w:t xml:space="preserve">Case insensitive</w:t>
      </w:r>
    </w:p>
    <w:p w:rsidR="00000000" w:rsidDel="00000000" w:rsidP="00000000" w:rsidRDefault="00000000" w:rsidRPr="00000000" w14:paraId="000005C7">
      <w:pPr>
        <w:numPr>
          <w:ilvl w:val="0"/>
          <w:numId w:val="34"/>
        </w:numPr>
        <w:spacing w:after="0" w:afterAutospacing="0"/>
        <w:ind w:left="720" w:hanging="360"/>
      </w:pPr>
      <w:r w:rsidDel="00000000" w:rsidR="00000000" w:rsidRPr="00000000">
        <w:rPr>
          <w:b w:val="1"/>
          <w:bCs w:val="1"/>
          <w:rtl w:val="0"/>
        </w:rPr>
        <w:t xml:space="preserve">Filters Panel : </w:t>
      </w:r>
      <w:r w:rsidDel="00000000" w:rsidR="00000000" w:rsidRPr="00000000">
        <w:rPr>
          <w:rtl w:val="0"/>
        </w:rPr>
        <w:t xml:space="preserve">Filters By</w:t>
      </w:r>
    </w:p>
    <w:p w:rsidR="00000000" w:rsidDel="00000000" w:rsidP="00000000" w:rsidRDefault="00000000" w:rsidRPr="00000000" w14:paraId="000005C8">
      <w:pPr>
        <w:numPr>
          <w:ilvl w:val="1"/>
          <w:numId w:val="34"/>
        </w:numPr>
        <w:spacing w:after="0" w:afterAutospacing="0"/>
        <w:ind w:left="1440" w:hanging="360"/>
      </w:pPr>
      <w:r w:rsidDel="00000000" w:rsidR="00000000" w:rsidRPr="00000000">
        <w:rPr>
          <w:b w:val="1"/>
          <w:bCs w:val="1"/>
          <w:rtl w:val="0"/>
        </w:rPr>
        <w:t xml:space="preserve">Status </w:t>
      </w:r>
      <w:r w:rsidDel="00000000" w:rsidR="00000000" w:rsidRPr="00000000">
        <w:rPr>
          <w:rtl w:val="0"/>
        </w:rPr>
        <w:t xml:space="preserve">(Account): </w:t>
      </w:r>
    </w:p>
    <w:p w:rsidR="00000000" w:rsidDel="00000000" w:rsidP="00000000" w:rsidRDefault="00000000" w:rsidRPr="00000000" w14:paraId="000005C9">
      <w:pPr>
        <w:numPr>
          <w:ilvl w:val="2"/>
          <w:numId w:val="34"/>
        </w:numPr>
        <w:spacing w:after="0" w:afterAutospacing="0"/>
        <w:ind w:left="2160" w:hanging="360"/>
      </w:pPr>
      <w:r w:rsidDel="00000000" w:rsidR="00000000" w:rsidRPr="00000000">
        <w:rPr>
          <w:rtl w:val="0"/>
        </w:rPr>
        <w:t xml:space="preserve">Search field </w:t>
      </w:r>
    </w:p>
    <w:p w:rsidR="00000000" w:rsidDel="00000000" w:rsidP="00000000" w:rsidRDefault="00000000" w:rsidRPr="00000000" w14:paraId="000005CA">
      <w:pPr>
        <w:numPr>
          <w:ilvl w:val="2"/>
          <w:numId w:val="34"/>
        </w:numPr>
        <w:spacing w:after="0" w:afterAutospacing="0"/>
        <w:ind w:left="2160" w:hanging="360"/>
      </w:pPr>
      <w:r w:rsidDel="00000000" w:rsidR="00000000" w:rsidRPr="00000000">
        <w:rPr>
          <w:rtl w:val="0"/>
        </w:rPr>
        <w:t xml:space="preserve">Available options : </w:t>
      </w:r>
    </w:p>
    <w:p w:rsidR="00000000" w:rsidDel="00000000" w:rsidP="00000000" w:rsidRDefault="00000000" w:rsidRPr="00000000" w14:paraId="000005CB">
      <w:pPr>
        <w:numPr>
          <w:ilvl w:val="3"/>
          <w:numId w:val="34"/>
        </w:numPr>
        <w:spacing w:after="0" w:afterAutospacing="0"/>
        <w:ind w:left="2880" w:hanging="360"/>
      </w:pPr>
      <w:r w:rsidDel="00000000" w:rsidR="00000000" w:rsidRPr="00000000">
        <w:rPr>
          <w:rtl w:val="0"/>
        </w:rPr>
        <w:t xml:space="preserve">Active ( display total no.of count of Active Users)</w:t>
      </w:r>
    </w:p>
    <w:p w:rsidR="00000000" w:rsidDel="00000000" w:rsidP="00000000" w:rsidRDefault="00000000" w:rsidRPr="00000000" w14:paraId="000005CC">
      <w:pPr>
        <w:numPr>
          <w:ilvl w:val="3"/>
          <w:numId w:val="34"/>
        </w:numPr>
        <w:spacing w:after="0" w:afterAutospacing="0"/>
        <w:ind w:left="2880" w:hanging="360"/>
      </w:pPr>
      <w:r w:rsidDel="00000000" w:rsidR="00000000" w:rsidRPr="00000000">
        <w:rPr>
          <w:rtl w:val="0"/>
        </w:rPr>
        <w:t xml:space="preserve">Pending Activation( display total no.of count of Pending Activation Users)</w:t>
      </w:r>
    </w:p>
    <w:p w:rsidR="00000000" w:rsidDel="00000000" w:rsidP="00000000" w:rsidRDefault="00000000" w:rsidRPr="00000000" w14:paraId="000005CD">
      <w:pPr>
        <w:numPr>
          <w:ilvl w:val="3"/>
          <w:numId w:val="34"/>
        </w:numPr>
        <w:spacing w:after="0" w:afterAutospacing="0"/>
        <w:ind w:left="2880" w:hanging="360"/>
      </w:pPr>
      <w:r w:rsidDel="00000000" w:rsidR="00000000" w:rsidRPr="00000000">
        <w:rPr>
          <w:rtl w:val="0"/>
        </w:rPr>
        <w:t xml:space="preserve">Inactive ( display total no.of count of Inactive Users)</w:t>
      </w:r>
    </w:p>
    <w:p w:rsidR="00000000" w:rsidDel="00000000" w:rsidP="00000000" w:rsidRDefault="00000000" w:rsidRPr="00000000" w14:paraId="000005CE">
      <w:pPr>
        <w:numPr>
          <w:ilvl w:val="2"/>
          <w:numId w:val="34"/>
        </w:numPr>
        <w:spacing w:after="0" w:afterAutospacing="0"/>
        <w:ind w:left="2160" w:hanging="360"/>
      </w:pPr>
      <w:r w:rsidDel="00000000" w:rsidR="00000000" w:rsidRPr="00000000">
        <w:rPr>
          <w:rtl w:val="0"/>
        </w:rPr>
        <w:t xml:space="preserve">Options should contain checkboxes providing a feasibility to apply multiple options at same time.</w:t>
      </w:r>
    </w:p>
    <w:p w:rsidR="00000000" w:rsidDel="00000000" w:rsidP="00000000" w:rsidRDefault="00000000" w:rsidRPr="00000000" w14:paraId="000005CF">
      <w:pPr>
        <w:numPr>
          <w:ilvl w:val="2"/>
          <w:numId w:val="34"/>
        </w:numPr>
        <w:spacing w:after="0" w:afterAutospacing="0"/>
        <w:ind w:left="2160" w:hanging="360"/>
      </w:pPr>
      <w:r w:rsidDel="00000000" w:rsidR="00000000" w:rsidRPr="00000000">
        <w:rPr>
          <w:rtl w:val="0"/>
        </w:rPr>
        <w:t xml:space="preserve">The Count should update in real-time.</w:t>
      </w:r>
    </w:p>
    <w:p w:rsidR="00000000" w:rsidDel="00000000" w:rsidP="00000000" w:rsidRDefault="00000000" w:rsidRPr="00000000" w14:paraId="000005D0">
      <w:pPr>
        <w:numPr>
          <w:ilvl w:val="1"/>
          <w:numId w:val="34"/>
        </w:numPr>
        <w:spacing w:after="0" w:afterAutospacing="0"/>
        <w:ind w:left="1440" w:hanging="360"/>
      </w:pPr>
      <w:r w:rsidDel="00000000" w:rsidR="00000000" w:rsidRPr="00000000">
        <w:rPr>
          <w:b w:val="1"/>
          <w:bCs w:val="1"/>
          <w:rtl w:val="0"/>
        </w:rPr>
        <w:t xml:space="preserve">Role</w:t>
      </w:r>
      <w:r w:rsidDel="00000000" w:rsidR="00000000" w:rsidRPr="00000000">
        <w:rPr>
          <w:rtl w:val="0"/>
        </w:rPr>
        <w:t xml:space="preserve">: </w:t>
      </w:r>
    </w:p>
    <w:p w:rsidR="00000000" w:rsidDel="00000000" w:rsidP="00000000" w:rsidRDefault="00000000" w:rsidRPr="00000000" w14:paraId="000005D1">
      <w:pPr>
        <w:numPr>
          <w:ilvl w:val="2"/>
          <w:numId w:val="34"/>
        </w:numPr>
        <w:spacing w:after="0" w:afterAutospacing="0"/>
        <w:ind w:left="2160" w:hanging="360"/>
      </w:pPr>
      <w:r w:rsidDel="00000000" w:rsidR="00000000" w:rsidRPr="00000000">
        <w:rPr>
          <w:rtl w:val="0"/>
        </w:rPr>
        <w:t xml:space="preserve">Search field </w:t>
      </w:r>
    </w:p>
    <w:p w:rsidR="00000000" w:rsidDel="00000000" w:rsidP="00000000" w:rsidRDefault="00000000" w:rsidRPr="00000000" w14:paraId="000005D2">
      <w:pPr>
        <w:numPr>
          <w:ilvl w:val="2"/>
          <w:numId w:val="34"/>
        </w:numPr>
        <w:spacing w:after="0" w:afterAutospacing="0"/>
        <w:ind w:left="2160" w:hanging="360"/>
      </w:pPr>
      <w:r w:rsidDel="00000000" w:rsidR="00000000" w:rsidRPr="00000000">
        <w:rPr>
          <w:rtl w:val="0"/>
        </w:rPr>
        <w:t xml:space="preserve">Options : </w:t>
      </w:r>
    </w:p>
    <w:p w:rsidR="00000000" w:rsidDel="00000000" w:rsidP="00000000" w:rsidRDefault="00000000" w:rsidRPr="00000000" w14:paraId="000005D3">
      <w:pPr>
        <w:numPr>
          <w:ilvl w:val="3"/>
          <w:numId w:val="34"/>
        </w:numPr>
        <w:spacing w:after="0" w:afterAutospacing="0"/>
        <w:ind w:left="2880" w:hanging="360"/>
      </w:pPr>
      <w:r w:rsidDel="00000000" w:rsidR="00000000" w:rsidRPr="00000000">
        <w:rPr>
          <w:rtl w:val="0"/>
        </w:rPr>
        <w:t xml:space="preserve">Super Admin(display total no.of Super Admin )</w:t>
      </w:r>
    </w:p>
    <w:p w:rsidR="00000000" w:rsidDel="00000000" w:rsidP="00000000" w:rsidRDefault="00000000" w:rsidRPr="00000000" w14:paraId="000005D4">
      <w:pPr>
        <w:numPr>
          <w:ilvl w:val="3"/>
          <w:numId w:val="34"/>
        </w:numPr>
        <w:spacing w:after="0" w:afterAutospacing="0"/>
        <w:ind w:left="2880" w:hanging="360"/>
      </w:pPr>
      <w:r w:rsidDel="00000000" w:rsidR="00000000" w:rsidRPr="00000000">
        <w:rPr>
          <w:rtl w:val="0"/>
        </w:rPr>
        <w:t xml:space="preserve">Ops Admin (display total no.of Ops Admin)</w:t>
      </w:r>
    </w:p>
    <w:p w:rsidR="00000000" w:rsidDel="00000000" w:rsidP="00000000" w:rsidRDefault="00000000" w:rsidRPr="00000000" w14:paraId="000005D5">
      <w:pPr>
        <w:numPr>
          <w:ilvl w:val="3"/>
          <w:numId w:val="34"/>
        </w:numPr>
        <w:spacing w:after="0" w:afterAutospacing="0"/>
        <w:ind w:left="2880" w:hanging="360"/>
        <w:rPr>
          <w:u w:val="none"/>
        </w:rPr>
      </w:pPr>
      <w:r w:rsidDel="00000000" w:rsidR="00000000" w:rsidRPr="00000000">
        <w:rPr>
          <w:rtl w:val="0"/>
        </w:rPr>
        <w:t xml:space="preserve">Support Agent (display total no.of Support Agent Admin)</w:t>
      </w:r>
    </w:p>
    <w:p w:rsidR="00000000" w:rsidDel="00000000" w:rsidP="00000000" w:rsidRDefault="00000000" w:rsidRPr="00000000" w14:paraId="000005D6">
      <w:pPr>
        <w:numPr>
          <w:ilvl w:val="3"/>
          <w:numId w:val="34"/>
        </w:numPr>
        <w:spacing w:after="0" w:afterAutospacing="0"/>
        <w:ind w:left="2880" w:hanging="360"/>
      </w:pPr>
      <w:r w:rsidDel="00000000" w:rsidR="00000000" w:rsidRPr="00000000">
        <w:rPr>
          <w:rtl w:val="0"/>
        </w:rPr>
        <w:t xml:space="preserve">Options should contain checkboxes providing a feasibility to apply multiple options at same time.</w:t>
      </w:r>
    </w:p>
    <w:p w:rsidR="00000000" w:rsidDel="00000000" w:rsidP="00000000" w:rsidRDefault="00000000" w:rsidRPr="00000000" w14:paraId="000005D7">
      <w:pPr>
        <w:numPr>
          <w:ilvl w:val="0"/>
          <w:numId w:val="34"/>
        </w:numPr>
        <w:spacing w:after="0" w:afterAutospacing="0"/>
        <w:ind w:left="720" w:hanging="360"/>
        <w:rPr>
          <w:b w:val="1"/>
          <w:bCs w:val="1"/>
        </w:rPr>
      </w:pPr>
      <w:r w:rsidDel="00000000" w:rsidR="00000000" w:rsidRPr="00000000">
        <w:rPr>
          <w:b w:val="1"/>
          <w:bCs w:val="1"/>
          <w:rtl w:val="0"/>
        </w:rPr>
        <w:t xml:space="preserve">Gird/List View : Admin must be able to view:</w:t>
      </w:r>
    </w:p>
    <w:p w:rsidR="00000000" w:rsidDel="00000000" w:rsidP="00000000" w:rsidRDefault="00000000" w:rsidRPr="00000000" w14:paraId="000005D8">
      <w:pPr>
        <w:numPr>
          <w:ilvl w:val="1"/>
          <w:numId w:val="34"/>
        </w:numPr>
        <w:spacing w:after="0" w:afterAutospacing="0"/>
        <w:ind w:left="1440" w:hanging="360"/>
      </w:pPr>
      <w:r w:rsidDel="00000000" w:rsidR="00000000" w:rsidRPr="00000000">
        <w:rPr>
          <w:rtl w:val="0"/>
        </w:rPr>
        <w:t xml:space="preserve">Name</w:t>
      </w:r>
      <w:r w:rsidDel="00000000" w:rsidR="00000000" w:rsidRPr="00000000">
        <w:rPr>
          <w:rtl w:val="0"/>
        </w:rPr>
      </w:r>
    </w:p>
    <w:p w:rsidR="00000000" w:rsidDel="00000000" w:rsidP="00000000" w:rsidRDefault="00000000" w:rsidRPr="00000000" w14:paraId="000005D9">
      <w:pPr>
        <w:numPr>
          <w:ilvl w:val="1"/>
          <w:numId w:val="34"/>
        </w:numPr>
        <w:spacing w:after="0" w:afterAutospacing="0"/>
        <w:ind w:left="1440" w:hanging="360"/>
      </w:pPr>
      <w:r w:rsidDel="00000000" w:rsidR="00000000" w:rsidRPr="00000000">
        <w:rPr>
          <w:rtl w:val="0"/>
        </w:rPr>
        <w:t xml:space="preserve">Email </w:t>
      </w:r>
    </w:p>
    <w:p w:rsidR="00000000" w:rsidDel="00000000" w:rsidP="00000000" w:rsidRDefault="00000000" w:rsidRPr="00000000" w14:paraId="000005DA">
      <w:pPr>
        <w:numPr>
          <w:ilvl w:val="1"/>
          <w:numId w:val="34"/>
        </w:numPr>
        <w:spacing w:after="0" w:afterAutospacing="0"/>
        <w:ind w:left="1440" w:hanging="360"/>
        <w:rPr>
          <w:u w:val="none"/>
        </w:rPr>
      </w:pPr>
      <w:r w:rsidDel="00000000" w:rsidR="00000000" w:rsidRPr="00000000">
        <w:rPr>
          <w:rtl w:val="0"/>
        </w:rPr>
        <w:t xml:space="preserve">Phone Number</w:t>
      </w:r>
    </w:p>
    <w:p w:rsidR="00000000" w:rsidDel="00000000" w:rsidP="00000000" w:rsidRDefault="00000000" w:rsidRPr="00000000" w14:paraId="000005DB">
      <w:pPr>
        <w:numPr>
          <w:ilvl w:val="1"/>
          <w:numId w:val="34"/>
        </w:numPr>
        <w:spacing w:after="0" w:afterAutospacing="0"/>
        <w:ind w:left="1440" w:hanging="360"/>
        <w:rPr>
          <w:u w:val="none"/>
        </w:rPr>
      </w:pPr>
      <w:r w:rsidDel="00000000" w:rsidR="00000000" w:rsidRPr="00000000">
        <w:rPr>
          <w:rtl w:val="0"/>
        </w:rPr>
        <w:t xml:space="preserve">Role</w:t>
      </w:r>
    </w:p>
    <w:p w:rsidR="00000000" w:rsidDel="00000000" w:rsidP="00000000" w:rsidRDefault="00000000" w:rsidRPr="00000000" w14:paraId="000005DC">
      <w:pPr>
        <w:numPr>
          <w:ilvl w:val="1"/>
          <w:numId w:val="34"/>
        </w:numPr>
        <w:spacing w:after="0" w:afterAutospacing="0"/>
        <w:ind w:left="1440" w:hanging="360"/>
      </w:pPr>
      <w:r w:rsidDel="00000000" w:rsidR="00000000" w:rsidRPr="00000000">
        <w:rPr>
          <w:rtl w:val="0"/>
        </w:rPr>
        <w:t xml:space="preserve">Status (Active / Pending Activation/ Inactive)</w:t>
      </w:r>
    </w:p>
    <w:p w:rsidR="00000000" w:rsidDel="00000000" w:rsidP="00000000" w:rsidRDefault="00000000" w:rsidRPr="00000000" w14:paraId="000005DD">
      <w:pPr>
        <w:numPr>
          <w:ilvl w:val="1"/>
          <w:numId w:val="34"/>
        </w:numPr>
        <w:spacing w:after="0" w:afterAutospacing="0"/>
        <w:ind w:left="1440" w:hanging="360"/>
        <w:rPr>
          <w:u w:val="none"/>
        </w:rPr>
      </w:pPr>
      <w:r w:rsidDel="00000000" w:rsidR="00000000" w:rsidRPr="00000000">
        <w:rPr>
          <w:rtl w:val="0"/>
        </w:rPr>
        <w:t xml:space="preserve">Active : toggle </w:t>
      </w:r>
    </w:p>
    <w:p w:rsidR="00000000" w:rsidDel="00000000" w:rsidP="00000000" w:rsidRDefault="00000000" w:rsidRPr="00000000" w14:paraId="000005DE">
      <w:pPr>
        <w:numPr>
          <w:ilvl w:val="1"/>
          <w:numId w:val="34"/>
        </w:numPr>
        <w:spacing w:after="0" w:afterAutospacing="0"/>
        <w:ind w:left="1440" w:hanging="360"/>
      </w:pPr>
      <w:r w:rsidDel="00000000" w:rsidR="00000000" w:rsidRPr="00000000">
        <w:rPr>
          <w:rtl w:val="0"/>
        </w:rPr>
        <w:t xml:space="preserve">Verification (Verified / Unverified)</w:t>
      </w:r>
    </w:p>
    <w:p w:rsidR="00000000" w:rsidDel="00000000" w:rsidP="00000000" w:rsidRDefault="00000000" w:rsidRPr="00000000" w14:paraId="000005DF">
      <w:pPr>
        <w:numPr>
          <w:ilvl w:val="1"/>
          <w:numId w:val="34"/>
        </w:numPr>
        <w:spacing w:after="0" w:afterAutospacing="0"/>
        <w:ind w:left="1440" w:hanging="360"/>
      </w:pPr>
      <w:r w:rsidDel="00000000" w:rsidR="00000000" w:rsidRPr="00000000">
        <w:rPr>
          <w:rtl w:val="0"/>
        </w:rPr>
        <w:t xml:space="preserve">Actions : </w:t>
      </w:r>
    </w:p>
    <w:p w:rsidR="00000000" w:rsidDel="00000000" w:rsidP="00000000" w:rsidRDefault="00000000" w:rsidRPr="00000000" w14:paraId="000005E0">
      <w:pPr>
        <w:numPr>
          <w:ilvl w:val="2"/>
          <w:numId w:val="34"/>
        </w:numPr>
        <w:spacing w:after="0" w:afterAutospacing="0"/>
        <w:ind w:left="2160" w:hanging="360"/>
      </w:pPr>
      <w:r w:rsidDel="00000000" w:rsidR="00000000" w:rsidRPr="00000000">
        <w:rPr>
          <w:rtl w:val="0"/>
        </w:rPr>
        <w:t xml:space="preserve">Edit</w:t>
      </w:r>
    </w:p>
    <w:p w:rsidR="00000000" w:rsidDel="00000000" w:rsidP="00000000" w:rsidRDefault="00000000" w:rsidRPr="00000000" w14:paraId="000005E1">
      <w:pPr>
        <w:numPr>
          <w:ilvl w:val="2"/>
          <w:numId w:val="34"/>
        </w:numPr>
        <w:spacing w:after="0" w:afterAutospacing="0"/>
        <w:ind w:left="2160" w:hanging="360"/>
        <w:rPr>
          <w:u w:val="none"/>
        </w:rPr>
      </w:pPr>
      <w:r w:rsidDel="00000000" w:rsidR="00000000" w:rsidRPr="00000000">
        <w:rPr>
          <w:rtl w:val="0"/>
        </w:rPr>
        <w:t xml:space="preserve">Delete</w:t>
      </w:r>
    </w:p>
    <w:p w:rsidR="00000000" w:rsidDel="00000000" w:rsidP="00000000" w:rsidRDefault="00000000" w:rsidRPr="00000000" w14:paraId="000005E2">
      <w:pPr>
        <w:numPr>
          <w:ilvl w:val="0"/>
          <w:numId w:val="34"/>
        </w:numPr>
        <w:spacing w:after="0" w:afterAutospacing="0"/>
        <w:ind w:left="720" w:hanging="360"/>
        <w:rPr>
          <w:b w:val="1"/>
          <w:bCs w:val="1"/>
        </w:rPr>
      </w:pPr>
      <w:r w:rsidDel="00000000" w:rsidR="00000000" w:rsidRPr="00000000">
        <w:rPr>
          <w:b w:val="1"/>
          <w:bCs w:val="1"/>
          <w:rtl w:val="0"/>
        </w:rPr>
        <w:t xml:space="preserve">Pagination </w:t>
      </w:r>
    </w:p>
    <w:p w:rsidR="00000000" w:rsidDel="00000000" w:rsidP="00000000" w:rsidRDefault="00000000" w:rsidRPr="00000000" w14:paraId="000005E3">
      <w:pPr>
        <w:numPr>
          <w:ilvl w:val="1"/>
          <w:numId w:val="34"/>
        </w:numPr>
        <w:spacing w:after="0" w:afterAutospacing="0"/>
        <w:ind w:left="1440" w:hanging="360"/>
      </w:pPr>
      <w:r w:rsidDel="00000000" w:rsidR="00000000" w:rsidRPr="00000000">
        <w:rPr>
          <w:rtl w:val="0"/>
        </w:rPr>
        <w:t xml:space="preserve">pagination controls to appear at the bottom of the screen so Admin can easily navigate between pages.</w:t>
      </w:r>
    </w:p>
    <w:p w:rsidR="00000000" w:rsidDel="00000000" w:rsidP="00000000" w:rsidRDefault="00000000" w:rsidRPr="00000000" w14:paraId="000005E4">
      <w:pPr>
        <w:numPr>
          <w:ilvl w:val="1"/>
          <w:numId w:val="34"/>
        </w:numPr>
        <w:spacing w:after="0" w:afterAutospacing="0"/>
        <w:ind w:left="1440" w:hanging="360"/>
      </w:pPr>
      <w:r w:rsidDel="00000000" w:rsidR="00000000" w:rsidRPr="00000000">
        <w:rPr>
          <w:rtl w:val="0"/>
        </w:rPr>
        <w:t xml:space="preserve">A Dropdown to select the number of records per page (10, 20, 50, or 100).</w:t>
      </w:r>
    </w:p>
    <w:p w:rsidR="00000000" w:rsidDel="00000000" w:rsidP="00000000" w:rsidRDefault="00000000" w:rsidRPr="00000000" w14:paraId="000005E5">
      <w:pPr>
        <w:numPr>
          <w:ilvl w:val="1"/>
          <w:numId w:val="34"/>
        </w:numPr>
        <w:spacing w:after="0" w:afterAutospacing="0"/>
        <w:ind w:left="1440" w:hanging="360"/>
      </w:pPr>
      <w:r w:rsidDel="00000000" w:rsidR="00000000" w:rsidRPr="00000000">
        <w:rPr>
          <w:rtl w:val="0"/>
        </w:rPr>
        <w:t xml:space="preserve">"Go to" field whereAdmin can enter a page number and press "Enter" so that I can quickly jump to a specific page.</w:t>
      </w:r>
    </w:p>
    <w:p w:rsidR="00000000" w:rsidDel="00000000" w:rsidP="00000000" w:rsidRDefault="00000000" w:rsidRPr="00000000" w14:paraId="000005E6">
      <w:pPr>
        <w:numPr>
          <w:ilvl w:val="0"/>
          <w:numId w:val="34"/>
        </w:numPr>
        <w:spacing w:after="0" w:afterAutospacing="0"/>
        <w:ind w:left="720" w:hanging="360"/>
      </w:pPr>
      <w:r w:rsidDel="00000000" w:rsidR="00000000" w:rsidRPr="00000000">
        <w:rPr>
          <w:b w:val="1"/>
          <w:bCs w:val="1"/>
          <w:rtl w:val="0"/>
        </w:rPr>
        <w:t xml:space="preserve">Create User Flow : </w:t>
      </w:r>
    </w:p>
    <w:p w:rsidR="00000000" w:rsidDel="00000000" w:rsidP="00000000" w:rsidRDefault="00000000" w:rsidRPr="00000000" w14:paraId="000005E7">
      <w:pPr>
        <w:numPr>
          <w:ilvl w:val="1"/>
          <w:numId w:val="34"/>
        </w:numPr>
        <w:spacing w:after="0" w:afterAutospacing="0"/>
        <w:ind w:left="1440" w:hanging="360"/>
        <w:rPr/>
      </w:pPr>
      <w:r w:rsidDel="00000000" w:rsidR="00000000" w:rsidRPr="00000000">
        <w:rPr>
          <w:rtl w:val="0"/>
        </w:rPr>
        <w:t xml:space="preserve">Clicking on the “Create User” button in the User Accounts screen, the system should display a pop-up with the following fields : </w:t>
      </w:r>
    </w:p>
    <w:p w:rsidR="00000000" w:rsidDel="00000000" w:rsidP="00000000" w:rsidRDefault="00000000" w:rsidRPr="00000000" w14:paraId="000005E8">
      <w:pPr>
        <w:numPr>
          <w:ilvl w:val="2"/>
          <w:numId w:val="34"/>
        </w:numPr>
        <w:spacing w:after="0" w:afterAutospacing="0"/>
        <w:ind w:left="2160" w:hanging="360"/>
        <w:rPr>
          <w:u w:val="none"/>
        </w:rPr>
      </w:pPr>
      <w:r w:rsidDel="00000000" w:rsidR="00000000" w:rsidRPr="00000000">
        <w:rPr>
          <w:rtl w:val="0"/>
        </w:rPr>
        <w:t xml:space="preserve">Title : Create User </w:t>
      </w:r>
    </w:p>
    <w:p w:rsidR="00000000" w:rsidDel="00000000" w:rsidP="00000000" w:rsidRDefault="00000000" w:rsidRPr="00000000" w14:paraId="000005E9">
      <w:pPr>
        <w:numPr>
          <w:ilvl w:val="2"/>
          <w:numId w:val="34"/>
        </w:numPr>
        <w:spacing w:after="0" w:afterAutospacing="0"/>
        <w:ind w:left="2160" w:hanging="360"/>
        <w:rPr>
          <w:u w:val="none"/>
        </w:rPr>
      </w:pPr>
      <w:r w:rsidDel="00000000" w:rsidR="00000000" w:rsidRPr="00000000">
        <w:rPr>
          <w:rtl w:val="0"/>
        </w:rPr>
        <w:t xml:space="preserve">Input field : Email</w:t>
      </w:r>
    </w:p>
    <w:p w:rsidR="00000000" w:rsidDel="00000000" w:rsidP="00000000" w:rsidRDefault="00000000" w:rsidRPr="00000000" w14:paraId="000005EA">
      <w:pPr>
        <w:numPr>
          <w:ilvl w:val="3"/>
          <w:numId w:val="34"/>
        </w:numPr>
        <w:spacing w:after="0" w:afterAutospacing="0"/>
        <w:ind w:left="2880" w:hanging="360"/>
        <w:rPr>
          <w:u w:val="none"/>
        </w:rPr>
      </w:pPr>
      <w:r w:rsidDel="00000000" w:rsidR="00000000" w:rsidRPr="00000000">
        <w:rPr>
          <w:rtl w:val="0"/>
        </w:rPr>
        <w:t xml:space="preserve">Placeholder : </w:t>
      </w:r>
      <w:r w:rsidDel="00000000" w:rsidR="00000000" w:rsidRPr="00000000">
        <w:rPr>
          <w:rtl w:val="0"/>
        </w:rPr>
        <w:t xml:space="preserve">admin@f2mx.com</w:t>
      </w:r>
      <w:r w:rsidDel="00000000" w:rsidR="00000000" w:rsidRPr="00000000">
        <w:rPr>
          <w:rtl w:val="0"/>
        </w:rPr>
      </w:r>
    </w:p>
    <w:p w:rsidR="00000000" w:rsidDel="00000000" w:rsidP="00000000" w:rsidRDefault="00000000" w:rsidRPr="00000000" w14:paraId="000005EB">
      <w:pPr>
        <w:numPr>
          <w:ilvl w:val="3"/>
          <w:numId w:val="34"/>
        </w:numPr>
        <w:spacing w:after="0" w:afterAutospacing="0"/>
        <w:ind w:left="2880" w:hanging="360"/>
        <w:rPr>
          <w:u w:val="none"/>
        </w:rPr>
      </w:pPr>
      <w:r w:rsidDel="00000000" w:rsidR="00000000" w:rsidRPr="00000000">
        <w:rPr>
          <w:rtl w:val="0"/>
        </w:rPr>
        <w:t xml:space="preserve">Help Text : Must be a valid corporate domain email.Email Verification required before account becomes fully active.</w:t>
      </w:r>
    </w:p>
    <w:p w:rsidR="00000000" w:rsidDel="00000000" w:rsidP="00000000" w:rsidRDefault="00000000" w:rsidRPr="00000000" w14:paraId="000005EC">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Fields : </w:t>
      </w:r>
    </w:p>
    <w:p w:rsidR="00000000" w:rsidDel="00000000" w:rsidP="00000000" w:rsidRDefault="00000000" w:rsidRPr="00000000" w14:paraId="000005ED">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First Name (Mandatory )</w:t>
      </w:r>
    </w:p>
    <w:p w:rsidR="00000000" w:rsidDel="00000000" w:rsidP="00000000" w:rsidRDefault="00000000" w:rsidRPr="00000000" w14:paraId="000005EE">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Placeholder : Enter First Name</w:t>
      </w:r>
    </w:p>
    <w:p w:rsidR="00000000" w:rsidDel="00000000" w:rsidP="00000000" w:rsidRDefault="00000000" w:rsidRPr="00000000" w14:paraId="000005EF">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Max : 40 characters </w:t>
      </w:r>
    </w:p>
    <w:p w:rsidR="00000000" w:rsidDel="00000000" w:rsidP="00000000" w:rsidRDefault="00000000" w:rsidRPr="00000000" w14:paraId="000005F0">
      <w:pPr>
        <w:numPr>
          <w:ilvl w:val="4"/>
          <w:numId w:val="34"/>
        </w:numPr>
        <w:spacing w:after="0" w:afterAutospacing="0"/>
        <w:ind w:left="3600" w:hanging="360"/>
      </w:pPr>
      <w:r w:rsidDel="00000000" w:rsidR="00000000" w:rsidRPr="00000000">
        <w:rPr>
          <w:rtl w:val="0"/>
        </w:rPr>
        <w:t xml:space="preserve">All characters are valid ( numeric, alphabets, special characters)</w:t>
      </w:r>
    </w:p>
    <w:p w:rsidR="00000000" w:rsidDel="00000000" w:rsidP="00000000" w:rsidRDefault="00000000" w:rsidRPr="00000000" w14:paraId="000005F1">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Last Name (Mandatory)</w:t>
      </w:r>
    </w:p>
    <w:p w:rsidR="00000000" w:rsidDel="00000000" w:rsidP="00000000" w:rsidRDefault="00000000" w:rsidRPr="00000000" w14:paraId="000005F2">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Placeholder : Enter Last Name</w:t>
      </w:r>
    </w:p>
    <w:p w:rsidR="00000000" w:rsidDel="00000000" w:rsidP="00000000" w:rsidRDefault="00000000" w:rsidRPr="00000000" w14:paraId="000005F3">
      <w:pPr>
        <w:numPr>
          <w:ilvl w:val="4"/>
          <w:numId w:val="34"/>
        </w:numPr>
        <w:spacing w:after="0" w:afterAutospacing="0"/>
        <w:ind w:left="3600" w:hanging="360"/>
      </w:pPr>
      <w:r w:rsidDel="00000000" w:rsidR="00000000" w:rsidRPr="00000000">
        <w:rPr>
          <w:rtl w:val="0"/>
        </w:rPr>
        <w:t xml:space="preserve">Max : 40 characters </w:t>
      </w:r>
    </w:p>
    <w:p w:rsidR="00000000" w:rsidDel="00000000" w:rsidP="00000000" w:rsidRDefault="00000000" w:rsidRPr="00000000" w14:paraId="000005F4">
      <w:pPr>
        <w:numPr>
          <w:ilvl w:val="4"/>
          <w:numId w:val="34"/>
        </w:numPr>
        <w:spacing w:after="0" w:afterAutospacing="0"/>
        <w:ind w:left="3600" w:hanging="360"/>
      </w:pPr>
      <w:r w:rsidDel="00000000" w:rsidR="00000000" w:rsidRPr="00000000">
        <w:rPr>
          <w:rtl w:val="0"/>
        </w:rPr>
        <w:t xml:space="preserve">All characters are valid ( numeric, alphabets, special characters)</w:t>
      </w:r>
    </w:p>
    <w:p w:rsidR="00000000" w:rsidDel="00000000" w:rsidP="00000000" w:rsidRDefault="00000000" w:rsidRPr="00000000" w14:paraId="000005F5">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Phone Number (Mandatory)</w:t>
      </w:r>
    </w:p>
    <w:p w:rsidR="00000000" w:rsidDel="00000000" w:rsidP="00000000" w:rsidRDefault="00000000" w:rsidRPr="00000000" w14:paraId="000005F6">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Placeholder : Enter Phone Number</w:t>
      </w:r>
    </w:p>
    <w:p w:rsidR="00000000" w:rsidDel="00000000" w:rsidP="00000000" w:rsidRDefault="00000000" w:rsidRPr="00000000" w14:paraId="000005F7">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Required two fields : </w:t>
      </w:r>
    </w:p>
    <w:p w:rsidR="00000000" w:rsidDel="00000000" w:rsidP="00000000" w:rsidRDefault="00000000" w:rsidRPr="00000000" w14:paraId="000005F8">
      <w:pPr>
        <w:keepNext w:val="0"/>
        <w:keepLines w:val="0"/>
        <w:pageBreakBefore w:val="0"/>
        <w:widowControl w:val="1"/>
        <w:numPr>
          <w:ilvl w:val="5"/>
          <w:numId w:val="3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Country code : </w:t>
      </w:r>
    </w:p>
    <w:p w:rsidR="00000000" w:rsidDel="00000000" w:rsidP="00000000" w:rsidRDefault="00000000" w:rsidRPr="00000000" w14:paraId="000005F9">
      <w:pPr>
        <w:keepNext w:val="0"/>
        <w:keepLines w:val="0"/>
        <w:pageBreakBefore w:val="0"/>
        <w:widowControl w:val="1"/>
        <w:numPr>
          <w:ilvl w:val="6"/>
          <w:numId w:val="3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pPr>
      <w:r w:rsidDel="00000000" w:rsidR="00000000" w:rsidRPr="00000000">
        <w:rPr>
          <w:rtl w:val="0"/>
        </w:rPr>
        <w:t xml:space="preserve">Default  : US [+1]</w:t>
      </w:r>
    </w:p>
    <w:p w:rsidR="00000000" w:rsidDel="00000000" w:rsidP="00000000" w:rsidRDefault="00000000" w:rsidRPr="00000000" w14:paraId="000005FA">
      <w:pPr>
        <w:keepNext w:val="0"/>
        <w:keepLines w:val="0"/>
        <w:pageBreakBefore w:val="0"/>
        <w:widowControl w:val="1"/>
        <w:numPr>
          <w:ilvl w:val="6"/>
          <w:numId w:val="3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pPr>
      <w:r w:rsidDel="00000000" w:rsidR="00000000" w:rsidRPr="00000000">
        <w:rPr>
          <w:rtl w:val="0"/>
        </w:rPr>
        <w:t xml:space="preserve">Display list of Country codes</w:t>
      </w:r>
    </w:p>
    <w:p w:rsidR="00000000" w:rsidDel="00000000" w:rsidP="00000000" w:rsidRDefault="00000000" w:rsidRPr="00000000" w14:paraId="000005FB">
      <w:pPr>
        <w:keepNext w:val="0"/>
        <w:keepLines w:val="0"/>
        <w:pageBreakBefore w:val="0"/>
        <w:widowControl w:val="1"/>
        <w:numPr>
          <w:ilvl w:val="5"/>
          <w:numId w:val="3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Phone Number </w:t>
      </w:r>
    </w:p>
    <w:p w:rsidR="00000000" w:rsidDel="00000000" w:rsidP="00000000" w:rsidRDefault="00000000" w:rsidRPr="00000000" w14:paraId="000005FC">
      <w:pPr>
        <w:numPr>
          <w:ilvl w:val="5"/>
          <w:numId w:val="34"/>
        </w:numPr>
        <w:spacing w:after="0" w:afterAutospacing="0"/>
        <w:ind w:left="4320" w:hanging="360"/>
        <w:rPr>
          <w:u w:val="none"/>
        </w:rPr>
      </w:pPr>
      <w:r w:rsidDel="00000000" w:rsidR="00000000" w:rsidRPr="00000000">
        <w:rPr>
          <w:rtl w:val="0"/>
        </w:rPr>
        <w:t xml:space="preserve">Help text : Phone number must be verified before SMS OTP can be used.</w:t>
      </w:r>
    </w:p>
    <w:p w:rsidR="00000000" w:rsidDel="00000000" w:rsidP="00000000" w:rsidRDefault="00000000" w:rsidRPr="00000000" w14:paraId="000005FD">
      <w:pPr>
        <w:numPr>
          <w:ilvl w:val="5"/>
          <w:numId w:val="34"/>
        </w:numPr>
        <w:spacing w:after="0" w:afterAutospacing="0"/>
        <w:ind w:left="4320" w:hanging="360"/>
        <w:rPr>
          <w:u w:val="none"/>
        </w:rPr>
      </w:pPr>
      <w:r w:rsidDel="00000000" w:rsidR="00000000" w:rsidRPr="00000000">
        <w:rPr>
          <w:rtl w:val="0"/>
        </w:rPr>
        <w:t xml:space="preserve">Based on the Country code system should validate the format of the phone number</w:t>
      </w:r>
    </w:p>
    <w:p w:rsidR="00000000" w:rsidDel="00000000" w:rsidP="00000000" w:rsidRDefault="00000000" w:rsidRPr="00000000" w14:paraId="000005FE">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Dropdown field : Assign Role (Mandatory ) </w:t>
      </w:r>
    </w:p>
    <w:p w:rsidR="00000000" w:rsidDel="00000000" w:rsidP="00000000" w:rsidRDefault="00000000" w:rsidRPr="00000000" w14:paraId="000005FF">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Placeholder : Select a role</w:t>
      </w:r>
    </w:p>
    <w:p w:rsidR="00000000" w:rsidDel="00000000" w:rsidP="00000000" w:rsidRDefault="00000000" w:rsidRPr="00000000" w14:paraId="00000600">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Options : </w:t>
      </w:r>
    </w:p>
    <w:p w:rsidR="00000000" w:rsidDel="00000000" w:rsidP="00000000" w:rsidRDefault="00000000" w:rsidRPr="00000000" w14:paraId="00000601">
      <w:pPr>
        <w:keepNext w:val="0"/>
        <w:keepLines w:val="0"/>
        <w:pageBreakBefore w:val="0"/>
        <w:widowControl w:val="1"/>
        <w:numPr>
          <w:ilvl w:val="5"/>
          <w:numId w:val="3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Super Admin</w:t>
      </w:r>
    </w:p>
    <w:p w:rsidR="00000000" w:rsidDel="00000000" w:rsidP="00000000" w:rsidRDefault="00000000" w:rsidRPr="00000000" w14:paraId="00000602">
      <w:pPr>
        <w:keepNext w:val="0"/>
        <w:keepLines w:val="0"/>
        <w:pageBreakBefore w:val="0"/>
        <w:widowControl w:val="1"/>
        <w:numPr>
          <w:ilvl w:val="5"/>
          <w:numId w:val="3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Ops Admin</w:t>
      </w:r>
    </w:p>
    <w:p w:rsidR="00000000" w:rsidDel="00000000" w:rsidP="00000000" w:rsidRDefault="00000000" w:rsidRPr="00000000" w14:paraId="00000603">
      <w:pPr>
        <w:keepNext w:val="0"/>
        <w:keepLines w:val="0"/>
        <w:pageBreakBefore w:val="0"/>
        <w:widowControl w:val="1"/>
        <w:numPr>
          <w:ilvl w:val="5"/>
          <w:numId w:val="3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Support Agent</w:t>
      </w:r>
    </w:p>
    <w:p w:rsidR="00000000" w:rsidDel="00000000" w:rsidP="00000000" w:rsidRDefault="00000000" w:rsidRPr="00000000" w14:paraId="00000604">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Buttons : </w:t>
      </w:r>
    </w:p>
    <w:p w:rsidR="00000000" w:rsidDel="00000000" w:rsidP="00000000" w:rsidRDefault="00000000" w:rsidRPr="00000000" w14:paraId="00000605">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Cancel</w:t>
      </w:r>
    </w:p>
    <w:p w:rsidR="00000000" w:rsidDel="00000000" w:rsidP="00000000" w:rsidRDefault="00000000" w:rsidRPr="00000000" w14:paraId="00000606">
      <w:pPr>
        <w:keepNext w:val="0"/>
        <w:keepLines w:val="0"/>
        <w:pageBreakBefore w:val="0"/>
        <w:widowControl w:val="1"/>
        <w:numPr>
          <w:ilvl w:val="5"/>
          <w:numId w:val="3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Clicking on the Cancel button, the system should close the pop-up &amp; admin should not be created. </w:t>
      </w:r>
    </w:p>
    <w:p w:rsidR="00000000" w:rsidDel="00000000" w:rsidP="00000000" w:rsidRDefault="00000000" w:rsidRPr="00000000" w14:paraId="00000607">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Create</w:t>
      </w:r>
    </w:p>
    <w:p w:rsidR="00000000" w:rsidDel="00000000" w:rsidP="00000000" w:rsidRDefault="00000000" w:rsidRPr="00000000" w14:paraId="00000608">
      <w:pPr>
        <w:keepNext w:val="0"/>
        <w:keepLines w:val="0"/>
        <w:pageBreakBefore w:val="0"/>
        <w:widowControl w:val="1"/>
        <w:numPr>
          <w:ilvl w:val="5"/>
          <w:numId w:val="3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Clicking on the Create button, the system should create a new admin.</w:t>
      </w:r>
    </w:p>
    <w:p w:rsidR="00000000" w:rsidDel="00000000" w:rsidP="00000000" w:rsidRDefault="00000000" w:rsidRPr="00000000" w14:paraId="00000609">
      <w:pPr>
        <w:keepNext w:val="0"/>
        <w:keepLines w:val="0"/>
        <w:pageBreakBefore w:val="0"/>
        <w:widowControl w:val="1"/>
        <w:numPr>
          <w:ilvl w:val="5"/>
          <w:numId w:val="3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The system creates the account with:</w:t>
      </w:r>
    </w:p>
    <w:p w:rsidR="00000000" w:rsidDel="00000000" w:rsidP="00000000" w:rsidRDefault="00000000" w:rsidRPr="00000000" w14:paraId="0000060A">
      <w:pPr>
        <w:keepNext w:val="0"/>
        <w:keepLines w:val="0"/>
        <w:pageBreakBefore w:val="0"/>
        <w:widowControl w:val="1"/>
        <w:numPr>
          <w:ilvl w:val="5"/>
          <w:numId w:val="3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Status = PENDING_ACTIVATION</w:t>
      </w:r>
    </w:p>
    <w:p w:rsidR="00000000" w:rsidDel="00000000" w:rsidP="00000000" w:rsidRDefault="00000000" w:rsidRPr="00000000" w14:paraId="0000060B">
      <w:pPr>
        <w:keepNext w:val="0"/>
        <w:keepLines w:val="0"/>
        <w:pageBreakBefore w:val="0"/>
        <w:widowControl w:val="1"/>
        <w:numPr>
          <w:ilvl w:val="5"/>
          <w:numId w:val="3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Password = NULL</w:t>
      </w:r>
    </w:p>
    <w:p w:rsidR="00000000" w:rsidDel="00000000" w:rsidP="00000000" w:rsidRDefault="00000000" w:rsidRPr="00000000" w14:paraId="0000060C">
      <w:pPr>
        <w:keepNext w:val="0"/>
        <w:keepLines w:val="0"/>
        <w:pageBreakBefore w:val="0"/>
        <w:widowControl w:val="1"/>
        <w:numPr>
          <w:ilvl w:val="5"/>
          <w:numId w:val="3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The account cannot log in while in PENDING_ACTIVATION state.</w:t>
      </w:r>
    </w:p>
    <w:p w:rsidR="00000000" w:rsidDel="00000000" w:rsidP="00000000" w:rsidRDefault="00000000" w:rsidRPr="00000000" w14:paraId="0000060D">
      <w:pPr>
        <w:keepNext w:val="0"/>
        <w:keepLines w:val="0"/>
        <w:pageBreakBefore w:val="0"/>
        <w:widowControl w:val="1"/>
        <w:numPr>
          <w:ilvl w:val="5"/>
          <w:numId w:val="3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The system</w:t>
      </w:r>
      <w:r w:rsidDel="00000000" w:rsidR="00000000" w:rsidRPr="00000000">
        <w:rPr>
          <w:rtl w:val="0"/>
        </w:rPr>
        <w:t xml:space="preserve"> should send a Secure account activation Invitation  Email.</w:t>
      </w:r>
    </w:p>
    <w:p w:rsidR="00000000" w:rsidDel="00000000" w:rsidP="00000000" w:rsidRDefault="00000000" w:rsidRPr="00000000" w14:paraId="0000060E">
      <w:pPr>
        <w:pStyle w:val="Heading6"/>
        <w:numPr>
          <w:ilvl w:val="2"/>
          <w:numId w:val="34"/>
        </w:numPr>
        <w:ind w:left="2160" w:hanging="360"/>
        <w:rPr/>
      </w:pPr>
      <w:bookmarkStart w:colFirst="0" w:colLast="0" w:name="_px0zx7mtjnjg" w:id="41"/>
      <w:bookmarkEnd w:id="41"/>
      <w:r w:rsidDel="00000000" w:rsidR="00000000" w:rsidRPr="00000000">
        <w:rPr>
          <w:rtl w:val="0"/>
        </w:rPr>
        <w:t xml:space="preserve">Account activation Invitation Email : </w:t>
      </w:r>
    </w:p>
    <w:p w:rsidR="00000000" w:rsidDel="00000000" w:rsidP="00000000" w:rsidRDefault="00000000" w:rsidRPr="00000000" w14:paraId="0000060F">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An Account Activation Invitation Email should be triggered to the admin’s registered email ID.</w:t>
      </w:r>
    </w:p>
    <w:p w:rsidR="00000000" w:rsidDel="00000000" w:rsidP="00000000" w:rsidRDefault="00000000" w:rsidRPr="00000000" w14:paraId="00000610">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The activation link should:</w:t>
      </w:r>
    </w:p>
    <w:p w:rsidR="00000000" w:rsidDel="00000000" w:rsidP="00000000" w:rsidRDefault="00000000" w:rsidRPr="00000000" w14:paraId="00000611">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Be time-bound (e.g., expire after a 24 hours duration).</w:t>
      </w:r>
    </w:p>
    <w:p w:rsidR="00000000" w:rsidDel="00000000" w:rsidP="00000000" w:rsidRDefault="00000000" w:rsidRPr="00000000" w14:paraId="00000612">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Be single-use and securely validated.</w:t>
      </w:r>
    </w:p>
    <w:p w:rsidR="00000000" w:rsidDel="00000000" w:rsidP="00000000" w:rsidRDefault="00000000" w:rsidRPr="00000000" w14:paraId="00000613">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Once the user clicks the link : </w:t>
      </w:r>
    </w:p>
    <w:p w:rsidR="00000000" w:rsidDel="00000000" w:rsidP="00000000" w:rsidRDefault="00000000" w:rsidRPr="00000000" w14:paraId="00000614">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They should be redirected to a Set Password / Activate Account screen.</w:t>
      </w:r>
    </w:p>
    <w:p w:rsidR="00000000" w:rsidDel="00000000" w:rsidP="00000000" w:rsidRDefault="00000000" w:rsidRPr="00000000" w14:paraId="00000615">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After successfully setting the password, the account status should be updated to ACTIVE, allowing login access.</w:t>
      </w:r>
      <w:r w:rsidDel="00000000" w:rsidR="00000000" w:rsidRPr="00000000">
        <w:rPr>
          <w:rtl w:val="0"/>
        </w:rPr>
      </w:r>
    </w:p>
    <w:p w:rsidR="00000000" w:rsidDel="00000000" w:rsidP="00000000" w:rsidRDefault="00000000" w:rsidRPr="00000000" w14:paraId="00000616">
      <w:pPr>
        <w:numPr>
          <w:ilvl w:val="3"/>
          <w:numId w:val="34"/>
        </w:numPr>
        <w:spacing w:after="0" w:afterAutospacing="0"/>
        <w:ind w:left="2880" w:hanging="360"/>
      </w:pPr>
      <w:r w:rsidDel="00000000" w:rsidR="00000000" w:rsidRPr="00000000">
        <w:rPr>
          <w:rtl w:val="0"/>
        </w:rPr>
        <w:t xml:space="preserve">If the Validation fails : </w:t>
      </w:r>
    </w:p>
    <w:p w:rsidR="00000000" w:rsidDel="00000000" w:rsidP="00000000" w:rsidRDefault="00000000" w:rsidRPr="00000000" w14:paraId="00000617">
      <w:pPr>
        <w:numPr>
          <w:ilvl w:val="4"/>
          <w:numId w:val="34"/>
        </w:numPr>
        <w:spacing w:after="0" w:afterAutospacing="0"/>
        <w:ind w:left="3600" w:hanging="360"/>
      </w:pPr>
      <w:r w:rsidDel="00000000" w:rsidR="00000000" w:rsidRPr="00000000">
        <w:rPr>
          <w:rtl w:val="0"/>
        </w:rPr>
        <w:t xml:space="preserve">Display : “Invalida or Expired Link”</w:t>
      </w:r>
    </w:p>
    <w:p w:rsidR="00000000" w:rsidDel="00000000" w:rsidP="00000000" w:rsidRDefault="00000000" w:rsidRPr="00000000" w14:paraId="00000618">
      <w:pPr>
        <w:numPr>
          <w:ilvl w:val="3"/>
          <w:numId w:val="34"/>
        </w:numPr>
        <w:spacing w:after="0" w:afterAutospacing="0"/>
        <w:ind w:left="2880" w:hanging="360"/>
      </w:pPr>
      <w:r w:rsidDel="00000000" w:rsidR="00000000" w:rsidRPr="00000000">
        <w:rPr>
          <w:rtl w:val="0"/>
        </w:rPr>
        <w:t xml:space="preserve">Again Super Admin needs to send the Resend Activation Link to that particular admin by clicking on the “Resend Activation Link “ option.</w:t>
      </w:r>
    </w:p>
    <w:p w:rsidR="00000000" w:rsidDel="00000000" w:rsidP="00000000" w:rsidRDefault="00000000" w:rsidRPr="00000000" w14:paraId="00000619">
      <w:pPr>
        <w:numPr>
          <w:ilvl w:val="2"/>
          <w:numId w:val="34"/>
        </w:numPr>
        <w:spacing w:after="0" w:afterAutospacing="0"/>
        <w:ind w:left="2160" w:hanging="360"/>
      </w:pPr>
      <w:r w:rsidDel="00000000" w:rsidR="00000000" w:rsidRPr="00000000">
        <w:rPr>
          <w:b w:val="1"/>
          <w:bCs w:val="1"/>
          <w:rtl w:val="0"/>
        </w:rPr>
        <w:t xml:space="preserve">Password Setup Flow (First-Time Activation):</w:t>
      </w:r>
    </w:p>
    <w:p w:rsidR="00000000" w:rsidDel="00000000" w:rsidP="00000000" w:rsidRDefault="00000000" w:rsidRPr="00000000" w14:paraId="0000061A">
      <w:pPr>
        <w:numPr>
          <w:ilvl w:val="3"/>
          <w:numId w:val="34"/>
        </w:numPr>
        <w:spacing w:after="0" w:afterAutospacing="0"/>
        <w:ind w:left="2880" w:hanging="360"/>
      </w:pPr>
      <w:r w:rsidDel="00000000" w:rsidR="00000000" w:rsidRPr="00000000">
        <w:rPr>
          <w:rtl w:val="0"/>
        </w:rPr>
        <w:t xml:space="preserve">Link/Token is valid:</w:t>
      </w:r>
    </w:p>
    <w:p w:rsidR="00000000" w:rsidDel="00000000" w:rsidP="00000000" w:rsidRDefault="00000000" w:rsidRPr="00000000" w14:paraId="0000061B">
      <w:pPr>
        <w:numPr>
          <w:ilvl w:val="4"/>
          <w:numId w:val="34"/>
        </w:numPr>
        <w:spacing w:after="0" w:afterAutospacing="0"/>
        <w:ind w:left="3600" w:hanging="360"/>
      </w:pPr>
      <w:r w:rsidDel="00000000" w:rsidR="00000000" w:rsidRPr="00000000">
        <w:rPr>
          <w:rtl w:val="0"/>
        </w:rPr>
        <w:t xml:space="preserve">Staff is re-directed to : “Set Password / Activate Account screen” Screen</w:t>
      </w:r>
    </w:p>
    <w:p w:rsidR="00000000" w:rsidDel="00000000" w:rsidP="00000000" w:rsidRDefault="00000000" w:rsidRPr="00000000" w14:paraId="0000061C">
      <w:pPr>
        <w:numPr>
          <w:ilvl w:val="4"/>
          <w:numId w:val="34"/>
        </w:numPr>
        <w:spacing w:after="0" w:afterAutospacing="0"/>
        <w:ind w:left="3600" w:hanging="360"/>
      </w:pPr>
      <w:r w:rsidDel="00000000" w:rsidR="00000000" w:rsidRPr="00000000">
        <w:rPr>
          <w:rtl w:val="0"/>
        </w:rPr>
        <w:t xml:space="preserve">Required Actions/Fields : </w:t>
      </w:r>
    </w:p>
    <w:p w:rsidR="00000000" w:rsidDel="00000000" w:rsidP="00000000" w:rsidRDefault="00000000" w:rsidRPr="00000000" w14:paraId="0000061D">
      <w:pPr>
        <w:numPr>
          <w:ilvl w:val="5"/>
          <w:numId w:val="34"/>
        </w:numPr>
        <w:spacing w:after="0" w:afterAutospacing="0"/>
        <w:ind w:left="4320" w:hanging="360"/>
      </w:pPr>
      <w:r w:rsidDel="00000000" w:rsidR="00000000" w:rsidRPr="00000000">
        <w:rPr>
          <w:rtl w:val="0"/>
        </w:rPr>
        <w:t xml:space="preserve">Enter New Password</w:t>
      </w:r>
    </w:p>
    <w:p w:rsidR="00000000" w:rsidDel="00000000" w:rsidP="00000000" w:rsidRDefault="00000000" w:rsidRPr="00000000" w14:paraId="0000061E">
      <w:pPr>
        <w:numPr>
          <w:ilvl w:val="5"/>
          <w:numId w:val="34"/>
        </w:numPr>
        <w:spacing w:after="0" w:afterAutospacing="0"/>
        <w:ind w:left="4320" w:hanging="360"/>
      </w:pPr>
      <w:r w:rsidDel="00000000" w:rsidR="00000000" w:rsidRPr="00000000">
        <w:rPr>
          <w:rtl w:val="0"/>
        </w:rPr>
        <w:t xml:space="preserve">Confirm Password</w:t>
      </w:r>
    </w:p>
    <w:p w:rsidR="00000000" w:rsidDel="00000000" w:rsidP="00000000" w:rsidRDefault="00000000" w:rsidRPr="00000000" w14:paraId="0000061F">
      <w:pPr>
        <w:numPr>
          <w:ilvl w:val="4"/>
          <w:numId w:val="34"/>
        </w:numPr>
        <w:spacing w:after="0" w:afterAutospacing="0"/>
        <w:ind w:left="3600" w:hanging="360"/>
        <w:rPr>
          <w:u w:val="none"/>
        </w:rPr>
      </w:pPr>
      <w:r w:rsidDel="00000000" w:rsidR="00000000" w:rsidRPr="00000000">
        <w:rPr>
          <w:rtl w:val="0"/>
        </w:rPr>
        <w:t xml:space="preserve">After confirming/saving the password, the system should re-direct to the Login screen.</w:t>
      </w:r>
    </w:p>
    <w:p w:rsidR="00000000" w:rsidDel="00000000" w:rsidP="00000000" w:rsidRDefault="00000000" w:rsidRPr="00000000" w14:paraId="00000620">
      <w:pPr>
        <w:numPr>
          <w:ilvl w:val="4"/>
          <w:numId w:val="34"/>
        </w:numPr>
        <w:spacing w:after="0" w:afterAutospacing="0"/>
        <w:ind w:left="3600" w:hanging="360"/>
        <w:rPr>
          <w:u w:val="none"/>
        </w:rPr>
      </w:pPr>
      <w:hyperlink w:anchor="_gav2xp7ir9p8">
        <w:r w:rsidDel="00000000" w:rsidR="00000000" w:rsidRPr="00000000">
          <w:rPr>
            <w:color w:val="1155cc"/>
            <w:u w:val="single"/>
            <w:rtl w:val="0"/>
          </w:rPr>
          <w:t xml:space="preserve">Login flow</w:t>
        </w:r>
      </w:hyperlink>
      <w:r w:rsidDel="00000000" w:rsidR="00000000" w:rsidRPr="00000000">
        <w:rPr>
          <w:rtl w:val="0"/>
        </w:rPr>
      </w:r>
    </w:p>
    <w:p w:rsidR="00000000" w:rsidDel="00000000" w:rsidP="00000000" w:rsidRDefault="00000000" w:rsidRPr="00000000" w14:paraId="00000621">
      <w:pPr>
        <w:numPr>
          <w:ilvl w:val="2"/>
          <w:numId w:val="34"/>
        </w:numPr>
        <w:spacing w:after="0" w:afterAutospacing="0"/>
        <w:ind w:left="2160" w:hanging="360"/>
      </w:pPr>
      <w:r w:rsidDel="00000000" w:rsidR="00000000" w:rsidRPr="00000000">
        <w:rPr>
          <w:rtl w:val="0"/>
        </w:rPr>
        <w:t xml:space="preserve">All actions must be logged in the Security Log.</w:t>
      </w:r>
    </w:p>
    <w:p w:rsidR="00000000" w:rsidDel="00000000" w:rsidP="00000000" w:rsidRDefault="00000000" w:rsidRPr="00000000" w14:paraId="00000622">
      <w:pPr>
        <w:pStyle w:val="Heading6"/>
        <w:numPr>
          <w:ilvl w:val="0"/>
          <w:numId w:val="34"/>
        </w:numPr>
        <w:ind w:left="720" w:hanging="360"/>
      </w:pPr>
      <w:bookmarkStart w:colFirst="0" w:colLast="0" w:name="_49m8n0i3btao" w:id="42"/>
      <w:bookmarkEnd w:id="42"/>
      <w:r w:rsidDel="00000000" w:rsidR="00000000" w:rsidRPr="00000000">
        <w:rPr>
          <w:rtl w:val="0"/>
        </w:rPr>
        <w:t xml:space="preserve">Edit Screen : </w:t>
      </w:r>
    </w:p>
    <w:p w:rsidR="00000000" w:rsidDel="00000000" w:rsidP="00000000" w:rsidRDefault="00000000" w:rsidRPr="00000000" w14:paraId="00000623">
      <w:pPr>
        <w:numPr>
          <w:ilvl w:val="1"/>
          <w:numId w:val="34"/>
        </w:numPr>
        <w:spacing w:after="0" w:afterAutospacing="0"/>
        <w:ind w:left="1440" w:hanging="360"/>
        <w:rPr/>
      </w:pPr>
      <w:r w:rsidDel="00000000" w:rsidR="00000000" w:rsidRPr="00000000">
        <w:rPr>
          <w:rtl w:val="0"/>
        </w:rPr>
        <w:t xml:space="preserve">Clicking on the Edit option, the system should display a pop-up with following fields : </w:t>
      </w:r>
    </w:p>
    <w:p w:rsidR="00000000" w:rsidDel="00000000" w:rsidP="00000000" w:rsidRDefault="00000000" w:rsidRPr="00000000" w14:paraId="00000624">
      <w:pPr>
        <w:numPr>
          <w:ilvl w:val="2"/>
          <w:numId w:val="34"/>
        </w:numPr>
        <w:spacing w:after="0" w:afterAutospacing="0"/>
        <w:ind w:left="2160" w:hanging="360"/>
        <w:rPr>
          <w:u w:val="none"/>
        </w:rPr>
      </w:pPr>
      <w:r w:rsidDel="00000000" w:rsidR="00000000" w:rsidRPr="00000000">
        <w:rPr>
          <w:rtl w:val="0"/>
        </w:rPr>
        <w:t xml:space="preserve">Title : Edit Access : Admin Name [Cris]</w:t>
      </w:r>
    </w:p>
    <w:p w:rsidR="00000000" w:rsidDel="00000000" w:rsidP="00000000" w:rsidRDefault="00000000" w:rsidRPr="00000000" w14:paraId="00000625">
      <w:pPr>
        <w:numPr>
          <w:ilvl w:val="2"/>
          <w:numId w:val="34"/>
        </w:numPr>
        <w:spacing w:after="0" w:afterAutospacing="0"/>
        <w:ind w:left="2160" w:hanging="360"/>
        <w:rPr>
          <w:u w:val="none"/>
        </w:rPr>
      </w:pPr>
      <w:r w:rsidDel="00000000" w:rsidR="00000000" w:rsidRPr="00000000">
        <w:rPr>
          <w:rtl w:val="0"/>
        </w:rPr>
        <w:t xml:space="preserve">Toggle Field : Account Status </w:t>
      </w:r>
    </w:p>
    <w:p w:rsidR="00000000" w:rsidDel="00000000" w:rsidP="00000000" w:rsidRDefault="00000000" w:rsidRPr="00000000" w14:paraId="00000626">
      <w:pPr>
        <w:numPr>
          <w:ilvl w:val="3"/>
          <w:numId w:val="34"/>
        </w:numPr>
        <w:spacing w:after="0" w:afterAutospacing="0"/>
        <w:ind w:left="2880" w:hanging="360"/>
        <w:rPr>
          <w:u w:val="none"/>
        </w:rPr>
      </w:pPr>
      <w:r w:rsidDel="00000000" w:rsidR="00000000" w:rsidRPr="00000000">
        <w:rPr>
          <w:rtl w:val="0"/>
        </w:rPr>
        <w:t xml:space="preserve">Caption : Switching to Inactive immediately revoke access</w:t>
      </w:r>
    </w:p>
    <w:p w:rsidR="00000000" w:rsidDel="00000000" w:rsidP="00000000" w:rsidRDefault="00000000" w:rsidRPr="00000000" w14:paraId="00000627">
      <w:pPr>
        <w:numPr>
          <w:ilvl w:val="3"/>
          <w:numId w:val="34"/>
        </w:numPr>
        <w:spacing w:after="0" w:afterAutospacing="0"/>
        <w:ind w:left="2880" w:hanging="360"/>
        <w:rPr>
          <w:u w:val="none"/>
        </w:rPr>
      </w:pPr>
      <w:r w:rsidDel="00000000" w:rsidR="00000000" w:rsidRPr="00000000">
        <w:rPr>
          <w:rtl w:val="0"/>
        </w:rPr>
        <w:t xml:space="preserve">Toggle : Default enable</w:t>
      </w:r>
    </w:p>
    <w:p w:rsidR="00000000" w:rsidDel="00000000" w:rsidP="00000000" w:rsidRDefault="00000000" w:rsidRPr="00000000" w14:paraId="00000628">
      <w:pPr>
        <w:numPr>
          <w:ilvl w:val="4"/>
          <w:numId w:val="34"/>
        </w:numPr>
        <w:spacing w:after="0" w:afterAutospacing="0"/>
        <w:ind w:left="3600" w:hanging="360"/>
        <w:rPr>
          <w:u w:val="none"/>
        </w:rPr>
      </w:pPr>
      <w:r w:rsidDel="00000000" w:rsidR="00000000" w:rsidRPr="00000000">
        <w:rPr>
          <w:rtl w:val="0"/>
        </w:rPr>
        <w:t xml:space="preserve">Disabled : Toggle off, the system should display immediately a warning message on the pop-up : “This admin will be immediately locked out upon saving changes.”</w:t>
      </w:r>
    </w:p>
    <w:p w:rsidR="00000000" w:rsidDel="00000000" w:rsidP="00000000" w:rsidRDefault="00000000" w:rsidRPr="00000000" w14:paraId="00000629">
      <w:pPr>
        <w:numPr>
          <w:ilvl w:val="4"/>
          <w:numId w:val="34"/>
        </w:numPr>
        <w:spacing w:after="0" w:afterAutospacing="0"/>
        <w:ind w:left="3600" w:hanging="360"/>
        <w:rPr>
          <w:u w:val="none"/>
        </w:rPr>
      </w:pPr>
      <w:r w:rsidDel="00000000" w:rsidR="00000000" w:rsidRPr="00000000">
        <w:rPr>
          <w:rtl w:val="0"/>
        </w:rPr>
        <w:t xml:space="preserve">Display a warning toast message :  </w:t>
      </w:r>
    </w:p>
    <w:p w:rsidR="00000000" w:rsidDel="00000000" w:rsidP="00000000" w:rsidRDefault="00000000" w:rsidRPr="00000000" w14:paraId="0000062A">
      <w:pPr>
        <w:numPr>
          <w:ilvl w:val="5"/>
          <w:numId w:val="34"/>
        </w:numPr>
        <w:spacing w:after="0" w:afterAutospacing="0"/>
        <w:ind w:left="4320" w:hanging="360"/>
        <w:rPr>
          <w:u w:val="none"/>
        </w:rPr>
      </w:pPr>
      <w:r w:rsidDel="00000000" w:rsidR="00000000" w:rsidRPr="00000000">
        <w:rPr>
          <w:rtl w:val="0"/>
        </w:rPr>
        <w:t xml:space="preserve">Title : Access Revoked</w:t>
      </w:r>
    </w:p>
    <w:p w:rsidR="00000000" w:rsidDel="00000000" w:rsidP="00000000" w:rsidRDefault="00000000" w:rsidRPr="00000000" w14:paraId="0000062B">
      <w:pPr>
        <w:numPr>
          <w:ilvl w:val="5"/>
          <w:numId w:val="34"/>
        </w:numPr>
        <w:spacing w:after="0" w:afterAutospacing="0"/>
        <w:ind w:left="4320" w:hanging="360"/>
        <w:rPr>
          <w:u w:val="none"/>
        </w:rPr>
      </w:pPr>
      <w:r w:rsidDel="00000000" w:rsidR="00000000" w:rsidRPr="00000000">
        <w:rPr>
          <w:rtl w:val="0"/>
        </w:rPr>
        <w:t xml:space="preserve">Message : Admin access will be revoked immediately upon saving.</w:t>
      </w:r>
    </w:p>
    <w:p w:rsidR="00000000" w:rsidDel="00000000" w:rsidP="00000000" w:rsidRDefault="00000000" w:rsidRPr="00000000" w14:paraId="0000062C">
      <w:pPr>
        <w:numPr>
          <w:ilvl w:val="5"/>
          <w:numId w:val="34"/>
        </w:numPr>
        <w:spacing w:after="0" w:afterAutospacing="0"/>
        <w:ind w:left="4320" w:hanging="360"/>
        <w:rPr>
          <w:u w:val="none"/>
        </w:rPr>
      </w:pPr>
      <w:r w:rsidDel="00000000" w:rsidR="00000000" w:rsidRPr="00000000">
        <w:rPr>
          <w:rtl w:val="0"/>
        </w:rPr>
        <w:t xml:space="preserve">Toast messages should disappear within 3-5 seconds.</w:t>
      </w:r>
    </w:p>
    <w:p w:rsidR="00000000" w:rsidDel="00000000" w:rsidP="00000000" w:rsidRDefault="00000000" w:rsidRPr="00000000" w14:paraId="0000062D">
      <w:pPr>
        <w:numPr>
          <w:ilvl w:val="4"/>
          <w:numId w:val="34"/>
        </w:numPr>
        <w:spacing w:after="0" w:afterAutospacing="0"/>
        <w:ind w:left="3600" w:hanging="360"/>
      </w:pPr>
      <w:r w:rsidDel="00000000" w:rsidR="00000000" w:rsidRPr="00000000">
        <w:rPr>
          <w:rtl w:val="0"/>
        </w:rPr>
        <w:t xml:space="preserve">The system should restrict the admin log in &amp; display message as : Your Account is deactivated.</w:t>
      </w:r>
    </w:p>
    <w:p w:rsidR="00000000" w:rsidDel="00000000" w:rsidP="00000000" w:rsidRDefault="00000000" w:rsidRPr="00000000" w14:paraId="0000062E">
      <w:pPr>
        <w:numPr>
          <w:ilvl w:val="2"/>
          <w:numId w:val="34"/>
        </w:numPr>
        <w:spacing w:after="0" w:afterAutospacing="0"/>
        <w:ind w:left="2160" w:hanging="360"/>
        <w:rPr>
          <w:u w:val="none"/>
        </w:rPr>
      </w:pPr>
      <w:r w:rsidDel="00000000" w:rsidR="00000000" w:rsidRPr="00000000">
        <w:rPr>
          <w:rtl w:val="0"/>
        </w:rPr>
        <w:t xml:space="preserve">Dropdown Field :  Change Role</w:t>
      </w:r>
    </w:p>
    <w:p w:rsidR="00000000" w:rsidDel="00000000" w:rsidP="00000000" w:rsidRDefault="00000000" w:rsidRPr="00000000" w14:paraId="0000062F">
      <w:pPr>
        <w:numPr>
          <w:ilvl w:val="3"/>
          <w:numId w:val="34"/>
        </w:numPr>
        <w:spacing w:after="0" w:afterAutospacing="0"/>
        <w:ind w:left="2880" w:hanging="360"/>
        <w:rPr>
          <w:u w:val="none"/>
        </w:rPr>
      </w:pPr>
      <w:r w:rsidDel="00000000" w:rsidR="00000000" w:rsidRPr="00000000">
        <w:rPr>
          <w:rtl w:val="0"/>
        </w:rPr>
        <w:t xml:space="preserve">Pre-fill the previous Role</w:t>
      </w:r>
    </w:p>
    <w:p w:rsidR="00000000" w:rsidDel="00000000" w:rsidP="00000000" w:rsidRDefault="00000000" w:rsidRPr="00000000" w14:paraId="00000630">
      <w:pPr>
        <w:numPr>
          <w:ilvl w:val="3"/>
          <w:numId w:val="34"/>
        </w:numPr>
        <w:spacing w:after="0" w:afterAutospacing="0"/>
        <w:ind w:left="2880" w:hanging="360"/>
        <w:rPr>
          <w:u w:val="none"/>
        </w:rPr>
      </w:pPr>
      <w:r w:rsidDel="00000000" w:rsidR="00000000" w:rsidRPr="00000000">
        <w:rPr>
          <w:rtl w:val="0"/>
        </w:rPr>
        <w:t xml:space="preserve">Options : </w:t>
      </w:r>
    </w:p>
    <w:p w:rsidR="00000000" w:rsidDel="00000000" w:rsidP="00000000" w:rsidRDefault="00000000" w:rsidRPr="00000000" w14:paraId="00000631">
      <w:pPr>
        <w:numPr>
          <w:ilvl w:val="4"/>
          <w:numId w:val="34"/>
        </w:numPr>
        <w:spacing w:after="0" w:afterAutospacing="0"/>
        <w:ind w:left="3600" w:hanging="360"/>
        <w:rPr>
          <w:u w:val="none"/>
        </w:rPr>
      </w:pPr>
      <w:r w:rsidDel="00000000" w:rsidR="00000000" w:rsidRPr="00000000">
        <w:rPr>
          <w:rtl w:val="0"/>
        </w:rPr>
        <w:t xml:space="preserve">Super Admin</w:t>
      </w:r>
    </w:p>
    <w:p w:rsidR="00000000" w:rsidDel="00000000" w:rsidP="00000000" w:rsidRDefault="00000000" w:rsidRPr="00000000" w14:paraId="00000632">
      <w:pPr>
        <w:numPr>
          <w:ilvl w:val="4"/>
          <w:numId w:val="34"/>
        </w:numPr>
        <w:spacing w:after="0" w:afterAutospacing="0"/>
        <w:ind w:left="3600" w:hanging="360"/>
        <w:rPr>
          <w:u w:val="none"/>
        </w:rPr>
      </w:pPr>
      <w:r w:rsidDel="00000000" w:rsidR="00000000" w:rsidRPr="00000000">
        <w:rPr>
          <w:rtl w:val="0"/>
        </w:rPr>
        <w:t xml:space="preserve">Ops Admin</w:t>
      </w:r>
    </w:p>
    <w:p w:rsidR="00000000" w:rsidDel="00000000" w:rsidP="00000000" w:rsidRDefault="00000000" w:rsidRPr="00000000" w14:paraId="00000633">
      <w:pPr>
        <w:numPr>
          <w:ilvl w:val="4"/>
          <w:numId w:val="34"/>
        </w:numPr>
        <w:spacing w:after="0" w:afterAutospacing="0"/>
        <w:ind w:left="3600" w:hanging="360"/>
        <w:rPr>
          <w:u w:val="none"/>
        </w:rPr>
      </w:pPr>
      <w:r w:rsidDel="00000000" w:rsidR="00000000" w:rsidRPr="00000000">
        <w:rPr>
          <w:rtl w:val="0"/>
        </w:rPr>
        <w:t xml:space="preserve">Support Agent</w:t>
      </w:r>
    </w:p>
    <w:p w:rsidR="00000000" w:rsidDel="00000000" w:rsidP="00000000" w:rsidRDefault="00000000" w:rsidRPr="00000000" w14:paraId="00000634">
      <w:pPr>
        <w:numPr>
          <w:ilvl w:val="3"/>
          <w:numId w:val="34"/>
        </w:numPr>
        <w:spacing w:after="0" w:afterAutospacing="0"/>
        <w:ind w:left="2880" w:hanging="360"/>
        <w:rPr>
          <w:u w:val="none"/>
        </w:rPr>
      </w:pPr>
      <w:r w:rsidDel="00000000" w:rsidR="00000000" w:rsidRPr="00000000">
        <w:rPr>
          <w:rtl w:val="0"/>
        </w:rPr>
        <w:t xml:space="preserve">Only 1 option can be selected.</w:t>
      </w:r>
    </w:p>
    <w:p w:rsidR="00000000" w:rsidDel="00000000" w:rsidP="00000000" w:rsidRDefault="00000000" w:rsidRPr="00000000" w14:paraId="00000635">
      <w:pPr>
        <w:numPr>
          <w:ilvl w:val="2"/>
          <w:numId w:val="34"/>
        </w:numPr>
        <w:spacing w:after="0" w:afterAutospacing="0"/>
        <w:ind w:left="2160" w:hanging="360"/>
        <w:rPr>
          <w:u w:val="none"/>
        </w:rPr>
      </w:pPr>
      <w:r w:rsidDel="00000000" w:rsidR="00000000" w:rsidRPr="00000000">
        <w:rPr>
          <w:rtl w:val="0"/>
        </w:rPr>
        <w:t xml:space="preserve">Buttons : </w:t>
      </w:r>
    </w:p>
    <w:p w:rsidR="00000000" w:rsidDel="00000000" w:rsidP="00000000" w:rsidRDefault="00000000" w:rsidRPr="00000000" w14:paraId="00000636">
      <w:pPr>
        <w:numPr>
          <w:ilvl w:val="3"/>
          <w:numId w:val="34"/>
        </w:numPr>
        <w:spacing w:after="0" w:afterAutospacing="0"/>
        <w:ind w:left="2880" w:hanging="360"/>
        <w:rPr>
          <w:u w:val="none"/>
        </w:rPr>
      </w:pPr>
      <w:r w:rsidDel="00000000" w:rsidR="00000000" w:rsidRPr="00000000">
        <w:rPr>
          <w:rtl w:val="0"/>
        </w:rPr>
        <w:t xml:space="preserve">Cancel</w:t>
      </w:r>
    </w:p>
    <w:p w:rsidR="00000000" w:rsidDel="00000000" w:rsidP="00000000" w:rsidRDefault="00000000" w:rsidRPr="00000000" w14:paraId="00000637">
      <w:pPr>
        <w:numPr>
          <w:ilvl w:val="4"/>
          <w:numId w:val="34"/>
        </w:numPr>
        <w:spacing w:after="0" w:afterAutospacing="0"/>
        <w:ind w:left="3600" w:hanging="360"/>
        <w:rPr>
          <w:u w:val="none"/>
        </w:rPr>
      </w:pPr>
      <w:r w:rsidDel="00000000" w:rsidR="00000000" w:rsidRPr="00000000">
        <w:rPr>
          <w:rtl w:val="0"/>
        </w:rPr>
        <w:t xml:space="preserve">Clicking on the cancel button,the system should close the pop-up &amp; the User Role should not be changed.</w:t>
      </w:r>
    </w:p>
    <w:p w:rsidR="00000000" w:rsidDel="00000000" w:rsidP="00000000" w:rsidRDefault="00000000" w:rsidRPr="00000000" w14:paraId="00000638">
      <w:pPr>
        <w:numPr>
          <w:ilvl w:val="3"/>
          <w:numId w:val="34"/>
        </w:numPr>
        <w:spacing w:after="0" w:afterAutospacing="0"/>
        <w:ind w:left="2880" w:hanging="360"/>
        <w:rPr>
          <w:u w:val="none"/>
        </w:rPr>
      </w:pPr>
      <w:r w:rsidDel="00000000" w:rsidR="00000000" w:rsidRPr="00000000">
        <w:rPr>
          <w:rtl w:val="0"/>
        </w:rPr>
        <w:t xml:space="preserve">Save Changes</w:t>
      </w:r>
    </w:p>
    <w:p w:rsidR="00000000" w:rsidDel="00000000" w:rsidP="00000000" w:rsidRDefault="00000000" w:rsidRPr="00000000" w14:paraId="00000639">
      <w:pPr>
        <w:numPr>
          <w:ilvl w:val="4"/>
          <w:numId w:val="34"/>
        </w:numPr>
        <w:spacing w:after="0" w:afterAutospacing="0"/>
        <w:ind w:left="3600" w:hanging="360"/>
        <w:rPr>
          <w:u w:val="none"/>
        </w:rPr>
      </w:pPr>
      <w:r w:rsidDel="00000000" w:rsidR="00000000" w:rsidRPr="00000000">
        <w:rPr>
          <w:rtl w:val="0"/>
        </w:rPr>
        <w:t xml:space="preserve">Clicking on the Save changes  button,the system should save the changes &amp; display a successful toast message :</w:t>
      </w:r>
    </w:p>
    <w:p w:rsidR="00000000" w:rsidDel="00000000" w:rsidP="00000000" w:rsidRDefault="00000000" w:rsidRPr="00000000" w14:paraId="0000063A">
      <w:pPr>
        <w:numPr>
          <w:ilvl w:val="5"/>
          <w:numId w:val="34"/>
        </w:numPr>
        <w:spacing w:after="0" w:afterAutospacing="0"/>
        <w:ind w:left="4320" w:hanging="360"/>
        <w:rPr>
          <w:u w:val="none"/>
        </w:rPr>
      </w:pPr>
      <w:r w:rsidDel="00000000" w:rsidR="00000000" w:rsidRPr="00000000">
        <w:rPr>
          <w:rtl w:val="0"/>
        </w:rPr>
        <w:t xml:space="preserve">Title :  Changes Saved</w:t>
      </w:r>
    </w:p>
    <w:p w:rsidR="00000000" w:rsidDel="00000000" w:rsidP="00000000" w:rsidRDefault="00000000" w:rsidRPr="00000000" w14:paraId="0000063B">
      <w:pPr>
        <w:numPr>
          <w:ilvl w:val="5"/>
          <w:numId w:val="34"/>
        </w:numPr>
        <w:ind w:left="4320" w:hanging="360"/>
        <w:rPr>
          <w:u w:val="none"/>
        </w:rPr>
      </w:pPr>
      <w:r w:rsidDel="00000000" w:rsidR="00000000" w:rsidRPr="00000000">
        <w:rPr>
          <w:rtl w:val="0"/>
        </w:rPr>
        <w:t xml:space="preserve">Message  :John Doe's permissions have been updated successfully</w:t>
      </w:r>
    </w:p>
    <w:p w:rsidR="00000000" w:rsidDel="00000000" w:rsidP="00000000" w:rsidRDefault="00000000" w:rsidRPr="00000000" w14:paraId="0000063C">
      <w:pPr>
        <w:rPr>
          <w:b w:val="1"/>
          <w:bCs w:val="1"/>
        </w:rPr>
      </w:pPr>
      <w:r w:rsidDel="00000000" w:rsidR="00000000" w:rsidRPr="00000000">
        <w:rPr>
          <w:b w:val="1"/>
          <w:bCs w:val="1"/>
          <w:rtl w:val="0"/>
        </w:rPr>
        <w:t xml:space="preserve">Validations </w:t>
      </w:r>
    </w:p>
    <w:tbl>
      <w:tblPr>
        <w:tblStyle w:val="Table19"/>
        <w:tblW w:w="5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330"/>
        <w:tblGridChange w:id="0">
          <w:tblGrid>
            <w:gridCol w:w="2205"/>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after="0" w:line="240" w:lineRule="auto"/>
              <w:rPr>
                <w:b w:val="1"/>
                <w:bCs w:val="1"/>
              </w:rPr>
            </w:pPr>
            <w:r w:rsidDel="00000000" w:rsidR="00000000" w:rsidRPr="00000000">
              <w:rPr>
                <w:b w:val="1"/>
                <w:bCs w:val="1"/>
                <w:rtl w:val="0"/>
              </w:rPr>
              <w:t xml:space="preserve">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after="0" w:line="240" w:lineRule="auto"/>
              <w:rPr>
                <w:b w:val="1"/>
                <w:bCs w:val="1"/>
              </w:rPr>
            </w:pPr>
            <w:r w:rsidDel="00000000" w:rsidR="00000000" w:rsidRPr="00000000">
              <w:rPr>
                <w:b w:val="1"/>
                <w:bCs w:val="1"/>
                <w:rtl w:val="0"/>
              </w:rPr>
              <w:t xml:space="preserve">Empty Data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after="0" w:line="240" w:lineRule="auto"/>
              <w:rPr>
                <w:b w:val="1"/>
                <w:bCs w:val="1"/>
              </w:rPr>
            </w:pPr>
            <w:r w:rsidDel="00000000" w:rsidR="00000000" w:rsidRPr="00000000">
              <w:rPr>
                <w:b w:val="1"/>
                <w:bCs w:val="1"/>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after="0" w:line="240" w:lineRule="auto"/>
              <w:rPr/>
            </w:pPr>
            <w:r w:rsidDel="00000000" w:rsidR="00000000" w:rsidRPr="00000000">
              <w:rPr>
                <w:rtl w:val="0"/>
              </w:rPr>
              <w:t xml:space="preserve">Email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after="0" w:line="240" w:lineRule="auto"/>
              <w:rPr>
                <w:b w:val="1"/>
                <w:bCs w:val="1"/>
              </w:rPr>
            </w:pPr>
            <w:r w:rsidDel="00000000" w:rsidR="00000000" w:rsidRPr="00000000">
              <w:rPr>
                <w:b w:val="1"/>
                <w:bCs w:val="1"/>
                <w:rtl w:val="0"/>
              </w:rPr>
              <w:t xml:space="preserve">First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after="0" w:line="240" w:lineRule="auto"/>
              <w:rPr/>
            </w:pPr>
            <w:r w:rsidDel="00000000" w:rsidR="00000000" w:rsidRPr="00000000">
              <w:rPr>
                <w:rtl w:val="0"/>
              </w:rPr>
              <w:t xml:space="preserve">First Name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after="0" w:line="240" w:lineRule="auto"/>
              <w:rPr>
                <w:b w:val="1"/>
                <w:bCs w:val="1"/>
              </w:rPr>
            </w:pPr>
            <w:r w:rsidDel="00000000" w:rsidR="00000000" w:rsidRPr="00000000">
              <w:rPr>
                <w:b w:val="1"/>
                <w:bCs w:val="1"/>
                <w:rtl w:val="0"/>
              </w:rPr>
              <w:t xml:space="preserve">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after="0" w:line="240" w:lineRule="auto"/>
              <w:rPr/>
            </w:pPr>
            <w:r w:rsidDel="00000000" w:rsidR="00000000" w:rsidRPr="00000000">
              <w:rPr>
                <w:rtl w:val="0"/>
              </w:rPr>
              <w:t xml:space="preserve">Last Name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after="0" w:line="240" w:lineRule="auto"/>
              <w:rPr>
                <w:b w:val="1"/>
                <w:bCs w:val="1"/>
              </w:rPr>
            </w:pPr>
            <w:r w:rsidDel="00000000" w:rsidR="00000000" w:rsidRPr="00000000">
              <w:rPr>
                <w:b w:val="1"/>
                <w:bCs w:val="1"/>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after="0" w:line="240" w:lineRule="auto"/>
              <w:rPr/>
            </w:pPr>
            <w:r w:rsidDel="00000000" w:rsidR="00000000" w:rsidRPr="00000000">
              <w:rPr>
                <w:rtl w:val="0"/>
              </w:rPr>
              <w:t xml:space="preserve">Phone Number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after="0" w:line="240" w:lineRule="auto"/>
              <w:rPr>
                <w:b w:val="1"/>
                <w:bCs w:val="1"/>
              </w:rPr>
            </w:pPr>
            <w:r w:rsidDel="00000000" w:rsidR="00000000" w:rsidRPr="00000000">
              <w:rPr>
                <w:b w:val="1"/>
                <w:bCs w:val="1"/>
                <w:rtl w:val="0"/>
              </w:rPr>
              <w:t xml:space="preserve">Assign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spacing w:line="300" w:lineRule="auto"/>
              <w:rPr>
                <w:b w:val="1"/>
                <w:bCs w:val="1"/>
              </w:rPr>
            </w:pPr>
            <w:r w:rsidDel="00000000" w:rsidR="00000000" w:rsidRPr="00000000">
              <w:rPr>
                <w:rtl w:val="0"/>
              </w:rPr>
              <w:t xml:space="preserve">Assign role is required </w:t>
            </w:r>
            <w:r w:rsidDel="00000000" w:rsidR="00000000" w:rsidRPr="00000000">
              <w:rPr>
                <w:rtl w:val="0"/>
              </w:rPr>
            </w:r>
          </w:p>
        </w:tc>
      </w:tr>
    </w:tbl>
    <w:p w:rsidR="00000000" w:rsidDel="00000000" w:rsidP="00000000" w:rsidRDefault="00000000" w:rsidRPr="00000000" w14:paraId="00000649">
      <w:pPr>
        <w:spacing w:line="300" w:lineRule="auto"/>
        <w:rPr/>
      </w:pPr>
      <w:r w:rsidDel="00000000" w:rsidR="00000000" w:rsidRPr="00000000">
        <w:rPr>
          <w:rtl w:val="0"/>
        </w:rPr>
      </w:r>
    </w:p>
    <w:p w:rsidR="00000000" w:rsidDel="00000000" w:rsidP="00000000" w:rsidRDefault="00000000" w:rsidRPr="00000000" w14:paraId="0000064A">
      <w:pPr>
        <w:spacing w:line="300" w:lineRule="auto"/>
        <w:rPr>
          <w:b w:val="1"/>
          <w:bCs w:val="1"/>
        </w:rPr>
      </w:pPr>
      <w:r w:rsidDel="00000000" w:rsidR="00000000" w:rsidRPr="00000000">
        <w:rPr>
          <w:b w:val="1"/>
          <w:bCs w:val="1"/>
          <w:rtl w:val="0"/>
        </w:rPr>
        <w:t xml:space="preserve">Validations for character length</w:t>
      </w:r>
    </w:p>
    <w:tbl>
      <w:tblPr>
        <w:tblStyle w:val="Table20"/>
        <w:tblW w:w="5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120"/>
        <w:tblGridChange w:id="0">
          <w:tblGrid>
            <w:gridCol w:w="220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after="0" w:line="240" w:lineRule="auto"/>
              <w:rPr>
                <w:b w:val="1"/>
                <w:bCs w:val="1"/>
              </w:rPr>
            </w:pPr>
            <w:r w:rsidDel="00000000" w:rsidR="00000000" w:rsidRPr="00000000">
              <w:rPr>
                <w:b w:val="1"/>
                <w:bCs w:val="1"/>
                <w:rtl w:val="0"/>
              </w:rPr>
              <w:t xml:space="preserve">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after="0" w:line="240" w:lineRule="auto"/>
              <w:rPr>
                <w:b w:val="1"/>
                <w:bCs w:val="1"/>
              </w:rPr>
            </w:pPr>
            <w:r w:rsidDel="00000000" w:rsidR="00000000" w:rsidRPr="00000000">
              <w:rPr>
                <w:b w:val="1"/>
                <w:bCs w:val="1"/>
                <w:rtl w:val="0"/>
              </w:rPr>
              <w:t xml:space="preserve">Max character length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after="0" w:line="240" w:lineRule="auto"/>
              <w:rPr>
                <w:b w:val="1"/>
                <w:bCs w:val="1"/>
              </w:rPr>
            </w:pPr>
            <w:r w:rsidDel="00000000" w:rsidR="00000000" w:rsidRPr="00000000">
              <w:rPr>
                <w:b w:val="1"/>
                <w:bCs w:val="1"/>
                <w:rtl w:val="0"/>
              </w:rPr>
              <w:t xml:space="preserve">First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after="0" w:line="240" w:lineRule="auto"/>
              <w:rPr/>
            </w:pPr>
            <w:r w:rsidDel="00000000" w:rsidR="00000000" w:rsidRPr="00000000">
              <w:rPr>
                <w:rtl w:val="0"/>
              </w:rPr>
              <w:t xml:space="preserve">Max 40 characters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after="0" w:line="240" w:lineRule="auto"/>
              <w:rPr>
                <w:b w:val="1"/>
                <w:bCs w:val="1"/>
              </w:rPr>
            </w:pPr>
            <w:r w:rsidDel="00000000" w:rsidR="00000000" w:rsidRPr="00000000">
              <w:rPr>
                <w:b w:val="1"/>
                <w:bCs w:val="1"/>
                <w:rtl w:val="0"/>
              </w:rPr>
              <w:t xml:space="preserve">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after="0" w:line="240" w:lineRule="auto"/>
              <w:rPr/>
            </w:pPr>
            <w:r w:rsidDel="00000000" w:rsidR="00000000" w:rsidRPr="00000000">
              <w:rPr>
                <w:rtl w:val="0"/>
              </w:rPr>
              <w:t xml:space="preserve">Max 40 characters allowed</w:t>
            </w:r>
          </w:p>
        </w:tc>
      </w:tr>
    </w:tbl>
    <w:p w:rsidR="00000000" w:rsidDel="00000000" w:rsidP="00000000" w:rsidRDefault="00000000" w:rsidRPr="00000000" w14:paraId="00000651">
      <w:pPr>
        <w:spacing w:line="300" w:lineRule="auto"/>
        <w:rPr>
          <w:b w:val="1"/>
          <w:bCs w:val="1"/>
        </w:rPr>
      </w:pPr>
      <w:r w:rsidDel="00000000" w:rsidR="00000000" w:rsidRPr="00000000">
        <w:rPr>
          <w:rtl w:val="0"/>
        </w:rPr>
      </w:r>
    </w:p>
    <w:p w:rsidR="00000000" w:rsidDel="00000000" w:rsidP="00000000" w:rsidRDefault="00000000" w:rsidRPr="00000000" w14:paraId="00000652">
      <w:pPr>
        <w:numPr>
          <w:ilvl w:val="0"/>
          <w:numId w:val="34"/>
        </w:numPr>
        <w:spacing w:after="0" w:afterAutospacing="0"/>
        <w:ind w:left="720" w:hanging="360"/>
      </w:pPr>
      <w:r w:rsidDel="00000000" w:rsidR="00000000" w:rsidRPr="00000000">
        <w:rPr>
          <w:b w:val="1"/>
          <w:bCs w:val="1"/>
          <w:rtl w:val="0"/>
        </w:rPr>
        <w:t xml:space="preserve">Roles Sub-module (Hide for DEMO 1, awaiting for  clarifications from clients  )</w:t>
      </w:r>
    </w:p>
    <w:p w:rsidR="00000000" w:rsidDel="00000000" w:rsidP="00000000" w:rsidRDefault="00000000" w:rsidRPr="00000000" w14:paraId="00000653">
      <w:pPr>
        <w:numPr>
          <w:ilvl w:val="1"/>
          <w:numId w:val="34"/>
        </w:numPr>
        <w:spacing w:after="0" w:afterAutospacing="0"/>
        <w:ind w:left="1440" w:hanging="360"/>
      </w:pPr>
      <w:r w:rsidDel="00000000" w:rsidR="00000000" w:rsidRPr="00000000">
        <w:rPr>
          <w:rFonts w:ascii="Arial Unicode MS" w:cs="Arial Unicode MS" w:eastAsia="Arial Unicode MS" w:hAnsi="Arial Unicode MS"/>
          <w:b w:val="1"/>
          <w:bCs w:val="1"/>
          <w:rtl w:val="0"/>
        </w:rPr>
        <w:t xml:space="preserve">Navigation :  Login → Settings → Roles</w:t>
      </w:r>
    </w:p>
    <w:p w:rsidR="00000000" w:rsidDel="00000000" w:rsidP="00000000" w:rsidRDefault="00000000" w:rsidRPr="00000000" w14:paraId="00000654">
      <w:pPr>
        <w:numPr>
          <w:ilvl w:val="1"/>
          <w:numId w:val="34"/>
        </w:numPr>
        <w:spacing w:after="0" w:afterAutospacing="0"/>
        <w:ind w:left="1440" w:hanging="360"/>
        <w:rPr/>
      </w:pPr>
      <w:r w:rsidDel="00000000" w:rsidR="00000000" w:rsidRPr="00000000">
        <w:rPr>
          <w:rtl w:val="0"/>
        </w:rPr>
        <w:t xml:space="preserve">This Roles sub-module should be visible only to  Super Admin.</w:t>
      </w:r>
    </w:p>
    <w:p w:rsidR="00000000" w:rsidDel="00000000" w:rsidP="00000000" w:rsidRDefault="00000000" w:rsidRPr="00000000" w14:paraId="00000655">
      <w:pPr>
        <w:numPr>
          <w:ilvl w:val="1"/>
          <w:numId w:val="34"/>
        </w:numPr>
        <w:spacing w:after="0" w:afterAutospacing="0"/>
        <w:ind w:left="1440" w:hanging="360"/>
        <w:rPr/>
      </w:pPr>
      <w:r w:rsidDel="00000000" w:rsidR="00000000" w:rsidRPr="00000000">
        <w:rPr>
          <w:rtl w:val="0"/>
        </w:rPr>
        <w:t xml:space="preserve">Clicking on the ROle sub-module, the system should display the Roles Section with the following : </w:t>
      </w:r>
    </w:p>
    <w:p w:rsidR="00000000" w:rsidDel="00000000" w:rsidP="00000000" w:rsidRDefault="00000000" w:rsidRPr="00000000" w14:paraId="00000656">
      <w:pPr>
        <w:numPr>
          <w:ilvl w:val="2"/>
          <w:numId w:val="34"/>
        </w:numPr>
        <w:spacing w:after="0" w:afterAutospacing="0"/>
        <w:ind w:left="2160" w:hanging="360"/>
        <w:rPr>
          <w:u w:val="none"/>
        </w:rPr>
      </w:pPr>
      <w:r w:rsidDel="00000000" w:rsidR="00000000" w:rsidRPr="00000000">
        <w:rPr>
          <w:rtl w:val="0"/>
        </w:rPr>
        <w:t xml:space="preserve">Header :  Roles</w:t>
      </w:r>
    </w:p>
    <w:p w:rsidR="00000000" w:rsidDel="00000000" w:rsidP="00000000" w:rsidRDefault="00000000" w:rsidRPr="00000000" w14:paraId="00000657">
      <w:pPr>
        <w:numPr>
          <w:ilvl w:val="2"/>
          <w:numId w:val="34"/>
        </w:numPr>
        <w:spacing w:after="0" w:afterAutospacing="0"/>
        <w:ind w:left="2160" w:hanging="360"/>
        <w:rPr>
          <w:u w:val="none"/>
        </w:rPr>
      </w:pPr>
      <w:r w:rsidDel="00000000" w:rsidR="00000000" w:rsidRPr="00000000">
        <w:rPr>
          <w:rtl w:val="0"/>
        </w:rPr>
        <w:t xml:space="preserve">List view : </w:t>
      </w:r>
    </w:p>
    <w:p w:rsidR="00000000" w:rsidDel="00000000" w:rsidP="00000000" w:rsidRDefault="00000000" w:rsidRPr="00000000" w14:paraId="00000658">
      <w:pPr>
        <w:numPr>
          <w:ilvl w:val="3"/>
          <w:numId w:val="34"/>
        </w:numPr>
        <w:spacing w:after="0" w:afterAutospacing="0"/>
        <w:ind w:left="2880" w:hanging="360"/>
        <w:rPr>
          <w:u w:val="none"/>
        </w:rPr>
      </w:pPr>
      <w:r w:rsidDel="00000000" w:rsidR="00000000" w:rsidRPr="00000000">
        <w:rPr>
          <w:rtl w:val="0"/>
        </w:rPr>
        <w:t xml:space="preserve">Fields : </w:t>
      </w:r>
    </w:p>
    <w:p w:rsidR="00000000" w:rsidDel="00000000" w:rsidP="00000000" w:rsidRDefault="00000000" w:rsidRPr="00000000" w14:paraId="00000659">
      <w:pPr>
        <w:numPr>
          <w:ilvl w:val="4"/>
          <w:numId w:val="34"/>
        </w:numPr>
        <w:spacing w:after="0" w:afterAutospacing="0"/>
        <w:ind w:left="3600" w:hanging="360"/>
        <w:rPr>
          <w:u w:val="none"/>
        </w:rPr>
      </w:pPr>
      <w:r w:rsidDel="00000000" w:rsidR="00000000" w:rsidRPr="00000000">
        <w:rPr>
          <w:rtl w:val="0"/>
        </w:rPr>
        <w:t xml:space="preserve">Role </w:t>
      </w:r>
    </w:p>
    <w:p w:rsidR="00000000" w:rsidDel="00000000" w:rsidP="00000000" w:rsidRDefault="00000000" w:rsidRPr="00000000" w14:paraId="0000065A">
      <w:pPr>
        <w:numPr>
          <w:ilvl w:val="5"/>
          <w:numId w:val="34"/>
        </w:numPr>
        <w:spacing w:after="0" w:afterAutospacing="0"/>
        <w:ind w:left="4320" w:hanging="360"/>
        <w:rPr>
          <w:u w:val="none"/>
        </w:rPr>
      </w:pPr>
      <w:r w:rsidDel="00000000" w:rsidR="00000000" w:rsidRPr="00000000">
        <w:rPr>
          <w:rtl w:val="0"/>
        </w:rPr>
        <w:t xml:space="preserve">Support Agent</w:t>
      </w:r>
    </w:p>
    <w:p w:rsidR="00000000" w:rsidDel="00000000" w:rsidP="00000000" w:rsidRDefault="00000000" w:rsidRPr="00000000" w14:paraId="0000065B">
      <w:pPr>
        <w:numPr>
          <w:ilvl w:val="5"/>
          <w:numId w:val="34"/>
        </w:numPr>
        <w:spacing w:after="0" w:afterAutospacing="0"/>
        <w:ind w:left="4320" w:hanging="360"/>
        <w:rPr>
          <w:u w:val="none"/>
        </w:rPr>
      </w:pPr>
      <w:r w:rsidDel="00000000" w:rsidR="00000000" w:rsidRPr="00000000">
        <w:rPr>
          <w:rtl w:val="0"/>
        </w:rPr>
        <w:t xml:space="preserve">Ops Admin</w:t>
      </w:r>
    </w:p>
    <w:p w:rsidR="00000000" w:rsidDel="00000000" w:rsidP="00000000" w:rsidRDefault="00000000" w:rsidRPr="00000000" w14:paraId="0000065C">
      <w:pPr>
        <w:numPr>
          <w:ilvl w:val="5"/>
          <w:numId w:val="34"/>
        </w:numPr>
        <w:spacing w:after="0" w:afterAutospacing="0"/>
        <w:ind w:left="4320" w:hanging="360"/>
        <w:rPr>
          <w:u w:val="none"/>
        </w:rPr>
      </w:pPr>
      <w:r w:rsidDel="00000000" w:rsidR="00000000" w:rsidRPr="00000000">
        <w:rPr>
          <w:rtl w:val="0"/>
        </w:rPr>
        <w:t xml:space="preserve">Super Admin</w:t>
      </w:r>
    </w:p>
    <w:p w:rsidR="00000000" w:rsidDel="00000000" w:rsidP="00000000" w:rsidRDefault="00000000" w:rsidRPr="00000000" w14:paraId="0000065D">
      <w:pPr>
        <w:numPr>
          <w:ilvl w:val="4"/>
          <w:numId w:val="34"/>
        </w:numPr>
        <w:spacing w:after="0" w:afterAutospacing="0"/>
        <w:ind w:left="3600" w:hanging="360"/>
        <w:rPr>
          <w:u w:val="none"/>
        </w:rPr>
      </w:pPr>
      <w:r w:rsidDel="00000000" w:rsidR="00000000" w:rsidRPr="00000000">
        <w:rPr>
          <w:rtl w:val="0"/>
        </w:rPr>
        <w:t xml:space="preserve">Description</w:t>
      </w:r>
    </w:p>
    <w:p w:rsidR="00000000" w:rsidDel="00000000" w:rsidP="00000000" w:rsidRDefault="00000000" w:rsidRPr="00000000" w14:paraId="0000065E">
      <w:pPr>
        <w:numPr>
          <w:ilvl w:val="5"/>
          <w:numId w:val="34"/>
        </w:numPr>
        <w:spacing w:after="0" w:afterAutospacing="0"/>
        <w:ind w:left="4320" w:hanging="360"/>
        <w:rPr>
          <w:u w:val="none"/>
        </w:rPr>
      </w:pPr>
      <w:r w:rsidDel="00000000" w:rsidR="00000000" w:rsidRPr="00000000">
        <w:rPr>
          <w:rtl w:val="0"/>
        </w:rPr>
        <w:t xml:space="preserve">Support Agent : Customer support with limited operational capabilities</w:t>
      </w:r>
    </w:p>
    <w:p w:rsidR="00000000" w:rsidDel="00000000" w:rsidP="00000000" w:rsidRDefault="00000000" w:rsidRPr="00000000" w14:paraId="0000065F">
      <w:pPr>
        <w:numPr>
          <w:ilvl w:val="5"/>
          <w:numId w:val="34"/>
        </w:numPr>
        <w:spacing w:after="0" w:afterAutospacing="0"/>
        <w:ind w:left="4320" w:hanging="360"/>
        <w:rPr>
          <w:u w:val="none"/>
        </w:rPr>
      </w:pPr>
      <w:r w:rsidDel="00000000" w:rsidR="00000000" w:rsidRPr="00000000">
        <w:rPr>
          <w:rtl w:val="0"/>
        </w:rPr>
        <w:t xml:space="preserve">Ops Admin  : Operational control with break-glass capabilities.</w:t>
      </w:r>
    </w:p>
    <w:p w:rsidR="00000000" w:rsidDel="00000000" w:rsidP="00000000" w:rsidRDefault="00000000" w:rsidRPr="00000000" w14:paraId="00000660">
      <w:pPr>
        <w:numPr>
          <w:ilvl w:val="5"/>
          <w:numId w:val="34"/>
        </w:numPr>
        <w:spacing w:after="0" w:afterAutospacing="0"/>
        <w:ind w:left="4320" w:hanging="360"/>
        <w:rPr>
          <w:u w:val="none"/>
        </w:rPr>
      </w:pPr>
      <w:r w:rsidDel="00000000" w:rsidR="00000000" w:rsidRPr="00000000">
        <w:rPr>
          <w:rtl w:val="0"/>
        </w:rPr>
        <w:t xml:space="preserve">Super Admin : Full platform control and RBAC management</w:t>
      </w:r>
    </w:p>
    <w:p w:rsidR="00000000" w:rsidDel="00000000" w:rsidP="00000000" w:rsidRDefault="00000000" w:rsidRPr="00000000" w14:paraId="00000661">
      <w:pPr>
        <w:numPr>
          <w:ilvl w:val="4"/>
          <w:numId w:val="34"/>
        </w:numPr>
        <w:spacing w:after="0" w:afterAutospacing="0"/>
        <w:ind w:left="3600" w:hanging="360"/>
        <w:rPr>
          <w:b w:val="1"/>
          <w:bCs w:val="1"/>
        </w:rPr>
      </w:pPr>
      <w:r w:rsidDel="00000000" w:rsidR="00000000" w:rsidRPr="00000000">
        <w:rPr>
          <w:b w:val="1"/>
          <w:bCs w:val="1"/>
          <w:rtl w:val="0"/>
        </w:rPr>
        <w:t xml:space="preserve">Action:</w:t>
      </w:r>
    </w:p>
    <w:p w:rsidR="00000000" w:rsidDel="00000000" w:rsidP="00000000" w:rsidRDefault="00000000" w:rsidRPr="00000000" w14:paraId="00000662">
      <w:pPr>
        <w:numPr>
          <w:ilvl w:val="5"/>
          <w:numId w:val="34"/>
        </w:numPr>
        <w:spacing w:after="0" w:afterAutospacing="0"/>
        <w:ind w:left="4320" w:hanging="360"/>
        <w:rPr>
          <w:b w:val="1"/>
          <w:bCs w:val="1"/>
        </w:rPr>
      </w:pPr>
      <w:r w:rsidDel="00000000" w:rsidR="00000000" w:rsidRPr="00000000">
        <w:rPr>
          <w:rtl w:val="0"/>
        </w:rPr>
        <w:t xml:space="preserve">When the user clicks on an </w:t>
      </w:r>
      <w:r w:rsidDel="00000000" w:rsidR="00000000" w:rsidRPr="00000000">
        <w:rPr>
          <w:b w:val="1"/>
          <w:bCs w:val="1"/>
          <w:rtl w:val="0"/>
        </w:rPr>
        <w:t xml:space="preserve">Action</w:t>
      </w:r>
      <w:r w:rsidDel="00000000" w:rsidR="00000000" w:rsidRPr="00000000">
        <w:rPr>
          <w:rtl w:val="0"/>
        </w:rPr>
        <w:t xml:space="preserve"> for a particular role, the system should navigate to that role’s </w:t>
      </w:r>
      <w:r w:rsidDel="00000000" w:rsidR="00000000" w:rsidRPr="00000000">
        <w:rPr>
          <w:b w:val="1"/>
          <w:bCs w:val="1"/>
          <w:rtl w:val="0"/>
        </w:rPr>
        <w:t xml:space="preserve">Permissions</w:t>
      </w:r>
      <w:r w:rsidDel="00000000" w:rsidR="00000000" w:rsidRPr="00000000">
        <w:rPr>
          <w:rtl w:val="0"/>
        </w:rPr>
        <w:t xml:space="preserve"> screen (e.g., Support Agent).</w:t>
      </w:r>
    </w:p>
    <w:p w:rsidR="00000000" w:rsidDel="00000000" w:rsidP="00000000" w:rsidRDefault="00000000" w:rsidRPr="00000000" w14:paraId="00000663">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b w:val="1"/>
          <w:bCs w:val="1"/>
          <w:rtl w:val="0"/>
        </w:rPr>
        <w:t xml:space="preserve">Permission Screen : </w:t>
      </w:r>
    </w:p>
    <w:p w:rsidR="00000000" w:rsidDel="00000000" w:rsidP="00000000" w:rsidRDefault="00000000" w:rsidRPr="00000000" w14:paraId="00000664">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u w:val="none"/>
        </w:rPr>
      </w:pPr>
      <w:r w:rsidDel="00000000" w:rsidR="00000000" w:rsidRPr="00000000">
        <w:rPr>
          <w:b w:val="1"/>
          <w:bCs w:val="1"/>
          <w:rtl w:val="0"/>
        </w:rPr>
        <w:t xml:space="preserve">Back arrow :  </w:t>
      </w:r>
      <w:r w:rsidDel="00000000" w:rsidR="00000000" w:rsidRPr="00000000">
        <w:rPr>
          <w:rtl w:val="0"/>
        </w:rPr>
        <w:t xml:space="preserve">Clicking on the Back arrow , the system should re-direct to the Roles screen.</w:t>
      </w:r>
    </w:p>
    <w:p w:rsidR="00000000" w:rsidDel="00000000" w:rsidP="00000000" w:rsidRDefault="00000000" w:rsidRPr="00000000" w14:paraId="00000665">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b w:val="1"/>
          <w:bCs w:val="1"/>
          <w:rtl w:val="0"/>
        </w:rPr>
        <w:t xml:space="preserve">Header:</w:t>
      </w:r>
      <w:r w:rsidDel="00000000" w:rsidR="00000000" w:rsidRPr="00000000">
        <w:rPr>
          <w:rtl w:val="0"/>
        </w:rPr>
        <w:t xml:space="preserve"> [Role] Permissions</w:t>
      </w:r>
    </w:p>
    <w:p w:rsidR="00000000" w:rsidDel="00000000" w:rsidP="00000000" w:rsidRDefault="00000000" w:rsidRPr="00000000" w14:paraId="00000666">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b w:val="1"/>
          <w:bCs w:val="1"/>
          <w:rtl w:val="0"/>
        </w:rPr>
        <w:t xml:space="preserve">Users Section</w:t>
      </w:r>
    </w:p>
    <w:p w:rsidR="00000000" w:rsidDel="00000000" w:rsidP="00000000" w:rsidRDefault="00000000" w:rsidRPr="00000000" w14:paraId="00000667">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This section displays the list of actions that a [Role]Admin can perform within the Users module.</w:t>
      </w:r>
    </w:p>
    <w:p w:rsidR="00000000" w:rsidDel="00000000" w:rsidP="00000000" w:rsidRDefault="00000000" w:rsidRPr="00000000" w14:paraId="00000668">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Each action should have an option to </w:t>
      </w:r>
      <w:r w:rsidDel="00000000" w:rsidR="00000000" w:rsidRPr="00000000">
        <w:rPr>
          <w:b w:val="1"/>
          <w:bCs w:val="1"/>
          <w:rtl w:val="0"/>
        </w:rPr>
        <w:t xml:space="preserve">check/uncheck</w:t>
      </w:r>
      <w:r w:rsidDel="00000000" w:rsidR="00000000" w:rsidRPr="00000000">
        <w:rPr>
          <w:rtl w:val="0"/>
        </w:rPr>
        <w:t xml:space="preserve"> (enable/disable) the permission.</w:t>
      </w:r>
    </w:p>
    <w:p w:rsidR="00000000" w:rsidDel="00000000" w:rsidP="00000000" w:rsidRDefault="00000000" w:rsidRPr="00000000" w14:paraId="00000669">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b w:val="1"/>
          <w:bCs w:val="1"/>
          <w:rtl w:val="0"/>
        </w:rPr>
        <w:t xml:space="preserve">Actions:</w:t>
      </w:r>
    </w:p>
    <w:p w:rsidR="00000000" w:rsidDel="00000000" w:rsidP="00000000" w:rsidRDefault="00000000" w:rsidRPr="00000000" w14:paraId="0000066A">
      <w:pPr>
        <w:keepNext w:val="0"/>
        <w:keepLines w:val="0"/>
        <w:pageBreakBefore w:val="0"/>
        <w:widowControl w:val="1"/>
        <w:numPr>
          <w:ilvl w:val="5"/>
          <w:numId w:val="3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hyperlink w:anchor="_3vwv3ru8pzpp">
        <w:r w:rsidDel="00000000" w:rsidR="00000000" w:rsidRPr="00000000">
          <w:rPr>
            <w:color w:val="1155cc"/>
            <w:u w:val="single"/>
            <w:rtl w:val="0"/>
          </w:rPr>
          <w:t xml:space="preserve">Actions wrt Roles</w:t>
        </w:r>
      </w:hyperlink>
      <w:r w:rsidDel="00000000" w:rsidR="00000000" w:rsidRPr="00000000">
        <w:rPr>
          <w:rtl w:val="0"/>
        </w:rPr>
      </w:r>
    </w:p>
    <w:p w:rsidR="00000000" w:rsidDel="00000000" w:rsidP="00000000" w:rsidRDefault="00000000" w:rsidRPr="00000000" w14:paraId="0000066B">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b w:val="1"/>
          <w:bCs w:val="1"/>
          <w:rtl w:val="0"/>
        </w:rPr>
        <w:t xml:space="preserve">Save Changes</w:t>
      </w:r>
    </w:p>
    <w:p w:rsidR="00000000" w:rsidDel="00000000" w:rsidP="00000000" w:rsidRDefault="00000000" w:rsidRPr="00000000" w14:paraId="0000066C">
      <w:pPr>
        <w:keepNext w:val="0"/>
        <w:keepLines w:val="0"/>
        <w:pageBreakBefore w:val="0"/>
        <w:widowControl w:val="1"/>
        <w:numPr>
          <w:ilvl w:val="5"/>
          <w:numId w:val="3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On clicking </w:t>
      </w:r>
      <w:r w:rsidDel="00000000" w:rsidR="00000000" w:rsidRPr="00000000">
        <w:rPr>
          <w:b w:val="1"/>
          <w:bCs w:val="1"/>
          <w:rtl w:val="0"/>
        </w:rPr>
        <w:t xml:space="preserve">Save Changes</w:t>
      </w:r>
      <w:r w:rsidDel="00000000" w:rsidR="00000000" w:rsidRPr="00000000">
        <w:rPr>
          <w:rtl w:val="0"/>
        </w:rPr>
        <w:t xml:space="preserve">, the system should save and apply the updated permissions for the selected admin role.</w:t>
      </w:r>
    </w:p>
    <w:p w:rsidR="00000000" w:rsidDel="00000000" w:rsidP="00000000" w:rsidRDefault="00000000" w:rsidRPr="00000000" w14:paraId="0000066D">
      <w:pPr>
        <w:numPr>
          <w:ilvl w:val="5"/>
          <w:numId w:val="34"/>
        </w:numPr>
        <w:spacing w:after="0" w:afterAutospacing="0" w:before="0" w:beforeAutospacing="0" w:lineRule="auto"/>
        <w:ind w:left="4320" w:hanging="360"/>
      </w:pPr>
      <w:r w:rsidDel="00000000" w:rsidR="00000000" w:rsidRPr="00000000">
        <w:rPr>
          <w:rtl w:val="0"/>
        </w:rPr>
        <w:t xml:space="preserve">Any updates made in the Permission screen for a specific role will directly impact all admins assigned to that role. Based on the updated permissions, those admins will no longer be able to view or access the restricted actions under the Users module.</w:t>
      </w:r>
    </w:p>
    <w:p w:rsidR="00000000" w:rsidDel="00000000" w:rsidP="00000000" w:rsidRDefault="00000000" w:rsidRPr="00000000" w14:paraId="0000066E">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Example :  Support Agent.</w:t>
      </w:r>
    </w:p>
    <w:p w:rsidR="00000000" w:rsidDel="00000000" w:rsidP="00000000" w:rsidRDefault="00000000" w:rsidRPr="00000000" w14:paraId="0000066F">
      <w:pPr>
        <w:keepNext w:val="0"/>
        <w:keepLines w:val="0"/>
        <w:pageBreakBefore w:val="0"/>
        <w:widowControl w:val="1"/>
        <w:numPr>
          <w:ilvl w:val="5"/>
          <w:numId w:val="3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Permission screen : </w:t>
      </w:r>
    </w:p>
    <w:p w:rsidR="00000000" w:rsidDel="00000000" w:rsidP="00000000" w:rsidRDefault="00000000" w:rsidRPr="00000000" w14:paraId="00000670">
      <w:pPr>
        <w:keepNext w:val="0"/>
        <w:keepLines w:val="0"/>
        <w:pageBreakBefore w:val="0"/>
        <w:widowControl w:val="1"/>
        <w:numPr>
          <w:ilvl w:val="6"/>
          <w:numId w:val="3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pPr>
      <w:r w:rsidDel="00000000" w:rsidR="00000000" w:rsidRPr="00000000">
        <w:rPr>
          <w:rtl w:val="0"/>
        </w:rPr>
        <w:t xml:space="preserve">Header :  Support Agent Permissions</w:t>
      </w:r>
    </w:p>
    <w:p w:rsidR="00000000" w:rsidDel="00000000" w:rsidP="00000000" w:rsidRDefault="00000000" w:rsidRPr="00000000" w14:paraId="00000671">
      <w:pPr>
        <w:keepNext w:val="0"/>
        <w:keepLines w:val="0"/>
        <w:pageBreakBefore w:val="0"/>
        <w:widowControl w:val="1"/>
        <w:numPr>
          <w:ilvl w:val="6"/>
          <w:numId w:val="3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pPr>
      <w:r w:rsidDel="00000000" w:rsidR="00000000" w:rsidRPr="00000000">
        <w:rPr>
          <w:rtl w:val="0"/>
        </w:rPr>
        <w:t xml:space="preserve">Users Section : </w:t>
      </w:r>
    </w:p>
    <w:p w:rsidR="00000000" w:rsidDel="00000000" w:rsidP="00000000" w:rsidRDefault="00000000" w:rsidRPr="00000000" w14:paraId="00000672">
      <w:pPr>
        <w:keepNext w:val="0"/>
        <w:keepLines w:val="0"/>
        <w:pageBreakBefore w:val="0"/>
        <w:widowControl w:val="1"/>
        <w:numPr>
          <w:ilvl w:val="6"/>
          <w:numId w:val="3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pPr>
      <w:r w:rsidDel="00000000" w:rsidR="00000000" w:rsidRPr="00000000">
        <w:rPr>
          <w:rtl w:val="0"/>
        </w:rPr>
        <w:t xml:space="preserve">This section displays the actions that can be performed by the Support Agent on Users Module.</w:t>
      </w:r>
    </w:p>
    <w:p w:rsidR="00000000" w:rsidDel="00000000" w:rsidP="00000000" w:rsidRDefault="00000000" w:rsidRPr="00000000" w14:paraId="00000673">
      <w:pPr>
        <w:keepNext w:val="0"/>
        <w:keepLines w:val="0"/>
        <w:pageBreakBefore w:val="0"/>
        <w:widowControl w:val="1"/>
        <w:numPr>
          <w:ilvl w:val="6"/>
          <w:numId w:val="3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pPr>
      <w:r w:rsidDel="00000000" w:rsidR="00000000" w:rsidRPr="00000000">
        <w:rPr>
          <w:rtl w:val="0"/>
        </w:rPr>
        <w:t xml:space="preserve">Each action should provide a feasibility to check/uncheck the action.</w:t>
      </w:r>
    </w:p>
    <w:p w:rsidR="00000000" w:rsidDel="00000000" w:rsidP="00000000" w:rsidRDefault="00000000" w:rsidRPr="00000000" w14:paraId="00000674">
      <w:pPr>
        <w:keepNext w:val="0"/>
        <w:keepLines w:val="0"/>
        <w:pageBreakBefore w:val="0"/>
        <w:widowControl w:val="1"/>
        <w:numPr>
          <w:ilvl w:val="6"/>
          <w:numId w:val="3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pPr>
      <w:r w:rsidDel="00000000" w:rsidR="00000000" w:rsidRPr="00000000">
        <w:rPr>
          <w:rtl w:val="0"/>
        </w:rPr>
        <w:t xml:space="preserve">Actions : </w:t>
      </w:r>
    </w:p>
    <w:p w:rsidR="00000000" w:rsidDel="00000000" w:rsidP="00000000" w:rsidRDefault="00000000" w:rsidRPr="00000000" w14:paraId="00000675">
      <w:pPr>
        <w:keepNext w:val="0"/>
        <w:keepLines w:val="0"/>
        <w:pageBreakBefore w:val="0"/>
        <w:widowControl w:val="1"/>
        <w:numPr>
          <w:ilvl w:val="7"/>
          <w:numId w:val="34"/>
        </w:numPr>
        <w:pBdr>
          <w:top w:space="0" w:sz="0" w:val="nil"/>
          <w:left w:space="0" w:sz="0" w:val="nil"/>
          <w:bottom w:space="0" w:sz="0" w:val="nil"/>
          <w:right w:space="0" w:sz="0" w:val="nil"/>
          <w:between w:space="0" w:sz="0" w:val="nil"/>
        </w:pBdr>
        <w:shd w:fill="auto" w:val="clear"/>
        <w:spacing w:after="0" w:afterAutospacing="0" w:before="0" w:line="276" w:lineRule="auto"/>
        <w:ind w:left="5760" w:right="0" w:hanging="360"/>
        <w:jc w:val="left"/>
      </w:pPr>
      <w:r w:rsidDel="00000000" w:rsidR="00000000" w:rsidRPr="00000000">
        <w:rPr>
          <w:rtl w:val="0"/>
        </w:rPr>
        <w:t xml:space="preserve">Unlock Account</w:t>
      </w:r>
    </w:p>
    <w:p w:rsidR="00000000" w:rsidDel="00000000" w:rsidP="00000000" w:rsidRDefault="00000000" w:rsidRPr="00000000" w14:paraId="00000676">
      <w:pPr>
        <w:keepNext w:val="0"/>
        <w:keepLines w:val="0"/>
        <w:pageBreakBefore w:val="0"/>
        <w:widowControl w:val="1"/>
        <w:numPr>
          <w:ilvl w:val="7"/>
          <w:numId w:val="34"/>
        </w:numPr>
        <w:pBdr>
          <w:top w:space="0" w:sz="0" w:val="nil"/>
          <w:left w:space="0" w:sz="0" w:val="nil"/>
          <w:bottom w:space="0" w:sz="0" w:val="nil"/>
          <w:right w:space="0" w:sz="0" w:val="nil"/>
          <w:between w:space="0" w:sz="0" w:val="nil"/>
        </w:pBdr>
        <w:shd w:fill="auto" w:val="clear"/>
        <w:spacing w:after="0" w:afterAutospacing="0" w:before="0" w:line="276" w:lineRule="auto"/>
        <w:ind w:left="5760" w:right="0" w:hanging="360"/>
        <w:jc w:val="left"/>
      </w:pPr>
      <w:r w:rsidDel="00000000" w:rsidR="00000000" w:rsidRPr="00000000">
        <w:rPr>
          <w:rtl w:val="0"/>
        </w:rPr>
        <w:t xml:space="preserve">Force Password reset</w:t>
      </w:r>
    </w:p>
    <w:p w:rsidR="00000000" w:rsidDel="00000000" w:rsidP="00000000" w:rsidRDefault="00000000" w:rsidRPr="00000000" w14:paraId="00000677">
      <w:pPr>
        <w:keepNext w:val="0"/>
        <w:keepLines w:val="0"/>
        <w:pageBreakBefore w:val="0"/>
        <w:widowControl w:val="1"/>
        <w:numPr>
          <w:ilvl w:val="7"/>
          <w:numId w:val="34"/>
        </w:numPr>
        <w:pBdr>
          <w:top w:space="0" w:sz="0" w:val="nil"/>
          <w:left w:space="0" w:sz="0" w:val="nil"/>
          <w:bottom w:space="0" w:sz="0" w:val="nil"/>
          <w:right w:space="0" w:sz="0" w:val="nil"/>
          <w:between w:space="0" w:sz="0" w:val="nil"/>
        </w:pBdr>
        <w:shd w:fill="auto" w:val="clear"/>
        <w:spacing w:after="0" w:afterAutospacing="0" w:before="0" w:line="276" w:lineRule="auto"/>
        <w:ind w:left="5760" w:right="0" w:hanging="360"/>
        <w:jc w:val="left"/>
      </w:pPr>
      <w:r w:rsidDel="00000000" w:rsidR="00000000" w:rsidRPr="00000000">
        <w:rPr>
          <w:rtl w:val="0"/>
        </w:rPr>
        <w:t xml:space="preserve">Merge Duplicate Accounts</w:t>
      </w:r>
    </w:p>
    <w:p w:rsidR="00000000" w:rsidDel="00000000" w:rsidP="00000000" w:rsidRDefault="00000000" w:rsidRPr="00000000" w14:paraId="00000678">
      <w:pPr>
        <w:keepNext w:val="0"/>
        <w:keepLines w:val="0"/>
        <w:pageBreakBefore w:val="0"/>
        <w:widowControl w:val="1"/>
        <w:numPr>
          <w:ilvl w:val="7"/>
          <w:numId w:val="34"/>
        </w:numPr>
        <w:pBdr>
          <w:top w:space="0" w:sz="0" w:val="nil"/>
          <w:left w:space="0" w:sz="0" w:val="nil"/>
          <w:bottom w:space="0" w:sz="0" w:val="nil"/>
          <w:right w:space="0" w:sz="0" w:val="nil"/>
          <w:between w:space="0" w:sz="0" w:val="nil"/>
        </w:pBdr>
        <w:shd w:fill="auto" w:val="clear"/>
        <w:spacing w:after="0" w:afterAutospacing="0" w:before="0" w:line="276" w:lineRule="auto"/>
        <w:ind w:left="5760" w:right="0" w:hanging="360"/>
        <w:jc w:val="left"/>
      </w:pPr>
      <w:r w:rsidDel="00000000" w:rsidR="00000000" w:rsidRPr="00000000">
        <w:rPr>
          <w:rtl w:val="0"/>
        </w:rPr>
        <w:t xml:space="preserve">Soft Delete + Anonymize User</w:t>
      </w:r>
    </w:p>
    <w:p w:rsidR="00000000" w:rsidDel="00000000" w:rsidP="00000000" w:rsidRDefault="00000000" w:rsidRPr="00000000" w14:paraId="00000679">
      <w:pPr>
        <w:keepNext w:val="0"/>
        <w:keepLines w:val="0"/>
        <w:pageBreakBefore w:val="0"/>
        <w:widowControl w:val="1"/>
        <w:numPr>
          <w:ilvl w:val="6"/>
          <w:numId w:val="3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pPr>
      <w:r w:rsidDel="00000000" w:rsidR="00000000" w:rsidRPr="00000000">
        <w:rPr>
          <w:rtl w:val="0"/>
        </w:rPr>
        <w:t xml:space="preserve">Buttons :  Save changes</w:t>
      </w:r>
    </w:p>
    <w:p w:rsidR="00000000" w:rsidDel="00000000" w:rsidP="00000000" w:rsidRDefault="00000000" w:rsidRPr="00000000" w14:paraId="0000067A">
      <w:pPr>
        <w:keepNext w:val="0"/>
        <w:keepLines w:val="0"/>
        <w:pageBreakBefore w:val="0"/>
        <w:widowControl w:val="1"/>
        <w:numPr>
          <w:ilvl w:val="7"/>
          <w:numId w:val="34"/>
        </w:numPr>
        <w:pBdr>
          <w:top w:space="0" w:sz="0" w:val="nil"/>
          <w:left w:space="0" w:sz="0" w:val="nil"/>
          <w:bottom w:space="0" w:sz="0" w:val="nil"/>
          <w:right w:space="0" w:sz="0" w:val="nil"/>
          <w:between w:space="0" w:sz="0" w:val="nil"/>
        </w:pBdr>
        <w:shd w:fill="auto" w:val="clear"/>
        <w:spacing w:after="200" w:before="0" w:line="276" w:lineRule="auto"/>
        <w:ind w:left="5760" w:right="0" w:hanging="360"/>
        <w:jc w:val="left"/>
      </w:pPr>
      <w:r w:rsidDel="00000000" w:rsidR="00000000" w:rsidRPr="00000000">
        <w:rPr>
          <w:rtl w:val="0"/>
        </w:rPr>
        <w:t xml:space="preserve">Clicking on it should save the changes and update the permissions to that particular Admin Role.</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67C">
      <w:pPr>
        <w:pStyle w:val="Heading3"/>
        <w:rPr/>
      </w:pPr>
      <w:bookmarkStart w:colFirst="0" w:colLast="0" w:name="_79stc9xgc05c" w:id="43"/>
      <w:bookmarkEnd w:id="43"/>
      <w:r w:rsidDel="00000000" w:rsidR="00000000" w:rsidRPr="00000000">
        <w:rPr>
          <w:rtl w:val="0"/>
        </w:rPr>
        <w:t xml:space="preserve">User story -1.9 Delete (User)</w:t>
      </w:r>
    </w:p>
    <w:p w:rsidR="00000000" w:rsidDel="00000000" w:rsidP="00000000" w:rsidRDefault="00000000" w:rsidRPr="00000000" w14:paraId="0000067D">
      <w:pPr>
        <w:rPr/>
      </w:pPr>
      <w:r w:rsidDel="00000000" w:rsidR="00000000" w:rsidRPr="00000000">
        <w:rPr>
          <w:rtl w:val="0"/>
        </w:rPr>
        <w:t xml:space="preserve">As an F2MX Support Agent, Ops Admin, or Super Admin, I want to delete a user account from the User Accounts screen under Users module, ensuring compliance with data privacy and regulatory requirements..</w:t>
      </w:r>
    </w:p>
    <w:p w:rsidR="00000000" w:rsidDel="00000000" w:rsidP="00000000" w:rsidRDefault="00000000" w:rsidRPr="00000000" w14:paraId="0000067E">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67F">
      <w:pPr>
        <w:numPr>
          <w:ilvl w:val="0"/>
          <w:numId w:val="81"/>
        </w:numPr>
        <w:spacing w:after="0" w:afterAutospacing="0"/>
        <w:ind w:left="720" w:hanging="360"/>
      </w:pPr>
      <w:r w:rsidDel="00000000" w:rsidR="00000000" w:rsidRPr="00000000">
        <w:rPr>
          <w:rFonts w:ascii="Arial Unicode MS" w:cs="Arial Unicode MS" w:eastAsia="Arial Unicode MS" w:hAnsi="Arial Unicode MS"/>
          <w:rtl w:val="0"/>
        </w:rPr>
        <w:t xml:space="preserve">Navigation :  Login → Users Module →  User Accounts →  Action / View details screens →  Actions → Delete</w:t>
      </w:r>
    </w:p>
    <w:p w:rsidR="00000000" w:rsidDel="00000000" w:rsidP="00000000" w:rsidRDefault="00000000" w:rsidRPr="00000000" w14:paraId="00000680">
      <w:pPr>
        <w:numPr>
          <w:ilvl w:val="0"/>
          <w:numId w:val="81"/>
        </w:numPr>
        <w:spacing w:after="0" w:afterAutospacing="0"/>
        <w:ind w:left="720" w:hanging="360"/>
      </w:pPr>
      <w:r w:rsidDel="00000000" w:rsidR="00000000" w:rsidRPr="00000000">
        <w:rPr>
          <w:rtl w:val="0"/>
        </w:rPr>
        <w:t xml:space="preserve">Available to Support, Ops, and Super Admin roles.</w:t>
      </w:r>
    </w:p>
    <w:p w:rsidR="00000000" w:rsidDel="00000000" w:rsidP="00000000" w:rsidRDefault="00000000" w:rsidRPr="00000000" w14:paraId="00000681">
      <w:pPr>
        <w:numPr>
          <w:ilvl w:val="0"/>
          <w:numId w:val="81"/>
        </w:numPr>
        <w:spacing w:after="0" w:afterAutospacing="0"/>
        <w:ind w:left="720" w:hanging="360"/>
      </w:pPr>
      <w:r w:rsidDel="00000000" w:rsidR="00000000" w:rsidRPr="00000000">
        <w:rPr>
          <w:rtl w:val="0"/>
        </w:rPr>
        <w:t xml:space="preserve">Clicking “Delete” the, system should display a pop-up with following fields : </w:t>
      </w:r>
    </w:p>
    <w:p w:rsidR="00000000" w:rsidDel="00000000" w:rsidP="00000000" w:rsidRDefault="00000000" w:rsidRPr="00000000" w14:paraId="00000682">
      <w:pPr>
        <w:numPr>
          <w:ilvl w:val="0"/>
          <w:numId w:val="81"/>
        </w:numPr>
        <w:spacing w:after="0" w:afterAutospacing="0"/>
        <w:ind w:left="720" w:hanging="360"/>
      </w:pPr>
      <w:r w:rsidDel="00000000" w:rsidR="00000000" w:rsidRPr="00000000">
        <w:rPr>
          <w:rtl w:val="0"/>
        </w:rPr>
        <w:t xml:space="preserve">Deletion handling (MVP): When processed, then apply MVP soft delete + anonymization only (no hard delete in MVP).</w:t>
      </w:r>
    </w:p>
    <w:p w:rsidR="00000000" w:rsidDel="00000000" w:rsidP="00000000" w:rsidRDefault="00000000" w:rsidRPr="00000000" w14:paraId="00000683">
      <w:pPr>
        <w:numPr>
          <w:ilvl w:val="1"/>
          <w:numId w:val="81"/>
        </w:numPr>
        <w:spacing w:after="0" w:afterAutospacing="0"/>
        <w:ind w:left="1440" w:hanging="360"/>
      </w:pPr>
      <w:r w:rsidDel="00000000" w:rsidR="00000000" w:rsidRPr="00000000">
        <w:rPr>
          <w:rtl w:val="0"/>
        </w:rPr>
        <w:t xml:space="preserve">Title : Delete User Account</w:t>
      </w:r>
    </w:p>
    <w:p w:rsidR="00000000" w:rsidDel="00000000" w:rsidP="00000000" w:rsidRDefault="00000000" w:rsidRPr="00000000" w14:paraId="00000684">
      <w:pPr>
        <w:numPr>
          <w:ilvl w:val="1"/>
          <w:numId w:val="81"/>
        </w:numPr>
        <w:spacing w:after="0" w:afterAutospacing="0"/>
        <w:ind w:left="1440" w:hanging="360"/>
      </w:pPr>
      <w:r w:rsidDel="00000000" w:rsidR="00000000" w:rsidRPr="00000000">
        <w:rPr>
          <w:rtl w:val="0"/>
        </w:rPr>
        <w:t xml:space="preserve">User Details : </w:t>
      </w:r>
    </w:p>
    <w:p w:rsidR="00000000" w:rsidDel="00000000" w:rsidP="00000000" w:rsidRDefault="00000000" w:rsidRPr="00000000" w14:paraId="00000685">
      <w:pPr>
        <w:numPr>
          <w:ilvl w:val="2"/>
          <w:numId w:val="81"/>
        </w:numPr>
        <w:spacing w:after="0" w:afterAutospacing="0"/>
        <w:ind w:left="2160" w:hanging="360"/>
      </w:pPr>
      <w:r w:rsidDel="00000000" w:rsidR="00000000" w:rsidRPr="00000000">
        <w:rPr>
          <w:rtl w:val="0"/>
        </w:rPr>
        <w:t xml:space="preserve">User name : John Doe</w:t>
      </w:r>
    </w:p>
    <w:p w:rsidR="00000000" w:rsidDel="00000000" w:rsidP="00000000" w:rsidRDefault="00000000" w:rsidRPr="00000000" w14:paraId="00000686">
      <w:pPr>
        <w:numPr>
          <w:ilvl w:val="2"/>
          <w:numId w:val="81"/>
        </w:numPr>
        <w:spacing w:after="0" w:afterAutospacing="0"/>
        <w:ind w:left="2160" w:hanging="360"/>
      </w:pPr>
      <w:r w:rsidDel="00000000" w:rsidR="00000000" w:rsidRPr="00000000">
        <w:rPr>
          <w:rtl w:val="0"/>
        </w:rPr>
        <w:t xml:space="preserve">Email : john@example.com</w:t>
      </w:r>
    </w:p>
    <w:p w:rsidR="00000000" w:rsidDel="00000000" w:rsidP="00000000" w:rsidRDefault="00000000" w:rsidRPr="00000000" w14:paraId="00000687">
      <w:pPr>
        <w:numPr>
          <w:ilvl w:val="1"/>
          <w:numId w:val="81"/>
        </w:numPr>
        <w:spacing w:after="0" w:afterAutospacing="0"/>
        <w:ind w:left="1440" w:hanging="360"/>
      </w:pPr>
      <w:r w:rsidDel="00000000" w:rsidR="00000000" w:rsidRPr="00000000">
        <w:rPr>
          <w:rtl w:val="0"/>
        </w:rPr>
        <w:t xml:space="preserve">Warning: This action cannot be undone. All user data, including profile information, wallet balance, transaction history, and account details will be permanently deleted.</w:t>
      </w:r>
    </w:p>
    <w:p w:rsidR="00000000" w:rsidDel="00000000" w:rsidP="00000000" w:rsidRDefault="00000000" w:rsidRPr="00000000" w14:paraId="00000688">
      <w:pPr>
        <w:numPr>
          <w:ilvl w:val="1"/>
          <w:numId w:val="81"/>
        </w:numPr>
        <w:spacing w:after="0" w:afterAutospacing="0"/>
        <w:ind w:left="1440" w:hanging="360"/>
      </w:pPr>
      <w:r w:rsidDel="00000000" w:rsidR="00000000" w:rsidRPr="00000000">
        <w:rPr>
          <w:rtl w:val="0"/>
        </w:rPr>
        <w:t xml:space="preserve">Input Field :  Reason for Deletion (Mandatory)</w:t>
      </w:r>
    </w:p>
    <w:p w:rsidR="00000000" w:rsidDel="00000000" w:rsidP="00000000" w:rsidRDefault="00000000" w:rsidRPr="00000000" w14:paraId="00000689">
      <w:pPr>
        <w:numPr>
          <w:ilvl w:val="2"/>
          <w:numId w:val="81"/>
        </w:numPr>
        <w:spacing w:after="0" w:afterAutospacing="0"/>
        <w:ind w:left="2160" w:hanging="360"/>
      </w:pPr>
      <w:r w:rsidDel="00000000" w:rsidR="00000000" w:rsidRPr="00000000">
        <w:rPr>
          <w:rtl w:val="0"/>
        </w:rPr>
        <w:t xml:space="preserve">Placeholder : e.g., User requested account deletion, GDPR compliance, data breach…</w:t>
      </w:r>
    </w:p>
    <w:p w:rsidR="00000000" w:rsidDel="00000000" w:rsidP="00000000" w:rsidRDefault="00000000" w:rsidRPr="00000000" w14:paraId="0000068A">
      <w:pPr>
        <w:numPr>
          <w:ilvl w:val="2"/>
          <w:numId w:val="81"/>
        </w:numPr>
        <w:spacing w:after="0" w:afterAutospacing="0"/>
        <w:ind w:left="2160" w:hanging="360"/>
      </w:pPr>
      <w:r w:rsidDel="00000000" w:rsidR="00000000" w:rsidRPr="00000000">
        <w:rPr>
          <w:rtl w:val="0"/>
        </w:rPr>
        <w:t xml:space="preserve">Character limit : 0/500</w:t>
      </w:r>
    </w:p>
    <w:p w:rsidR="00000000" w:rsidDel="00000000" w:rsidP="00000000" w:rsidRDefault="00000000" w:rsidRPr="00000000" w14:paraId="0000068B">
      <w:pPr>
        <w:numPr>
          <w:ilvl w:val="1"/>
          <w:numId w:val="81"/>
        </w:numPr>
        <w:spacing w:after="0" w:afterAutospacing="0"/>
        <w:ind w:left="1440" w:hanging="360"/>
      </w:pPr>
      <w:r w:rsidDel="00000000" w:rsidR="00000000" w:rsidRPr="00000000">
        <w:rPr>
          <w:rtl w:val="0"/>
        </w:rPr>
        <w:t xml:space="preserve">Buttons : </w:t>
      </w:r>
    </w:p>
    <w:p w:rsidR="00000000" w:rsidDel="00000000" w:rsidP="00000000" w:rsidRDefault="00000000" w:rsidRPr="00000000" w14:paraId="0000068C">
      <w:pPr>
        <w:numPr>
          <w:ilvl w:val="2"/>
          <w:numId w:val="81"/>
        </w:numPr>
        <w:spacing w:after="0" w:afterAutospacing="0"/>
        <w:ind w:left="2160" w:hanging="360"/>
      </w:pPr>
      <w:r w:rsidDel="00000000" w:rsidR="00000000" w:rsidRPr="00000000">
        <w:rPr>
          <w:rtl w:val="0"/>
        </w:rPr>
        <w:t xml:space="preserve">Cancel</w:t>
      </w:r>
    </w:p>
    <w:p w:rsidR="00000000" w:rsidDel="00000000" w:rsidP="00000000" w:rsidRDefault="00000000" w:rsidRPr="00000000" w14:paraId="0000068D">
      <w:pPr>
        <w:numPr>
          <w:ilvl w:val="3"/>
          <w:numId w:val="81"/>
        </w:numPr>
        <w:spacing w:after="0" w:afterAutospacing="0"/>
        <w:ind w:left="2880" w:hanging="360"/>
        <w:rPr>
          <w:u w:val="none"/>
        </w:rPr>
      </w:pPr>
      <w:r w:rsidDel="00000000" w:rsidR="00000000" w:rsidRPr="00000000">
        <w:rPr>
          <w:rtl w:val="0"/>
        </w:rPr>
        <w:t xml:space="preserve">Clicking on the Cancel button, the system should close the pop-up &amp; User account should not be deleted.</w:t>
      </w:r>
    </w:p>
    <w:p w:rsidR="00000000" w:rsidDel="00000000" w:rsidP="00000000" w:rsidRDefault="00000000" w:rsidRPr="00000000" w14:paraId="0000068E">
      <w:pPr>
        <w:numPr>
          <w:ilvl w:val="2"/>
          <w:numId w:val="81"/>
        </w:numPr>
        <w:spacing w:after="0" w:afterAutospacing="0"/>
        <w:ind w:left="2160" w:hanging="360"/>
      </w:pPr>
      <w:r w:rsidDel="00000000" w:rsidR="00000000" w:rsidRPr="00000000">
        <w:rPr>
          <w:rtl w:val="0"/>
        </w:rPr>
        <w:t xml:space="preserve">Delete</w:t>
      </w:r>
    </w:p>
    <w:p w:rsidR="00000000" w:rsidDel="00000000" w:rsidP="00000000" w:rsidRDefault="00000000" w:rsidRPr="00000000" w14:paraId="0000068F">
      <w:pPr>
        <w:numPr>
          <w:ilvl w:val="3"/>
          <w:numId w:val="81"/>
        </w:numPr>
        <w:spacing w:after="0" w:afterAutospacing="0"/>
        <w:ind w:left="2880" w:hanging="360"/>
      </w:pPr>
      <w:r w:rsidDel="00000000" w:rsidR="00000000" w:rsidRPr="00000000">
        <w:rPr>
          <w:rtl w:val="0"/>
        </w:rPr>
        <w:t xml:space="preserve">Clicking on the Delete, the system should delete the User account &amp; re-direct the user to the registration page.</w:t>
      </w:r>
    </w:p>
    <w:p w:rsidR="00000000" w:rsidDel="00000000" w:rsidP="00000000" w:rsidRDefault="00000000" w:rsidRPr="00000000" w14:paraId="00000690">
      <w:pPr>
        <w:numPr>
          <w:ilvl w:val="3"/>
          <w:numId w:val="81"/>
        </w:numPr>
        <w:spacing w:after="0" w:afterAutospacing="0"/>
        <w:ind w:left="2880" w:hanging="360"/>
        <w:rPr>
          <w:u w:val="none"/>
        </w:rPr>
      </w:pPr>
      <w:r w:rsidDel="00000000" w:rsidR="00000000" w:rsidRPr="00000000">
        <w:rPr>
          <w:rtl w:val="0"/>
        </w:rPr>
        <w:t xml:space="preserve">Notify the User</w:t>
      </w:r>
    </w:p>
    <w:p w:rsidR="00000000" w:rsidDel="00000000" w:rsidP="00000000" w:rsidRDefault="00000000" w:rsidRPr="00000000" w14:paraId="00000691">
      <w:pPr>
        <w:numPr>
          <w:ilvl w:val="3"/>
          <w:numId w:val="81"/>
        </w:numPr>
        <w:spacing w:after="0" w:afterAutospacing="0"/>
        <w:ind w:left="2880" w:hanging="360"/>
        <w:rPr>
          <w:u w:val="none"/>
        </w:rPr>
      </w:pPr>
      <w:r w:rsidDel="00000000" w:rsidR="00000000" w:rsidRPr="00000000">
        <w:rPr>
          <w:rtl w:val="0"/>
        </w:rPr>
        <w:t xml:space="preserve">Display a Success toast message to the Admin : </w:t>
      </w:r>
    </w:p>
    <w:p w:rsidR="00000000" w:rsidDel="00000000" w:rsidP="00000000" w:rsidRDefault="00000000" w:rsidRPr="00000000" w14:paraId="00000692">
      <w:pPr>
        <w:numPr>
          <w:ilvl w:val="4"/>
          <w:numId w:val="81"/>
        </w:numPr>
        <w:spacing w:after="0" w:afterAutospacing="0"/>
        <w:ind w:left="3600" w:hanging="360"/>
        <w:rPr>
          <w:u w:val="none"/>
        </w:rPr>
      </w:pPr>
      <w:r w:rsidDel="00000000" w:rsidR="00000000" w:rsidRPr="00000000">
        <w:rPr>
          <w:rtl w:val="0"/>
        </w:rPr>
        <w:t xml:space="preserve">Title : User Deleted</w:t>
      </w:r>
    </w:p>
    <w:p w:rsidR="00000000" w:rsidDel="00000000" w:rsidP="00000000" w:rsidRDefault="00000000" w:rsidRPr="00000000" w14:paraId="00000693">
      <w:pPr>
        <w:numPr>
          <w:ilvl w:val="4"/>
          <w:numId w:val="81"/>
        </w:numPr>
        <w:spacing w:after="0" w:afterAutospacing="0"/>
        <w:ind w:left="3600" w:hanging="360"/>
        <w:rPr>
          <w:u w:val="none"/>
        </w:rPr>
      </w:pPr>
      <w:r w:rsidDel="00000000" w:rsidR="00000000" w:rsidRPr="00000000">
        <w:rPr>
          <w:rtl w:val="0"/>
        </w:rPr>
        <w:t xml:space="preserve">Message : John Doe has been permanently deleted</w:t>
      </w:r>
    </w:p>
    <w:p w:rsidR="00000000" w:rsidDel="00000000" w:rsidP="00000000" w:rsidRDefault="00000000" w:rsidRPr="00000000" w14:paraId="00000694">
      <w:pPr>
        <w:numPr>
          <w:ilvl w:val="3"/>
          <w:numId w:val="81"/>
        </w:numPr>
        <w:spacing w:after="0" w:afterAutospacing="0"/>
        <w:ind w:left="2880" w:hanging="360"/>
        <w:rPr>
          <w:u w:val="none"/>
        </w:rPr>
      </w:pPr>
      <w:r w:rsidDel="00000000" w:rsidR="00000000" w:rsidRPr="00000000">
        <w:rPr>
          <w:rtl w:val="0"/>
        </w:rPr>
        <w:t xml:space="preserve">The confirmation toasts should be closed within 3-5 seconds.</w:t>
      </w:r>
    </w:p>
    <w:p w:rsidR="00000000" w:rsidDel="00000000" w:rsidP="00000000" w:rsidRDefault="00000000" w:rsidRPr="00000000" w14:paraId="00000695">
      <w:pPr>
        <w:numPr>
          <w:ilvl w:val="0"/>
          <w:numId w:val="81"/>
        </w:numPr>
        <w:ind w:left="720" w:hanging="360"/>
      </w:pPr>
      <w:r w:rsidDel="00000000" w:rsidR="00000000" w:rsidRPr="00000000">
        <w:rPr>
          <w:rtl w:val="0"/>
        </w:rPr>
        <w:t xml:space="preserve">Every admin action should be logged.</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pStyle w:val="Heading3"/>
        <w:rPr/>
      </w:pPr>
      <w:bookmarkStart w:colFirst="0" w:colLast="0" w:name="_lxypy13n12ok" w:id="44"/>
      <w:bookmarkEnd w:id="44"/>
      <w:r w:rsidDel="00000000" w:rsidR="00000000" w:rsidRPr="00000000">
        <w:rPr>
          <w:rtl w:val="0"/>
        </w:rPr>
        <w:t xml:space="preserve">User story -1.10 Deactivate Admin Accounts  &amp; Delete Admin Accounts</w:t>
      </w:r>
    </w:p>
    <w:p w:rsidR="00000000" w:rsidDel="00000000" w:rsidP="00000000" w:rsidRDefault="00000000" w:rsidRPr="00000000" w14:paraId="00000698">
      <w:pPr>
        <w:rPr/>
      </w:pPr>
      <w:r w:rsidDel="00000000" w:rsidR="00000000" w:rsidRPr="00000000">
        <w:rPr>
          <w:rtl w:val="0"/>
        </w:rPr>
        <w:t xml:space="preserve">As a Super Admin, I want to deactivate or revoke an internal staff account, so that access to the Admin Console can be immediately restricted when necessary.</w:t>
      </w:r>
    </w:p>
    <w:p w:rsidR="00000000" w:rsidDel="00000000" w:rsidP="00000000" w:rsidRDefault="00000000" w:rsidRPr="00000000" w14:paraId="00000699">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69A">
      <w:pPr>
        <w:rPr>
          <w:b w:val="1"/>
          <w:bCs w:val="1"/>
        </w:rPr>
      </w:pPr>
      <w:r w:rsidDel="00000000" w:rsidR="00000000" w:rsidRPr="00000000">
        <w:rPr>
          <w:b w:val="1"/>
          <w:bCs w:val="1"/>
          <w:rtl w:val="0"/>
        </w:rPr>
        <w:t xml:space="preserve">Deactivate Admin Accounts</w:t>
      </w:r>
    </w:p>
    <w:p w:rsidR="00000000" w:rsidDel="00000000" w:rsidP="00000000" w:rsidRDefault="00000000" w:rsidRPr="00000000" w14:paraId="0000069B">
      <w:pPr>
        <w:numPr>
          <w:ilvl w:val="0"/>
          <w:numId w:val="64"/>
        </w:numPr>
        <w:spacing w:after="0" w:afterAutospacing="0"/>
        <w:ind w:left="720" w:hanging="360"/>
      </w:pPr>
      <w:r w:rsidDel="00000000" w:rsidR="00000000" w:rsidRPr="00000000">
        <w:rPr>
          <w:rFonts w:ascii="Arial Unicode MS" w:cs="Arial Unicode MS" w:eastAsia="Arial Unicode MS" w:hAnsi="Arial Unicode MS"/>
          <w:rtl w:val="0"/>
        </w:rPr>
        <w:t xml:space="preserve">Navigation :  Login → Settings→  Admin Users → Users Accounts →  Active → Toggle -off.</w:t>
      </w:r>
    </w:p>
    <w:p w:rsidR="00000000" w:rsidDel="00000000" w:rsidP="00000000" w:rsidRDefault="00000000" w:rsidRPr="00000000" w14:paraId="0000069C">
      <w:pPr>
        <w:numPr>
          <w:ilvl w:val="0"/>
          <w:numId w:val="64"/>
        </w:numPr>
        <w:spacing w:after="0" w:afterAutospacing="0"/>
        <w:ind w:left="720" w:hanging="360"/>
      </w:pPr>
      <w:r w:rsidDel="00000000" w:rsidR="00000000" w:rsidRPr="00000000">
        <w:rPr>
          <w:rtl w:val="0"/>
        </w:rPr>
        <w:t xml:space="preserve">Only Super Admin can deactivate staff accounts.</w:t>
      </w:r>
    </w:p>
    <w:p w:rsidR="00000000" w:rsidDel="00000000" w:rsidP="00000000" w:rsidRDefault="00000000" w:rsidRPr="00000000" w14:paraId="0000069D">
      <w:pPr>
        <w:numPr>
          <w:ilvl w:val="0"/>
          <w:numId w:val="64"/>
        </w:numPr>
        <w:spacing w:after="0" w:afterAutospacing="0"/>
        <w:ind w:left="720" w:hanging="360"/>
      </w:pPr>
      <w:r w:rsidDel="00000000" w:rsidR="00000000" w:rsidRPr="00000000">
        <w:rPr>
          <w:rtl w:val="0"/>
        </w:rPr>
        <w:t xml:space="preserve">Toggle Field : Active/Inactive</w:t>
      </w:r>
    </w:p>
    <w:p w:rsidR="00000000" w:rsidDel="00000000" w:rsidP="00000000" w:rsidRDefault="00000000" w:rsidRPr="00000000" w14:paraId="0000069E">
      <w:pPr>
        <w:numPr>
          <w:ilvl w:val="1"/>
          <w:numId w:val="64"/>
        </w:numPr>
        <w:spacing w:after="0" w:afterAutospacing="0"/>
        <w:ind w:left="1440" w:hanging="360"/>
      </w:pPr>
      <w:r w:rsidDel="00000000" w:rsidR="00000000" w:rsidRPr="00000000">
        <w:rPr>
          <w:rtl w:val="0"/>
        </w:rPr>
        <w:t xml:space="preserve">Toggle : </w:t>
      </w:r>
    </w:p>
    <w:p w:rsidR="00000000" w:rsidDel="00000000" w:rsidP="00000000" w:rsidRDefault="00000000" w:rsidRPr="00000000" w14:paraId="0000069F">
      <w:pPr>
        <w:numPr>
          <w:ilvl w:val="2"/>
          <w:numId w:val="64"/>
        </w:numPr>
        <w:spacing w:after="0" w:afterAutospacing="0"/>
        <w:ind w:left="2160" w:hanging="360"/>
      </w:pPr>
      <w:r w:rsidDel="00000000" w:rsidR="00000000" w:rsidRPr="00000000">
        <w:rPr>
          <w:rtl w:val="0"/>
        </w:rPr>
        <w:t xml:space="preserve">Disabled : Toggle off, the system should display a confirmation pop-up Message: “Are you sure you want to deactivate John Doe? This action will immediately revoke all access to the Admin Console.”</w:t>
      </w:r>
    </w:p>
    <w:p w:rsidR="00000000" w:rsidDel="00000000" w:rsidP="00000000" w:rsidRDefault="00000000" w:rsidRPr="00000000" w14:paraId="000006A0">
      <w:pPr>
        <w:numPr>
          <w:ilvl w:val="2"/>
          <w:numId w:val="64"/>
        </w:numPr>
        <w:spacing w:after="0" w:afterAutospacing="0"/>
        <w:ind w:left="2160" w:hanging="360"/>
        <w:rPr>
          <w:u w:val="none"/>
        </w:rPr>
      </w:pPr>
      <w:r w:rsidDel="00000000" w:rsidR="00000000" w:rsidRPr="00000000">
        <w:rPr>
          <w:rtl w:val="0"/>
        </w:rPr>
        <w:t xml:space="preserve">Buttons :  </w:t>
      </w:r>
    </w:p>
    <w:p w:rsidR="00000000" w:rsidDel="00000000" w:rsidP="00000000" w:rsidRDefault="00000000" w:rsidRPr="00000000" w14:paraId="000006A1">
      <w:pPr>
        <w:numPr>
          <w:ilvl w:val="3"/>
          <w:numId w:val="64"/>
        </w:numPr>
        <w:spacing w:after="0" w:afterAutospacing="0"/>
        <w:ind w:left="2880" w:hanging="360"/>
        <w:rPr>
          <w:u w:val="none"/>
        </w:rPr>
      </w:pPr>
      <w:r w:rsidDel="00000000" w:rsidR="00000000" w:rsidRPr="00000000">
        <w:rPr>
          <w:rtl w:val="0"/>
        </w:rPr>
        <w:t xml:space="preserve">Cancel </w:t>
      </w:r>
    </w:p>
    <w:p w:rsidR="00000000" w:rsidDel="00000000" w:rsidP="00000000" w:rsidRDefault="00000000" w:rsidRPr="00000000" w14:paraId="000006A2">
      <w:pPr>
        <w:numPr>
          <w:ilvl w:val="4"/>
          <w:numId w:val="64"/>
        </w:numPr>
        <w:spacing w:after="0" w:afterAutospacing="0"/>
        <w:ind w:left="3600" w:hanging="360"/>
        <w:rPr>
          <w:u w:val="none"/>
        </w:rPr>
      </w:pPr>
      <w:r w:rsidDel="00000000" w:rsidR="00000000" w:rsidRPr="00000000">
        <w:rPr>
          <w:rtl w:val="0"/>
        </w:rPr>
        <w:t xml:space="preserve">Clicking on the Cancel button, the system should close the pop-up &amp; Admin account status should not be changed.</w:t>
      </w:r>
    </w:p>
    <w:p w:rsidR="00000000" w:rsidDel="00000000" w:rsidP="00000000" w:rsidRDefault="00000000" w:rsidRPr="00000000" w14:paraId="000006A3">
      <w:pPr>
        <w:numPr>
          <w:ilvl w:val="3"/>
          <w:numId w:val="64"/>
        </w:numPr>
        <w:spacing w:after="0" w:afterAutospacing="0"/>
        <w:ind w:left="2880" w:hanging="360"/>
        <w:rPr>
          <w:u w:val="none"/>
        </w:rPr>
      </w:pPr>
      <w:r w:rsidDel="00000000" w:rsidR="00000000" w:rsidRPr="00000000">
        <w:rPr>
          <w:rtl w:val="0"/>
        </w:rPr>
        <w:t xml:space="preserve">Deactivate Account</w:t>
      </w:r>
    </w:p>
    <w:p w:rsidR="00000000" w:rsidDel="00000000" w:rsidP="00000000" w:rsidRDefault="00000000" w:rsidRPr="00000000" w14:paraId="000006A4">
      <w:pPr>
        <w:numPr>
          <w:ilvl w:val="4"/>
          <w:numId w:val="64"/>
        </w:numPr>
        <w:spacing w:after="0" w:afterAutospacing="0"/>
        <w:ind w:left="3600" w:hanging="360"/>
        <w:rPr>
          <w:u w:val="none"/>
        </w:rPr>
      </w:pPr>
      <w:r w:rsidDel="00000000" w:rsidR="00000000" w:rsidRPr="00000000">
        <w:rPr>
          <w:rtl w:val="0"/>
        </w:rPr>
        <w:t xml:space="preserve">Clicking on the Deactivate button, the system should Deactivate the Admin account.</w:t>
      </w:r>
    </w:p>
    <w:p w:rsidR="00000000" w:rsidDel="00000000" w:rsidP="00000000" w:rsidRDefault="00000000" w:rsidRPr="00000000" w14:paraId="000006A5">
      <w:pPr>
        <w:numPr>
          <w:ilvl w:val="4"/>
          <w:numId w:val="64"/>
        </w:numPr>
        <w:spacing w:after="0" w:afterAutospacing="0"/>
        <w:ind w:left="3600" w:hanging="360"/>
        <w:rPr>
          <w:u w:val="none"/>
        </w:rPr>
      </w:pPr>
      <w:r w:rsidDel="00000000" w:rsidR="00000000" w:rsidRPr="00000000">
        <w:rPr>
          <w:rtl w:val="0"/>
        </w:rPr>
        <w:t xml:space="preserve">Immediately logout the Admin from the session.</w:t>
      </w:r>
    </w:p>
    <w:p w:rsidR="00000000" w:rsidDel="00000000" w:rsidP="00000000" w:rsidRDefault="00000000" w:rsidRPr="00000000" w14:paraId="000006A6">
      <w:pPr>
        <w:numPr>
          <w:ilvl w:val="3"/>
          <w:numId w:val="64"/>
        </w:numPr>
        <w:spacing w:after="0" w:afterAutospacing="0"/>
        <w:ind w:left="2880" w:hanging="360"/>
      </w:pPr>
      <w:r w:rsidDel="00000000" w:rsidR="00000000" w:rsidRPr="00000000">
        <w:rPr>
          <w:rtl w:val="0"/>
        </w:rPr>
        <w:t xml:space="preserve">Display a warning toast message :  </w:t>
      </w:r>
    </w:p>
    <w:p w:rsidR="00000000" w:rsidDel="00000000" w:rsidP="00000000" w:rsidRDefault="00000000" w:rsidRPr="00000000" w14:paraId="000006A7">
      <w:pPr>
        <w:numPr>
          <w:ilvl w:val="4"/>
          <w:numId w:val="64"/>
        </w:numPr>
        <w:spacing w:after="0" w:afterAutospacing="0"/>
        <w:ind w:left="3600" w:hanging="360"/>
      </w:pPr>
      <w:r w:rsidDel="00000000" w:rsidR="00000000" w:rsidRPr="00000000">
        <w:rPr>
          <w:rtl w:val="0"/>
        </w:rPr>
        <w:t xml:space="preserve">Title : Admin Account Deactivated</w:t>
      </w:r>
    </w:p>
    <w:p w:rsidR="00000000" w:rsidDel="00000000" w:rsidP="00000000" w:rsidRDefault="00000000" w:rsidRPr="00000000" w14:paraId="000006A8">
      <w:pPr>
        <w:numPr>
          <w:ilvl w:val="4"/>
          <w:numId w:val="64"/>
        </w:numPr>
        <w:spacing w:after="0" w:afterAutospacing="0"/>
        <w:ind w:left="3600" w:hanging="360"/>
      </w:pPr>
      <w:r w:rsidDel="00000000" w:rsidR="00000000" w:rsidRPr="00000000">
        <w:rPr>
          <w:rtl w:val="0"/>
        </w:rPr>
        <w:t xml:space="preserve">Message : [Admin Name] access to the Admin Console has been immediately revoked..</w:t>
      </w:r>
    </w:p>
    <w:p w:rsidR="00000000" w:rsidDel="00000000" w:rsidP="00000000" w:rsidRDefault="00000000" w:rsidRPr="00000000" w14:paraId="000006A9">
      <w:pPr>
        <w:numPr>
          <w:ilvl w:val="4"/>
          <w:numId w:val="64"/>
        </w:numPr>
        <w:spacing w:after="0" w:afterAutospacing="0"/>
        <w:ind w:left="3600" w:hanging="360"/>
      </w:pPr>
      <w:r w:rsidDel="00000000" w:rsidR="00000000" w:rsidRPr="00000000">
        <w:rPr>
          <w:rtl w:val="0"/>
        </w:rPr>
        <w:t xml:space="preserve">Toast messages should disappear within 3-5 seconds.</w:t>
      </w:r>
    </w:p>
    <w:p w:rsidR="00000000" w:rsidDel="00000000" w:rsidP="00000000" w:rsidRDefault="00000000" w:rsidRPr="00000000" w14:paraId="000006AA">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Fonts w:ascii="Arial Unicode MS" w:cs="Arial Unicode MS" w:eastAsia="Arial Unicode MS" w:hAnsi="Arial Unicode MS"/>
          <w:rtl w:val="0"/>
        </w:rPr>
        <w:t xml:space="preserve">Toggle Active → Inactive must:</w:t>
      </w:r>
    </w:p>
    <w:p w:rsidR="00000000" w:rsidDel="00000000" w:rsidP="00000000" w:rsidRDefault="00000000" w:rsidRPr="00000000" w14:paraId="000006AB">
      <w:pPr>
        <w:keepNext w:val="0"/>
        <w:keepLines w:val="0"/>
        <w:pageBreakBefore w:val="0"/>
        <w:widowControl w:val="1"/>
        <w:numPr>
          <w:ilvl w:val="2"/>
          <w:numId w:val="6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Immediately block admin login access.</w:t>
      </w:r>
    </w:p>
    <w:p w:rsidR="00000000" w:rsidDel="00000000" w:rsidP="00000000" w:rsidRDefault="00000000" w:rsidRPr="00000000" w14:paraId="000006AC">
      <w:pPr>
        <w:keepNext w:val="0"/>
        <w:keepLines w:val="0"/>
        <w:pageBreakBefore w:val="0"/>
        <w:widowControl w:val="1"/>
        <w:numPr>
          <w:ilvl w:val="2"/>
          <w:numId w:val="6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Deactivated Admin:</w:t>
      </w:r>
    </w:p>
    <w:p w:rsidR="00000000" w:rsidDel="00000000" w:rsidP="00000000" w:rsidRDefault="00000000" w:rsidRPr="00000000" w14:paraId="000006AD">
      <w:pPr>
        <w:keepNext w:val="0"/>
        <w:keepLines w:val="0"/>
        <w:pageBreakBefore w:val="0"/>
        <w:widowControl w:val="1"/>
        <w:numPr>
          <w:ilvl w:val="3"/>
          <w:numId w:val="6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Cannot access Admin Console.</w:t>
      </w:r>
    </w:p>
    <w:p w:rsidR="00000000" w:rsidDel="00000000" w:rsidP="00000000" w:rsidRDefault="00000000" w:rsidRPr="00000000" w14:paraId="000006AE">
      <w:pPr>
        <w:keepNext w:val="0"/>
        <w:keepLines w:val="0"/>
        <w:pageBreakBefore w:val="0"/>
        <w:widowControl w:val="1"/>
        <w:numPr>
          <w:ilvl w:val="3"/>
          <w:numId w:val="6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Status updated instantly.</w:t>
      </w:r>
    </w:p>
    <w:p w:rsidR="00000000" w:rsidDel="00000000" w:rsidP="00000000" w:rsidRDefault="00000000" w:rsidRPr="00000000" w14:paraId="000006AF">
      <w:pPr>
        <w:keepNext w:val="0"/>
        <w:keepLines w:val="0"/>
        <w:pageBreakBefore w:val="0"/>
        <w:widowControl w:val="1"/>
        <w:numPr>
          <w:ilvl w:val="3"/>
          <w:numId w:val="6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Display the message as : Account Deactivated.</w:t>
      </w:r>
    </w:p>
    <w:p w:rsidR="00000000" w:rsidDel="00000000" w:rsidP="00000000" w:rsidRDefault="00000000" w:rsidRPr="00000000" w14:paraId="000006B0">
      <w:pPr>
        <w:numPr>
          <w:ilvl w:val="1"/>
          <w:numId w:val="64"/>
        </w:numPr>
        <w:spacing w:after="0" w:afterAutospacing="0"/>
        <w:ind w:left="1440" w:hanging="360"/>
      </w:pPr>
      <w:r w:rsidDel="00000000" w:rsidR="00000000" w:rsidRPr="00000000">
        <w:rPr>
          <w:rFonts w:ascii="Arial Unicode MS" w:cs="Arial Unicode MS" w:eastAsia="Arial Unicode MS" w:hAnsi="Arial Unicode MS"/>
          <w:rtl w:val="0"/>
        </w:rPr>
        <w:t xml:space="preserve">Toggle InActive → active must:</w:t>
      </w:r>
    </w:p>
    <w:p w:rsidR="00000000" w:rsidDel="00000000" w:rsidP="00000000" w:rsidRDefault="00000000" w:rsidRPr="00000000" w14:paraId="000006B1">
      <w:pPr>
        <w:numPr>
          <w:ilvl w:val="2"/>
          <w:numId w:val="64"/>
        </w:numPr>
        <w:spacing w:after="0" w:afterAutospacing="0"/>
        <w:ind w:left="2160" w:hanging="360"/>
      </w:pPr>
      <w:r w:rsidDel="00000000" w:rsidR="00000000" w:rsidRPr="00000000">
        <w:rPr>
          <w:rtl w:val="0"/>
        </w:rPr>
        <w:t xml:space="preserve">Immediately revoke admin login access.</w:t>
      </w:r>
    </w:p>
    <w:p w:rsidR="00000000" w:rsidDel="00000000" w:rsidP="00000000" w:rsidRDefault="00000000" w:rsidRPr="00000000" w14:paraId="000006B2">
      <w:pPr>
        <w:numPr>
          <w:ilvl w:val="2"/>
          <w:numId w:val="64"/>
        </w:numPr>
        <w:spacing w:after="0" w:afterAutospacing="0"/>
        <w:ind w:left="2160" w:hanging="360"/>
      </w:pPr>
      <w:r w:rsidDel="00000000" w:rsidR="00000000" w:rsidRPr="00000000">
        <w:rPr>
          <w:rtl w:val="0"/>
        </w:rPr>
        <w:t xml:space="preserve">Activated Admin:</w:t>
      </w:r>
    </w:p>
    <w:p w:rsidR="00000000" w:rsidDel="00000000" w:rsidP="00000000" w:rsidRDefault="00000000" w:rsidRPr="00000000" w14:paraId="000006B3">
      <w:pPr>
        <w:numPr>
          <w:ilvl w:val="3"/>
          <w:numId w:val="64"/>
        </w:numPr>
        <w:spacing w:after="0" w:afterAutospacing="0"/>
        <w:ind w:left="2880" w:hanging="360"/>
      </w:pPr>
      <w:r w:rsidDel="00000000" w:rsidR="00000000" w:rsidRPr="00000000">
        <w:rPr>
          <w:rtl w:val="0"/>
        </w:rPr>
        <w:t xml:space="preserve">Can access Admin Console.</w:t>
      </w:r>
    </w:p>
    <w:p w:rsidR="00000000" w:rsidDel="00000000" w:rsidP="00000000" w:rsidRDefault="00000000" w:rsidRPr="00000000" w14:paraId="000006B4">
      <w:pPr>
        <w:numPr>
          <w:ilvl w:val="3"/>
          <w:numId w:val="64"/>
        </w:numPr>
        <w:ind w:left="2880" w:hanging="360"/>
      </w:pPr>
      <w:r w:rsidDel="00000000" w:rsidR="00000000" w:rsidRPr="00000000">
        <w:rPr>
          <w:rtl w:val="0"/>
        </w:rPr>
        <w:t xml:space="preserve">Status updated instantly.</w:t>
      </w:r>
    </w:p>
    <w:p w:rsidR="00000000" w:rsidDel="00000000" w:rsidP="00000000" w:rsidRDefault="00000000" w:rsidRPr="00000000" w14:paraId="000006B5">
      <w:pPr>
        <w:rPr>
          <w:b w:val="1"/>
          <w:bCs w:val="1"/>
        </w:rPr>
      </w:pPr>
      <w:r w:rsidDel="00000000" w:rsidR="00000000" w:rsidRPr="00000000">
        <w:rPr>
          <w:b w:val="1"/>
          <w:bCs w:val="1"/>
          <w:rtl w:val="0"/>
        </w:rPr>
        <w:t xml:space="preserve">Delete Admin Accounts</w:t>
      </w:r>
    </w:p>
    <w:p w:rsidR="00000000" w:rsidDel="00000000" w:rsidP="00000000" w:rsidRDefault="00000000" w:rsidRPr="00000000" w14:paraId="000006B6">
      <w:pPr>
        <w:numPr>
          <w:ilvl w:val="0"/>
          <w:numId w:val="30"/>
        </w:numPr>
        <w:spacing w:after="0" w:afterAutospacing="0"/>
        <w:ind w:left="720" w:hanging="360"/>
        <w:rPr/>
      </w:pPr>
      <w:r w:rsidDel="00000000" w:rsidR="00000000" w:rsidRPr="00000000">
        <w:rPr>
          <w:rFonts w:ascii="Arial Unicode MS" w:cs="Arial Unicode MS" w:eastAsia="Arial Unicode MS" w:hAnsi="Arial Unicode MS"/>
          <w:rtl w:val="0"/>
        </w:rPr>
        <w:t xml:space="preserve">Navigation :  Login → Settings→  Admin Users → Users Accounts →  Actions→ Delete.</w:t>
      </w:r>
    </w:p>
    <w:p w:rsidR="00000000" w:rsidDel="00000000" w:rsidP="00000000" w:rsidRDefault="00000000" w:rsidRPr="00000000" w14:paraId="000006B7">
      <w:pPr>
        <w:numPr>
          <w:ilvl w:val="0"/>
          <w:numId w:val="30"/>
        </w:numPr>
        <w:spacing w:after="0" w:afterAutospacing="0"/>
        <w:ind w:left="720" w:hanging="360"/>
        <w:rPr>
          <w:u w:val="none"/>
        </w:rPr>
      </w:pPr>
      <w:r w:rsidDel="00000000" w:rsidR="00000000" w:rsidRPr="00000000">
        <w:rPr>
          <w:rtl w:val="0"/>
        </w:rPr>
        <w:t xml:space="preserve">Clicking on the Delete button, the system should display a pop-up with following fields : </w:t>
      </w:r>
    </w:p>
    <w:p w:rsidR="00000000" w:rsidDel="00000000" w:rsidP="00000000" w:rsidRDefault="00000000" w:rsidRPr="00000000" w14:paraId="000006B8">
      <w:pPr>
        <w:numPr>
          <w:ilvl w:val="1"/>
          <w:numId w:val="30"/>
        </w:numPr>
        <w:spacing w:after="0" w:afterAutospacing="0"/>
        <w:ind w:left="1440" w:hanging="360"/>
        <w:rPr>
          <w:u w:val="none"/>
        </w:rPr>
      </w:pPr>
      <w:r w:rsidDel="00000000" w:rsidR="00000000" w:rsidRPr="00000000">
        <w:rPr>
          <w:rtl w:val="0"/>
        </w:rPr>
        <w:t xml:space="preserve">Title : Delete User</w:t>
      </w:r>
    </w:p>
    <w:p w:rsidR="00000000" w:rsidDel="00000000" w:rsidP="00000000" w:rsidRDefault="00000000" w:rsidRPr="00000000" w14:paraId="000006B9">
      <w:pPr>
        <w:numPr>
          <w:ilvl w:val="1"/>
          <w:numId w:val="30"/>
        </w:numPr>
        <w:spacing w:after="0" w:afterAutospacing="0"/>
        <w:ind w:left="1440" w:hanging="360"/>
        <w:rPr/>
      </w:pPr>
      <w:r w:rsidDel="00000000" w:rsidR="00000000" w:rsidRPr="00000000">
        <w:rPr>
          <w:rtl w:val="0"/>
        </w:rPr>
        <w:t xml:space="preserve">Dropdown : Reason for delete </w:t>
      </w:r>
    </w:p>
    <w:p w:rsidR="00000000" w:rsidDel="00000000" w:rsidP="00000000" w:rsidRDefault="00000000" w:rsidRPr="00000000" w14:paraId="000006BA">
      <w:pPr>
        <w:numPr>
          <w:ilvl w:val="2"/>
          <w:numId w:val="30"/>
        </w:numPr>
        <w:spacing w:after="0" w:afterAutospacing="0"/>
        <w:ind w:left="2160" w:hanging="360"/>
        <w:rPr/>
      </w:pPr>
      <w:r w:rsidDel="00000000" w:rsidR="00000000" w:rsidRPr="00000000">
        <w:rPr>
          <w:rtl w:val="0"/>
        </w:rPr>
        <w:t xml:space="preserve">Options : User Request (GDPR/CCPA)</w:t>
      </w:r>
    </w:p>
    <w:p w:rsidR="00000000" w:rsidDel="00000000" w:rsidP="00000000" w:rsidRDefault="00000000" w:rsidRPr="00000000" w14:paraId="000006BB">
      <w:pPr>
        <w:numPr>
          <w:ilvl w:val="2"/>
          <w:numId w:val="30"/>
        </w:numPr>
        <w:spacing w:after="0" w:afterAutospacing="0"/>
        <w:ind w:left="2160" w:hanging="360"/>
        <w:rPr/>
      </w:pPr>
      <w:r w:rsidDel="00000000" w:rsidR="00000000" w:rsidRPr="00000000">
        <w:rPr>
          <w:rtl w:val="0"/>
        </w:rPr>
        <w:t xml:space="preserve">Policy Violation</w:t>
      </w:r>
    </w:p>
    <w:p w:rsidR="00000000" w:rsidDel="00000000" w:rsidP="00000000" w:rsidRDefault="00000000" w:rsidRPr="00000000" w14:paraId="000006BC">
      <w:pPr>
        <w:numPr>
          <w:ilvl w:val="2"/>
          <w:numId w:val="30"/>
        </w:numPr>
        <w:spacing w:after="0" w:afterAutospacing="0"/>
        <w:ind w:left="2160" w:hanging="360"/>
        <w:rPr/>
      </w:pPr>
      <w:r w:rsidDel="00000000" w:rsidR="00000000" w:rsidRPr="00000000">
        <w:rPr>
          <w:rtl w:val="0"/>
        </w:rPr>
        <w:t xml:space="preserve">Duplicate Account</w:t>
      </w:r>
    </w:p>
    <w:p w:rsidR="00000000" w:rsidDel="00000000" w:rsidP="00000000" w:rsidRDefault="00000000" w:rsidRPr="00000000" w14:paraId="000006BD">
      <w:pPr>
        <w:numPr>
          <w:ilvl w:val="2"/>
          <w:numId w:val="30"/>
        </w:numPr>
        <w:spacing w:after="0" w:afterAutospacing="0"/>
        <w:ind w:left="2160" w:hanging="360"/>
        <w:rPr/>
      </w:pPr>
      <w:r w:rsidDel="00000000" w:rsidR="00000000" w:rsidRPr="00000000">
        <w:rPr>
          <w:rtl w:val="0"/>
        </w:rPr>
        <w:t xml:space="preserve">Fraud Suspected</w:t>
      </w:r>
    </w:p>
    <w:p w:rsidR="00000000" w:rsidDel="00000000" w:rsidP="00000000" w:rsidRDefault="00000000" w:rsidRPr="00000000" w14:paraId="000006BE">
      <w:pPr>
        <w:numPr>
          <w:ilvl w:val="2"/>
          <w:numId w:val="30"/>
        </w:numPr>
        <w:spacing w:after="0" w:afterAutospacing="0"/>
        <w:ind w:left="2160" w:hanging="360"/>
        <w:rPr/>
      </w:pPr>
      <w:r w:rsidDel="00000000" w:rsidR="00000000" w:rsidRPr="00000000">
        <w:rPr>
          <w:rtl w:val="0"/>
        </w:rPr>
        <w:t xml:space="preserve">Regulatory Compliance</w:t>
      </w:r>
    </w:p>
    <w:p w:rsidR="00000000" w:rsidDel="00000000" w:rsidP="00000000" w:rsidRDefault="00000000" w:rsidRPr="00000000" w14:paraId="000006BF">
      <w:pPr>
        <w:numPr>
          <w:ilvl w:val="2"/>
          <w:numId w:val="30"/>
        </w:numPr>
        <w:spacing w:after="0" w:afterAutospacing="0"/>
        <w:ind w:left="2160" w:hanging="360"/>
        <w:rPr/>
      </w:pPr>
      <w:r w:rsidDel="00000000" w:rsidR="00000000" w:rsidRPr="00000000">
        <w:rPr>
          <w:rtl w:val="0"/>
        </w:rPr>
        <w:t xml:space="preserve">Other</w:t>
      </w:r>
    </w:p>
    <w:p w:rsidR="00000000" w:rsidDel="00000000" w:rsidP="00000000" w:rsidRDefault="00000000" w:rsidRPr="00000000" w14:paraId="000006C0">
      <w:pPr>
        <w:numPr>
          <w:ilvl w:val="1"/>
          <w:numId w:val="30"/>
        </w:numPr>
        <w:spacing w:after="0" w:afterAutospacing="0"/>
        <w:ind w:left="1440" w:hanging="360"/>
        <w:rPr/>
      </w:pPr>
      <w:r w:rsidDel="00000000" w:rsidR="00000000" w:rsidRPr="00000000">
        <w:rPr>
          <w:rtl w:val="0"/>
        </w:rPr>
        <w:t xml:space="preserve">Text field :  Type DELETE to confirm </w:t>
      </w:r>
    </w:p>
    <w:p w:rsidR="00000000" w:rsidDel="00000000" w:rsidP="00000000" w:rsidRDefault="00000000" w:rsidRPr="00000000" w14:paraId="000006C1">
      <w:pPr>
        <w:numPr>
          <w:ilvl w:val="2"/>
          <w:numId w:val="30"/>
        </w:numPr>
        <w:spacing w:after="0" w:afterAutospacing="0"/>
        <w:ind w:left="2160" w:hanging="360"/>
        <w:rPr/>
      </w:pPr>
      <w:r w:rsidDel="00000000" w:rsidR="00000000" w:rsidRPr="00000000">
        <w:rPr>
          <w:rtl w:val="0"/>
        </w:rPr>
        <w:t xml:space="preserve">Should only accept the “DELETE” word</w:t>
      </w:r>
    </w:p>
    <w:p w:rsidR="00000000" w:rsidDel="00000000" w:rsidP="00000000" w:rsidRDefault="00000000" w:rsidRPr="00000000" w14:paraId="000006C2">
      <w:pPr>
        <w:numPr>
          <w:ilvl w:val="2"/>
          <w:numId w:val="30"/>
        </w:numPr>
        <w:spacing w:after="0" w:afterAutospacing="0"/>
        <w:ind w:left="2160" w:hanging="360"/>
        <w:rPr>
          <w:u w:val="none"/>
        </w:rPr>
      </w:pPr>
      <w:r w:rsidDel="00000000" w:rsidR="00000000" w:rsidRPr="00000000">
        <w:rPr>
          <w:rtl w:val="0"/>
        </w:rPr>
        <w:t xml:space="preserve">Until &amp; unless the Exact word is matched the Delete button should not be enabled.</w:t>
      </w:r>
    </w:p>
    <w:p w:rsidR="00000000" w:rsidDel="00000000" w:rsidP="00000000" w:rsidRDefault="00000000" w:rsidRPr="00000000" w14:paraId="000006C3">
      <w:pPr>
        <w:numPr>
          <w:ilvl w:val="1"/>
          <w:numId w:val="30"/>
        </w:numPr>
        <w:spacing w:after="0" w:afterAutospacing="0"/>
        <w:ind w:left="1440" w:hanging="360"/>
        <w:rPr/>
      </w:pPr>
      <w:r w:rsidDel="00000000" w:rsidR="00000000" w:rsidRPr="00000000">
        <w:rPr>
          <w:rtl w:val="0"/>
        </w:rPr>
        <w:t xml:space="preserve">Visibility : should display the NAME &amp; Email of the user we are deleting th </w:t>
      </w:r>
    </w:p>
    <w:p w:rsidR="00000000" w:rsidDel="00000000" w:rsidP="00000000" w:rsidRDefault="00000000" w:rsidRPr="00000000" w14:paraId="000006C4">
      <w:pPr>
        <w:numPr>
          <w:ilvl w:val="1"/>
          <w:numId w:val="30"/>
        </w:numPr>
        <w:spacing w:after="0" w:afterAutospacing="0"/>
        <w:ind w:left="1440" w:hanging="360"/>
        <w:rPr/>
      </w:pPr>
      <w:r w:rsidDel="00000000" w:rsidR="00000000" w:rsidRPr="00000000">
        <w:rPr>
          <w:rtl w:val="0"/>
        </w:rPr>
        <w:t xml:space="preserve">EX: </w:t>
      </w:r>
      <w:r w:rsidDel="00000000" w:rsidR="00000000" w:rsidRPr="00000000">
        <w:rPr>
          <w:rtl w:val="0"/>
        </w:rPr>
        <w:t xml:space="preserve">User to be deleted:</w:t>
      </w:r>
    </w:p>
    <w:p w:rsidR="00000000" w:rsidDel="00000000" w:rsidP="00000000" w:rsidRDefault="00000000" w:rsidRPr="00000000" w14:paraId="000006C5">
      <w:pPr>
        <w:numPr>
          <w:ilvl w:val="1"/>
          <w:numId w:val="30"/>
        </w:numPr>
        <w:pBdr>
          <w:top w:color="auto" w:space="0" w:sz="0" w:val="none"/>
          <w:left w:color="auto" w:space="0" w:sz="0" w:val="none"/>
          <w:bottom w:color="auto" w:space="0" w:sz="0" w:val="none"/>
          <w:right w:color="auto" w:space="0" w:sz="0" w:val="none"/>
          <w:between w:color="auto" w:space="0" w:sz="0" w:val="none"/>
        </w:pBdr>
        <w:spacing w:after="0" w:lineRule="auto"/>
        <w:ind w:left="1440" w:hanging="360"/>
        <w:rPr/>
      </w:pPr>
      <w:r w:rsidDel="00000000" w:rsidR="00000000" w:rsidRPr="00000000">
        <w:rPr>
          <w:rtl w:val="0"/>
        </w:rPr>
        <w:t xml:space="preserve">John Doe (Email)</w:t>
      </w:r>
    </w:p>
    <w:p w:rsidR="00000000" w:rsidDel="00000000" w:rsidP="00000000" w:rsidRDefault="00000000" w:rsidRPr="00000000" w14:paraId="000006C6">
      <w:pPr>
        <w:numPr>
          <w:ilvl w:val="1"/>
          <w:numId w:val="30"/>
        </w:numPr>
        <w:pBdr>
          <w:top w:color="auto" w:space="0" w:sz="0" w:val="none"/>
          <w:left w:color="auto" w:space="0" w:sz="0" w:val="none"/>
          <w:bottom w:color="auto" w:space="0" w:sz="0" w:val="none"/>
          <w:right w:color="auto" w:space="0" w:sz="0" w:val="none"/>
          <w:between w:color="auto" w:space="0" w:sz="0" w:val="none"/>
        </w:pBdr>
        <w:spacing w:after="0" w:lineRule="auto"/>
        <w:ind w:left="1440" w:hanging="360"/>
        <w:rPr/>
      </w:pPr>
      <w:r w:rsidDel="00000000" w:rsidR="00000000" w:rsidRPr="00000000">
        <w:rPr>
          <w:rtl w:val="0"/>
        </w:rPr>
        <w:t xml:space="preserve">Buttons :  </w:t>
      </w:r>
    </w:p>
    <w:p w:rsidR="00000000" w:rsidDel="00000000" w:rsidP="00000000" w:rsidRDefault="00000000" w:rsidRPr="00000000" w14:paraId="000006C7">
      <w:pPr>
        <w:numPr>
          <w:ilvl w:val="2"/>
          <w:numId w:val="30"/>
        </w:numPr>
        <w:pBdr>
          <w:top w:color="auto" w:space="0" w:sz="0" w:val="none"/>
          <w:left w:color="auto" w:space="0" w:sz="0" w:val="none"/>
          <w:bottom w:color="auto" w:space="0" w:sz="0" w:val="none"/>
          <w:right w:color="auto" w:space="0" w:sz="0" w:val="none"/>
          <w:between w:color="auto" w:space="0" w:sz="0" w:val="none"/>
        </w:pBdr>
        <w:spacing w:after="0" w:lineRule="auto"/>
        <w:ind w:left="2160" w:hanging="360"/>
        <w:rPr/>
      </w:pPr>
      <w:r w:rsidDel="00000000" w:rsidR="00000000" w:rsidRPr="00000000">
        <w:rPr>
          <w:rtl w:val="0"/>
        </w:rPr>
        <w:t xml:space="preserve">Cancel </w:t>
      </w:r>
    </w:p>
    <w:p w:rsidR="00000000" w:rsidDel="00000000" w:rsidP="00000000" w:rsidRDefault="00000000" w:rsidRPr="00000000" w14:paraId="000006C8">
      <w:pPr>
        <w:numPr>
          <w:ilvl w:val="3"/>
          <w:numId w:val="30"/>
        </w:numPr>
        <w:pBdr>
          <w:top w:color="auto" w:space="0" w:sz="0" w:val="none"/>
          <w:left w:color="auto" w:space="0" w:sz="0" w:val="none"/>
          <w:bottom w:color="auto" w:space="0" w:sz="0" w:val="none"/>
          <w:right w:color="auto" w:space="0" w:sz="0" w:val="none"/>
          <w:between w:color="auto" w:space="0" w:sz="0" w:val="none"/>
        </w:pBdr>
        <w:spacing w:after="0" w:lineRule="auto"/>
        <w:ind w:left="2880" w:hanging="360"/>
        <w:rPr>
          <w:u w:val="none"/>
        </w:rPr>
      </w:pPr>
      <w:r w:rsidDel="00000000" w:rsidR="00000000" w:rsidRPr="00000000">
        <w:rPr>
          <w:rtl w:val="0"/>
        </w:rPr>
        <w:t xml:space="preserve">Clicking on the Cancel button, the system should close the pop-up &amp; Admin should be deleted.</w:t>
      </w:r>
    </w:p>
    <w:p w:rsidR="00000000" w:rsidDel="00000000" w:rsidP="00000000" w:rsidRDefault="00000000" w:rsidRPr="00000000" w14:paraId="000006C9">
      <w:pPr>
        <w:numPr>
          <w:ilvl w:val="2"/>
          <w:numId w:val="30"/>
        </w:numPr>
        <w:pBdr>
          <w:top w:color="auto" w:space="0" w:sz="0" w:val="none"/>
          <w:left w:color="auto" w:space="0" w:sz="0" w:val="none"/>
          <w:bottom w:color="auto" w:space="0" w:sz="0" w:val="none"/>
          <w:right w:color="auto" w:space="0" w:sz="0" w:val="none"/>
          <w:between w:color="auto" w:space="0" w:sz="0" w:val="none"/>
        </w:pBdr>
        <w:spacing w:after="0" w:lineRule="auto"/>
        <w:ind w:left="2160" w:hanging="360"/>
        <w:rPr/>
      </w:pPr>
      <w:r w:rsidDel="00000000" w:rsidR="00000000" w:rsidRPr="00000000">
        <w:rPr>
          <w:rtl w:val="0"/>
        </w:rPr>
        <w:t xml:space="preserve">Delete</w:t>
      </w:r>
    </w:p>
    <w:p w:rsidR="00000000" w:rsidDel="00000000" w:rsidP="00000000" w:rsidRDefault="00000000" w:rsidRPr="00000000" w14:paraId="000006CA">
      <w:pPr>
        <w:numPr>
          <w:ilvl w:val="3"/>
          <w:numId w:val="30"/>
        </w:numPr>
        <w:pBdr>
          <w:top w:color="auto" w:space="0" w:sz="0" w:val="none"/>
          <w:left w:color="auto" w:space="0" w:sz="0" w:val="none"/>
          <w:bottom w:color="auto" w:space="0" w:sz="0" w:val="none"/>
          <w:right w:color="auto" w:space="0" w:sz="0" w:val="none"/>
          <w:between w:color="auto" w:space="0" w:sz="0" w:val="none"/>
        </w:pBdr>
        <w:spacing w:after="0" w:lineRule="auto"/>
        <w:ind w:left="2880" w:hanging="360"/>
        <w:rPr>
          <w:u w:val="none"/>
        </w:rPr>
      </w:pPr>
      <w:r w:rsidDel="00000000" w:rsidR="00000000" w:rsidRPr="00000000">
        <w:rPr>
          <w:rtl w:val="0"/>
        </w:rPr>
        <w:t xml:space="preserve">Clicking on the Delete button, the system should delete the Admin and log out from the system.</w:t>
      </w:r>
    </w:p>
    <w:p w:rsidR="00000000" w:rsidDel="00000000" w:rsidP="00000000" w:rsidRDefault="00000000" w:rsidRPr="00000000" w14:paraId="000006CB">
      <w:pPr>
        <w:numPr>
          <w:ilvl w:val="3"/>
          <w:numId w:val="30"/>
        </w:numPr>
        <w:pBdr>
          <w:top w:color="auto" w:space="0" w:sz="0" w:val="none"/>
          <w:left w:color="auto" w:space="0" w:sz="0" w:val="none"/>
          <w:bottom w:color="auto" w:space="0" w:sz="0" w:val="none"/>
          <w:right w:color="auto" w:space="0" w:sz="0" w:val="none"/>
          <w:between w:color="auto" w:space="0" w:sz="0" w:val="none"/>
        </w:pBdr>
        <w:spacing w:after="0" w:lineRule="auto"/>
        <w:ind w:left="2880" w:hanging="360"/>
        <w:rPr>
          <w:u w:val="none"/>
        </w:rPr>
      </w:pPr>
      <w:r w:rsidDel="00000000" w:rsidR="00000000" w:rsidRPr="00000000">
        <w:rPr>
          <w:rtl w:val="0"/>
        </w:rPr>
        <w:t xml:space="preserve">Admin must be notified.</w:t>
      </w:r>
    </w:p>
    <w:p w:rsidR="00000000" w:rsidDel="00000000" w:rsidP="00000000" w:rsidRDefault="00000000" w:rsidRPr="00000000" w14:paraId="000006CC">
      <w:pPr>
        <w:numPr>
          <w:ilvl w:val="3"/>
          <w:numId w:val="30"/>
        </w:numPr>
        <w:pBdr>
          <w:top w:color="auto" w:space="0" w:sz="0" w:val="none"/>
          <w:left w:color="auto" w:space="0" w:sz="0" w:val="none"/>
          <w:bottom w:color="auto" w:space="0" w:sz="0" w:val="none"/>
          <w:right w:color="auto" w:space="0" w:sz="0" w:val="none"/>
          <w:between w:color="auto" w:space="0" w:sz="0" w:val="none"/>
        </w:pBdr>
        <w:spacing w:after="0" w:lineRule="auto"/>
        <w:ind w:left="2880" w:hanging="360"/>
        <w:rPr>
          <w:u w:val="none"/>
        </w:rPr>
      </w:pPr>
      <w:r w:rsidDel="00000000" w:rsidR="00000000" w:rsidRPr="00000000">
        <w:rPr>
          <w:rtl w:val="0"/>
        </w:rPr>
        <w:t xml:space="preserve">Display success toast message : </w:t>
      </w:r>
    </w:p>
    <w:p w:rsidR="00000000" w:rsidDel="00000000" w:rsidP="00000000" w:rsidRDefault="00000000" w:rsidRPr="00000000" w14:paraId="000006CD">
      <w:pPr>
        <w:numPr>
          <w:ilvl w:val="4"/>
          <w:numId w:val="30"/>
        </w:numPr>
        <w:pBdr>
          <w:top w:color="auto" w:space="0" w:sz="0" w:val="none"/>
          <w:left w:color="auto" w:space="0" w:sz="0" w:val="none"/>
          <w:bottom w:color="auto" w:space="0" w:sz="0" w:val="none"/>
          <w:right w:color="auto" w:space="0" w:sz="0" w:val="none"/>
          <w:between w:color="auto" w:space="0" w:sz="0" w:val="none"/>
        </w:pBdr>
        <w:spacing w:after="0" w:lineRule="auto"/>
        <w:ind w:left="3600" w:hanging="360"/>
        <w:rPr>
          <w:u w:val="none"/>
        </w:rPr>
      </w:pPr>
      <w:r w:rsidDel="00000000" w:rsidR="00000000" w:rsidRPr="00000000">
        <w:rPr>
          <w:rtl w:val="0"/>
        </w:rPr>
        <w:t xml:space="preserve">Title : User Account Deleted</w:t>
      </w:r>
    </w:p>
    <w:p w:rsidR="00000000" w:rsidDel="00000000" w:rsidP="00000000" w:rsidRDefault="00000000" w:rsidRPr="00000000" w14:paraId="000006CE">
      <w:pPr>
        <w:numPr>
          <w:ilvl w:val="4"/>
          <w:numId w:val="30"/>
        </w:numPr>
        <w:pBdr>
          <w:top w:color="auto" w:space="0" w:sz="0" w:val="none"/>
          <w:left w:color="auto" w:space="0" w:sz="0" w:val="none"/>
          <w:bottom w:color="auto" w:space="0" w:sz="0" w:val="none"/>
          <w:right w:color="auto" w:space="0" w:sz="0" w:val="none"/>
          <w:between w:color="auto" w:space="0" w:sz="0" w:val="none"/>
        </w:pBdr>
        <w:spacing w:after="0" w:lineRule="auto"/>
        <w:ind w:left="3600" w:hanging="360"/>
        <w:rPr>
          <w:u w:val="none"/>
        </w:rPr>
      </w:pPr>
      <w:r w:rsidDel="00000000" w:rsidR="00000000" w:rsidRPr="00000000">
        <w:rPr>
          <w:rtl w:val="0"/>
        </w:rPr>
        <w:t xml:space="preserve">Message : John Doe's account has been anonymized and soft-deleted. Audit log created</w:t>
      </w:r>
    </w:p>
    <w:p w:rsidR="00000000" w:rsidDel="00000000" w:rsidP="00000000" w:rsidRDefault="00000000" w:rsidRPr="00000000" w14:paraId="000006CF">
      <w:pPr>
        <w:numPr>
          <w:ilvl w:val="4"/>
          <w:numId w:val="30"/>
        </w:numPr>
        <w:ind w:left="3600" w:hanging="360"/>
      </w:pPr>
      <w:r w:rsidDel="00000000" w:rsidR="00000000" w:rsidRPr="00000000">
        <w:rPr>
          <w:rtl w:val="0"/>
        </w:rPr>
        <w:t xml:space="preserve">Toast messages should disappear within 3-5 seconds.</w:t>
      </w:r>
    </w:p>
    <w:p w:rsidR="00000000" w:rsidDel="00000000" w:rsidP="00000000" w:rsidRDefault="00000000" w:rsidRPr="00000000" w14:paraId="000006D0">
      <w:pPr>
        <w:pStyle w:val="Heading3"/>
        <w:rPr/>
      </w:pPr>
      <w:bookmarkStart w:colFirst="0" w:colLast="0" w:name="_mct694jiir3k" w:id="45"/>
      <w:bookmarkEnd w:id="45"/>
      <w:r w:rsidDel="00000000" w:rsidR="00000000" w:rsidRPr="00000000">
        <w:rPr>
          <w:rtl w:val="0"/>
        </w:rPr>
      </w:r>
    </w:p>
    <w:p w:rsidR="00000000" w:rsidDel="00000000" w:rsidP="00000000" w:rsidRDefault="00000000" w:rsidRPr="00000000" w14:paraId="000006D1">
      <w:pPr>
        <w:pStyle w:val="Heading3"/>
        <w:rPr/>
      </w:pPr>
      <w:bookmarkStart w:colFirst="0" w:colLast="0" w:name="_l480gag4tup3" w:id="46"/>
      <w:bookmarkEnd w:id="46"/>
      <w:r w:rsidDel="00000000" w:rsidR="00000000" w:rsidRPr="00000000">
        <w:rPr>
          <w:rtl w:val="0"/>
        </w:rPr>
        <w:t xml:space="preserve">User story -1.11 Modify Admin Role (RBAC Governance ) </w:t>
      </w:r>
    </w:p>
    <w:p w:rsidR="00000000" w:rsidDel="00000000" w:rsidP="00000000" w:rsidRDefault="00000000" w:rsidRPr="00000000" w14:paraId="000006D2">
      <w:pPr>
        <w:rPr/>
      </w:pPr>
      <w:r w:rsidDel="00000000" w:rsidR="00000000" w:rsidRPr="00000000">
        <w:rPr>
          <w:rtl w:val="0"/>
        </w:rPr>
        <w:t xml:space="preserve">As a Super Admin, I want to modify the role and permissions of an existing staff member, so that operational access aligns with responsibilities and security governance policies.</w:t>
      </w:r>
    </w:p>
    <w:p w:rsidR="00000000" w:rsidDel="00000000" w:rsidP="00000000" w:rsidRDefault="00000000" w:rsidRPr="00000000" w14:paraId="000006D3">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6D4">
      <w:pPr>
        <w:numPr>
          <w:ilvl w:val="0"/>
          <w:numId w:val="8"/>
        </w:numPr>
        <w:spacing w:after="0" w:afterAutospacing="0"/>
        <w:ind w:left="720" w:hanging="360"/>
      </w:pPr>
      <w:r w:rsidDel="00000000" w:rsidR="00000000" w:rsidRPr="00000000">
        <w:rPr>
          <w:rFonts w:ascii="Arial Unicode MS" w:cs="Arial Unicode MS" w:eastAsia="Arial Unicode MS" w:hAnsi="Arial Unicode MS"/>
          <w:rtl w:val="0"/>
        </w:rPr>
        <w:t xml:space="preserve">Navigation :  Login → Settings→  Admin Users → Users Accounts →  Actions→ Edit.</w:t>
      </w:r>
    </w:p>
    <w:p w:rsidR="00000000" w:rsidDel="00000000" w:rsidP="00000000" w:rsidRDefault="00000000" w:rsidRPr="00000000" w14:paraId="000006D5">
      <w:pPr>
        <w:numPr>
          <w:ilvl w:val="0"/>
          <w:numId w:val="8"/>
        </w:numPr>
        <w:spacing w:after="0" w:afterAutospacing="0"/>
        <w:ind w:left="720" w:hanging="360"/>
      </w:pPr>
      <w:r w:rsidDel="00000000" w:rsidR="00000000" w:rsidRPr="00000000">
        <w:rPr>
          <w:rtl w:val="0"/>
        </w:rPr>
        <w:t xml:space="preserve">Only Super Admin can modify roles.</w:t>
      </w:r>
    </w:p>
    <w:p w:rsidR="00000000" w:rsidDel="00000000" w:rsidP="00000000" w:rsidRDefault="00000000" w:rsidRPr="00000000" w14:paraId="000006D6">
      <w:pPr>
        <w:numPr>
          <w:ilvl w:val="0"/>
          <w:numId w:val="8"/>
        </w:numPr>
        <w:spacing w:after="0" w:afterAutospacing="0"/>
        <w:ind w:left="720" w:hanging="360"/>
      </w:pPr>
      <w:r w:rsidDel="00000000" w:rsidR="00000000" w:rsidRPr="00000000">
        <w:rPr>
          <w:rtl w:val="0"/>
        </w:rPr>
        <w:t xml:space="preserve">Clicking on the Edit option, the system should display a pop-up with following fields : </w:t>
      </w:r>
    </w:p>
    <w:p w:rsidR="00000000" w:rsidDel="00000000" w:rsidP="00000000" w:rsidRDefault="00000000" w:rsidRPr="00000000" w14:paraId="000006D7">
      <w:pPr>
        <w:numPr>
          <w:ilvl w:val="1"/>
          <w:numId w:val="8"/>
        </w:numPr>
        <w:spacing w:after="0" w:afterAutospacing="0"/>
        <w:ind w:left="1440" w:hanging="360"/>
      </w:pPr>
      <w:r w:rsidDel="00000000" w:rsidR="00000000" w:rsidRPr="00000000">
        <w:rPr>
          <w:rtl w:val="0"/>
        </w:rPr>
        <w:t xml:space="preserve">Title : Edit Access : Admin Name [Cris]</w:t>
      </w:r>
    </w:p>
    <w:p w:rsidR="00000000" w:rsidDel="00000000" w:rsidP="00000000" w:rsidRDefault="00000000" w:rsidRPr="00000000" w14:paraId="000006D8">
      <w:pPr>
        <w:numPr>
          <w:ilvl w:val="1"/>
          <w:numId w:val="8"/>
        </w:numPr>
        <w:spacing w:after="0" w:afterAutospacing="0"/>
        <w:ind w:left="1440" w:hanging="360"/>
      </w:pPr>
      <w:r w:rsidDel="00000000" w:rsidR="00000000" w:rsidRPr="00000000">
        <w:rPr>
          <w:rtl w:val="0"/>
        </w:rPr>
        <w:t xml:space="preserve">Same as in the edit screen -Toggle Field : [</w:t>
      </w:r>
      <w:hyperlink w:anchor="_49m8n0i3btao">
        <w:r w:rsidDel="00000000" w:rsidR="00000000" w:rsidRPr="00000000">
          <w:rPr>
            <w:color w:val="1155cc"/>
            <w:u w:val="single"/>
            <w:rtl w:val="0"/>
          </w:rPr>
          <w:t xml:space="preserve">Edit Screen</w:t>
        </w:r>
      </w:hyperlink>
      <w:r w:rsidDel="00000000" w:rsidR="00000000" w:rsidRPr="00000000">
        <w:rPr>
          <w:rtl w:val="0"/>
        </w:rPr>
        <w:t xml:space="preserve">]</w:t>
      </w:r>
    </w:p>
    <w:p w:rsidR="00000000" w:rsidDel="00000000" w:rsidP="00000000" w:rsidRDefault="00000000" w:rsidRPr="00000000" w14:paraId="000006D9">
      <w:pPr>
        <w:numPr>
          <w:ilvl w:val="1"/>
          <w:numId w:val="8"/>
        </w:numPr>
        <w:spacing w:after="0" w:afterAutospacing="0"/>
        <w:ind w:left="1440" w:hanging="360"/>
      </w:pPr>
      <w:r w:rsidDel="00000000" w:rsidR="00000000" w:rsidRPr="00000000">
        <w:rPr>
          <w:rtl w:val="0"/>
        </w:rPr>
        <w:t xml:space="preserve">Dropdown Field :  Change Role</w:t>
      </w:r>
    </w:p>
    <w:p w:rsidR="00000000" w:rsidDel="00000000" w:rsidP="00000000" w:rsidRDefault="00000000" w:rsidRPr="00000000" w14:paraId="000006DA">
      <w:pPr>
        <w:numPr>
          <w:ilvl w:val="2"/>
          <w:numId w:val="8"/>
        </w:numPr>
        <w:spacing w:after="0" w:afterAutospacing="0"/>
        <w:ind w:left="2160" w:hanging="360"/>
      </w:pPr>
      <w:r w:rsidDel="00000000" w:rsidR="00000000" w:rsidRPr="00000000">
        <w:rPr>
          <w:rtl w:val="0"/>
        </w:rPr>
        <w:t xml:space="preserve">Pre-fill the previous Role</w:t>
      </w:r>
    </w:p>
    <w:p w:rsidR="00000000" w:rsidDel="00000000" w:rsidP="00000000" w:rsidRDefault="00000000" w:rsidRPr="00000000" w14:paraId="000006DB">
      <w:pPr>
        <w:numPr>
          <w:ilvl w:val="2"/>
          <w:numId w:val="8"/>
        </w:numPr>
        <w:spacing w:after="0" w:afterAutospacing="0"/>
        <w:ind w:left="2160" w:hanging="360"/>
      </w:pPr>
      <w:r w:rsidDel="00000000" w:rsidR="00000000" w:rsidRPr="00000000">
        <w:rPr>
          <w:rtl w:val="0"/>
        </w:rPr>
        <w:t xml:space="preserve">Options : </w:t>
      </w:r>
    </w:p>
    <w:p w:rsidR="00000000" w:rsidDel="00000000" w:rsidP="00000000" w:rsidRDefault="00000000" w:rsidRPr="00000000" w14:paraId="000006DC">
      <w:pPr>
        <w:numPr>
          <w:ilvl w:val="3"/>
          <w:numId w:val="8"/>
        </w:numPr>
        <w:spacing w:after="0" w:afterAutospacing="0"/>
        <w:ind w:left="2880" w:hanging="360"/>
      </w:pPr>
      <w:r w:rsidDel="00000000" w:rsidR="00000000" w:rsidRPr="00000000">
        <w:rPr>
          <w:rtl w:val="0"/>
        </w:rPr>
        <w:t xml:space="preserve">Super Admin</w:t>
      </w:r>
    </w:p>
    <w:p w:rsidR="00000000" w:rsidDel="00000000" w:rsidP="00000000" w:rsidRDefault="00000000" w:rsidRPr="00000000" w14:paraId="000006DD">
      <w:pPr>
        <w:numPr>
          <w:ilvl w:val="3"/>
          <w:numId w:val="8"/>
        </w:numPr>
        <w:spacing w:after="0" w:afterAutospacing="0"/>
        <w:ind w:left="2880" w:hanging="360"/>
      </w:pPr>
      <w:r w:rsidDel="00000000" w:rsidR="00000000" w:rsidRPr="00000000">
        <w:rPr>
          <w:rtl w:val="0"/>
        </w:rPr>
        <w:t xml:space="preserve">Ops Admin</w:t>
      </w:r>
    </w:p>
    <w:p w:rsidR="00000000" w:rsidDel="00000000" w:rsidP="00000000" w:rsidRDefault="00000000" w:rsidRPr="00000000" w14:paraId="000006DE">
      <w:pPr>
        <w:numPr>
          <w:ilvl w:val="3"/>
          <w:numId w:val="8"/>
        </w:numPr>
        <w:spacing w:after="0" w:afterAutospacing="0"/>
        <w:ind w:left="2880" w:hanging="360"/>
      </w:pPr>
      <w:r w:rsidDel="00000000" w:rsidR="00000000" w:rsidRPr="00000000">
        <w:rPr>
          <w:rtl w:val="0"/>
        </w:rPr>
        <w:t xml:space="preserve">Support Agent</w:t>
      </w:r>
    </w:p>
    <w:p w:rsidR="00000000" w:rsidDel="00000000" w:rsidP="00000000" w:rsidRDefault="00000000" w:rsidRPr="00000000" w14:paraId="000006DF">
      <w:pPr>
        <w:numPr>
          <w:ilvl w:val="2"/>
          <w:numId w:val="8"/>
        </w:numPr>
        <w:spacing w:after="0" w:afterAutospacing="0"/>
        <w:ind w:left="2160" w:hanging="360"/>
      </w:pPr>
      <w:r w:rsidDel="00000000" w:rsidR="00000000" w:rsidRPr="00000000">
        <w:rPr>
          <w:rtl w:val="0"/>
        </w:rPr>
        <w:t xml:space="preserve">Only 1 option can be selected.</w:t>
      </w:r>
    </w:p>
    <w:p w:rsidR="00000000" w:rsidDel="00000000" w:rsidP="00000000" w:rsidRDefault="00000000" w:rsidRPr="00000000" w14:paraId="000006E0">
      <w:pPr>
        <w:numPr>
          <w:ilvl w:val="1"/>
          <w:numId w:val="8"/>
        </w:numPr>
        <w:spacing w:after="0" w:afterAutospacing="0"/>
        <w:ind w:left="1440" w:hanging="360"/>
      </w:pPr>
      <w:r w:rsidDel="00000000" w:rsidR="00000000" w:rsidRPr="00000000">
        <w:rPr>
          <w:rtl w:val="0"/>
        </w:rPr>
        <w:t xml:space="preserve">Buttons : </w:t>
      </w:r>
    </w:p>
    <w:p w:rsidR="00000000" w:rsidDel="00000000" w:rsidP="00000000" w:rsidRDefault="00000000" w:rsidRPr="00000000" w14:paraId="000006E1">
      <w:pPr>
        <w:numPr>
          <w:ilvl w:val="2"/>
          <w:numId w:val="8"/>
        </w:numPr>
        <w:spacing w:after="0" w:afterAutospacing="0"/>
        <w:ind w:left="2160" w:hanging="360"/>
      </w:pPr>
      <w:r w:rsidDel="00000000" w:rsidR="00000000" w:rsidRPr="00000000">
        <w:rPr>
          <w:rtl w:val="0"/>
        </w:rPr>
        <w:t xml:space="preserve">Cancel</w:t>
      </w:r>
    </w:p>
    <w:p w:rsidR="00000000" w:rsidDel="00000000" w:rsidP="00000000" w:rsidRDefault="00000000" w:rsidRPr="00000000" w14:paraId="000006E2">
      <w:pPr>
        <w:numPr>
          <w:ilvl w:val="3"/>
          <w:numId w:val="8"/>
        </w:numPr>
        <w:spacing w:after="0" w:afterAutospacing="0"/>
        <w:ind w:left="2880" w:hanging="360"/>
      </w:pPr>
      <w:r w:rsidDel="00000000" w:rsidR="00000000" w:rsidRPr="00000000">
        <w:rPr>
          <w:rtl w:val="0"/>
        </w:rPr>
        <w:t xml:space="preserve">Clicking on the cancel button,the system should close the pop-up &amp; the User Role should not be changed.</w:t>
      </w:r>
    </w:p>
    <w:p w:rsidR="00000000" w:rsidDel="00000000" w:rsidP="00000000" w:rsidRDefault="00000000" w:rsidRPr="00000000" w14:paraId="000006E3">
      <w:pPr>
        <w:numPr>
          <w:ilvl w:val="2"/>
          <w:numId w:val="8"/>
        </w:numPr>
        <w:spacing w:after="0" w:afterAutospacing="0"/>
        <w:ind w:left="2160" w:hanging="360"/>
      </w:pPr>
      <w:r w:rsidDel="00000000" w:rsidR="00000000" w:rsidRPr="00000000">
        <w:rPr>
          <w:rtl w:val="0"/>
        </w:rPr>
        <w:t xml:space="preserve">Save Changes</w:t>
      </w:r>
    </w:p>
    <w:p w:rsidR="00000000" w:rsidDel="00000000" w:rsidP="00000000" w:rsidRDefault="00000000" w:rsidRPr="00000000" w14:paraId="000006E4">
      <w:pPr>
        <w:numPr>
          <w:ilvl w:val="3"/>
          <w:numId w:val="8"/>
        </w:numPr>
        <w:spacing w:after="0" w:afterAutospacing="0"/>
        <w:ind w:left="2880" w:hanging="360"/>
      </w:pPr>
      <w:r w:rsidDel="00000000" w:rsidR="00000000" w:rsidRPr="00000000">
        <w:rPr>
          <w:rtl w:val="0"/>
        </w:rPr>
        <w:t xml:space="preserve">Clicking on the Save changes  button,the system should save the changes &amp; display a successful toast message :</w:t>
      </w:r>
    </w:p>
    <w:p w:rsidR="00000000" w:rsidDel="00000000" w:rsidP="00000000" w:rsidRDefault="00000000" w:rsidRPr="00000000" w14:paraId="000006E5">
      <w:pPr>
        <w:numPr>
          <w:ilvl w:val="4"/>
          <w:numId w:val="8"/>
        </w:numPr>
        <w:spacing w:after="0" w:afterAutospacing="0"/>
        <w:ind w:left="3600" w:hanging="360"/>
      </w:pPr>
      <w:r w:rsidDel="00000000" w:rsidR="00000000" w:rsidRPr="00000000">
        <w:rPr>
          <w:rtl w:val="0"/>
        </w:rPr>
        <w:t xml:space="preserve">Title :  Changes Saved</w:t>
      </w:r>
    </w:p>
    <w:p w:rsidR="00000000" w:rsidDel="00000000" w:rsidP="00000000" w:rsidRDefault="00000000" w:rsidRPr="00000000" w14:paraId="000006E6">
      <w:pPr>
        <w:numPr>
          <w:ilvl w:val="4"/>
          <w:numId w:val="8"/>
        </w:numPr>
        <w:ind w:left="3600" w:hanging="360"/>
      </w:pPr>
      <w:r w:rsidDel="00000000" w:rsidR="00000000" w:rsidRPr="00000000">
        <w:rPr>
          <w:rtl w:val="0"/>
        </w:rPr>
        <w:t xml:space="preserve">Message  :[Admin Name] permissions have been updated successfully</w:t>
      </w:r>
    </w:p>
    <w:p w:rsidR="00000000" w:rsidDel="00000000" w:rsidP="00000000" w:rsidRDefault="00000000" w:rsidRPr="00000000" w14:paraId="000006E7">
      <w:pPr>
        <w:spacing w:line="300" w:lineRule="auto"/>
        <w:rPr/>
      </w:pPr>
      <w:r w:rsidDel="00000000" w:rsidR="00000000" w:rsidRPr="00000000">
        <w:rPr>
          <w:rtl w:val="0"/>
        </w:rPr>
      </w:r>
    </w:p>
    <w:p w:rsidR="00000000" w:rsidDel="00000000" w:rsidP="00000000" w:rsidRDefault="00000000" w:rsidRPr="00000000" w14:paraId="000006E8">
      <w:pPr>
        <w:spacing w:line="300" w:lineRule="auto"/>
        <w:rPr/>
      </w:pPr>
      <w:r w:rsidDel="00000000" w:rsidR="00000000" w:rsidRPr="00000000">
        <w:rPr>
          <w:rtl w:val="0"/>
        </w:rPr>
        <w:t xml:space="preserve">Actor / Role: System (F2MX Platform) - F2MX System Administrator (Ops,Agent &amp; Super Admin)</w:t>
      </w:r>
    </w:p>
    <w:p w:rsidR="00000000" w:rsidDel="00000000" w:rsidP="00000000" w:rsidRDefault="00000000" w:rsidRPr="00000000" w14:paraId="000006E9">
      <w:pPr>
        <w:pStyle w:val="Heading3"/>
        <w:spacing w:line="300" w:lineRule="auto"/>
        <w:rPr/>
      </w:pPr>
      <w:bookmarkStart w:colFirst="0" w:colLast="0" w:name="_gav2xp7ir9p8" w:id="47"/>
      <w:bookmarkEnd w:id="47"/>
      <w:r w:rsidDel="00000000" w:rsidR="00000000" w:rsidRPr="00000000">
        <w:rPr>
          <w:rtl w:val="0"/>
        </w:rPr>
        <w:t xml:space="preserve">User story -1.12  Login (Admin (Role-Based Routing))</w:t>
      </w:r>
    </w:p>
    <w:p w:rsidR="00000000" w:rsidDel="00000000" w:rsidP="00000000" w:rsidRDefault="00000000" w:rsidRPr="00000000" w14:paraId="000006EA">
      <w:pPr>
        <w:spacing w:line="300" w:lineRule="auto"/>
        <w:rPr/>
      </w:pPr>
      <w:r w:rsidDel="00000000" w:rsidR="00000000" w:rsidRPr="00000000">
        <w:rPr>
          <w:rtl w:val="0"/>
        </w:rPr>
        <w:t xml:space="preserve">As an F2MX Staff Member (Support Agent, Ops Admin, or Super Admin), I want to securely log in to the platform and be automatically routed to the Admin Console, so that I can perform my operational duties without being redirected to the standard user app.</w:t>
      </w:r>
    </w:p>
    <w:p w:rsidR="00000000" w:rsidDel="00000000" w:rsidP="00000000" w:rsidRDefault="00000000" w:rsidRPr="00000000" w14:paraId="000006EB">
      <w:pPr>
        <w:spacing w:line="30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6EC">
      <w:pPr>
        <w:numPr>
          <w:ilvl w:val="0"/>
          <w:numId w:val="83"/>
        </w:numPr>
        <w:spacing w:after="0" w:afterAutospacing="0" w:line="300" w:lineRule="auto"/>
        <w:ind w:left="720" w:hanging="360"/>
      </w:pPr>
      <w:r w:rsidDel="00000000" w:rsidR="00000000" w:rsidRPr="00000000">
        <w:rPr>
          <w:b w:val="1"/>
          <w:bCs w:val="1"/>
          <w:rtl w:val="0"/>
        </w:rPr>
        <w:t xml:space="preserve">Registration Check: </w:t>
      </w:r>
      <w:r w:rsidDel="00000000" w:rsidR="00000000" w:rsidRPr="00000000">
        <w:rPr>
          <w:rtl w:val="0"/>
        </w:rPr>
        <w:t xml:space="preserve">Only registered users can log into the application.</w:t>
      </w:r>
    </w:p>
    <w:p w:rsidR="00000000" w:rsidDel="00000000" w:rsidP="00000000" w:rsidRDefault="00000000" w:rsidRPr="00000000" w14:paraId="000006ED">
      <w:pPr>
        <w:numPr>
          <w:ilvl w:val="0"/>
          <w:numId w:val="83"/>
        </w:numPr>
        <w:spacing w:after="0" w:afterAutospacing="0" w:line="300" w:lineRule="auto"/>
        <w:ind w:left="720" w:hanging="360"/>
        <w:rPr>
          <w:b w:val="1"/>
          <w:bCs w:val="1"/>
        </w:rPr>
      </w:pPr>
      <w:r w:rsidDel="00000000" w:rsidR="00000000" w:rsidRPr="00000000">
        <w:rPr>
          <w:b w:val="1"/>
          <w:bCs w:val="1"/>
          <w:rtl w:val="0"/>
        </w:rPr>
        <w:t xml:space="preserve">Login Screen Fields: </w:t>
      </w:r>
    </w:p>
    <w:p w:rsidR="00000000" w:rsidDel="00000000" w:rsidP="00000000" w:rsidRDefault="00000000" w:rsidRPr="00000000" w14:paraId="000006EE">
      <w:pPr>
        <w:numPr>
          <w:ilvl w:val="1"/>
          <w:numId w:val="83"/>
        </w:numPr>
        <w:spacing w:after="0" w:afterAutospacing="0" w:line="300" w:lineRule="auto"/>
        <w:ind w:left="1440" w:hanging="360"/>
        <w:rPr/>
      </w:pPr>
      <w:r w:rsidDel="00000000" w:rsidR="00000000" w:rsidRPr="00000000">
        <w:rPr>
          <w:rtl w:val="0"/>
        </w:rPr>
        <w:t xml:space="preserve">Logo</w:t>
      </w:r>
    </w:p>
    <w:p w:rsidR="00000000" w:rsidDel="00000000" w:rsidP="00000000" w:rsidRDefault="00000000" w:rsidRPr="00000000" w14:paraId="000006EF">
      <w:pPr>
        <w:numPr>
          <w:ilvl w:val="1"/>
          <w:numId w:val="83"/>
        </w:numPr>
        <w:spacing w:after="0" w:afterAutospacing="0" w:line="300" w:lineRule="auto"/>
        <w:ind w:left="1440" w:hanging="360"/>
        <w:rPr>
          <w:u w:val="none"/>
        </w:rPr>
      </w:pPr>
      <w:r w:rsidDel="00000000" w:rsidR="00000000" w:rsidRPr="00000000">
        <w:rPr>
          <w:rtl w:val="0"/>
        </w:rPr>
        <w:t xml:space="preserve">Titler /Header : Log In</w:t>
      </w:r>
    </w:p>
    <w:p w:rsidR="00000000" w:rsidDel="00000000" w:rsidP="00000000" w:rsidRDefault="00000000" w:rsidRPr="00000000" w14:paraId="000006F0">
      <w:pPr>
        <w:numPr>
          <w:ilvl w:val="1"/>
          <w:numId w:val="83"/>
        </w:numPr>
        <w:spacing w:after="0" w:afterAutospacing="0" w:line="300" w:lineRule="auto"/>
        <w:ind w:left="1440" w:hanging="360"/>
        <w:rPr>
          <w:u w:val="none"/>
        </w:rPr>
      </w:pPr>
      <w:r w:rsidDel="00000000" w:rsidR="00000000" w:rsidRPr="00000000">
        <w:rPr>
          <w:rtl w:val="0"/>
        </w:rPr>
        <w:t xml:space="preserve">Input Field : Email</w:t>
      </w:r>
    </w:p>
    <w:p w:rsidR="00000000" w:rsidDel="00000000" w:rsidP="00000000" w:rsidRDefault="00000000" w:rsidRPr="00000000" w14:paraId="000006F1">
      <w:pPr>
        <w:numPr>
          <w:ilvl w:val="2"/>
          <w:numId w:val="83"/>
        </w:numPr>
        <w:spacing w:after="0" w:afterAutospacing="0" w:line="300" w:lineRule="auto"/>
        <w:ind w:left="2160" w:hanging="360"/>
        <w:rPr>
          <w:u w:val="none"/>
        </w:rPr>
      </w:pPr>
      <w:r w:rsidDel="00000000" w:rsidR="00000000" w:rsidRPr="00000000">
        <w:rPr>
          <w:rtl w:val="0"/>
        </w:rPr>
        <w:t xml:space="preserve">Placeholder : </w:t>
      </w:r>
      <w:r w:rsidDel="00000000" w:rsidR="00000000" w:rsidRPr="00000000">
        <w:rPr>
          <w:rtl w:val="0"/>
        </w:rPr>
        <w:t xml:space="preserve">staff@company.com</w:t>
      </w:r>
      <w:r w:rsidDel="00000000" w:rsidR="00000000" w:rsidRPr="00000000">
        <w:rPr>
          <w:rtl w:val="0"/>
        </w:rPr>
      </w:r>
    </w:p>
    <w:p w:rsidR="00000000" w:rsidDel="00000000" w:rsidP="00000000" w:rsidRDefault="00000000" w:rsidRPr="00000000" w14:paraId="000006F2">
      <w:pPr>
        <w:numPr>
          <w:ilvl w:val="2"/>
          <w:numId w:val="83"/>
        </w:numPr>
        <w:spacing w:after="0" w:afterAutospacing="0" w:line="300" w:lineRule="auto"/>
        <w:ind w:left="2160" w:hanging="360"/>
        <w:rPr>
          <w:u w:val="none"/>
        </w:rPr>
      </w:pPr>
      <w:r w:rsidDel="00000000" w:rsidR="00000000" w:rsidRPr="00000000">
        <w:rPr>
          <w:rtl w:val="0"/>
        </w:rPr>
        <w:t xml:space="preserve"> Users must and should enter the registered Account Email.</w:t>
      </w:r>
    </w:p>
    <w:p w:rsidR="00000000" w:rsidDel="00000000" w:rsidP="00000000" w:rsidRDefault="00000000" w:rsidRPr="00000000" w14:paraId="000006F3">
      <w:pPr>
        <w:numPr>
          <w:ilvl w:val="1"/>
          <w:numId w:val="83"/>
        </w:numPr>
        <w:spacing w:after="0" w:afterAutospacing="0" w:line="300" w:lineRule="auto"/>
        <w:ind w:left="1440" w:hanging="360"/>
        <w:rPr>
          <w:u w:val="none"/>
        </w:rPr>
      </w:pPr>
      <w:r w:rsidDel="00000000" w:rsidR="00000000" w:rsidRPr="00000000">
        <w:rPr>
          <w:rtl w:val="0"/>
        </w:rPr>
        <w:t xml:space="preserve">Link : Forgot Password ?</w:t>
      </w:r>
    </w:p>
    <w:p w:rsidR="00000000" w:rsidDel="00000000" w:rsidP="00000000" w:rsidRDefault="00000000" w:rsidRPr="00000000" w14:paraId="000006F4">
      <w:pPr>
        <w:numPr>
          <w:ilvl w:val="1"/>
          <w:numId w:val="83"/>
        </w:numPr>
        <w:spacing w:after="0" w:afterAutospacing="0" w:line="300" w:lineRule="auto"/>
        <w:ind w:left="1440" w:hanging="360"/>
        <w:rPr>
          <w:u w:val="none"/>
        </w:rPr>
      </w:pPr>
      <w:r w:rsidDel="00000000" w:rsidR="00000000" w:rsidRPr="00000000">
        <w:rPr>
          <w:rtl w:val="0"/>
        </w:rPr>
        <w:t xml:space="preserve">Input Field : Password with eye icon</w:t>
      </w:r>
    </w:p>
    <w:p w:rsidR="00000000" w:rsidDel="00000000" w:rsidP="00000000" w:rsidRDefault="00000000" w:rsidRPr="00000000" w14:paraId="000006F5">
      <w:pPr>
        <w:numPr>
          <w:ilvl w:val="2"/>
          <w:numId w:val="83"/>
        </w:numPr>
        <w:spacing w:after="0" w:afterAutospacing="0" w:line="300" w:lineRule="auto"/>
        <w:ind w:left="2160" w:hanging="360"/>
        <w:rPr>
          <w:u w:val="none"/>
        </w:rPr>
      </w:pPr>
      <w:r w:rsidDel="00000000" w:rsidR="00000000" w:rsidRPr="00000000">
        <w:rPr>
          <w:rtl w:val="0"/>
        </w:rPr>
        <w:t xml:space="preserve">The user must enter the  password that he set in the </w:t>
      </w:r>
      <w:hyperlink w:anchor="_px0zx7mtjnjg">
        <w:r w:rsidDel="00000000" w:rsidR="00000000" w:rsidRPr="00000000">
          <w:rPr>
            <w:color w:val="1155cc"/>
            <w:u w:val="single"/>
            <w:rtl w:val="0"/>
          </w:rPr>
          <w:t xml:space="preserve">Password Setup</w:t>
        </w:r>
      </w:hyperlink>
      <w:r w:rsidDel="00000000" w:rsidR="00000000" w:rsidRPr="00000000">
        <w:rPr>
          <w:rtl w:val="0"/>
        </w:rPr>
        <w:t xml:space="preserve"> .</w:t>
      </w:r>
    </w:p>
    <w:p w:rsidR="00000000" w:rsidDel="00000000" w:rsidP="00000000" w:rsidRDefault="00000000" w:rsidRPr="00000000" w14:paraId="000006F6">
      <w:pPr>
        <w:numPr>
          <w:ilvl w:val="2"/>
          <w:numId w:val="83"/>
        </w:numPr>
        <w:spacing w:after="0" w:afterAutospacing="0" w:line="300" w:lineRule="auto"/>
        <w:ind w:left="2160" w:hanging="360"/>
        <w:rPr>
          <w:u w:val="none"/>
        </w:rPr>
      </w:pPr>
      <w:r w:rsidDel="00000000" w:rsidR="00000000" w:rsidRPr="00000000">
        <w:rPr>
          <w:rtl w:val="0"/>
        </w:rPr>
        <w:t xml:space="preserve">Placeholder :  Enter Password</w:t>
      </w:r>
    </w:p>
    <w:p w:rsidR="00000000" w:rsidDel="00000000" w:rsidP="00000000" w:rsidRDefault="00000000" w:rsidRPr="00000000" w14:paraId="000006F7">
      <w:pPr>
        <w:numPr>
          <w:ilvl w:val="1"/>
          <w:numId w:val="83"/>
        </w:numPr>
        <w:spacing w:after="0" w:afterAutospacing="0" w:line="300" w:lineRule="auto"/>
        <w:ind w:left="1440" w:hanging="360"/>
        <w:rPr>
          <w:u w:val="none"/>
        </w:rPr>
      </w:pPr>
      <w:r w:rsidDel="00000000" w:rsidR="00000000" w:rsidRPr="00000000">
        <w:rPr>
          <w:rtl w:val="0"/>
        </w:rPr>
        <w:t xml:space="preserve">Button : Login</w:t>
      </w:r>
    </w:p>
    <w:p w:rsidR="00000000" w:rsidDel="00000000" w:rsidP="00000000" w:rsidRDefault="00000000" w:rsidRPr="00000000" w14:paraId="000006F8">
      <w:pPr>
        <w:numPr>
          <w:ilvl w:val="2"/>
          <w:numId w:val="83"/>
        </w:numPr>
        <w:spacing w:after="0" w:afterAutospacing="0" w:line="300" w:lineRule="auto"/>
        <w:ind w:left="2160" w:hanging="360"/>
        <w:rPr>
          <w:u w:val="none"/>
        </w:rPr>
      </w:pPr>
      <w:r w:rsidDel="00000000" w:rsidR="00000000" w:rsidRPr="00000000">
        <w:rPr>
          <w:rtl w:val="0"/>
        </w:rPr>
        <w:t xml:space="preserve">Clicking on the Login Button, the system  navigates to the Choose Verification Method Screen.</w:t>
      </w:r>
    </w:p>
    <w:p w:rsidR="00000000" w:rsidDel="00000000" w:rsidP="00000000" w:rsidRDefault="00000000" w:rsidRPr="00000000" w14:paraId="000006F9">
      <w:pPr>
        <w:numPr>
          <w:ilvl w:val="2"/>
          <w:numId w:val="83"/>
        </w:numPr>
        <w:spacing w:after="0" w:afterAutospacing="0" w:line="300" w:lineRule="auto"/>
        <w:ind w:left="2160" w:hanging="360"/>
        <w:rPr>
          <w:color w:val="0000ff"/>
        </w:rPr>
      </w:pPr>
      <w:r w:rsidDel="00000000" w:rsidR="00000000" w:rsidRPr="00000000">
        <w:rPr>
          <w:color w:val="0000ff"/>
          <w:rtl w:val="0"/>
        </w:rPr>
        <w:t xml:space="preserve">Need Help? Contact Support - (Waiting for the Business confirmation) for Demo-1 it will be a visibility link without any Functionality.</w:t>
      </w:r>
    </w:p>
    <w:p w:rsidR="00000000" w:rsidDel="00000000" w:rsidP="00000000" w:rsidRDefault="00000000" w:rsidRPr="00000000" w14:paraId="000006FA">
      <w:pPr>
        <w:numPr>
          <w:ilvl w:val="1"/>
          <w:numId w:val="83"/>
        </w:numPr>
        <w:spacing w:after="0" w:afterAutospacing="0" w:line="300" w:lineRule="auto"/>
        <w:ind w:left="1440" w:hanging="360"/>
        <w:rPr>
          <w:b w:val="1"/>
          <w:bCs w:val="1"/>
        </w:rPr>
      </w:pPr>
      <w:r w:rsidDel="00000000" w:rsidR="00000000" w:rsidRPr="00000000">
        <w:rPr>
          <w:b w:val="1"/>
          <w:bCs w:val="1"/>
          <w:rtl w:val="0"/>
        </w:rPr>
        <w:t xml:space="preserve">Choose Verification Method Screen : </w:t>
      </w:r>
    </w:p>
    <w:p w:rsidR="00000000" w:rsidDel="00000000" w:rsidP="00000000" w:rsidRDefault="00000000" w:rsidRPr="00000000" w14:paraId="000006FB">
      <w:pPr>
        <w:numPr>
          <w:ilvl w:val="2"/>
          <w:numId w:val="83"/>
        </w:numPr>
        <w:spacing w:after="0" w:afterAutospacing="0" w:line="300" w:lineRule="auto"/>
        <w:ind w:left="2160" w:hanging="360"/>
        <w:rPr>
          <w:u w:val="none"/>
        </w:rPr>
      </w:pPr>
      <w:r w:rsidDel="00000000" w:rsidR="00000000" w:rsidRPr="00000000">
        <w:rPr>
          <w:rtl w:val="0"/>
        </w:rPr>
        <w:t xml:space="preserve">Logo</w:t>
      </w:r>
    </w:p>
    <w:p w:rsidR="00000000" w:rsidDel="00000000" w:rsidP="00000000" w:rsidRDefault="00000000" w:rsidRPr="00000000" w14:paraId="000006FC">
      <w:pPr>
        <w:numPr>
          <w:ilvl w:val="2"/>
          <w:numId w:val="83"/>
        </w:numPr>
        <w:spacing w:after="0" w:afterAutospacing="0" w:line="300" w:lineRule="auto"/>
        <w:ind w:left="2160" w:hanging="360"/>
        <w:rPr>
          <w:u w:val="none"/>
        </w:rPr>
      </w:pPr>
      <w:r w:rsidDel="00000000" w:rsidR="00000000" w:rsidRPr="00000000">
        <w:rPr>
          <w:rtl w:val="0"/>
        </w:rPr>
        <w:t xml:space="preserve">Header : Choose Verification Method</w:t>
      </w:r>
    </w:p>
    <w:p w:rsidR="00000000" w:rsidDel="00000000" w:rsidP="00000000" w:rsidRDefault="00000000" w:rsidRPr="00000000" w14:paraId="000006FD">
      <w:pPr>
        <w:numPr>
          <w:ilvl w:val="2"/>
          <w:numId w:val="83"/>
        </w:numPr>
        <w:spacing w:after="0" w:afterAutospacing="0" w:line="300" w:lineRule="auto"/>
        <w:ind w:left="2160" w:hanging="360"/>
        <w:rPr>
          <w:u w:val="none"/>
        </w:rPr>
      </w:pPr>
      <w:r w:rsidDel="00000000" w:rsidR="00000000" w:rsidRPr="00000000">
        <w:rPr>
          <w:rtl w:val="0"/>
        </w:rPr>
        <w:t xml:space="preserve">Caption  :Select how you'd like to receive your verification code</w:t>
      </w:r>
    </w:p>
    <w:p w:rsidR="00000000" w:rsidDel="00000000" w:rsidP="00000000" w:rsidRDefault="00000000" w:rsidRPr="00000000" w14:paraId="000006FE">
      <w:pPr>
        <w:numPr>
          <w:ilvl w:val="2"/>
          <w:numId w:val="83"/>
        </w:numPr>
        <w:spacing w:after="0" w:afterAutospacing="0" w:line="300" w:lineRule="auto"/>
        <w:ind w:left="2160" w:hanging="360"/>
        <w:rPr>
          <w:u w:val="none"/>
        </w:rPr>
      </w:pPr>
      <w:r w:rsidDel="00000000" w:rsidR="00000000" w:rsidRPr="00000000">
        <w:rPr>
          <w:rtl w:val="0"/>
        </w:rPr>
        <w:t xml:space="preserve">Verification Methods : </w:t>
      </w:r>
    </w:p>
    <w:p w:rsidR="00000000" w:rsidDel="00000000" w:rsidP="00000000" w:rsidRDefault="00000000" w:rsidRPr="00000000" w14:paraId="000006FF">
      <w:pPr>
        <w:numPr>
          <w:ilvl w:val="3"/>
          <w:numId w:val="83"/>
        </w:numPr>
        <w:spacing w:after="0" w:afterAutospacing="0" w:line="300" w:lineRule="auto"/>
        <w:ind w:left="2880" w:hanging="360"/>
        <w:rPr>
          <w:u w:val="none"/>
        </w:rPr>
      </w:pPr>
      <w:r w:rsidDel="00000000" w:rsidR="00000000" w:rsidRPr="00000000">
        <w:rPr>
          <w:rtl w:val="0"/>
        </w:rPr>
        <w:t xml:space="preserve">Email</w:t>
      </w:r>
    </w:p>
    <w:p w:rsidR="00000000" w:rsidDel="00000000" w:rsidP="00000000" w:rsidRDefault="00000000" w:rsidRPr="00000000" w14:paraId="00000700">
      <w:pPr>
        <w:numPr>
          <w:ilvl w:val="4"/>
          <w:numId w:val="83"/>
        </w:numPr>
        <w:spacing w:after="0" w:afterAutospacing="0" w:line="300" w:lineRule="auto"/>
        <w:ind w:left="3600" w:hanging="360"/>
        <w:rPr>
          <w:u w:val="none"/>
        </w:rPr>
      </w:pPr>
      <w:r w:rsidDel="00000000" w:rsidR="00000000" w:rsidRPr="00000000">
        <w:rPr>
          <w:rtl w:val="0"/>
        </w:rPr>
        <w:t xml:space="preserve">Email icon &amp; Text  :We'll send a verification code to your email address.</w:t>
      </w:r>
    </w:p>
    <w:p w:rsidR="00000000" w:rsidDel="00000000" w:rsidP="00000000" w:rsidRDefault="00000000" w:rsidRPr="00000000" w14:paraId="00000701">
      <w:pPr>
        <w:numPr>
          <w:ilvl w:val="3"/>
          <w:numId w:val="83"/>
        </w:numPr>
        <w:spacing w:after="0" w:afterAutospacing="0" w:line="300" w:lineRule="auto"/>
        <w:ind w:left="2880" w:hanging="360"/>
        <w:rPr>
          <w:u w:val="none"/>
        </w:rPr>
      </w:pPr>
      <w:r w:rsidDel="00000000" w:rsidR="00000000" w:rsidRPr="00000000">
        <w:rPr>
          <w:rtl w:val="0"/>
        </w:rPr>
        <w:t xml:space="preserve">Phone</w:t>
      </w:r>
    </w:p>
    <w:p w:rsidR="00000000" w:rsidDel="00000000" w:rsidP="00000000" w:rsidRDefault="00000000" w:rsidRPr="00000000" w14:paraId="00000702">
      <w:pPr>
        <w:numPr>
          <w:ilvl w:val="4"/>
          <w:numId w:val="83"/>
        </w:numPr>
        <w:spacing w:after="0" w:afterAutospacing="0" w:line="300" w:lineRule="auto"/>
        <w:ind w:left="3600" w:hanging="360"/>
        <w:rPr>
          <w:u w:val="none"/>
        </w:rPr>
      </w:pPr>
      <w:r w:rsidDel="00000000" w:rsidR="00000000" w:rsidRPr="00000000">
        <w:rPr>
          <w:rtl w:val="0"/>
        </w:rPr>
        <w:t xml:space="preserve">Phone icon &amp; Text : We'll send an SMS with a verification code to your phone.</w:t>
      </w:r>
    </w:p>
    <w:p w:rsidR="00000000" w:rsidDel="00000000" w:rsidP="00000000" w:rsidRDefault="00000000" w:rsidRPr="00000000" w14:paraId="00000703">
      <w:pPr>
        <w:numPr>
          <w:ilvl w:val="2"/>
          <w:numId w:val="83"/>
        </w:numPr>
        <w:spacing w:after="0" w:afterAutospacing="0" w:line="300" w:lineRule="auto"/>
        <w:ind w:left="2160" w:hanging="360"/>
        <w:rPr>
          <w:u w:val="none"/>
        </w:rPr>
      </w:pPr>
      <w:r w:rsidDel="00000000" w:rsidR="00000000" w:rsidRPr="00000000">
        <w:rPr>
          <w:rtl w:val="0"/>
        </w:rPr>
        <w:t xml:space="preserve">Clicking on any one of the methods, the system should send the OTP &amp; navigate to the Two-Factor Authentication screen.</w:t>
      </w:r>
    </w:p>
    <w:p w:rsidR="00000000" w:rsidDel="00000000" w:rsidP="00000000" w:rsidRDefault="00000000" w:rsidRPr="00000000" w14:paraId="00000704">
      <w:pPr>
        <w:numPr>
          <w:ilvl w:val="2"/>
          <w:numId w:val="83"/>
        </w:numPr>
        <w:spacing w:after="0" w:afterAutospacing="0" w:line="300" w:lineRule="auto"/>
        <w:ind w:left="2160" w:hanging="360"/>
        <w:rPr>
          <w:u w:val="none"/>
        </w:rPr>
      </w:pPr>
      <w:r w:rsidDel="00000000" w:rsidR="00000000" w:rsidRPr="00000000">
        <w:rPr>
          <w:rtl w:val="0"/>
        </w:rPr>
        <w:t xml:space="preserve">OTP expires in 5 minutes.</w:t>
      </w:r>
    </w:p>
    <w:p w:rsidR="00000000" w:rsidDel="00000000" w:rsidP="00000000" w:rsidRDefault="00000000" w:rsidRPr="00000000" w14:paraId="00000705">
      <w:pPr>
        <w:numPr>
          <w:ilvl w:val="2"/>
          <w:numId w:val="83"/>
        </w:numPr>
        <w:spacing w:after="0" w:afterAutospacing="0" w:line="300" w:lineRule="auto"/>
        <w:ind w:left="2160" w:hanging="360"/>
        <w:rPr>
          <w:u w:val="none"/>
        </w:rPr>
      </w:pPr>
      <w:r w:rsidDel="00000000" w:rsidR="00000000" w:rsidRPr="00000000">
        <w:rPr>
          <w:rtl w:val="0"/>
        </w:rPr>
        <w:t xml:space="preserve">Display a success toast message as  :Verification code sent to your email” </w:t>
      </w:r>
    </w:p>
    <w:p w:rsidR="00000000" w:rsidDel="00000000" w:rsidP="00000000" w:rsidRDefault="00000000" w:rsidRPr="00000000" w14:paraId="00000706">
      <w:pPr>
        <w:numPr>
          <w:ilvl w:val="2"/>
          <w:numId w:val="83"/>
        </w:numPr>
        <w:spacing w:after="0" w:afterAutospacing="0" w:line="300" w:lineRule="auto"/>
        <w:ind w:left="2160" w:hanging="360"/>
        <w:rPr>
          <w:u w:val="none"/>
        </w:rPr>
      </w:pPr>
      <w:r w:rsidDel="00000000" w:rsidR="00000000" w:rsidRPr="00000000">
        <w:rPr>
          <w:rtl w:val="0"/>
        </w:rPr>
        <w:t xml:space="preserve">Toast should disappear within 3-5 seconds.</w:t>
      </w:r>
    </w:p>
    <w:p w:rsidR="00000000" w:rsidDel="00000000" w:rsidP="00000000" w:rsidRDefault="00000000" w:rsidRPr="00000000" w14:paraId="00000707">
      <w:pPr>
        <w:numPr>
          <w:ilvl w:val="2"/>
          <w:numId w:val="83"/>
        </w:numPr>
        <w:spacing w:after="0" w:afterAutospacing="0" w:line="300" w:lineRule="auto"/>
        <w:ind w:left="2160" w:hanging="360"/>
      </w:pPr>
      <w:r w:rsidDel="00000000" w:rsidR="00000000" w:rsidRPr="00000000">
        <w:rPr>
          <w:rtl w:val="0"/>
        </w:rPr>
        <w:t xml:space="preserve">Back to Login</w:t>
      </w:r>
    </w:p>
    <w:p w:rsidR="00000000" w:rsidDel="00000000" w:rsidP="00000000" w:rsidRDefault="00000000" w:rsidRPr="00000000" w14:paraId="00000708">
      <w:pPr>
        <w:numPr>
          <w:ilvl w:val="3"/>
          <w:numId w:val="83"/>
        </w:numPr>
        <w:spacing w:after="0" w:afterAutospacing="0" w:line="300" w:lineRule="auto"/>
        <w:ind w:left="2880" w:hanging="360"/>
        <w:rPr>
          <w:u w:val="none"/>
        </w:rPr>
      </w:pPr>
      <w:r w:rsidDel="00000000" w:rsidR="00000000" w:rsidRPr="00000000">
        <w:rPr>
          <w:rtl w:val="0"/>
        </w:rPr>
        <w:t xml:space="preserve">Clicking on the Back to Login, the system should re-direct to the Login screen.</w:t>
      </w:r>
    </w:p>
    <w:p w:rsidR="00000000" w:rsidDel="00000000" w:rsidP="00000000" w:rsidRDefault="00000000" w:rsidRPr="00000000" w14:paraId="00000709">
      <w:pPr>
        <w:numPr>
          <w:ilvl w:val="1"/>
          <w:numId w:val="83"/>
        </w:numPr>
        <w:spacing w:after="0" w:afterAutospacing="0" w:line="300" w:lineRule="auto"/>
        <w:ind w:left="1440" w:hanging="360"/>
        <w:rPr>
          <w:b w:val="1"/>
          <w:bCs w:val="1"/>
        </w:rPr>
      </w:pPr>
      <w:r w:rsidDel="00000000" w:rsidR="00000000" w:rsidRPr="00000000">
        <w:rPr>
          <w:b w:val="1"/>
          <w:bCs w:val="1"/>
          <w:rtl w:val="0"/>
        </w:rPr>
        <w:t xml:space="preserve">Two-Factor Authentication Screen : </w:t>
      </w:r>
    </w:p>
    <w:p w:rsidR="00000000" w:rsidDel="00000000" w:rsidP="00000000" w:rsidRDefault="00000000" w:rsidRPr="00000000" w14:paraId="0000070A">
      <w:pPr>
        <w:numPr>
          <w:ilvl w:val="2"/>
          <w:numId w:val="83"/>
        </w:numPr>
        <w:spacing w:after="0" w:afterAutospacing="0" w:line="300" w:lineRule="auto"/>
        <w:ind w:left="2160" w:hanging="360"/>
        <w:rPr/>
      </w:pPr>
      <w:r w:rsidDel="00000000" w:rsidR="00000000" w:rsidRPr="00000000">
        <w:rPr>
          <w:rtl w:val="0"/>
        </w:rPr>
        <w:t xml:space="preserve">Logo</w:t>
      </w:r>
    </w:p>
    <w:p w:rsidR="00000000" w:rsidDel="00000000" w:rsidP="00000000" w:rsidRDefault="00000000" w:rsidRPr="00000000" w14:paraId="0000070B">
      <w:pPr>
        <w:numPr>
          <w:ilvl w:val="2"/>
          <w:numId w:val="83"/>
        </w:numPr>
        <w:spacing w:after="0" w:afterAutospacing="0" w:line="300" w:lineRule="auto"/>
        <w:ind w:left="2160" w:hanging="360"/>
        <w:rPr>
          <w:u w:val="none"/>
        </w:rPr>
      </w:pPr>
      <w:r w:rsidDel="00000000" w:rsidR="00000000" w:rsidRPr="00000000">
        <w:rPr>
          <w:rtl w:val="0"/>
        </w:rPr>
        <w:t xml:space="preserve">Header : Two-Factor Authentication</w:t>
      </w:r>
    </w:p>
    <w:p w:rsidR="00000000" w:rsidDel="00000000" w:rsidP="00000000" w:rsidRDefault="00000000" w:rsidRPr="00000000" w14:paraId="0000070C">
      <w:pPr>
        <w:numPr>
          <w:ilvl w:val="2"/>
          <w:numId w:val="83"/>
        </w:numPr>
        <w:spacing w:after="0" w:afterAutospacing="0" w:line="300" w:lineRule="auto"/>
        <w:ind w:left="2160" w:hanging="360"/>
        <w:rPr>
          <w:u w:val="none"/>
        </w:rPr>
      </w:pPr>
      <w:r w:rsidDel="00000000" w:rsidR="00000000" w:rsidRPr="00000000">
        <w:rPr>
          <w:rtl w:val="0"/>
        </w:rPr>
        <w:t xml:space="preserve">Caption : We've sent a 6-digit verification code to your email ri******@</w:t>
      </w:r>
      <w:r w:rsidDel="00000000" w:rsidR="00000000" w:rsidRPr="00000000">
        <w:rPr>
          <w:rtl w:val="0"/>
        </w:rPr>
        <w:t xml:space="preserve">amzur.com</w:t>
      </w:r>
      <w:r w:rsidDel="00000000" w:rsidR="00000000" w:rsidRPr="00000000">
        <w:rPr>
          <w:rtl w:val="0"/>
        </w:rPr>
        <w:t xml:space="preserve"> ( display email with masked)</w:t>
      </w:r>
    </w:p>
    <w:p w:rsidR="00000000" w:rsidDel="00000000" w:rsidP="00000000" w:rsidRDefault="00000000" w:rsidRPr="00000000" w14:paraId="0000070D">
      <w:pPr>
        <w:numPr>
          <w:ilvl w:val="2"/>
          <w:numId w:val="83"/>
        </w:numPr>
        <w:spacing w:after="0" w:afterAutospacing="0" w:line="300" w:lineRule="auto"/>
        <w:ind w:left="2160" w:hanging="360"/>
        <w:rPr>
          <w:u w:val="none"/>
        </w:rPr>
      </w:pPr>
      <w:r w:rsidDel="00000000" w:rsidR="00000000" w:rsidRPr="00000000">
        <w:rPr>
          <w:rtl w:val="0"/>
        </w:rPr>
        <w:t xml:space="preserve">Field : Enter Verification Code</w:t>
      </w:r>
    </w:p>
    <w:p w:rsidR="00000000" w:rsidDel="00000000" w:rsidP="00000000" w:rsidRDefault="00000000" w:rsidRPr="00000000" w14:paraId="0000070E">
      <w:pPr>
        <w:numPr>
          <w:ilvl w:val="3"/>
          <w:numId w:val="83"/>
        </w:numPr>
        <w:spacing w:after="0" w:afterAutospacing="0" w:line="300" w:lineRule="auto"/>
        <w:ind w:left="2880" w:hanging="360"/>
        <w:rPr>
          <w:u w:val="none"/>
        </w:rPr>
      </w:pPr>
      <w:r w:rsidDel="00000000" w:rsidR="00000000" w:rsidRPr="00000000">
        <w:rPr>
          <w:rtl w:val="0"/>
        </w:rPr>
        <w:t xml:space="preserve">To enter the 6 digits code received </w:t>
      </w:r>
    </w:p>
    <w:p w:rsidR="00000000" w:rsidDel="00000000" w:rsidP="00000000" w:rsidRDefault="00000000" w:rsidRPr="00000000" w14:paraId="0000070F">
      <w:pPr>
        <w:numPr>
          <w:ilvl w:val="2"/>
          <w:numId w:val="83"/>
        </w:numPr>
        <w:spacing w:after="0" w:afterAutospacing="0" w:line="300" w:lineRule="auto"/>
        <w:ind w:left="2160" w:hanging="360"/>
        <w:rPr>
          <w:u w:val="none"/>
        </w:rPr>
      </w:pPr>
      <w:r w:rsidDel="00000000" w:rsidR="00000000" w:rsidRPr="00000000">
        <w:rPr>
          <w:rtl w:val="0"/>
        </w:rPr>
        <w:t xml:space="preserve">Button : Verify &amp; Continue</w:t>
      </w:r>
    </w:p>
    <w:p w:rsidR="00000000" w:rsidDel="00000000" w:rsidP="00000000" w:rsidRDefault="00000000" w:rsidRPr="00000000" w14:paraId="00000710">
      <w:pPr>
        <w:numPr>
          <w:ilvl w:val="3"/>
          <w:numId w:val="83"/>
        </w:numPr>
        <w:spacing w:after="0" w:afterAutospacing="0" w:line="300" w:lineRule="auto"/>
        <w:ind w:left="2880" w:hanging="360"/>
        <w:rPr>
          <w:u w:val="none"/>
        </w:rPr>
      </w:pPr>
      <w:r w:rsidDel="00000000" w:rsidR="00000000" w:rsidRPr="00000000">
        <w:rPr>
          <w:rtl w:val="0"/>
        </w:rPr>
        <w:t xml:space="preserve">Clicking on the Verify &amp; Continue button, the system should verify the code &amp; login the Admin.</w:t>
      </w:r>
    </w:p>
    <w:p w:rsidR="00000000" w:rsidDel="00000000" w:rsidP="00000000" w:rsidRDefault="00000000" w:rsidRPr="00000000" w14:paraId="00000711">
      <w:pPr>
        <w:numPr>
          <w:ilvl w:val="3"/>
          <w:numId w:val="83"/>
        </w:numPr>
        <w:spacing w:after="0" w:afterAutospacing="0" w:line="300" w:lineRule="auto"/>
        <w:ind w:left="2880" w:hanging="360"/>
      </w:pPr>
      <w:r w:rsidDel="00000000" w:rsidR="00000000" w:rsidRPr="00000000">
        <w:rPr>
          <w:rtl w:val="0"/>
        </w:rPr>
        <w:t xml:space="preserve">If OTP validation succeeds:</w:t>
      </w:r>
    </w:p>
    <w:p w:rsidR="00000000" w:rsidDel="00000000" w:rsidP="00000000" w:rsidRDefault="00000000" w:rsidRPr="00000000" w14:paraId="00000712">
      <w:pPr>
        <w:numPr>
          <w:ilvl w:val="4"/>
          <w:numId w:val="83"/>
        </w:numPr>
        <w:spacing w:after="0" w:afterAutospacing="0" w:line="300" w:lineRule="auto"/>
        <w:ind w:left="3600" w:hanging="360"/>
      </w:pPr>
      <w:r w:rsidDel="00000000" w:rsidR="00000000" w:rsidRPr="00000000">
        <w:rPr>
          <w:rtl w:val="0"/>
        </w:rPr>
        <w:t xml:space="preserve">Authentication is completed.</w:t>
      </w:r>
    </w:p>
    <w:p w:rsidR="00000000" w:rsidDel="00000000" w:rsidP="00000000" w:rsidRDefault="00000000" w:rsidRPr="00000000" w14:paraId="00000713">
      <w:pPr>
        <w:numPr>
          <w:ilvl w:val="4"/>
          <w:numId w:val="83"/>
        </w:numPr>
        <w:spacing w:after="0" w:afterAutospacing="0" w:line="300" w:lineRule="auto"/>
        <w:ind w:left="3600" w:hanging="360"/>
        <w:rPr>
          <w:u w:val="none"/>
        </w:rPr>
      </w:pPr>
      <w:r w:rsidDel="00000000" w:rsidR="00000000" w:rsidRPr="00000000">
        <w:rPr>
          <w:rtl w:val="0"/>
        </w:rPr>
        <w:t xml:space="preserve">Display a Success toast message : Login successful! Redirecting to dashboard…</w:t>
      </w:r>
    </w:p>
    <w:p w:rsidR="00000000" w:rsidDel="00000000" w:rsidP="00000000" w:rsidRDefault="00000000" w:rsidRPr="00000000" w14:paraId="00000714">
      <w:pPr>
        <w:numPr>
          <w:ilvl w:val="4"/>
          <w:numId w:val="83"/>
        </w:numPr>
        <w:spacing w:after="0" w:afterAutospacing="0" w:line="300" w:lineRule="auto"/>
        <w:ind w:left="3600" w:hanging="360"/>
        <w:rPr>
          <w:u w:val="none"/>
        </w:rPr>
      </w:pPr>
      <w:r w:rsidDel="00000000" w:rsidR="00000000" w:rsidRPr="00000000">
        <w:rPr>
          <w:rtl w:val="0"/>
        </w:rPr>
        <w:t xml:space="preserve">Toast should disappear within 3-5 seconds.</w:t>
      </w:r>
    </w:p>
    <w:p w:rsidR="00000000" w:rsidDel="00000000" w:rsidP="00000000" w:rsidRDefault="00000000" w:rsidRPr="00000000" w14:paraId="00000715">
      <w:pPr>
        <w:numPr>
          <w:ilvl w:val="3"/>
          <w:numId w:val="83"/>
        </w:numPr>
        <w:spacing w:after="0" w:afterAutospacing="0" w:line="300" w:lineRule="auto"/>
        <w:ind w:left="2880" w:hanging="360"/>
      </w:pPr>
      <w:r w:rsidDel="00000000" w:rsidR="00000000" w:rsidRPr="00000000">
        <w:rPr>
          <w:rtl w:val="0"/>
        </w:rPr>
        <w:t xml:space="preserve">If OTP validation fails:</w:t>
      </w:r>
    </w:p>
    <w:p w:rsidR="00000000" w:rsidDel="00000000" w:rsidP="00000000" w:rsidRDefault="00000000" w:rsidRPr="00000000" w14:paraId="00000716">
      <w:pPr>
        <w:numPr>
          <w:ilvl w:val="4"/>
          <w:numId w:val="83"/>
        </w:numPr>
        <w:spacing w:after="0" w:afterAutospacing="0" w:line="300" w:lineRule="auto"/>
        <w:ind w:left="3600" w:hanging="360"/>
      </w:pPr>
      <w:r w:rsidDel="00000000" w:rsidR="00000000" w:rsidRPr="00000000">
        <w:rPr>
          <w:rtl w:val="0"/>
        </w:rPr>
        <w:t xml:space="preserve">OTP_Failed_Attempts counter increments.</w:t>
      </w:r>
    </w:p>
    <w:p w:rsidR="00000000" w:rsidDel="00000000" w:rsidP="00000000" w:rsidRDefault="00000000" w:rsidRPr="00000000" w14:paraId="00000717">
      <w:pPr>
        <w:numPr>
          <w:ilvl w:val="3"/>
          <w:numId w:val="83"/>
        </w:numPr>
        <w:spacing w:after="0" w:afterAutospacing="0" w:line="300" w:lineRule="auto"/>
        <w:ind w:left="2880" w:hanging="360"/>
      </w:pPr>
      <w:r w:rsidDel="00000000" w:rsidR="00000000" w:rsidRPr="00000000">
        <w:rPr>
          <w:rtl w:val="0"/>
        </w:rPr>
        <w:t xml:space="preserve">If failures exceed defined threshold:</w:t>
      </w:r>
    </w:p>
    <w:p w:rsidR="00000000" w:rsidDel="00000000" w:rsidP="00000000" w:rsidRDefault="00000000" w:rsidRPr="00000000" w14:paraId="00000718">
      <w:pPr>
        <w:numPr>
          <w:ilvl w:val="4"/>
          <w:numId w:val="83"/>
        </w:numPr>
        <w:spacing w:after="0" w:afterAutospacing="0" w:line="300" w:lineRule="auto"/>
        <w:ind w:left="3600" w:hanging="360"/>
      </w:pPr>
      <w:r w:rsidDel="00000000" w:rsidR="00000000" w:rsidRPr="00000000">
        <w:rPr>
          <w:rFonts w:ascii="Arial Unicode MS" w:cs="Arial Unicode MS" w:eastAsia="Arial Unicode MS" w:hAnsi="Arial Unicode MS"/>
          <w:rtl w:val="0"/>
        </w:rPr>
        <w:t xml:space="preserve">Account Status → Locked</w:t>
      </w:r>
    </w:p>
    <w:p w:rsidR="00000000" w:rsidDel="00000000" w:rsidP="00000000" w:rsidRDefault="00000000" w:rsidRPr="00000000" w14:paraId="00000719">
      <w:pPr>
        <w:numPr>
          <w:ilvl w:val="4"/>
          <w:numId w:val="83"/>
        </w:numPr>
        <w:spacing w:after="0" w:afterAutospacing="0" w:line="300" w:lineRule="auto"/>
        <w:ind w:left="3600" w:hanging="360"/>
      </w:pPr>
      <w:r w:rsidDel="00000000" w:rsidR="00000000" w:rsidRPr="00000000">
        <w:rPr>
          <w:rtl w:val="0"/>
        </w:rPr>
        <w:t xml:space="preserve">3 OTP attempts limit.</w:t>
      </w:r>
    </w:p>
    <w:p w:rsidR="00000000" w:rsidDel="00000000" w:rsidP="00000000" w:rsidRDefault="00000000" w:rsidRPr="00000000" w14:paraId="0000071A">
      <w:pPr>
        <w:numPr>
          <w:ilvl w:val="4"/>
          <w:numId w:val="83"/>
        </w:numPr>
        <w:spacing w:after="0" w:afterAutospacing="0" w:line="300" w:lineRule="auto"/>
        <w:ind w:left="3600" w:hanging="360"/>
      </w:pPr>
      <w:r w:rsidDel="00000000" w:rsidR="00000000" w:rsidRPr="00000000">
        <w:rPr>
          <w:rtl w:val="0"/>
        </w:rPr>
        <w:t xml:space="preserve">Resend OTP allowed after cooldown (30–60 seconds).</w:t>
      </w:r>
    </w:p>
    <w:p w:rsidR="00000000" w:rsidDel="00000000" w:rsidP="00000000" w:rsidRDefault="00000000" w:rsidRPr="00000000" w14:paraId="0000071B">
      <w:pPr>
        <w:numPr>
          <w:ilvl w:val="4"/>
          <w:numId w:val="83"/>
        </w:numPr>
        <w:spacing w:after="0" w:afterAutospacing="0" w:line="300" w:lineRule="auto"/>
        <w:ind w:left="3600" w:hanging="360"/>
        <w:rPr>
          <w:u w:val="none"/>
        </w:rPr>
      </w:pPr>
      <w:r w:rsidDel="00000000" w:rsidR="00000000" w:rsidRPr="00000000">
        <w:rPr>
          <w:rtl w:val="0"/>
        </w:rPr>
        <w:t xml:space="preserve">Display Message &amp;  a Cooldown timer to the Admin.</w:t>
      </w:r>
    </w:p>
    <w:p w:rsidR="00000000" w:rsidDel="00000000" w:rsidP="00000000" w:rsidRDefault="00000000" w:rsidRPr="00000000" w14:paraId="0000071C">
      <w:pPr>
        <w:numPr>
          <w:ilvl w:val="2"/>
          <w:numId w:val="83"/>
        </w:numPr>
        <w:spacing w:after="0" w:afterAutospacing="0" w:line="300" w:lineRule="auto"/>
        <w:ind w:left="2160" w:hanging="360"/>
        <w:rPr>
          <w:u w:val="none"/>
        </w:rPr>
      </w:pPr>
      <w:r w:rsidDel="00000000" w:rsidR="00000000" w:rsidRPr="00000000">
        <w:rPr>
          <w:rtl w:val="0"/>
        </w:rPr>
        <w:t xml:space="preserve">Link : Resend Code</w:t>
      </w:r>
    </w:p>
    <w:p w:rsidR="00000000" w:rsidDel="00000000" w:rsidP="00000000" w:rsidRDefault="00000000" w:rsidRPr="00000000" w14:paraId="0000071D">
      <w:pPr>
        <w:numPr>
          <w:ilvl w:val="3"/>
          <w:numId w:val="83"/>
        </w:numPr>
        <w:spacing w:after="0" w:afterAutospacing="0" w:line="300" w:lineRule="auto"/>
        <w:ind w:left="2880" w:hanging="360"/>
        <w:rPr>
          <w:u w:val="none"/>
        </w:rPr>
      </w:pPr>
      <w:r w:rsidDel="00000000" w:rsidR="00000000" w:rsidRPr="00000000">
        <w:rPr>
          <w:rtl w:val="0"/>
        </w:rPr>
        <w:t xml:space="preserve">Clicking on the Resend Code, the system should Resend the code to the last chosen Method &amp; display a toast message : “Verification code resent to your [Method]”</w:t>
      </w:r>
    </w:p>
    <w:p w:rsidR="00000000" w:rsidDel="00000000" w:rsidP="00000000" w:rsidRDefault="00000000" w:rsidRPr="00000000" w14:paraId="0000071E">
      <w:pPr>
        <w:numPr>
          <w:ilvl w:val="2"/>
          <w:numId w:val="83"/>
        </w:numPr>
        <w:spacing w:after="0" w:afterAutospacing="0" w:line="300" w:lineRule="auto"/>
        <w:ind w:left="2160" w:hanging="360"/>
        <w:rPr>
          <w:u w:val="none"/>
        </w:rPr>
      </w:pPr>
      <w:r w:rsidDel="00000000" w:rsidR="00000000" w:rsidRPr="00000000">
        <w:rPr>
          <w:rtl w:val="0"/>
        </w:rPr>
        <w:t xml:space="preserve">Link : Change Verification Method</w:t>
      </w:r>
    </w:p>
    <w:p w:rsidR="00000000" w:rsidDel="00000000" w:rsidP="00000000" w:rsidRDefault="00000000" w:rsidRPr="00000000" w14:paraId="0000071F">
      <w:pPr>
        <w:numPr>
          <w:ilvl w:val="3"/>
          <w:numId w:val="83"/>
        </w:numPr>
        <w:spacing w:after="0" w:afterAutospacing="0" w:line="300" w:lineRule="auto"/>
        <w:ind w:left="2880" w:hanging="360"/>
        <w:rPr>
          <w:u w:val="none"/>
        </w:rPr>
      </w:pPr>
      <w:r w:rsidDel="00000000" w:rsidR="00000000" w:rsidRPr="00000000">
        <w:rPr>
          <w:rtl w:val="0"/>
        </w:rPr>
        <w:t xml:space="preserve">Clicking on the Change Verification Method button, the system should re-direct the admin to the </w:t>
      </w:r>
      <w:r w:rsidDel="00000000" w:rsidR="00000000" w:rsidRPr="00000000">
        <w:rPr>
          <w:b w:val="1"/>
          <w:bCs w:val="1"/>
          <w:rtl w:val="0"/>
        </w:rPr>
        <w:t xml:space="preserve">Choose Verification Method Screen.</w:t>
      </w:r>
      <w:r w:rsidDel="00000000" w:rsidR="00000000" w:rsidRPr="00000000">
        <w:rPr>
          <w:rtl w:val="0"/>
        </w:rPr>
      </w:r>
    </w:p>
    <w:p w:rsidR="00000000" w:rsidDel="00000000" w:rsidP="00000000" w:rsidRDefault="00000000" w:rsidRPr="00000000" w14:paraId="00000720">
      <w:pPr>
        <w:numPr>
          <w:ilvl w:val="2"/>
          <w:numId w:val="83"/>
        </w:numPr>
        <w:spacing w:after="0" w:afterAutospacing="0" w:line="300" w:lineRule="auto"/>
        <w:ind w:left="2160" w:hanging="360"/>
        <w:rPr>
          <w:u w:val="none"/>
        </w:rPr>
      </w:pPr>
      <w:r w:rsidDel="00000000" w:rsidR="00000000" w:rsidRPr="00000000">
        <w:rPr>
          <w:rtl w:val="0"/>
        </w:rPr>
        <w:t xml:space="preserve">Link : Back to Login</w:t>
      </w:r>
    </w:p>
    <w:p w:rsidR="00000000" w:rsidDel="00000000" w:rsidP="00000000" w:rsidRDefault="00000000" w:rsidRPr="00000000" w14:paraId="00000721">
      <w:pPr>
        <w:numPr>
          <w:ilvl w:val="3"/>
          <w:numId w:val="83"/>
        </w:numPr>
        <w:spacing w:after="0" w:afterAutospacing="0" w:line="300" w:lineRule="auto"/>
        <w:ind w:left="2880" w:hanging="360"/>
      </w:pPr>
      <w:r w:rsidDel="00000000" w:rsidR="00000000" w:rsidRPr="00000000">
        <w:rPr>
          <w:rtl w:val="0"/>
        </w:rPr>
        <w:t xml:space="preserve">Clicking on the Back to Login link, the system should re-direct the admin to the </w:t>
      </w:r>
      <w:r w:rsidDel="00000000" w:rsidR="00000000" w:rsidRPr="00000000">
        <w:rPr>
          <w:b w:val="1"/>
          <w:bCs w:val="1"/>
          <w:rtl w:val="0"/>
        </w:rPr>
        <w:t xml:space="preserve">Login Screen.</w:t>
      </w:r>
      <w:r w:rsidDel="00000000" w:rsidR="00000000" w:rsidRPr="00000000">
        <w:rPr>
          <w:rtl w:val="0"/>
        </w:rPr>
      </w:r>
    </w:p>
    <w:p w:rsidR="00000000" w:rsidDel="00000000" w:rsidP="00000000" w:rsidRDefault="00000000" w:rsidRPr="00000000" w14:paraId="00000722">
      <w:pPr>
        <w:numPr>
          <w:ilvl w:val="0"/>
          <w:numId w:val="83"/>
        </w:numPr>
        <w:spacing w:after="0" w:afterAutospacing="0" w:line="300" w:lineRule="auto"/>
        <w:ind w:left="720" w:hanging="360"/>
      </w:pPr>
      <w:r w:rsidDel="00000000" w:rsidR="00000000" w:rsidRPr="00000000">
        <w:rPr>
          <w:b w:val="1"/>
          <w:bCs w:val="1"/>
          <w:rtl w:val="0"/>
        </w:rPr>
        <w:t xml:space="preserve">Role-Based Routing (The Core Check): </w:t>
      </w:r>
      <w:r w:rsidDel="00000000" w:rsidR="00000000" w:rsidRPr="00000000">
        <w:rPr>
          <w:rtl w:val="0"/>
        </w:rPr>
        <w:t xml:space="preserve">Upon successful authentication (Password + 2FA verification), the system must check the user’s RBAC assignment.</w:t>
      </w:r>
    </w:p>
    <w:p w:rsidR="00000000" w:rsidDel="00000000" w:rsidP="00000000" w:rsidRDefault="00000000" w:rsidRPr="00000000" w14:paraId="00000723">
      <w:pPr>
        <w:numPr>
          <w:ilvl w:val="1"/>
          <w:numId w:val="83"/>
        </w:numPr>
        <w:spacing w:after="0" w:afterAutospacing="0" w:line="300" w:lineRule="auto"/>
        <w:ind w:left="1440" w:hanging="360"/>
      </w:pPr>
      <w:r w:rsidDel="00000000" w:rsidR="00000000" w:rsidRPr="00000000">
        <w:rPr>
          <w:rtl w:val="0"/>
        </w:rPr>
        <w:t xml:space="preserve">If the role is "Support Agent", "Ops Admin", or "Super Admin", the system must immediately route the user to the F2MX Admin Console.</w:t>
      </w:r>
    </w:p>
    <w:p w:rsidR="00000000" w:rsidDel="00000000" w:rsidP="00000000" w:rsidRDefault="00000000" w:rsidRPr="00000000" w14:paraId="00000724">
      <w:pPr>
        <w:numPr>
          <w:ilvl w:val="1"/>
          <w:numId w:val="83"/>
        </w:numPr>
        <w:spacing w:after="0" w:afterAutospacing="0" w:line="300" w:lineRule="auto"/>
        <w:ind w:left="1440" w:hanging="360"/>
      </w:pPr>
      <w:r w:rsidDel="00000000" w:rsidR="00000000" w:rsidRPr="00000000">
        <w:rPr>
          <w:rtl w:val="0"/>
        </w:rPr>
        <w:t xml:space="preserve">Authentication Validation: The system must validate the Email and Password fields.</w:t>
      </w:r>
    </w:p>
    <w:p w:rsidR="00000000" w:rsidDel="00000000" w:rsidP="00000000" w:rsidRDefault="00000000" w:rsidRPr="00000000" w14:paraId="00000725">
      <w:pPr>
        <w:numPr>
          <w:ilvl w:val="0"/>
          <w:numId w:val="83"/>
        </w:numPr>
        <w:spacing w:line="300" w:lineRule="auto"/>
        <w:ind w:left="720" w:hanging="360"/>
      </w:pPr>
      <w:r w:rsidDel="00000000" w:rsidR="00000000" w:rsidRPr="00000000">
        <w:rPr>
          <w:b w:val="1"/>
          <w:bCs w:val="1"/>
          <w:rtl w:val="0"/>
        </w:rPr>
        <w:t xml:space="preserve">Status Validation (Deactivated/Banned): </w:t>
      </w:r>
      <w:r w:rsidDel="00000000" w:rsidR="00000000" w:rsidRPr="00000000">
        <w:rPr>
          <w:rtl w:val="0"/>
        </w:rPr>
        <w:t xml:space="preserve">The system must check the admin's account status. If the Super Admin has marked this staff account as "Inactive" or "Deactivated", the login attempt must be blocked immediately with an "Access Denied" message.</w:t>
        <w:tab/>
      </w:r>
    </w:p>
    <w:p w:rsidR="00000000" w:rsidDel="00000000" w:rsidP="00000000" w:rsidRDefault="00000000" w:rsidRPr="00000000" w14:paraId="00000726">
      <w:pPr>
        <w:spacing w:line="300" w:lineRule="auto"/>
        <w:rPr/>
      </w:pPr>
      <w:r w:rsidDel="00000000" w:rsidR="00000000" w:rsidRPr="00000000">
        <w:rPr>
          <w:b w:val="1"/>
          <w:bCs w:val="1"/>
          <w:rtl w:val="0"/>
        </w:rPr>
        <w:t xml:space="preserve">Validations for login Page</w:t>
      </w:r>
      <w:r w:rsidDel="00000000" w:rsidR="00000000" w:rsidRPr="00000000">
        <w:rPr>
          <w:rtl w:val="0"/>
        </w:rPr>
      </w:r>
    </w:p>
    <w:tbl>
      <w:tblPr>
        <w:tblStyle w:val="Table21"/>
        <w:tblW w:w="6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920"/>
        <w:gridCol w:w="3495"/>
        <w:tblGridChange w:id="0">
          <w:tblGrid>
            <w:gridCol w:w="1215"/>
            <w:gridCol w:w="1920"/>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after="0" w:line="240" w:lineRule="auto"/>
              <w:jc w:val="center"/>
              <w:rPr>
                <w:b w:val="1"/>
                <w:bCs w:val="1"/>
              </w:rPr>
            </w:pPr>
            <w:r w:rsidDel="00000000" w:rsidR="00000000" w:rsidRPr="00000000">
              <w:rPr>
                <w:b w:val="1"/>
                <w:bCs w:val="1"/>
                <w:rtl w:val="0"/>
              </w:rPr>
              <w:t xml:space="preserv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after="0" w:line="240" w:lineRule="auto"/>
              <w:jc w:val="center"/>
              <w:rPr>
                <w:b w:val="1"/>
                <w:bCs w:val="1"/>
              </w:rPr>
            </w:pPr>
            <w:r w:rsidDel="00000000" w:rsidR="00000000" w:rsidRPr="00000000">
              <w:rPr>
                <w:b w:val="1"/>
                <w:bCs w:val="1"/>
                <w:rtl w:val="0"/>
              </w:rPr>
              <w:t xml:space="preserve">Empty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9">
            <w:pPr>
              <w:spacing w:line="300" w:lineRule="auto"/>
              <w:jc w:val="center"/>
              <w:rPr>
                <w:b w:val="1"/>
                <w:bCs w:val="1"/>
              </w:rPr>
            </w:pPr>
            <w:r w:rsidDel="00000000" w:rsidR="00000000" w:rsidRPr="00000000">
              <w:rPr>
                <w:b w:val="1"/>
                <w:bCs w:val="1"/>
                <w:rtl w:val="0"/>
              </w:rPr>
              <w:t xml:space="preserve">Wrong (Miss-matched with the Registered Account )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after="0" w:line="240" w:lineRule="auto"/>
              <w:rPr/>
            </w:pPr>
            <w:r w:rsidDel="00000000" w:rsidR="00000000" w:rsidRPr="00000000">
              <w:rPr>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after="0" w:line="240" w:lineRule="auto"/>
              <w:rPr/>
            </w:pPr>
            <w:r w:rsidDel="00000000" w:rsidR="00000000" w:rsidRPr="00000000">
              <w:rPr>
                <w:rtl w:val="0"/>
              </w:rPr>
              <w:t xml:space="preserve">Email field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C">
            <w:pPr>
              <w:spacing w:line="300" w:lineRule="auto"/>
              <w:rPr/>
            </w:pPr>
            <w:r w:rsidDel="00000000" w:rsidR="00000000" w:rsidRPr="00000000">
              <w:rPr>
                <w:rtl w:val="0"/>
              </w:rPr>
              <w:t xml:space="preserve">Account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after="0" w:line="240" w:lineRule="auto"/>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after="0" w:line="240" w:lineRule="auto"/>
              <w:rPr/>
            </w:pPr>
            <w:r w:rsidDel="00000000" w:rsidR="00000000" w:rsidRPr="00000000">
              <w:rPr>
                <w:rtl w:val="0"/>
              </w:rPr>
              <w:t xml:space="preserve">Password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F">
            <w:pPr>
              <w:spacing w:line="300" w:lineRule="auto"/>
              <w:rPr/>
            </w:pPr>
            <w:r w:rsidDel="00000000" w:rsidR="00000000" w:rsidRPr="00000000">
              <w:rPr>
                <w:rtl w:val="0"/>
              </w:rPr>
              <w:t xml:space="preserve">Incorrect Password.Please try again </w:t>
            </w:r>
          </w:p>
        </w:tc>
      </w:tr>
    </w:tbl>
    <w:p w:rsidR="00000000" w:rsidDel="00000000" w:rsidP="00000000" w:rsidRDefault="00000000" w:rsidRPr="00000000" w14:paraId="00000730">
      <w:pPr>
        <w:spacing w:line="300" w:lineRule="auto"/>
        <w:rPr>
          <w:b w:val="1"/>
          <w:bCs w:val="1"/>
        </w:rPr>
      </w:pPr>
      <w:r w:rsidDel="00000000" w:rsidR="00000000" w:rsidRPr="00000000">
        <w:rPr>
          <w:rtl w:val="0"/>
        </w:rPr>
      </w:r>
    </w:p>
    <w:p w:rsidR="00000000" w:rsidDel="00000000" w:rsidP="00000000" w:rsidRDefault="00000000" w:rsidRPr="00000000" w14:paraId="00000731">
      <w:pPr>
        <w:spacing w:line="300" w:lineRule="auto"/>
        <w:rPr>
          <w:b w:val="1"/>
          <w:bCs w:val="1"/>
        </w:rPr>
      </w:pPr>
      <w:r w:rsidDel="00000000" w:rsidR="00000000" w:rsidRPr="00000000">
        <w:rPr>
          <w:b w:val="1"/>
          <w:bCs w:val="1"/>
          <w:rtl w:val="0"/>
        </w:rPr>
        <w:t xml:space="preserve">Validations for 2FA Page</w:t>
      </w:r>
    </w:p>
    <w:tbl>
      <w:tblPr>
        <w:tblStyle w:val="Table22"/>
        <w:tblW w:w="5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3975"/>
        <w:tblGridChange w:id="0">
          <w:tblGrid>
            <w:gridCol w:w="1875"/>
            <w:gridCol w:w="3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Empty data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Verification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Please enter all 6 digits</w:t>
            </w:r>
          </w:p>
        </w:tc>
      </w:tr>
    </w:tbl>
    <w:p w:rsidR="00000000" w:rsidDel="00000000" w:rsidP="00000000" w:rsidRDefault="00000000" w:rsidRPr="00000000" w14:paraId="00000736">
      <w:pPr>
        <w:spacing w:line="300" w:lineRule="auto"/>
        <w:rPr/>
      </w:pPr>
      <w:r w:rsidDel="00000000" w:rsidR="00000000" w:rsidRPr="00000000">
        <w:rPr>
          <w:rtl w:val="0"/>
        </w:rPr>
      </w:r>
    </w:p>
    <w:tbl>
      <w:tblPr>
        <w:tblStyle w:val="Table23"/>
        <w:tblW w:w="5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3975"/>
        <w:tblGridChange w:id="0">
          <w:tblGrid>
            <w:gridCol w:w="1875"/>
            <w:gridCol w:w="3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after="0" w:line="240" w:lineRule="auto"/>
              <w:rPr/>
            </w:pPr>
            <w:r w:rsidDel="00000000" w:rsidR="00000000" w:rsidRPr="00000000">
              <w:rPr>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after="0" w:line="240" w:lineRule="auto"/>
              <w:rPr/>
            </w:pPr>
            <w:r w:rsidDel="00000000" w:rsidR="00000000" w:rsidRPr="00000000">
              <w:rPr>
                <w:rtl w:val="0"/>
              </w:rPr>
              <w:t xml:space="preserve">Wrong code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after="0" w:line="240" w:lineRule="auto"/>
              <w:rPr/>
            </w:pPr>
            <w:r w:rsidDel="00000000" w:rsidR="00000000" w:rsidRPr="00000000">
              <w:rPr>
                <w:rtl w:val="0"/>
              </w:rPr>
              <w:t xml:space="preserve">Enter Verification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after="0" w:line="240" w:lineRule="auto"/>
              <w:rPr/>
            </w:pPr>
            <w:r w:rsidDel="00000000" w:rsidR="00000000" w:rsidRPr="00000000">
              <w:rPr>
                <w:rtl w:val="0"/>
              </w:rPr>
              <w:t xml:space="preserve">Incorrect Code</w:t>
            </w:r>
          </w:p>
        </w:tc>
      </w:tr>
    </w:tbl>
    <w:p w:rsidR="00000000" w:rsidDel="00000000" w:rsidP="00000000" w:rsidRDefault="00000000" w:rsidRPr="00000000" w14:paraId="0000073B">
      <w:pPr>
        <w:spacing w:line="300" w:lineRule="auto"/>
        <w:rPr>
          <w:b w:val="1"/>
          <w:bCs w:val="1"/>
        </w:rPr>
      </w:pPr>
      <w:r w:rsidDel="00000000" w:rsidR="00000000" w:rsidRPr="00000000">
        <w:rPr>
          <w:rtl w:val="0"/>
        </w:rPr>
      </w:r>
    </w:p>
    <w:p w:rsidR="00000000" w:rsidDel="00000000" w:rsidP="00000000" w:rsidRDefault="00000000" w:rsidRPr="00000000" w14:paraId="0000073C">
      <w:pPr>
        <w:numPr>
          <w:ilvl w:val="0"/>
          <w:numId w:val="16"/>
        </w:numPr>
        <w:spacing w:after="0" w:line="300" w:lineRule="auto"/>
        <w:ind w:left="720" w:hanging="360"/>
        <w:rPr>
          <w:b w:val="1"/>
          <w:bCs w:val="1"/>
        </w:rPr>
      </w:pPr>
      <w:r w:rsidDel="00000000" w:rsidR="00000000" w:rsidRPr="00000000">
        <w:rPr>
          <w:b w:val="1"/>
          <w:bCs w:val="1"/>
          <w:rtl w:val="0"/>
        </w:rPr>
        <w:t xml:space="preserve">Logout  : </w:t>
      </w:r>
      <w:r w:rsidDel="00000000" w:rsidR="00000000" w:rsidRPr="00000000">
        <w:rPr>
          <w:rtl w:val="0"/>
        </w:rPr>
        <w:t xml:space="preserve">On the Top of the Header section there should be an icon &amp; it should provide feasibility to log out. </w:t>
      </w:r>
    </w:p>
    <w:p w:rsidR="00000000" w:rsidDel="00000000" w:rsidP="00000000" w:rsidRDefault="00000000" w:rsidRPr="00000000" w14:paraId="0000073D">
      <w:pPr>
        <w:numPr>
          <w:ilvl w:val="1"/>
          <w:numId w:val="16"/>
        </w:numPr>
        <w:spacing w:after="0" w:line="300" w:lineRule="auto"/>
        <w:ind w:left="1440" w:hanging="360"/>
        <w:rPr>
          <w:b w:val="1"/>
          <w:bCs w:val="1"/>
        </w:rPr>
      </w:pPr>
      <w:r w:rsidDel="00000000" w:rsidR="00000000" w:rsidRPr="00000000">
        <w:rPr>
          <w:rtl w:val="0"/>
        </w:rPr>
        <w:t xml:space="preserve">Clicking on the icon, the system should display the Logout option.</w:t>
      </w:r>
    </w:p>
    <w:p w:rsidR="00000000" w:rsidDel="00000000" w:rsidP="00000000" w:rsidRDefault="00000000" w:rsidRPr="00000000" w14:paraId="0000073E">
      <w:pPr>
        <w:numPr>
          <w:ilvl w:val="1"/>
          <w:numId w:val="16"/>
        </w:numPr>
        <w:spacing w:after="0" w:line="300" w:lineRule="auto"/>
        <w:ind w:left="1440" w:hanging="360"/>
        <w:rPr>
          <w:u w:val="none"/>
        </w:rPr>
      </w:pPr>
      <w:r w:rsidDel="00000000" w:rsidR="00000000" w:rsidRPr="00000000">
        <w:rPr>
          <w:rtl w:val="0"/>
        </w:rPr>
        <w:t xml:space="preserve">Clicking on the logout button, the system should immediately logout the Admin and direct to the login screen.</w:t>
      </w:r>
    </w:p>
    <w:p w:rsidR="00000000" w:rsidDel="00000000" w:rsidP="00000000" w:rsidRDefault="00000000" w:rsidRPr="00000000" w14:paraId="0000073F">
      <w:pPr>
        <w:spacing w:after="0" w:line="300" w:lineRule="auto"/>
        <w:rPr>
          <w:b w:val="1"/>
          <w:bCs w:val="1"/>
        </w:rPr>
      </w:pPr>
      <w:r w:rsidDel="00000000" w:rsidR="00000000" w:rsidRPr="00000000">
        <w:rPr>
          <w:rtl w:val="0"/>
        </w:rPr>
      </w:r>
    </w:p>
    <w:p w:rsidR="00000000" w:rsidDel="00000000" w:rsidP="00000000" w:rsidRDefault="00000000" w:rsidRPr="00000000" w14:paraId="00000740">
      <w:pPr>
        <w:spacing w:after="0" w:line="300" w:lineRule="auto"/>
        <w:rPr>
          <w:b w:val="1"/>
          <w:bCs w:val="1"/>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Actor / Role : System (F2MX Platform) - Admin</w:t>
      </w:r>
    </w:p>
    <w:p w:rsidR="00000000" w:rsidDel="00000000" w:rsidP="00000000" w:rsidRDefault="00000000" w:rsidRPr="00000000" w14:paraId="00000742">
      <w:pPr>
        <w:pStyle w:val="Heading3"/>
        <w:rPr/>
      </w:pPr>
      <w:bookmarkStart w:colFirst="0" w:colLast="0" w:name="_6vlzh9849zbv" w:id="48"/>
      <w:bookmarkEnd w:id="48"/>
      <w:r w:rsidDel="00000000" w:rsidR="00000000" w:rsidRPr="00000000">
        <w:rPr>
          <w:rtl w:val="0"/>
        </w:rPr>
        <w:t xml:space="preserve">User story -1.13 Forgot Password (Recovery) for Admins </w:t>
      </w:r>
    </w:p>
    <w:p w:rsidR="00000000" w:rsidDel="00000000" w:rsidP="00000000" w:rsidRDefault="00000000" w:rsidRPr="00000000" w14:paraId="00000743">
      <w:pPr>
        <w:spacing w:line="300" w:lineRule="auto"/>
        <w:rPr/>
      </w:pPr>
      <w:r w:rsidDel="00000000" w:rsidR="00000000" w:rsidRPr="00000000">
        <w:rPr>
          <w:rtl w:val="0"/>
        </w:rPr>
        <w:t xml:space="preserve">As an Admin (Support/Ops), I want to request a password reset link via email within the Account Security Settings.  I forget my credentials, so that I can securely regain access to my account without contacting support .</w:t>
      </w:r>
    </w:p>
    <w:p w:rsidR="00000000" w:rsidDel="00000000" w:rsidP="00000000" w:rsidRDefault="00000000" w:rsidRPr="00000000" w14:paraId="00000744">
      <w:pPr>
        <w:spacing w:line="30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745">
      <w:pPr>
        <w:numPr>
          <w:ilvl w:val="0"/>
          <w:numId w:val="16"/>
        </w:numPr>
        <w:spacing w:after="0" w:line="300" w:lineRule="auto"/>
        <w:ind w:left="720" w:hanging="360"/>
      </w:pPr>
      <w:r w:rsidDel="00000000" w:rsidR="00000000" w:rsidRPr="00000000">
        <w:rPr>
          <w:rFonts w:ascii="Arial Unicode MS" w:cs="Arial Unicode MS" w:eastAsia="Arial Unicode MS" w:hAnsi="Arial Unicode MS"/>
          <w:b w:val="1"/>
          <w:bCs w:val="1"/>
          <w:rtl w:val="0"/>
        </w:rPr>
        <w:t xml:space="preserve">Navigation :  Login → Forgot</w:t>
      </w:r>
    </w:p>
    <w:p w:rsidR="00000000" w:rsidDel="00000000" w:rsidP="00000000" w:rsidRDefault="00000000" w:rsidRPr="00000000" w14:paraId="00000746">
      <w:pPr>
        <w:numPr>
          <w:ilvl w:val="0"/>
          <w:numId w:val="16"/>
        </w:numPr>
        <w:spacing w:after="0" w:line="300" w:lineRule="auto"/>
        <w:ind w:left="720" w:hanging="360"/>
        <w:rPr/>
      </w:pPr>
      <w:r w:rsidDel="00000000" w:rsidR="00000000" w:rsidRPr="00000000">
        <w:rPr>
          <w:rtl w:val="0"/>
        </w:rPr>
        <w:t xml:space="preserve">Clicking on the Forgot Password, the system should navigate to the Recover Password page/screen .</w:t>
      </w:r>
    </w:p>
    <w:p w:rsidR="00000000" w:rsidDel="00000000" w:rsidP="00000000" w:rsidRDefault="00000000" w:rsidRPr="00000000" w14:paraId="00000747">
      <w:pPr>
        <w:numPr>
          <w:ilvl w:val="0"/>
          <w:numId w:val="16"/>
        </w:numPr>
        <w:spacing w:after="0" w:line="300" w:lineRule="auto"/>
        <w:ind w:left="720" w:hanging="360"/>
        <w:rPr>
          <w:u w:val="none"/>
        </w:rPr>
      </w:pPr>
      <w:r w:rsidDel="00000000" w:rsidR="00000000" w:rsidRPr="00000000">
        <w:rPr>
          <w:rtl w:val="0"/>
        </w:rPr>
        <w:t xml:space="preserve">Recover Password Page : </w:t>
      </w:r>
    </w:p>
    <w:p w:rsidR="00000000" w:rsidDel="00000000" w:rsidP="00000000" w:rsidRDefault="00000000" w:rsidRPr="00000000" w14:paraId="00000748">
      <w:pPr>
        <w:numPr>
          <w:ilvl w:val="1"/>
          <w:numId w:val="16"/>
        </w:numPr>
        <w:spacing w:after="0" w:line="300" w:lineRule="auto"/>
        <w:ind w:left="1440" w:hanging="360"/>
        <w:rPr>
          <w:u w:val="none"/>
        </w:rPr>
      </w:pPr>
      <w:r w:rsidDel="00000000" w:rsidR="00000000" w:rsidRPr="00000000">
        <w:rPr>
          <w:rtl w:val="0"/>
        </w:rPr>
        <w:t xml:space="preserve">Logo</w:t>
      </w:r>
    </w:p>
    <w:p w:rsidR="00000000" w:rsidDel="00000000" w:rsidP="00000000" w:rsidRDefault="00000000" w:rsidRPr="00000000" w14:paraId="00000749">
      <w:pPr>
        <w:numPr>
          <w:ilvl w:val="1"/>
          <w:numId w:val="16"/>
        </w:numPr>
        <w:spacing w:after="0" w:line="300" w:lineRule="auto"/>
        <w:ind w:left="1440" w:hanging="360"/>
        <w:rPr>
          <w:u w:val="none"/>
        </w:rPr>
      </w:pPr>
      <w:r w:rsidDel="00000000" w:rsidR="00000000" w:rsidRPr="00000000">
        <w:rPr>
          <w:rtl w:val="0"/>
        </w:rPr>
        <w:t xml:space="preserve">Title : Recover Password</w:t>
      </w:r>
    </w:p>
    <w:p w:rsidR="00000000" w:rsidDel="00000000" w:rsidP="00000000" w:rsidRDefault="00000000" w:rsidRPr="00000000" w14:paraId="0000074A">
      <w:pPr>
        <w:numPr>
          <w:ilvl w:val="1"/>
          <w:numId w:val="16"/>
        </w:numPr>
        <w:spacing w:after="0" w:line="300" w:lineRule="auto"/>
        <w:ind w:left="1440" w:hanging="360"/>
        <w:rPr>
          <w:u w:val="none"/>
        </w:rPr>
      </w:pPr>
      <w:r w:rsidDel="00000000" w:rsidR="00000000" w:rsidRPr="00000000">
        <w:rPr>
          <w:rtl w:val="0"/>
        </w:rPr>
        <w:t xml:space="preserve">Caption : Enter your email address and we'll send you a reset link.</w:t>
      </w:r>
    </w:p>
    <w:p w:rsidR="00000000" w:rsidDel="00000000" w:rsidP="00000000" w:rsidRDefault="00000000" w:rsidRPr="00000000" w14:paraId="0000074B">
      <w:pPr>
        <w:numPr>
          <w:ilvl w:val="1"/>
          <w:numId w:val="16"/>
        </w:numPr>
        <w:spacing w:after="0" w:line="300" w:lineRule="auto"/>
        <w:ind w:left="1440" w:hanging="360"/>
        <w:rPr>
          <w:u w:val="none"/>
        </w:rPr>
      </w:pPr>
      <w:r w:rsidDel="00000000" w:rsidR="00000000" w:rsidRPr="00000000">
        <w:rPr>
          <w:rtl w:val="0"/>
        </w:rPr>
        <w:t xml:space="preserve">Input Field : Email Address</w:t>
      </w:r>
    </w:p>
    <w:p w:rsidR="00000000" w:rsidDel="00000000" w:rsidP="00000000" w:rsidRDefault="00000000" w:rsidRPr="00000000" w14:paraId="0000074C">
      <w:pPr>
        <w:numPr>
          <w:ilvl w:val="3"/>
          <w:numId w:val="16"/>
        </w:numPr>
        <w:spacing w:after="0" w:line="300" w:lineRule="auto"/>
        <w:ind w:left="2880" w:hanging="360"/>
        <w:rPr>
          <w:u w:val="none"/>
        </w:rPr>
      </w:pPr>
      <w:r w:rsidDel="00000000" w:rsidR="00000000" w:rsidRPr="00000000">
        <w:rPr>
          <w:rtl w:val="0"/>
        </w:rPr>
        <w:t xml:space="preserve">Placeholder : admin@f2mx.com</w:t>
      </w:r>
    </w:p>
    <w:p w:rsidR="00000000" w:rsidDel="00000000" w:rsidP="00000000" w:rsidRDefault="00000000" w:rsidRPr="00000000" w14:paraId="0000074D">
      <w:pPr>
        <w:numPr>
          <w:ilvl w:val="1"/>
          <w:numId w:val="16"/>
        </w:numPr>
        <w:spacing w:after="0" w:line="300" w:lineRule="auto"/>
        <w:ind w:left="1440" w:hanging="360"/>
        <w:rPr>
          <w:u w:val="none"/>
        </w:rPr>
      </w:pPr>
      <w:r w:rsidDel="00000000" w:rsidR="00000000" w:rsidRPr="00000000">
        <w:rPr>
          <w:rtl w:val="0"/>
        </w:rPr>
        <w:t xml:space="preserve">Button : Send Reset Link</w:t>
      </w:r>
    </w:p>
    <w:p w:rsidR="00000000" w:rsidDel="00000000" w:rsidP="00000000" w:rsidRDefault="00000000" w:rsidRPr="00000000" w14:paraId="0000074E">
      <w:pPr>
        <w:numPr>
          <w:ilvl w:val="2"/>
          <w:numId w:val="16"/>
        </w:numPr>
        <w:spacing w:after="0" w:line="300" w:lineRule="auto"/>
        <w:ind w:left="2160" w:hanging="360"/>
        <w:rPr>
          <w:u w:val="none"/>
        </w:rPr>
      </w:pPr>
      <w:r w:rsidDel="00000000" w:rsidR="00000000" w:rsidRPr="00000000">
        <w:rPr>
          <w:rtl w:val="0"/>
        </w:rPr>
        <w:t xml:space="preserve">Clicking on the Send Reset Link, the system should  send and recover password link to the email. Clicking on the link navigate to the Recover Password Page .</w:t>
      </w:r>
    </w:p>
    <w:p w:rsidR="00000000" w:rsidDel="00000000" w:rsidP="00000000" w:rsidRDefault="00000000" w:rsidRPr="00000000" w14:paraId="0000074F">
      <w:pPr>
        <w:numPr>
          <w:ilvl w:val="1"/>
          <w:numId w:val="16"/>
        </w:numPr>
        <w:spacing w:after="0" w:line="300" w:lineRule="auto"/>
        <w:ind w:left="1440" w:hanging="360"/>
        <w:rPr>
          <w:u w:val="none"/>
        </w:rPr>
      </w:pPr>
      <w:r w:rsidDel="00000000" w:rsidR="00000000" w:rsidRPr="00000000">
        <w:rPr>
          <w:rtl w:val="0"/>
        </w:rPr>
        <w:t xml:space="preserve">Link : Back to Log In</w:t>
      </w:r>
    </w:p>
    <w:p w:rsidR="00000000" w:rsidDel="00000000" w:rsidP="00000000" w:rsidRDefault="00000000" w:rsidRPr="00000000" w14:paraId="00000750">
      <w:pPr>
        <w:numPr>
          <w:ilvl w:val="2"/>
          <w:numId w:val="16"/>
        </w:numPr>
        <w:spacing w:after="0" w:line="300" w:lineRule="auto"/>
        <w:ind w:left="2160" w:hanging="360"/>
        <w:rPr>
          <w:u w:val="none"/>
        </w:rPr>
      </w:pPr>
      <w:r w:rsidDel="00000000" w:rsidR="00000000" w:rsidRPr="00000000">
        <w:rPr>
          <w:rtl w:val="0"/>
        </w:rPr>
        <w:t xml:space="preserve">Clicking on the Back to Login link, the system should re-direct the admin to the Login Screen.</w:t>
      </w:r>
    </w:p>
    <w:p w:rsidR="00000000" w:rsidDel="00000000" w:rsidP="00000000" w:rsidRDefault="00000000" w:rsidRPr="00000000" w14:paraId="00000751">
      <w:pPr>
        <w:numPr>
          <w:ilvl w:val="0"/>
          <w:numId w:val="16"/>
        </w:numPr>
        <w:spacing w:after="0" w:line="300" w:lineRule="auto"/>
        <w:ind w:left="720" w:hanging="360"/>
        <w:rPr>
          <w:b w:val="1"/>
          <w:bCs w:val="1"/>
        </w:rPr>
      </w:pPr>
      <w:r w:rsidDel="00000000" w:rsidR="00000000" w:rsidRPr="00000000">
        <w:rPr>
          <w:b w:val="1"/>
          <w:bCs w:val="1"/>
          <w:rtl w:val="0"/>
        </w:rPr>
        <w:t xml:space="preserve">Recover Password Page : </w:t>
      </w:r>
    </w:p>
    <w:p w:rsidR="00000000" w:rsidDel="00000000" w:rsidP="00000000" w:rsidRDefault="00000000" w:rsidRPr="00000000" w14:paraId="00000752">
      <w:pPr>
        <w:numPr>
          <w:ilvl w:val="1"/>
          <w:numId w:val="16"/>
        </w:numPr>
        <w:spacing w:after="0" w:line="300" w:lineRule="auto"/>
        <w:ind w:left="1440" w:hanging="360"/>
        <w:rPr>
          <w:u w:val="none"/>
        </w:rPr>
      </w:pPr>
      <w:r w:rsidDel="00000000" w:rsidR="00000000" w:rsidRPr="00000000">
        <w:rPr>
          <w:rtl w:val="0"/>
        </w:rPr>
        <w:t xml:space="preserve">Title  : Recover Password</w:t>
      </w:r>
    </w:p>
    <w:p w:rsidR="00000000" w:rsidDel="00000000" w:rsidP="00000000" w:rsidRDefault="00000000" w:rsidRPr="00000000" w14:paraId="00000753">
      <w:pPr>
        <w:numPr>
          <w:ilvl w:val="1"/>
          <w:numId w:val="16"/>
        </w:numPr>
        <w:spacing w:after="0" w:line="300" w:lineRule="auto"/>
        <w:ind w:left="1440" w:hanging="360"/>
        <w:rPr>
          <w:u w:val="none"/>
        </w:rPr>
      </w:pPr>
      <w:r w:rsidDel="00000000" w:rsidR="00000000" w:rsidRPr="00000000">
        <w:rPr>
          <w:rtl w:val="0"/>
        </w:rPr>
        <w:t xml:space="preserve">Information Message :  A reset link has been sent to [Email ] (Display the admin provided email address)</w:t>
      </w:r>
    </w:p>
    <w:p w:rsidR="00000000" w:rsidDel="00000000" w:rsidP="00000000" w:rsidRDefault="00000000" w:rsidRPr="00000000" w14:paraId="00000754">
      <w:pPr>
        <w:numPr>
          <w:ilvl w:val="1"/>
          <w:numId w:val="16"/>
        </w:numPr>
        <w:spacing w:after="0" w:line="300" w:lineRule="auto"/>
        <w:ind w:left="1440" w:hanging="360"/>
        <w:rPr>
          <w:u w:val="none"/>
        </w:rPr>
      </w:pPr>
      <w:r w:rsidDel="00000000" w:rsidR="00000000" w:rsidRPr="00000000">
        <w:rPr>
          <w:rtl w:val="0"/>
        </w:rPr>
        <w:t xml:space="preserve">HelpText : The reset link will expire in 15 minutes.</w:t>
      </w:r>
    </w:p>
    <w:p w:rsidR="00000000" w:rsidDel="00000000" w:rsidP="00000000" w:rsidRDefault="00000000" w:rsidRPr="00000000" w14:paraId="00000755">
      <w:pPr>
        <w:numPr>
          <w:ilvl w:val="1"/>
          <w:numId w:val="16"/>
        </w:numPr>
        <w:spacing w:after="0" w:line="300" w:lineRule="auto"/>
        <w:ind w:left="1440" w:hanging="360"/>
      </w:pPr>
      <w:r w:rsidDel="00000000" w:rsidR="00000000" w:rsidRPr="00000000">
        <w:rPr>
          <w:rtl w:val="0"/>
        </w:rPr>
        <w:t xml:space="preserve">Button : Back to Log In</w:t>
      </w:r>
    </w:p>
    <w:p w:rsidR="00000000" w:rsidDel="00000000" w:rsidP="00000000" w:rsidRDefault="00000000" w:rsidRPr="00000000" w14:paraId="00000756">
      <w:pPr>
        <w:numPr>
          <w:ilvl w:val="2"/>
          <w:numId w:val="16"/>
        </w:numPr>
        <w:spacing w:after="0" w:line="300" w:lineRule="auto"/>
        <w:ind w:left="2160" w:hanging="360"/>
      </w:pPr>
      <w:r w:rsidDel="00000000" w:rsidR="00000000" w:rsidRPr="00000000">
        <w:rPr>
          <w:rtl w:val="0"/>
        </w:rPr>
        <w:t xml:space="preserve">Clicking on the Back to Login link, the system should re-direct the admin to the Login Screen.</w:t>
      </w:r>
      <w:r w:rsidDel="00000000" w:rsidR="00000000" w:rsidRPr="00000000">
        <w:rPr>
          <w:rtl w:val="0"/>
        </w:rPr>
      </w:r>
    </w:p>
    <w:p w:rsidR="00000000" w:rsidDel="00000000" w:rsidP="00000000" w:rsidRDefault="00000000" w:rsidRPr="00000000" w14:paraId="00000757">
      <w:pPr>
        <w:numPr>
          <w:ilvl w:val="0"/>
          <w:numId w:val="16"/>
        </w:numPr>
        <w:spacing w:after="0" w:line="300" w:lineRule="auto"/>
        <w:ind w:left="720" w:hanging="360"/>
      </w:pPr>
      <w:r w:rsidDel="00000000" w:rsidR="00000000" w:rsidRPr="00000000">
        <w:rPr>
          <w:b w:val="1"/>
          <w:bCs w:val="1"/>
          <w:rtl w:val="0"/>
        </w:rPr>
        <w:t xml:space="preserve">Existence Check:</w:t>
      </w:r>
      <w:r w:rsidDel="00000000" w:rsidR="00000000" w:rsidRPr="00000000">
        <w:rPr>
          <w:rtl w:val="0"/>
        </w:rPr>
        <w:t xml:space="preserve"> The system verifies if the email exists.</w:t>
      </w:r>
    </w:p>
    <w:p w:rsidR="00000000" w:rsidDel="00000000" w:rsidP="00000000" w:rsidRDefault="00000000" w:rsidRPr="00000000" w14:paraId="00000758">
      <w:pPr>
        <w:numPr>
          <w:ilvl w:val="0"/>
          <w:numId w:val="16"/>
        </w:numPr>
        <w:spacing w:after="0" w:line="300" w:lineRule="auto"/>
        <w:ind w:left="720" w:hanging="360"/>
      </w:pPr>
      <w:r w:rsidDel="00000000" w:rsidR="00000000" w:rsidRPr="00000000">
        <w:rPr>
          <w:b w:val="1"/>
          <w:bCs w:val="1"/>
          <w:rtl w:val="0"/>
        </w:rPr>
        <w:t xml:space="preserve">Time Limit:</w:t>
      </w:r>
      <w:r w:rsidDel="00000000" w:rsidR="00000000" w:rsidRPr="00000000">
        <w:rPr>
          <w:rtl w:val="0"/>
        </w:rPr>
        <w:t xml:space="preserve"> The reset link expires after </w:t>
      </w:r>
      <w:commentRangeStart w:id="8"/>
      <w:r w:rsidDel="00000000" w:rsidR="00000000" w:rsidRPr="00000000">
        <w:rPr>
          <w:rtl w:val="0"/>
        </w:rPr>
        <w:t xml:space="preserve">X minutes</w:t>
      </w:r>
      <w:commentRangeEnd w:id="8"/>
      <w:r w:rsidDel="00000000" w:rsidR="00000000" w:rsidRPr="00000000">
        <w:commentReference w:id="8"/>
      </w:r>
      <w:r w:rsidDel="00000000" w:rsidR="00000000" w:rsidRPr="00000000">
        <w:rPr>
          <w:rtl w:val="0"/>
        </w:rPr>
        <w:t xml:space="preserve"> (e.g., 15 mins).</w:t>
      </w:r>
    </w:p>
    <w:p w:rsidR="00000000" w:rsidDel="00000000" w:rsidP="00000000" w:rsidRDefault="00000000" w:rsidRPr="00000000" w14:paraId="00000759">
      <w:pPr>
        <w:numPr>
          <w:ilvl w:val="0"/>
          <w:numId w:val="16"/>
        </w:numPr>
        <w:spacing w:after="0" w:line="300" w:lineRule="auto"/>
        <w:ind w:left="720" w:hanging="360"/>
      </w:pPr>
      <w:r w:rsidDel="00000000" w:rsidR="00000000" w:rsidRPr="00000000">
        <w:rPr>
          <w:b w:val="1"/>
          <w:bCs w:val="1"/>
          <w:rtl w:val="0"/>
        </w:rPr>
        <w:t xml:space="preserve">Flow: </w:t>
      </w:r>
      <w:r w:rsidDel="00000000" w:rsidR="00000000" w:rsidRPr="00000000">
        <w:rPr>
          <w:rtl w:val="0"/>
        </w:rPr>
        <w:t xml:space="preserve">Clicking the link redirects the user to the "Reset Password" screen.</w:t>
      </w:r>
    </w:p>
    <w:p w:rsidR="00000000" w:rsidDel="00000000" w:rsidP="00000000" w:rsidRDefault="00000000" w:rsidRPr="00000000" w14:paraId="0000075A">
      <w:pPr>
        <w:numPr>
          <w:ilvl w:val="0"/>
          <w:numId w:val="16"/>
        </w:numPr>
        <w:spacing w:after="0" w:line="300" w:lineRule="auto"/>
        <w:ind w:left="720" w:hanging="360"/>
        <w:rPr>
          <w:b w:val="1"/>
          <w:bCs w:val="1"/>
        </w:rPr>
      </w:pPr>
      <w:r w:rsidDel="00000000" w:rsidR="00000000" w:rsidRPr="00000000">
        <w:rPr>
          <w:b w:val="1"/>
          <w:bCs w:val="1"/>
          <w:rtl w:val="0"/>
        </w:rPr>
        <w:t xml:space="preserve">Reset Password Screen</w:t>
      </w:r>
    </w:p>
    <w:p w:rsidR="00000000" w:rsidDel="00000000" w:rsidP="00000000" w:rsidRDefault="00000000" w:rsidRPr="00000000" w14:paraId="0000075B">
      <w:pPr>
        <w:numPr>
          <w:ilvl w:val="1"/>
          <w:numId w:val="16"/>
        </w:numPr>
        <w:spacing w:after="0" w:line="300" w:lineRule="auto"/>
        <w:ind w:left="1440" w:hanging="360"/>
        <w:rPr>
          <w:u w:val="none"/>
        </w:rPr>
      </w:pPr>
      <w:r w:rsidDel="00000000" w:rsidR="00000000" w:rsidRPr="00000000">
        <w:rPr>
          <w:rtl w:val="0"/>
        </w:rPr>
        <w:t xml:space="preserve">Header : Reset Password</w:t>
      </w:r>
    </w:p>
    <w:p w:rsidR="00000000" w:rsidDel="00000000" w:rsidP="00000000" w:rsidRDefault="00000000" w:rsidRPr="00000000" w14:paraId="0000075C">
      <w:pPr>
        <w:numPr>
          <w:ilvl w:val="1"/>
          <w:numId w:val="16"/>
        </w:numPr>
        <w:spacing w:after="0" w:line="300" w:lineRule="auto"/>
        <w:ind w:left="1440" w:hanging="360"/>
        <w:rPr>
          <w:u w:val="none"/>
        </w:rPr>
      </w:pPr>
      <w:r w:rsidDel="00000000" w:rsidR="00000000" w:rsidRPr="00000000">
        <w:rPr>
          <w:rtl w:val="0"/>
        </w:rPr>
        <w:t xml:space="preserve">Caption : Create a strong password to keep your account secure.</w:t>
      </w:r>
    </w:p>
    <w:p w:rsidR="00000000" w:rsidDel="00000000" w:rsidP="00000000" w:rsidRDefault="00000000" w:rsidRPr="00000000" w14:paraId="0000075D">
      <w:pPr>
        <w:numPr>
          <w:ilvl w:val="1"/>
          <w:numId w:val="16"/>
        </w:numPr>
        <w:spacing w:after="0" w:line="300" w:lineRule="auto"/>
        <w:ind w:left="1440" w:hanging="360"/>
        <w:rPr>
          <w:u w:val="none"/>
        </w:rPr>
      </w:pPr>
      <w:r w:rsidDel="00000000" w:rsidR="00000000" w:rsidRPr="00000000">
        <w:rPr>
          <w:rtl w:val="0"/>
        </w:rPr>
        <w:t xml:space="preserve">Fields : </w:t>
      </w:r>
    </w:p>
    <w:p w:rsidR="00000000" w:rsidDel="00000000" w:rsidP="00000000" w:rsidRDefault="00000000" w:rsidRPr="00000000" w14:paraId="0000075E">
      <w:pPr>
        <w:numPr>
          <w:ilvl w:val="2"/>
          <w:numId w:val="16"/>
        </w:numPr>
        <w:spacing w:after="0" w:line="300" w:lineRule="auto"/>
        <w:ind w:left="2160" w:hanging="360"/>
        <w:rPr>
          <w:u w:val="none"/>
        </w:rPr>
      </w:pPr>
      <w:r w:rsidDel="00000000" w:rsidR="00000000" w:rsidRPr="00000000">
        <w:rPr>
          <w:rtl w:val="0"/>
        </w:rPr>
        <w:t xml:space="preserve">New Password * (Mandatory &amp; Masked with Eye Icon)</w:t>
      </w:r>
    </w:p>
    <w:p w:rsidR="00000000" w:rsidDel="00000000" w:rsidP="00000000" w:rsidRDefault="00000000" w:rsidRPr="00000000" w14:paraId="0000075F">
      <w:pPr>
        <w:numPr>
          <w:ilvl w:val="3"/>
          <w:numId w:val="16"/>
        </w:numPr>
        <w:spacing w:after="0" w:line="300" w:lineRule="auto"/>
        <w:ind w:left="2880" w:hanging="360"/>
        <w:rPr>
          <w:u w:val="none"/>
        </w:rPr>
      </w:pPr>
      <w:r w:rsidDel="00000000" w:rsidR="00000000" w:rsidRPr="00000000">
        <w:rPr>
          <w:rtl w:val="0"/>
        </w:rPr>
        <w:t xml:space="preserve">Placeholder : Enter new password</w:t>
      </w:r>
    </w:p>
    <w:p w:rsidR="00000000" w:rsidDel="00000000" w:rsidP="00000000" w:rsidRDefault="00000000" w:rsidRPr="00000000" w14:paraId="00000760">
      <w:pPr>
        <w:numPr>
          <w:ilvl w:val="2"/>
          <w:numId w:val="16"/>
        </w:numPr>
        <w:spacing w:after="0" w:line="300" w:lineRule="auto"/>
        <w:ind w:left="2160" w:hanging="360"/>
        <w:rPr>
          <w:u w:val="none"/>
        </w:rPr>
      </w:pPr>
      <w:r w:rsidDel="00000000" w:rsidR="00000000" w:rsidRPr="00000000">
        <w:rPr>
          <w:rtl w:val="0"/>
        </w:rPr>
        <w:t xml:space="preserve">Confirm New Password * (Mandatory &amp; Masked with Eye Icon)</w:t>
      </w:r>
    </w:p>
    <w:p w:rsidR="00000000" w:rsidDel="00000000" w:rsidP="00000000" w:rsidRDefault="00000000" w:rsidRPr="00000000" w14:paraId="00000761">
      <w:pPr>
        <w:numPr>
          <w:ilvl w:val="2"/>
          <w:numId w:val="16"/>
        </w:numPr>
        <w:spacing w:after="0" w:line="300" w:lineRule="auto"/>
        <w:ind w:left="2160" w:hanging="360"/>
        <w:rPr>
          <w:u w:val="none"/>
        </w:rPr>
      </w:pPr>
      <w:r w:rsidDel="00000000" w:rsidR="00000000" w:rsidRPr="00000000">
        <w:rPr>
          <w:rtl w:val="0"/>
        </w:rPr>
        <w:t xml:space="preserve">Placeholder : Re-enter new password</w:t>
      </w:r>
    </w:p>
    <w:p w:rsidR="00000000" w:rsidDel="00000000" w:rsidP="00000000" w:rsidRDefault="00000000" w:rsidRPr="00000000" w14:paraId="00000762">
      <w:pPr>
        <w:numPr>
          <w:ilvl w:val="1"/>
          <w:numId w:val="16"/>
        </w:numPr>
        <w:spacing w:after="0" w:line="300" w:lineRule="auto"/>
        <w:ind w:left="1440" w:hanging="360"/>
        <w:rPr>
          <w:u w:val="none"/>
        </w:rPr>
      </w:pPr>
      <w:r w:rsidDel="00000000" w:rsidR="00000000" w:rsidRPr="00000000">
        <w:rPr>
          <w:rtl w:val="0"/>
        </w:rPr>
        <w:t xml:space="preserve">Button : Reset Password</w:t>
      </w:r>
    </w:p>
    <w:p w:rsidR="00000000" w:rsidDel="00000000" w:rsidP="00000000" w:rsidRDefault="00000000" w:rsidRPr="00000000" w14:paraId="00000763">
      <w:pPr>
        <w:numPr>
          <w:ilvl w:val="2"/>
          <w:numId w:val="16"/>
        </w:numPr>
        <w:spacing w:after="0" w:line="300" w:lineRule="auto"/>
        <w:ind w:left="2160" w:hanging="360"/>
        <w:rPr>
          <w:u w:val="none"/>
        </w:rPr>
      </w:pPr>
      <w:r w:rsidDel="00000000" w:rsidR="00000000" w:rsidRPr="00000000">
        <w:rPr>
          <w:rtl w:val="0"/>
        </w:rPr>
        <w:t xml:space="preserve">Clicking on the reset Password button system should re-direct the user to the Login &amp; system should update the newly created password.</w:t>
      </w:r>
    </w:p>
    <w:p w:rsidR="00000000" w:rsidDel="00000000" w:rsidP="00000000" w:rsidRDefault="00000000" w:rsidRPr="00000000" w14:paraId="00000764">
      <w:pPr>
        <w:numPr>
          <w:ilvl w:val="1"/>
          <w:numId w:val="16"/>
        </w:numPr>
        <w:spacing w:after="0" w:line="300" w:lineRule="auto"/>
        <w:ind w:left="1440" w:hanging="360"/>
        <w:rPr>
          <w:u w:val="none"/>
        </w:rPr>
      </w:pPr>
      <w:r w:rsidDel="00000000" w:rsidR="00000000" w:rsidRPr="00000000">
        <w:rPr>
          <w:rtl w:val="0"/>
        </w:rPr>
        <w:t xml:space="preserve">Link :  Back to login : </w:t>
      </w:r>
    </w:p>
    <w:p w:rsidR="00000000" w:rsidDel="00000000" w:rsidP="00000000" w:rsidRDefault="00000000" w:rsidRPr="00000000" w14:paraId="00000765">
      <w:pPr>
        <w:numPr>
          <w:ilvl w:val="2"/>
          <w:numId w:val="16"/>
        </w:numPr>
        <w:spacing w:after="0" w:line="300" w:lineRule="auto"/>
        <w:ind w:left="2160" w:hanging="360"/>
        <w:rPr>
          <w:u w:val="none"/>
        </w:rPr>
      </w:pPr>
      <w:r w:rsidDel="00000000" w:rsidR="00000000" w:rsidRPr="00000000">
        <w:rPr>
          <w:rtl w:val="0"/>
        </w:rPr>
        <w:t xml:space="preserve">Clicking on the Back to login, the system should navigate the User to Login screen.</w:t>
      </w:r>
    </w:p>
    <w:p w:rsidR="00000000" w:rsidDel="00000000" w:rsidP="00000000" w:rsidRDefault="00000000" w:rsidRPr="00000000" w14:paraId="00000766">
      <w:pPr>
        <w:spacing w:after="0" w:line="300" w:lineRule="auto"/>
        <w:rPr>
          <w:b w:val="1"/>
          <w:bCs w:val="1"/>
        </w:rPr>
      </w:pPr>
      <w:r w:rsidDel="00000000" w:rsidR="00000000" w:rsidRPr="00000000">
        <w:rPr>
          <w:b w:val="1"/>
          <w:bCs w:val="1"/>
          <w:rtl w:val="0"/>
        </w:rPr>
        <w:t xml:space="preserve">Validations for Recover Password</w:t>
      </w:r>
    </w:p>
    <w:p w:rsidR="00000000" w:rsidDel="00000000" w:rsidP="00000000" w:rsidRDefault="00000000" w:rsidRPr="00000000" w14:paraId="00000767">
      <w:pPr>
        <w:spacing w:line="300" w:lineRule="auto"/>
        <w:rPr>
          <w:b w:val="1"/>
          <w:bCs w:val="1"/>
        </w:rPr>
      </w:pPr>
      <w:r w:rsidDel="00000000" w:rsidR="00000000" w:rsidRPr="00000000">
        <w:rPr>
          <w:rtl w:val="0"/>
        </w:rPr>
      </w:r>
    </w:p>
    <w:tbl>
      <w:tblPr>
        <w:tblStyle w:val="Table24"/>
        <w:tblW w:w="5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330"/>
        <w:tblGridChange w:id="0">
          <w:tblGrid>
            <w:gridCol w:w="2205"/>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after="0" w:line="240" w:lineRule="auto"/>
              <w:rPr>
                <w:b w:val="1"/>
                <w:bCs w:val="1"/>
              </w:rPr>
            </w:pPr>
            <w:r w:rsidDel="00000000" w:rsidR="00000000" w:rsidRPr="00000000">
              <w:rPr>
                <w:b w:val="1"/>
                <w:bCs w:val="1"/>
                <w:rtl w:val="0"/>
              </w:rPr>
              <w:t xml:space="preserve">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after="0" w:line="240" w:lineRule="auto"/>
              <w:rPr>
                <w:b w:val="1"/>
                <w:bCs w:val="1"/>
              </w:rPr>
            </w:pPr>
            <w:r w:rsidDel="00000000" w:rsidR="00000000" w:rsidRPr="00000000">
              <w:rPr>
                <w:b w:val="1"/>
                <w:bCs w:val="1"/>
                <w:rtl w:val="0"/>
              </w:rPr>
              <w:t xml:space="preserve">Empty Data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after="0" w:line="240" w:lineRule="auto"/>
              <w:rPr>
                <w:b w:val="1"/>
                <w:bCs w:val="1"/>
              </w:rPr>
            </w:pPr>
            <w:r w:rsidDel="00000000" w:rsidR="00000000" w:rsidRPr="00000000">
              <w:rPr>
                <w:b w:val="1"/>
                <w:bCs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spacing w:line="300" w:lineRule="auto"/>
              <w:rPr>
                <w:b w:val="1"/>
                <w:bCs w:val="1"/>
              </w:rPr>
            </w:pPr>
            <w:r w:rsidDel="00000000" w:rsidR="00000000" w:rsidRPr="00000000">
              <w:rPr>
                <w:rtl w:val="0"/>
              </w:rPr>
              <w:t xml:space="preserve">Email is required</w:t>
            </w:r>
            <w:r w:rsidDel="00000000" w:rsidR="00000000" w:rsidRPr="00000000">
              <w:rPr>
                <w:rtl w:val="0"/>
              </w:rPr>
            </w:r>
          </w:p>
        </w:tc>
      </w:tr>
    </w:tbl>
    <w:p w:rsidR="00000000" w:rsidDel="00000000" w:rsidP="00000000" w:rsidRDefault="00000000" w:rsidRPr="00000000" w14:paraId="0000076C">
      <w:pPr>
        <w:spacing w:line="300" w:lineRule="auto"/>
        <w:rPr>
          <w:b w:val="1"/>
          <w:bCs w:val="1"/>
        </w:rPr>
      </w:pPr>
      <w:r w:rsidDel="00000000" w:rsidR="00000000" w:rsidRPr="00000000">
        <w:rPr>
          <w:rtl w:val="0"/>
        </w:rPr>
      </w:r>
    </w:p>
    <w:tbl>
      <w:tblPr>
        <w:tblStyle w:val="Table25"/>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195"/>
        <w:tblGridChange w:id="0">
          <w:tblGrid>
            <w:gridCol w:w="2475"/>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Un-registered Accounts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after="0" w:line="240" w:lineRule="auto"/>
              <w:rPr/>
            </w:pPr>
            <w:r w:rsidDel="00000000" w:rsidR="00000000" w:rsidRPr="00000000">
              <w:rPr>
                <w:rtl w:val="0"/>
              </w:rPr>
              <w:t xml:space="preserve">Please enter a valid email address.</w:t>
            </w:r>
          </w:p>
        </w:tc>
      </w:tr>
    </w:tbl>
    <w:p w:rsidR="00000000" w:rsidDel="00000000" w:rsidP="00000000" w:rsidRDefault="00000000" w:rsidRPr="00000000" w14:paraId="00000771">
      <w:pPr>
        <w:spacing w:line="300" w:lineRule="auto"/>
        <w:rPr>
          <w:b w:val="1"/>
          <w:bCs w:val="1"/>
        </w:rPr>
      </w:pPr>
      <w:r w:rsidDel="00000000" w:rsidR="00000000" w:rsidRPr="00000000">
        <w:rPr>
          <w:rtl w:val="0"/>
        </w:rPr>
      </w:r>
    </w:p>
    <w:p w:rsidR="00000000" w:rsidDel="00000000" w:rsidP="00000000" w:rsidRDefault="00000000" w:rsidRPr="00000000" w14:paraId="00000772">
      <w:pPr>
        <w:spacing w:line="300" w:lineRule="auto"/>
        <w:rPr>
          <w:b w:val="1"/>
          <w:bCs w:val="1"/>
        </w:rPr>
      </w:pPr>
      <w:r w:rsidDel="00000000" w:rsidR="00000000" w:rsidRPr="00000000">
        <w:rPr>
          <w:b w:val="1"/>
          <w:bCs w:val="1"/>
          <w:rtl w:val="0"/>
        </w:rPr>
        <w:t xml:space="preserve">Validation for Reset Password Screen</w:t>
      </w:r>
    </w:p>
    <w:p w:rsidR="00000000" w:rsidDel="00000000" w:rsidP="00000000" w:rsidRDefault="00000000" w:rsidRPr="00000000" w14:paraId="00000773">
      <w:pPr>
        <w:spacing w:line="300" w:lineRule="auto"/>
        <w:rPr>
          <w:b w:val="1"/>
          <w:bCs w:val="1"/>
        </w:rPr>
      </w:pPr>
      <w:r w:rsidDel="00000000" w:rsidR="00000000" w:rsidRPr="00000000">
        <w:rPr>
          <w:b w:val="1"/>
          <w:bCs w:val="1"/>
          <w:rtl w:val="0"/>
        </w:rPr>
        <w:t xml:space="preserve">Scenario 1 : Empty Data Field Validations </w:t>
      </w:r>
    </w:p>
    <w:tbl>
      <w:tblPr>
        <w:tblStyle w:val="Table26"/>
        <w:tblW w:w="5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330"/>
        <w:tblGridChange w:id="0">
          <w:tblGrid>
            <w:gridCol w:w="2205"/>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after="0" w:line="240" w:lineRule="auto"/>
              <w:rPr>
                <w:b w:val="1"/>
                <w:bCs w:val="1"/>
              </w:rPr>
            </w:pPr>
            <w:r w:rsidDel="00000000" w:rsidR="00000000" w:rsidRPr="00000000">
              <w:rPr>
                <w:b w:val="1"/>
                <w:bCs w:val="1"/>
                <w:rtl w:val="0"/>
              </w:rPr>
              <w:t xml:space="preserve">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after="0" w:line="240" w:lineRule="auto"/>
              <w:rPr>
                <w:b w:val="1"/>
                <w:bCs w:val="1"/>
              </w:rPr>
            </w:pPr>
            <w:r w:rsidDel="00000000" w:rsidR="00000000" w:rsidRPr="00000000">
              <w:rPr>
                <w:b w:val="1"/>
                <w:bCs w:val="1"/>
                <w:rtl w:val="0"/>
              </w:rPr>
              <w:t xml:space="preserve">Empty Data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after="0" w:line="240" w:lineRule="auto"/>
              <w:rPr>
                <w:b w:val="1"/>
                <w:bCs w:val="1"/>
              </w:rPr>
            </w:pPr>
            <w:r w:rsidDel="00000000" w:rsidR="00000000" w:rsidRPr="00000000">
              <w:rPr>
                <w:b w:val="1"/>
                <w:bCs w:val="1"/>
                <w:rtl w:val="0"/>
              </w:rPr>
              <w:t xml:space="preserve">New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spacing w:line="300" w:lineRule="auto"/>
              <w:rPr>
                <w:b w:val="1"/>
                <w:bCs w:val="1"/>
              </w:rPr>
            </w:pPr>
            <w:r w:rsidDel="00000000" w:rsidR="00000000" w:rsidRPr="00000000">
              <w:rPr>
                <w:rtl w:val="0"/>
              </w:rPr>
              <w:t xml:space="preserve">New Password is required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after="0" w:line="240" w:lineRule="auto"/>
              <w:rPr>
                <w:b w:val="1"/>
                <w:bCs w:val="1"/>
              </w:rPr>
            </w:pPr>
            <w:r w:rsidDel="00000000" w:rsidR="00000000" w:rsidRPr="00000000">
              <w:rPr>
                <w:b w:val="1"/>
                <w:bCs w:val="1"/>
                <w:rtl w:val="0"/>
              </w:rPr>
              <w:t xml:space="preserve">Confirm New Password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9">
            <w:pPr>
              <w:spacing w:line="300" w:lineRule="auto"/>
              <w:rPr/>
            </w:pPr>
            <w:r w:rsidDel="00000000" w:rsidR="00000000" w:rsidRPr="00000000">
              <w:rPr>
                <w:rtl w:val="0"/>
              </w:rPr>
              <w:t xml:space="preserve">Please confirm your password</w:t>
            </w:r>
          </w:p>
        </w:tc>
      </w:tr>
    </w:tbl>
    <w:p w:rsidR="00000000" w:rsidDel="00000000" w:rsidP="00000000" w:rsidRDefault="00000000" w:rsidRPr="00000000" w14:paraId="0000077A">
      <w:pPr>
        <w:spacing w:line="300" w:lineRule="auto"/>
        <w:rPr>
          <w:b w:val="1"/>
          <w:bCs w:val="1"/>
        </w:rPr>
      </w:pPr>
      <w:r w:rsidDel="00000000" w:rsidR="00000000" w:rsidRPr="00000000">
        <w:rPr>
          <w:rtl w:val="0"/>
        </w:rPr>
      </w:r>
    </w:p>
    <w:p w:rsidR="00000000" w:rsidDel="00000000" w:rsidP="00000000" w:rsidRDefault="00000000" w:rsidRPr="00000000" w14:paraId="0000077B">
      <w:pPr>
        <w:spacing w:line="300" w:lineRule="auto"/>
        <w:rPr>
          <w:b w:val="1"/>
          <w:bCs w:val="1"/>
        </w:rPr>
      </w:pPr>
      <w:r w:rsidDel="00000000" w:rsidR="00000000" w:rsidRPr="00000000">
        <w:rPr>
          <w:b w:val="1"/>
          <w:bCs w:val="1"/>
          <w:rtl w:val="0"/>
        </w:rPr>
        <w:t xml:space="preserve">Scenario 2 : New Password field filled &amp; Confirm New password field empty </w:t>
      </w:r>
    </w:p>
    <w:tbl>
      <w:tblPr>
        <w:tblStyle w:val="Table27"/>
        <w:tblW w:w="5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330"/>
        <w:tblGridChange w:id="0">
          <w:tblGrid>
            <w:gridCol w:w="2205"/>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after="0" w:line="240" w:lineRule="auto"/>
              <w:rPr>
                <w:b w:val="1"/>
                <w:bCs w:val="1"/>
              </w:rPr>
            </w:pPr>
            <w:r w:rsidDel="00000000" w:rsidR="00000000" w:rsidRPr="00000000">
              <w:rPr>
                <w:b w:val="1"/>
                <w:bCs w:val="1"/>
                <w:rtl w:val="0"/>
              </w:rPr>
              <w:t xml:space="preserve">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after="0" w:line="240" w:lineRule="auto"/>
              <w:rPr>
                <w:b w:val="1"/>
                <w:bCs w:val="1"/>
              </w:rPr>
            </w:pPr>
            <w:r w:rsidDel="00000000" w:rsidR="00000000" w:rsidRPr="00000000">
              <w:rPr>
                <w:b w:val="1"/>
                <w:bCs w:val="1"/>
                <w:rtl w:val="0"/>
              </w:rPr>
              <w:t xml:space="preserve">Confirm New password Empty Data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after="0" w:line="240" w:lineRule="auto"/>
              <w:rPr>
                <w:b w:val="1"/>
                <w:bCs w:val="1"/>
              </w:rPr>
            </w:pPr>
            <w:r w:rsidDel="00000000" w:rsidR="00000000" w:rsidRPr="00000000">
              <w:rPr>
                <w:b w:val="1"/>
                <w:bCs w:val="1"/>
                <w:rtl w:val="0"/>
              </w:rPr>
              <w:t xml:space="preserve">New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spacing w:line="300" w:lineRule="auto"/>
              <w:rPr>
                <w:b w:val="1"/>
                <w:bCs w:val="1"/>
              </w:rPr>
            </w:pPr>
            <w:r w:rsidDel="00000000" w:rsidR="00000000" w:rsidRPr="00000000">
              <w:rPr>
                <w:rtl w:val="0"/>
              </w:rPr>
              <w:t xml:space="preserve">Filled/Provided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after="0" w:line="240" w:lineRule="auto"/>
              <w:rPr>
                <w:b w:val="1"/>
                <w:bCs w:val="1"/>
              </w:rPr>
            </w:pPr>
            <w:r w:rsidDel="00000000" w:rsidR="00000000" w:rsidRPr="00000000">
              <w:rPr>
                <w:b w:val="1"/>
                <w:bCs w:val="1"/>
                <w:rtl w:val="0"/>
              </w:rPr>
              <w:t xml:space="preserve">Confirm New Password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1">
            <w:pPr>
              <w:spacing w:line="300" w:lineRule="auto"/>
              <w:rPr/>
            </w:pPr>
            <w:r w:rsidDel="00000000" w:rsidR="00000000" w:rsidRPr="00000000">
              <w:rPr>
                <w:rtl w:val="0"/>
              </w:rPr>
              <w:t xml:space="preserve">Please confirm your password</w:t>
            </w:r>
          </w:p>
        </w:tc>
      </w:tr>
    </w:tbl>
    <w:p w:rsidR="00000000" w:rsidDel="00000000" w:rsidP="00000000" w:rsidRDefault="00000000" w:rsidRPr="00000000" w14:paraId="00000782">
      <w:pPr>
        <w:spacing w:line="300" w:lineRule="auto"/>
        <w:rPr>
          <w:b w:val="1"/>
          <w:bCs w:val="1"/>
        </w:rPr>
      </w:pPr>
      <w:r w:rsidDel="00000000" w:rsidR="00000000" w:rsidRPr="00000000">
        <w:rPr>
          <w:rtl w:val="0"/>
        </w:rPr>
      </w:r>
    </w:p>
    <w:p w:rsidR="00000000" w:rsidDel="00000000" w:rsidP="00000000" w:rsidRDefault="00000000" w:rsidRPr="00000000" w14:paraId="00000783">
      <w:pPr>
        <w:spacing w:line="300" w:lineRule="auto"/>
        <w:rPr>
          <w:b w:val="1"/>
          <w:bCs w:val="1"/>
        </w:rPr>
      </w:pPr>
      <w:r w:rsidDel="00000000" w:rsidR="00000000" w:rsidRPr="00000000">
        <w:rPr>
          <w:b w:val="1"/>
          <w:bCs w:val="1"/>
          <w:rtl w:val="0"/>
        </w:rPr>
        <w:t xml:space="preserve">Scenario 3 :  Miss-Match Passwords </w:t>
      </w:r>
    </w:p>
    <w:tbl>
      <w:tblPr>
        <w:tblStyle w:val="Table28"/>
        <w:tblW w:w="5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330"/>
        <w:tblGridChange w:id="0">
          <w:tblGrid>
            <w:gridCol w:w="2205"/>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after="0" w:line="240" w:lineRule="auto"/>
              <w:rPr>
                <w:b w:val="1"/>
                <w:bCs w:val="1"/>
              </w:rPr>
            </w:pPr>
            <w:r w:rsidDel="00000000" w:rsidR="00000000" w:rsidRPr="00000000">
              <w:rPr>
                <w:b w:val="1"/>
                <w:bCs w:val="1"/>
                <w:rtl w:val="0"/>
              </w:rPr>
              <w:t xml:space="preserve">Fields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5">
            <w:pPr>
              <w:spacing w:line="300" w:lineRule="auto"/>
              <w:jc w:val="center"/>
              <w:rPr>
                <w:b w:val="1"/>
                <w:bCs w:val="1"/>
              </w:rPr>
            </w:pPr>
            <w:r w:rsidDel="00000000" w:rsidR="00000000" w:rsidRPr="00000000">
              <w:rPr>
                <w:b w:val="1"/>
                <w:bCs w:val="1"/>
                <w:rtl w:val="0"/>
              </w:rPr>
              <w:t xml:space="preserve">Miss-match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after="0" w:line="240" w:lineRule="auto"/>
              <w:rPr>
                <w:b w:val="1"/>
                <w:bCs w:val="1"/>
              </w:rPr>
            </w:pPr>
            <w:r w:rsidDel="00000000" w:rsidR="00000000" w:rsidRPr="00000000">
              <w:rPr>
                <w:b w:val="1"/>
                <w:bCs w:val="1"/>
                <w:rtl w:val="0"/>
              </w:rPr>
              <w:t xml:space="preserve">New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7">
            <w:pPr>
              <w:spacing w:line="300" w:lineRule="auto"/>
              <w:rPr/>
            </w:pPr>
            <w:r w:rsidDel="00000000" w:rsidR="00000000" w:rsidRPr="00000000">
              <w:rPr>
                <w:rtl w:val="0"/>
              </w:rPr>
              <w:t xml:space="preserve">Filled/Provided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after="0" w:line="240" w:lineRule="auto"/>
              <w:rPr>
                <w:b w:val="1"/>
                <w:bCs w:val="1"/>
              </w:rPr>
            </w:pPr>
            <w:r w:rsidDel="00000000" w:rsidR="00000000" w:rsidRPr="00000000">
              <w:rPr>
                <w:b w:val="1"/>
                <w:bCs w:val="1"/>
                <w:rtl w:val="0"/>
              </w:rPr>
              <w:t xml:space="preserve">Confirm New Password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9">
            <w:pPr>
              <w:spacing w:line="300" w:lineRule="auto"/>
              <w:jc w:val="center"/>
              <w:rPr/>
            </w:pPr>
            <w:r w:rsidDel="00000000" w:rsidR="00000000" w:rsidRPr="00000000">
              <w:rPr>
                <w:rtl w:val="0"/>
              </w:rPr>
              <w:t xml:space="preserve">Passwords do not match</w:t>
            </w:r>
          </w:p>
        </w:tc>
      </w:tr>
    </w:tbl>
    <w:p w:rsidR="00000000" w:rsidDel="00000000" w:rsidP="00000000" w:rsidRDefault="00000000" w:rsidRPr="00000000" w14:paraId="0000078A">
      <w:pPr>
        <w:spacing w:line="300" w:lineRule="auto"/>
        <w:rPr/>
      </w:pPr>
      <w:r w:rsidDel="00000000" w:rsidR="00000000" w:rsidRPr="00000000">
        <w:rPr>
          <w:rtl w:val="0"/>
        </w:rPr>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rPr>
      </w:pPr>
      <w:r w:rsidDel="00000000" w:rsidR="00000000" w:rsidRPr="00000000">
        <w:rPr>
          <w:b w:val="1"/>
          <w:bCs w:val="1"/>
          <w:rtl w:val="0"/>
        </w:rPr>
        <w:t xml:space="preserve">UI screen : </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rPr>
      </w:pPr>
      <w:r w:rsidDel="00000000" w:rsidR="00000000" w:rsidRPr="00000000">
        <w:rPr>
          <w:b w:val="1"/>
          <w:bCs w:val="1"/>
          <w:rtl w:val="0"/>
        </w:rPr>
        <w:tab/>
      </w:r>
      <w:hyperlink r:id="rId11">
        <w:r w:rsidDel="00000000" w:rsidR="00000000" w:rsidRPr="00000000">
          <w:rPr>
            <w:b w:val="1"/>
            <w:bCs w:val="1"/>
            <w:color w:val="1155cc"/>
            <w:u w:val="single"/>
            <w:rtl w:val="0"/>
          </w:rPr>
          <w:t xml:space="preserve">Mobile </w:t>
        </w:r>
      </w:hyperlink>
      <w:r w:rsidDel="00000000" w:rsidR="00000000" w:rsidRPr="00000000">
        <w:rPr>
          <w:rtl w:val="0"/>
        </w:rPr>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720"/>
        <w:jc w:val="left"/>
        <w:rPr>
          <w:b w:val="1"/>
          <w:bCs w:val="1"/>
        </w:rPr>
      </w:pPr>
      <w:hyperlink r:id="rId12">
        <w:r w:rsidDel="00000000" w:rsidR="00000000" w:rsidRPr="00000000">
          <w:rPr>
            <w:b w:val="1"/>
            <w:bCs w:val="1"/>
            <w:color w:val="1155cc"/>
            <w:u w:val="single"/>
            <w:rtl w:val="0"/>
          </w:rPr>
          <w:t xml:space="preserve">Web</w:t>
        </w:r>
      </w:hyperlink>
      <w:r w:rsidDel="00000000" w:rsidR="00000000" w:rsidRPr="00000000">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rPr>
      </w:pPr>
      <w:r w:rsidDel="00000000" w:rsidR="00000000" w:rsidRPr="00000000">
        <w:rPr>
          <w:rtl w:val="0"/>
        </w:rPr>
      </w:r>
    </w:p>
    <w:p w:rsidR="00000000" w:rsidDel="00000000" w:rsidP="00000000" w:rsidRDefault="00000000" w:rsidRPr="00000000" w14:paraId="0000078F">
      <w:pPr>
        <w:spacing w:after="20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Style w:val="Heading1"/>
        <w:ind w:left="0" w:firstLine="0"/>
        <w:rPr/>
      </w:pPr>
      <w:bookmarkStart w:colFirst="0" w:colLast="0" w:name="_ftb0fiqgbvol" w:id="49"/>
      <w:bookmarkEnd w:id="49"/>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791">
      <w:pPr>
        <w:pStyle w:val="Heading1"/>
        <w:ind w:left="0" w:firstLine="0"/>
        <w:rPr/>
      </w:pPr>
      <w:bookmarkStart w:colFirst="0" w:colLast="0" w:name="_8wpff7juofqq" w:id="50"/>
      <w:bookmarkEnd w:id="50"/>
      <w:r w:rsidDel="00000000" w:rsidR="00000000" w:rsidRPr="00000000">
        <w:rPr>
          <w:rtl w:val="0"/>
        </w:rPr>
        <w:t xml:space="preserve">Demo : 2 </w:t>
      </w:r>
    </w:p>
    <w:p w:rsidR="00000000" w:rsidDel="00000000" w:rsidP="00000000" w:rsidRDefault="00000000" w:rsidRPr="00000000" w14:paraId="00000792">
      <w:pPr>
        <w:pStyle w:val="Heading2"/>
        <w:spacing w:after="200" w:lineRule="auto"/>
        <w:ind w:left="0" w:firstLine="0"/>
        <w:jc w:val="left"/>
        <w:rPr/>
      </w:pPr>
      <w:bookmarkStart w:colFirst="0" w:colLast="0" w:name="_qvqupvo5bjt1" w:id="51"/>
      <w:bookmarkEnd w:id="51"/>
      <w:r w:rsidDel="00000000" w:rsidR="00000000" w:rsidRPr="00000000">
        <w:rPr>
          <w:b w:val="1"/>
          <w:bCs w:val="1"/>
          <w:sz w:val="30"/>
          <w:szCs w:val="30"/>
          <w:shd w:fill="d9d2e9" w:val="clear"/>
          <w:rtl w:val="0"/>
        </w:rPr>
        <w:t xml:space="preserve">Epic </w:t>
      </w:r>
      <w:r w:rsidDel="00000000" w:rsidR="00000000" w:rsidRPr="00000000">
        <w:rPr>
          <w:rtl w:val="0"/>
        </w:rPr>
        <w:t xml:space="preserve">1</w:t>
      </w:r>
      <w:r w:rsidDel="00000000" w:rsidR="00000000" w:rsidRPr="00000000">
        <w:rPr>
          <w:b w:val="1"/>
          <w:bCs w:val="1"/>
          <w:sz w:val="30"/>
          <w:szCs w:val="30"/>
          <w:shd w:fill="d9d2e9" w:val="clear"/>
          <w:rtl w:val="0"/>
        </w:rPr>
        <w:t xml:space="preserve"> : League Configuration &amp; Lifecycle</w:t>
      </w:r>
      <w:r w:rsidDel="00000000" w:rsidR="00000000" w:rsidRPr="00000000">
        <w:rPr>
          <w:sz w:val="20"/>
          <w:szCs w:val="20"/>
          <w:shd w:fill="d9d2e9" w:val="clear"/>
          <w:rtl w:val="0"/>
        </w:rPr>
        <w:t xml:space="preserve"> </w:t>
      </w:r>
      <w:r w:rsidDel="00000000" w:rsidR="00000000" w:rsidRPr="00000000">
        <w:rPr>
          <w:rtl w:val="0"/>
        </w:rPr>
      </w:r>
    </w:p>
    <w:p w:rsidR="00000000" w:rsidDel="00000000" w:rsidP="00000000" w:rsidRDefault="00000000" w:rsidRPr="00000000" w14:paraId="00000793">
      <w:pPr>
        <w:pStyle w:val="Heading2"/>
        <w:spacing w:line="300" w:lineRule="auto"/>
        <w:ind w:left="0" w:firstLine="0"/>
        <w:rPr/>
      </w:pPr>
      <w:bookmarkStart w:colFirst="0" w:colLast="0" w:name="_r98rzogeivcl" w:id="52"/>
      <w:bookmarkEnd w:id="52"/>
      <w:r w:rsidDel="00000000" w:rsidR="00000000" w:rsidRPr="00000000">
        <w:rPr>
          <w:rtl w:val="0"/>
        </w:rPr>
        <w:t xml:space="preserve">Mobile -  Users</w:t>
      </w:r>
    </w:p>
    <w:p w:rsidR="00000000" w:rsidDel="00000000" w:rsidP="00000000" w:rsidRDefault="00000000" w:rsidRPr="00000000" w14:paraId="00000794">
      <w:pPr>
        <w:pStyle w:val="Heading3"/>
        <w:rPr/>
      </w:pPr>
      <w:bookmarkStart w:colFirst="0" w:colLast="0" w:name="_5xuvieeqgtg5" w:id="53"/>
      <w:bookmarkEnd w:id="53"/>
      <w:r w:rsidDel="00000000" w:rsidR="00000000" w:rsidRPr="00000000">
        <w:rPr>
          <w:rtl w:val="0"/>
        </w:rPr>
        <w:t xml:space="preserve">User Story -1.1 Post Login League Module &amp; League Access </w:t>
      </w:r>
    </w:p>
    <w:p w:rsidR="00000000" w:rsidDel="00000000" w:rsidP="00000000" w:rsidRDefault="00000000" w:rsidRPr="00000000" w14:paraId="00000795">
      <w:pPr>
        <w:spacing w:after="240" w:before="240" w:lineRule="auto"/>
        <w:rPr/>
      </w:pPr>
      <w:r w:rsidDel="00000000" w:rsidR="00000000" w:rsidRPr="00000000">
        <w:rPr>
          <w:rtl w:val="0"/>
        </w:rPr>
        <w:t xml:space="preserve">As a logged-in user, I want to land on a Leagues module where I can view my leagues, access public leagues, manage my profile, and navigate through available categories, so that I can efficiently manage my participation in F2MX competitions.</w:t>
      </w:r>
    </w:p>
    <w:p w:rsidR="00000000" w:rsidDel="00000000" w:rsidP="00000000" w:rsidRDefault="00000000" w:rsidRPr="00000000" w14:paraId="00000796">
      <w:pPr>
        <w:spacing w:after="0" w:before="0" w:lineRule="auto"/>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0797">
      <w:pPr>
        <w:numPr>
          <w:ilvl w:val="0"/>
          <w:numId w:val="67"/>
        </w:numPr>
        <w:spacing w:after="0" w:afterAutospacing="0" w:before="0" w:lineRule="auto"/>
        <w:ind w:left="720" w:hanging="360"/>
        <w:rPr>
          <w:b w:val="1"/>
          <w:bCs w:val="1"/>
        </w:rPr>
      </w:pPr>
      <w:r w:rsidDel="00000000" w:rsidR="00000000" w:rsidRPr="00000000">
        <w:rPr>
          <w:b w:val="1"/>
          <w:bCs w:val="1"/>
          <w:rtl w:val="0"/>
        </w:rPr>
        <w:t xml:space="preserve">Secure Landing:</w:t>
      </w:r>
    </w:p>
    <w:p w:rsidR="00000000" w:rsidDel="00000000" w:rsidP="00000000" w:rsidRDefault="00000000" w:rsidRPr="00000000" w14:paraId="00000798">
      <w:pPr>
        <w:numPr>
          <w:ilvl w:val="1"/>
          <w:numId w:val="67"/>
        </w:numPr>
        <w:spacing w:after="0" w:afterAutospacing="0" w:before="0" w:beforeAutospacing="0" w:lineRule="auto"/>
        <w:ind w:left="1440" w:hanging="360"/>
      </w:pPr>
      <w:r w:rsidDel="00000000" w:rsidR="00000000" w:rsidRPr="00000000">
        <w:rPr>
          <w:rtl w:val="0"/>
        </w:rPr>
        <w:t xml:space="preserve">After successful login, the user is redirected to the Mobile Leagues module.</w:t>
      </w:r>
      <w:r w:rsidDel="00000000" w:rsidR="00000000" w:rsidRPr="00000000">
        <w:rPr>
          <w:rtl w:val="0"/>
        </w:rPr>
      </w:r>
    </w:p>
    <w:p w:rsidR="00000000" w:rsidDel="00000000" w:rsidP="00000000" w:rsidRDefault="00000000" w:rsidRPr="00000000" w14:paraId="00000799">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Leagues </w:t>
      </w:r>
      <w:r w:rsidDel="00000000" w:rsidR="00000000" w:rsidRPr="00000000">
        <w:rPr>
          <w:b w:val="1"/>
          <w:bCs w:val="1"/>
          <w:rtl w:val="0"/>
        </w:rPr>
        <w:t xml:space="preserve">Overview : </w:t>
      </w:r>
    </w:p>
    <w:p w:rsidR="00000000" w:rsidDel="00000000" w:rsidP="00000000" w:rsidRDefault="00000000" w:rsidRPr="00000000" w14:paraId="0000079A">
      <w:pPr>
        <w:numPr>
          <w:ilvl w:val="1"/>
          <w:numId w:val="67"/>
        </w:numPr>
        <w:spacing w:after="0" w:afterAutospacing="0" w:before="0" w:beforeAutospacing="0" w:lineRule="auto"/>
        <w:ind w:left="1440" w:hanging="360"/>
        <w:rPr>
          <w:b w:val="1"/>
          <w:bCs w:val="1"/>
        </w:rPr>
      </w:pPr>
      <w:r w:rsidDel="00000000" w:rsidR="00000000" w:rsidRPr="00000000">
        <w:rPr>
          <w:rtl w:val="0"/>
        </w:rPr>
        <w:t xml:space="preserve">The Leagues must display:</w:t>
      </w:r>
    </w:p>
    <w:p w:rsidR="00000000" w:rsidDel="00000000" w:rsidP="00000000" w:rsidRDefault="00000000" w:rsidRPr="00000000" w14:paraId="0000079B">
      <w:pPr>
        <w:numPr>
          <w:ilvl w:val="1"/>
          <w:numId w:val="67"/>
        </w:numPr>
        <w:spacing w:after="0" w:afterAutospacing="0" w:before="0" w:beforeAutospacing="0" w:lineRule="auto"/>
        <w:ind w:left="1440" w:hanging="360"/>
        <w:rPr>
          <w:b w:val="1"/>
          <w:bCs w:val="1"/>
        </w:rPr>
      </w:pPr>
      <w:r w:rsidDel="00000000" w:rsidR="00000000" w:rsidRPr="00000000">
        <w:rPr>
          <w:b w:val="1"/>
          <w:bCs w:val="1"/>
          <w:rtl w:val="0"/>
        </w:rPr>
        <w:t xml:space="preserve">Section 1 : </w:t>
      </w:r>
      <w:r w:rsidDel="00000000" w:rsidR="00000000" w:rsidRPr="00000000">
        <w:rPr>
          <w:rtl w:val="0"/>
        </w:rPr>
        <w:t xml:space="preserve">Displays Overview of User account </w:t>
      </w:r>
    </w:p>
    <w:p w:rsidR="00000000" w:rsidDel="00000000" w:rsidP="00000000" w:rsidRDefault="00000000" w:rsidRPr="00000000" w14:paraId="0000079C">
      <w:pPr>
        <w:numPr>
          <w:ilvl w:val="3"/>
          <w:numId w:val="67"/>
        </w:numPr>
        <w:spacing w:after="0" w:afterAutospacing="0" w:before="0" w:beforeAutospacing="0" w:lineRule="auto"/>
        <w:ind w:left="2880" w:hanging="360"/>
        <w:rPr>
          <w:b w:val="1"/>
          <w:bCs w:val="1"/>
        </w:rPr>
      </w:pPr>
      <w:r w:rsidDel="00000000" w:rsidR="00000000" w:rsidRPr="00000000">
        <w:rPr>
          <w:rtl w:val="0"/>
        </w:rPr>
        <w:t xml:space="preserve">Displays the count of Total “</w:t>
      </w:r>
      <w:r w:rsidDel="00000000" w:rsidR="00000000" w:rsidRPr="00000000">
        <w:rPr>
          <w:b w:val="1"/>
          <w:bCs w:val="1"/>
          <w:rtl w:val="0"/>
        </w:rPr>
        <w:t xml:space="preserve">Active Leagues</w:t>
      </w:r>
      <w:r w:rsidDel="00000000" w:rsidR="00000000" w:rsidRPr="00000000">
        <w:rPr>
          <w:rtl w:val="0"/>
        </w:rPr>
        <w:t xml:space="preserve">”</w:t>
      </w:r>
    </w:p>
    <w:p w:rsidR="00000000" w:rsidDel="00000000" w:rsidP="00000000" w:rsidRDefault="00000000" w:rsidRPr="00000000" w14:paraId="0000079D">
      <w:pPr>
        <w:numPr>
          <w:ilvl w:val="4"/>
          <w:numId w:val="67"/>
        </w:numPr>
        <w:spacing w:after="0" w:afterAutospacing="0" w:before="0" w:beforeAutospacing="0" w:lineRule="auto"/>
        <w:ind w:left="3600" w:hanging="360"/>
      </w:pPr>
      <w:r w:rsidDel="00000000" w:rsidR="00000000" w:rsidRPr="00000000">
        <w:rPr>
          <w:rtl w:val="0"/>
        </w:rPr>
        <w:t xml:space="preserve">Count of leagues currently in “Active” status.</w:t>
      </w:r>
    </w:p>
    <w:p w:rsidR="00000000" w:rsidDel="00000000" w:rsidP="00000000" w:rsidRDefault="00000000" w:rsidRPr="00000000" w14:paraId="0000079E">
      <w:pPr>
        <w:numPr>
          <w:ilvl w:val="4"/>
          <w:numId w:val="67"/>
        </w:numPr>
        <w:spacing w:after="0" w:afterAutospacing="0" w:before="0" w:beforeAutospacing="0" w:lineRule="auto"/>
        <w:ind w:left="3600" w:hanging="360"/>
        <w:rPr/>
      </w:pPr>
      <w:commentRangeStart w:id="9"/>
      <w:commentRangeStart w:id="10"/>
      <w:r w:rsidDel="00000000" w:rsidR="00000000" w:rsidRPr="00000000">
        <w:rPr>
          <w:rtl w:val="0"/>
        </w:rPr>
        <w:t xml:space="preserve">Excludes, Completed and Dissolved leagues.</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79F">
      <w:pPr>
        <w:numPr>
          <w:ilvl w:val="3"/>
          <w:numId w:val="67"/>
        </w:numPr>
        <w:spacing w:after="0" w:afterAutospacing="0" w:before="0" w:beforeAutospacing="0" w:lineRule="auto"/>
        <w:ind w:left="2880" w:hanging="360"/>
        <w:rPr>
          <w:b w:val="1"/>
          <w:bCs w:val="1"/>
        </w:rPr>
      </w:pPr>
      <w:r w:rsidDel="00000000" w:rsidR="00000000" w:rsidRPr="00000000">
        <w:rPr>
          <w:rtl w:val="0"/>
        </w:rPr>
        <w:t xml:space="preserve">Displays the count of Total “</w:t>
      </w:r>
      <w:r w:rsidDel="00000000" w:rsidR="00000000" w:rsidRPr="00000000">
        <w:rPr>
          <w:b w:val="1"/>
          <w:bCs w:val="1"/>
          <w:rtl w:val="0"/>
        </w:rPr>
        <w:t xml:space="preserve">Upcoming Leagues</w:t>
      </w:r>
      <w:r w:rsidDel="00000000" w:rsidR="00000000" w:rsidRPr="00000000">
        <w:rPr>
          <w:rtl w:val="0"/>
        </w:rPr>
        <w:t xml:space="preserve">” </w:t>
      </w:r>
    </w:p>
    <w:p w:rsidR="00000000" w:rsidDel="00000000" w:rsidP="00000000" w:rsidRDefault="00000000" w:rsidRPr="00000000" w14:paraId="000007A0">
      <w:pPr>
        <w:numPr>
          <w:ilvl w:val="4"/>
          <w:numId w:val="67"/>
        </w:numPr>
        <w:spacing w:after="0" w:afterAutospacing="0" w:before="0" w:beforeAutospacing="0" w:lineRule="auto"/>
        <w:ind w:left="3600" w:hanging="360"/>
        <w:rPr/>
      </w:pPr>
      <w:r w:rsidDel="00000000" w:rsidR="00000000" w:rsidRPr="00000000">
        <w:rPr>
          <w:rtl w:val="0"/>
        </w:rPr>
        <w:t xml:space="preserve">Here, the count refers to leagues which are yet-to-started.</w:t>
      </w:r>
      <w:r w:rsidDel="00000000" w:rsidR="00000000" w:rsidRPr="00000000">
        <w:rPr>
          <w:rtl w:val="0"/>
        </w:rPr>
      </w:r>
    </w:p>
    <w:p w:rsidR="00000000" w:rsidDel="00000000" w:rsidP="00000000" w:rsidRDefault="00000000" w:rsidRPr="00000000" w14:paraId="000007A1">
      <w:pPr>
        <w:numPr>
          <w:ilvl w:val="3"/>
          <w:numId w:val="67"/>
        </w:numPr>
        <w:spacing w:after="0" w:afterAutospacing="0" w:before="0" w:beforeAutospacing="0" w:lineRule="auto"/>
        <w:ind w:left="2880" w:hanging="360"/>
        <w:rPr>
          <w:b w:val="1"/>
          <w:bCs w:val="1"/>
        </w:rPr>
      </w:pPr>
      <w:r w:rsidDel="00000000" w:rsidR="00000000" w:rsidRPr="00000000">
        <w:rPr>
          <w:rtl w:val="0"/>
        </w:rPr>
        <w:t xml:space="preserve">Display the count of Total “</w:t>
      </w:r>
      <w:r w:rsidDel="00000000" w:rsidR="00000000" w:rsidRPr="00000000">
        <w:rPr>
          <w:b w:val="1"/>
          <w:bCs w:val="1"/>
          <w:rtl w:val="0"/>
        </w:rPr>
        <w:t xml:space="preserve">Completed</w:t>
      </w:r>
      <w:r w:rsidDel="00000000" w:rsidR="00000000" w:rsidRPr="00000000">
        <w:rPr>
          <w:rtl w:val="0"/>
        </w:rPr>
        <w:t xml:space="preserve"> Leagues”</w:t>
      </w:r>
    </w:p>
    <w:p w:rsidR="00000000" w:rsidDel="00000000" w:rsidP="00000000" w:rsidRDefault="00000000" w:rsidRPr="00000000" w14:paraId="000007A2">
      <w:pPr>
        <w:numPr>
          <w:ilvl w:val="4"/>
          <w:numId w:val="67"/>
        </w:numPr>
        <w:spacing w:after="0" w:afterAutospacing="0" w:before="0" w:beforeAutospacing="0" w:lineRule="auto"/>
        <w:ind w:left="3600" w:hanging="360"/>
        <w:rPr/>
      </w:pPr>
      <w:r w:rsidDel="00000000" w:rsidR="00000000" w:rsidRPr="00000000">
        <w:rPr>
          <w:rtl w:val="0"/>
        </w:rPr>
        <w:t xml:space="preserve">Here, the count refers to leagues which are already completed.</w:t>
      </w:r>
    </w:p>
    <w:p w:rsidR="00000000" w:rsidDel="00000000" w:rsidP="00000000" w:rsidRDefault="00000000" w:rsidRPr="00000000" w14:paraId="000007A3">
      <w:pPr>
        <w:numPr>
          <w:ilvl w:val="2"/>
          <w:numId w:val="67"/>
        </w:numPr>
        <w:spacing w:after="0" w:afterAutospacing="0" w:before="0" w:beforeAutospacing="0" w:lineRule="auto"/>
        <w:ind w:left="2160" w:hanging="360"/>
        <w:rPr/>
      </w:pPr>
      <w:r w:rsidDel="00000000" w:rsidR="00000000" w:rsidRPr="00000000">
        <w:rPr>
          <w:rtl w:val="0"/>
        </w:rPr>
        <w:t xml:space="preserve">This section should function as a selectable filter widget.</w:t>
      </w:r>
    </w:p>
    <w:p w:rsidR="00000000" w:rsidDel="00000000" w:rsidP="00000000" w:rsidRDefault="00000000" w:rsidRPr="00000000" w14:paraId="000007A4">
      <w:pPr>
        <w:numPr>
          <w:ilvl w:val="3"/>
          <w:numId w:val="67"/>
        </w:numPr>
        <w:spacing w:after="0" w:afterAutospacing="0" w:before="0" w:beforeAutospacing="0" w:lineRule="auto"/>
        <w:ind w:left="2880" w:hanging="360"/>
        <w:rPr/>
      </w:pPr>
      <w:r w:rsidDel="00000000" w:rsidR="00000000" w:rsidRPr="00000000">
        <w:rPr>
          <w:rtl w:val="0"/>
        </w:rPr>
        <w:t xml:space="preserve">Clicking on Active leagues should filter &amp; display the active leagues for that user under the My Leagues section.</w:t>
      </w:r>
    </w:p>
    <w:p w:rsidR="00000000" w:rsidDel="00000000" w:rsidP="00000000" w:rsidRDefault="00000000" w:rsidRPr="00000000" w14:paraId="000007A5">
      <w:pPr>
        <w:numPr>
          <w:ilvl w:val="4"/>
          <w:numId w:val="67"/>
        </w:numPr>
        <w:spacing w:after="0" w:afterAutospacing="0" w:before="0" w:beforeAutospacing="0" w:lineRule="auto"/>
        <w:ind w:left="3600" w:hanging="360"/>
        <w:rPr/>
      </w:pPr>
      <w:r w:rsidDel="00000000" w:rsidR="00000000" w:rsidRPr="00000000">
        <w:rPr>
          <w:rtl w:val="0"/>
        </w:rPr>
        <w:t xml:space="preserve">Active leagues should be the default one. </w:t>
      </w:r>
    </w:p>
    <w:p w:rsidR="00000000" w:rsidDel="00000000" w:rsidP="00000000" w:rsidRDefault="00000000" w:rsidRPr="00000000" w14:paraId="000007A6">
      <w:pPr>
        <w:numPr>
          <w:ilvl w:val="3"/>
          <w:numId w:val="67"/>
        </w:numPr>
        <w:spacing w:after="0" w:afterAutospacing="0" w:before="0" w:beforeAutospacing="0" w:lineRule="auto"/>
        <w:ind w:left="2880" w:hanging="360"/>
        <w:rPr/>
      </w:pPr>
      <w:r w:rsidDel="00000000" w:rsidR="00000000" w:rsidRPr="00000000">
        <w:rPr>
          <w:rtl w:val="0"/>
        </w:rPr>
        <w:t xml:space="preserve">Clicking on Upcoming leagues should filter &amp; display the Upcoming leagues for that user under the My Leagues section.</w:t>
      </w:r>
    </w:p>
    <w:p w:rsidR="00000000" w:rsidDel="00000000" w:rsidP="00000000" w:rsidRDefault="00000000" w:rsidRPr="00000000" w14:paraId="000007A7">
      <w:pPr>
        <w:numPr>
          <w:ilvl w:val="3"/>
          <w:numId w:val="67"/>
        </w:numPr>
        <w:spacing w:after="0" w:afterAutospacing="0" w:before="0" w:beforeAutospacing="0" w:lineRule="auto"/>
        <w:ind w:left="2880" w:hanging="360"/>
        <w:rPr/>
      </w:pPr>
      <w:r w:rsidDel="00000000" w:rsidR="00000000" w:rsidRPr="00000000">
        <w:rPr>
          <w:rtl w:val="0"/>
        </w:rPr>
        <w:t xml:space="preserve">Clicking on Completed leagues should filter &amp; display the Completed leagues for that user under the My Leagues section.</w:t>
      </w:r>
    </w:p>
    <w:p w:rsidR="00000000" w:rsidDel="00000000" w:rsidP="00000000" w:rsidRDefault="00000000" w:rsidRPr="00000000" w14:paraId="000007A8">
      <w:pPr>
        <w:numPr>
          <w:ilvl w:val="4"/>
          <w:numId w:val="67"/>
        </w:numPr>
        <w:spacing w:after="0" w:afterAutospacing="0" w:before="0" w:beforeAutospacing="0" w:lineRule="auto"/>
        <w:ind w:left="3600" w:hanging="360"/>
        <w:rPr/>
      </w:pPr>
      <w:r w:rsidDel="00000000" w:rsidR="00000000" w:rsidRPr="00000000">
        <w:rPr>
          <w:rtl w:val="0"/>
        </w:rPr>
        <w:t xml:space="preserve">These completed leagues should also include the dissolved leagues.</w:t>
      </w:r>
    </w:p>
    <w:p w:rsidR="00000000" w:rsidDel="00000000" w:rsidP="00000000" w:rsidRDefault="00000000" w:rsidRPr="00000000" w14:paraId="000007A9">
      <w:pPr>
        <w:numPr>
          <w:ilvl w:val="4"/>
          <w:numId w:val="67"/>
        </w:numPr>
        <w:spacing w:after="0" w:afterAutospacing="0" w:before="0" w:beforeAutospacing="0" w:lineRule="auto"/>
        <w:ind w:left="3600" w:hanging="360"/>
        <w:rPr>
          <w:u w:val="none"/>
        </w:rPr>
      </w:pPr>
      <w:r w:rsidDel="00000000" w:rsidR="00000000" w:rsidRPr="00000000">
        <w:rPr>
          <w:rtl w:val="0"/>
        </w:rPr>
        <w:t xml:space="preserve">A Status filter should be visible under the My League section along with the Type filer.</w:t>
        <w:br w:type="textWrapping"/>
        <w:t xml:space="preserve">When a user clicks on the Completed Leagues from the Overview section/card, the system should only fetch and display the completed &amp; Dissolved leagues under the My Leagues sections.</w:t>
      </w:r>
    </w:p>
    <w:p w:rsidR="00000000" w:rsidDel="00000000" w:rsidP="00000000" w:rsidRDefault="00000000" w:rsidRPr="00000000" w14:paraId="000007AA">
      <w:pPr>
        <w:numPr>
          <w:ilvl w:val="4"/>
          <w:numId w:val="67"/>
        </w:numPr>
        <w:spacing w:after="0" w:afterAutospacing="0" w:before="0" w:beforeAutospacing="0" w:lineRule="auto"/>
        <w:ind w:left="3600" w:hanging="360"/>
        <w:rPr>
          <w:u w:val="none"/>
        </w:rPr>
      </w:pPr>
      <w:r w:rsidDel="00000000" w:rsidR="00000000" w:rsidRPr="00000000">
        <w:rPr>
          <w:rtl w:val="0"/>
        </w:rPr>
        <w:t xml:space="preserve">Filters : </w:t>
      </w:r>
    </w:p>
    <w:p w:rsidR="00000000" w:rsidDel="00000000" w:rsidP="00000000" w:rsidRDefault="00000000" w:rsidRPr="00000000" w14:paraId="000007AB">
      <w:pPr>
        <w:numPr>
          <w:ilvl w:val="5"/>
          <w:numId w:val="67"/>
        </w:numPr>
        <w:spacing w:after="0" w:afterAutospacing="0" w:before="0" w:beforeAutospacing="0" w:lineRule="auto"/>
        <w:ind w:left="4320" w:hanging="360"/>
        <w:rPr>
          <w:u w:val="none"/>
        </w:rPr>
      </w:pPr>
      <w:r w:rsidDel="00000000" w:rsidR="00000000" w:rsidRPr="00000000">
        <w:rPr>
          <w:rtl w:val="0"/>
        </w:rPr>
        <w:t xml:space="preserve">Type :  Public/Private</w:t>
      </w:r>
    </w:p>
    <w:p w:rsidR="00000000" w:rsidDel="00000000" w:rsidP="00000000" w:rsidRDefault="00000000" w:rsidRPr="00000000" w14:paraId="000007AC">
      <w:pPr>
        <w:numPr>
          <w:ilvl w:val="5"/>
          <w:numId w:val="67"/>
        </w:numPr>
        <w:spacing w:after="0" w:afterAutospacing="0" w:before="0" w:beforeAutospacing="0" w:lineRule="auto"/>
        <w:ind w:left="4320" w:hanging="360"/>
        <w:rPr>
          <w:u w:val="none"/>
        </w:rPr>
      </w:pPr>
      <w:r w:rsidDel="00000000" w:rsidR="00000000" w:rsidRPr="00000000">
        <w:rPr>
          <w:rtl w:val="0"/>
        </w:rPr>
        <w:t xml:space="preserve">Status :  Completed/Dissolved.</w:t>
      </w:r>
    </w:p>
    <w:p w:rsidR="00000000" w:rsidDel="00000000" w:rsidP="00000000" w:rsidRDefault="00000000" w:rsidRPr="00000000" w14:paraId="000007AD">
      <w:pPr>
        <w:numPr>
          <w:ilvl w:val="4"/>
          <w:numId w:val="67"/>
        </w:numPr>
        <w:spacing w:after="0" w:afterAutospacing="0" w:before="0" w:beforeAutospacing="0" w:lineRule="auto"/>
        <w:ind w:left="3600" w:hanging="360"/>
        <w:rPr>
          <w:u w:val="none"/>
        </w:rPr>
      </w:pPr>
      <w:r w:rsidDel="00000000" w:rsidR="00000000" w:rsidRPr="00000000">
        <w:rPr>
          <w:rtl w:val="0"/>
        </w:rPr>
        <w:t xml:space="preserve">Based on the chosen filter the list should be updated.</w:t>
      </w:r>
      <w:r w:rsidDel="00000000" w:rsidR="00000000" w:rsidRPr="00000000">
        <w:rPr>
          <w:rtl w:val="0"/>
        </w:rPr>
      </w:r>
    </w:p>
    <w:p w:rsidR="00000000" w:rsidDel="00000000" w:rsidP="00000000" w:rsidRDefault="00000000" w:rsidRPr="00000000" w14:paraId="000007AE">
      <w:pPr>
        <w:numPr>
          <w:ilvl w:val="1"/>
          <w:numId w:val="67"/>
        </w:numPr>
        <w:spacing w:after="0" w:afterAutospacing="0" w:before="0" w:beforeAutospacing="0" w:lineRule="auto"/>
        <w:ind w:left="1440" w:hanging="360"/>
        <w:rPr>
          <w:b w:val="1"/>
          <w:bCs w:val="1"/>
        </w:rPr>
      </w:pPr>
      <w:r w:rsidDel="00000000" w:rsidR="00000000" w:rsidRPr="00000000">
        <w:rPr>
          <w:b w:val="1"/>
          <w:bCs w:val="1"/>
          <w:rtl w:val="0"/>
        </w:rPr>
        <w:t xml:space="preserve">Section 2: </w:t>
      </w:r>
      <w:r w:rsidDel="00000000" w:rsidR="00000000" w:rsidRPr="00000000">
        <w:rPr>
          <w:rtl w:val="0"/>
        </w:rPr>
        <w:t xml:space="preserve">This section acts as selectable choices based on the available categories for the User.</w:t>
      </w:r>
    </w:p>
    <w:p w:rsidR="00000000" w:rsidDel="00000000" w:rsidP="00000000" w:rsidRDefault="00000000" w:rsidRPr="00000000" w14:paraId="000007AF">
      <w:pPr>
        <w:numPr>
          <w:ilvl w:val="3"/>
          <w:numId w:val="67"/>
        </w:numPr>
        <w:spacing w:after="0" w:afterAutospacing="0" w:before="0" w:beforeAutospacing="0" w:lineRule="auto"/>
        <w:ind w:left="2880" w:hanging="360"/>
      </w:pPr>
      <w:r w:rsidDel="00000000" w:rsidR="00000000" w:rsidRPr="00000000">
        <w:rPr>
          <w:rtl w:val="0"/>
        </w:rPr>
        <w:t xml:space="preserve">Available  categories : </w:t>
      </w:r>
    </w:p>
    <w:p w:rsidR="00000000" w:rsidDel="00000000" w:rsidP="00000000" w:rsidRDefault="00000000" w:rsidRPr="00000000" w14:paraId="000007B0">
      <w:pPr>
        <w:numPr>
          <w:ilvl w:val="4"/>
          <w:numId w:val="67"/>
        </w:numPr>
        <w:spacing w:after="0" w:afterAutospacing="0" w:before="0" w:beforeAutospacing="0" w:lineRule="auto"/>
        <w:ind w:left="3600" w:hanging="360"/>
      </w:pPr>
      <w:commentRangeStart w:id="11"/>
      <w:commentRangeStart w:id="12"/>
      <w:r w:rsidDel="00000000" w:rsidR="00000000" w:rsidRPr="00000000">
        <w:rPr>
          <w:rtl w:val="0"/>
        </w:rPr>
        <w:t xml:space="preserve">My Leagues</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7B1">
      <w:pPr>
        <w:numPr>
          <w:ilvl w:val="4"/>
          <w:numId w:val="67"/>
        </w:numPr>
        <w:spacing w:after="0" w:afterAutospacing="0" w:before="0" w:beforeAutospacing="0" w:lineRule="auto"/>
        <w:ind w:left="3600" w:hanging="360"/>
        <w:rPr/>
      </w:pPr>
      <w:r w:rsidDel="00000000" w:rsidR="00000000" w:rsidRPr="00000000">
        <w:rPr>
          <w:rtl w:val="0"/>
        </w:rPr>
        <w:t xml:space="preserve">Public Leagues</w:t>
      </w:r>
    </w:p>
    <w:p w:rsidR="00000000" w:rsidDel="00000000" w:rsidP="00000000" w:rsidRDefault="00000000" w:rsidRPr="00000000" w14:paraId="000007B2">
      <w:pPr>
        <w:numPr>
          <w:ilvl w:val="4"/>
          <w:numId w:val="67"/>
        </w:numPr>
        <w:spacing w:after="0" w:afterAutospacing="0" w:before="0" w:beforeAutospacing="0" w:lineRule="auto"/>
        <w:ind w:left="3600" w:hanging="360"/>
        <w:rPr>
          <w:u w:val="none"/>
        </w:rPr>
      </w:pPr>
      <w:r w:rsidDel="00000000" w:rsidR="00000000" w:rsidRPr="00000000">
        <w:rPr>
          <w:rtl w:val="0"/>
        </w:rPr>
        <w:t xml:space="preserve">Private Leagues </w:t>
      </w:r>
    </w:p>
    <w:p w:rsidR="00000000" w:rsidDel="00000000" w:rsidP="00000000" w:rsidRDefault="00000000" w:rsidRPr="00000000" w14:paraId="000007B3">
      <w:pPr>
        <w:numPr>
          <w:ilvl w:val="4"/>
          <w:numId w:val="67"/>
        </w:numPr>
        <w:spacing w:after="0" w:afterAutospacing="0" w:before="0" w:beforeAutospacing="0" w:lineRule="auto"/>
        <w:ind w:left="3600" w:hanging="360"/>
      </w:pPr>
      <w:r w:rsidDel="00000000" w:rsidR="00000000" w:rsidRPr="00000000">
        <w:rPr>
          <w:rtl w:val="0"/>
        </w:rPr>
        <w:t xml:space="preserve">Invitations </w:t>
      </w:r>
    </w:p>
    <w:p w:rsidR="00000000" w:rsidDel="00000000" w:rsidP="00000000" w:rsidRDefault="00000000" w:rsidRPr="00000000" w14:paraId="000007B4">
      <w:pPr>
        <w:numPr>
          <w:ilvl w:val="4"/>
          <w:numId w:val="67"/>
        </w:numPr>
        <w:spacing w:after="0" w:afterAutospacing="0" w:before="0" w:beforeAutospacing="0" w:lineRule="auto"/>
        <w:ind w:left="3600" w:hanging="360"/>
        <w:rPr>
          <w:u w:val="none"/>
        </w:rPr>
      </w:pPr>
      <w:r w:rsidDel="00000000" w:rsidR="00000000" w:rsidRPr="00000000">
        <w:rPr>
          <w:rtl w:val="0"/>
        </w:rPr>
        <w:t xml:space="preserve">Created Leagues </w:t>
      </w:r>
    </w:p>
    <w:p w:rsidR="00000000" w:rsidDel="00000000" w:rsidP="00000000" w:rsidRDefault="00000000" w:rsidRPr="00000000" w14:paraId="000007B5">
      <w:pPr>
        <w:numPr>
          <w:ilvl w:val="3"/>
          <w:numId w:val="67"/>
        </w:numPr>
        <w:spacing w:after="0" w:afterAutospacing="0" w:before="0" w:beforeAutospacing="0" w:lineRule="auto"/>
        <w:ind w:left="2880" w:hanging="360"/>
      </w:pPr>
      <w:r w:rsidDel="00000000" w:rsidR="00000000" w:rsidRPr="00000000">
        <w:rPr>
          <w:rtl w:val="0"/>
        </w:rPr>
        <w:t xml:space="preserve">Only one category can be active at a time.</w:t>
      </w:r>
    </w:p>
    <w:p w:rsidR="00000000" w:rsidDel="00000000" w:rsidP="00000000" w:rsidRDefault="00000000" w:rsidRPr="00000000" w14:paraId="000007B6">
      <w:pPr>
        <w:numPr>
          <w:ilvl w:val="3"/>
          <w:numId w:val="67"/>
        </w:numPr>
        <w:spacing w:after="0" w:afterAutospacing="0" w:before="0" w:beforeAutospacing="0" w:lineRule="auto"/>
        <w:ind w:left="2880" w:hanging="360"/>
      </w:pPr>
      <w:r w:rsidDel="00000000" w:rsidR="00000000" w:rsidRPr="00000000">
        <w:rPr>
          <w:rtl w:val="0"/>
        </w:rPr>
        <w:t xml:space="preserve">The selected category must be visually highlighted.</w:t>
      </w:r>
    </w:p>
    <w:p w:rsidR="00000000" w:rsidDel="00000000" w:rsidP="00000000" w:rsidRDefault="00000000" w:rsidRPr="00000000" w14:paraId="000007B7">
      <w:pPr>
        <w:numPr>
          <w:ilvl w:val="3"/>
          <w:numId w:val="67"/>
        </w:numPr>
        <w:spacing w:after="0" w:afterAutospacing="0" w:before="0" w:beforeAutospacing="0" w:lineRule="auto"/>
        <w:ind w:left="2880" w:hanging="360"/>
      </w:pPr>
      <w:r w:rsidDel="00000000" w:rsidR="00000000" w:rsidRPr="00000000">
        <w:rPr>
          <w:rtl w:val="0"/>
        </w:rPr>
        <w:t xml:space="preserve">Default selection on login: </w:t>
      </w:r>
      <w:r w:rsidDel="00000000" w:rsidR="00000000" w:rsidRPr="00000000">
        <w:rPr>
          <w:b w:val="1"/>
          <w:bCs w:val="1"/>
          <w:rtl w:val="0"/>
        </w:rPr>
        <w:t xml:space="preserve">My Leagues</w:t>
      </w:r>
      <w:r w:rsidDel="00000000" w:rsidR="00000000" w:rsidRPr="00000000">
        <w:rPr>
          <w:rtl w:val="0"/>
        </w:rPr>
      </w:r>
    </w:p>
    <w:p w:rsidR="00000000" w:rsidDel="00000000" w:rsidP="00000000" w:rsidRDefault="00000000" w:rsidRPr="00000000" w14:paraId="000007B8">
      <w:pPr>
        <w:numPr>
          <w:ilvl w:val="3"/>
          <w:numId w:val="67"/>
        </w:numPr>
        <w:spacing w:before="0" w:beforeAutospacing="0" w:lineRule="auto"/>
        <w:ind w:left="2880" w:hanging="360"/>
        <w:rPr>
          <w:u w:val="none"/>
        </w:rPr>
      </w:pPr>
      <w:r w:rsidDel="00000000" w:rsidR="00000000" w:rsidRPr="00000000">
        <w:rPr>
          <w:rtl w:val="0"/>
        </w:rPr>
        <w:t xml:space="preserve">Switching category updates content dynamically.</w:t>
      </w:r>
    </w:p>
    <w:p w:rsidR="00000000" w:rsidDel="00000000" w:rsidP="00000000" w:rsidRDefault="00000000" w:rsidRPr="00000000" w14:paraId="000007B9">
      <w:pPr>
        <w:pStyle w:val="Heading3"/>
        <w:rPr/>
      </w:pPr>
      <w:bookmarkStart w:colFirst="0" w:colLast="0" w:name="_8s8mpgne8vad" w:id="54"/>
      <w:bookmarkEnd w:id="54"/>
      <w:r w:rsidDel="00000000" w:rsidR="00000000" w:rsidRPr="00000000">
        <w:rPr>
          <w:rtl w:val="0"/>
        </w:rPr>
      </w:r>
    </w:p>
    <w:p w:rsidR="00000000" w:rsidDel="00000000" w:rsidP="00000000" w:rsidRDefault="00000000" w:rsidRPr="00000000" w14:paraId="000007BA">
      <w:pPr>
        <w:pStyle w:val="Heading3"/>
        <w:rPr/>
      </w:pPr>
      <w:bookmarkStart w:colFirst="0" w:colLast="0" w:name="_yhte74a0uy9q" w:id="55"/>
      <w:bookmarkEnd w:id="55"/>
      <w:r w:rsidDel="00000000" w:rsidR="00000000" w:rsidRPr="00000000">
        <w:rPr>
          <w:rtl w:val="0"/>
        </w:rPr>
        <w:t xml:space="preserve">User story -1.2  Leagues - “My Leagues” Category (View &amp; Manage)</w:t>
      </w:r>
    </w:p>
    <w:p w:rsidR="00000000" w:rsidDel="00000000" w:rsidP="00000000" w:rsidRDefault="00000000" w:rsidRPr="00000000" w14:paraId="000007BB">
      <w:pPr>
        <w:rPr/>
      </w:pPr>
      <w:r w:rsidDel="00000000" w:rsidR="00000000" w:rsidRPr="00000000">
        <w:rPr>
          <w:rtl w:val="0"/>
        </w:rPr>
        <w:t xml:space="preserve">As a User, I want to view all leagues that I am currently participating in under the “My Leagues” Category on the Leagues so that I can quickly access league details,track league progress,and navigate to the league dashboard.</w:t>
      </w:r>
    </w:p>
    <w:p w:rsidR="00000000" w:rsidDel="00000000" w:rsidP="00000000" w:rsidRDefault="00000000" w:rsidRPr="00000000" w14:paraId="000007BC">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07BD">
      <w:pPr>
        <w:numPr>
          <w:ilvl w:val="0"/>
          <w:numId w:val="52"/>
        </w:numPr>
        <w:spacing w:after="0" w:afterAutospacing="0"/>
        <w:ind w:left="720" w:hanging="360"/>
        <w:rPr>
          <w:sz w:val="20"/>
          <w:szCs w:val="20"/>
        </w:rPr>
      </w:pPr>
      <w:r w:rsidDel="00000000" w:rsidR="00000000" w:rsidRPr="00000000">
        <w:rPr>
          <w:b w:val="1"/>
          <w:bCs w:val="1"/>
          <w:rtl w:val="0"/>
        </w:rPr>
        <w:t xml:space="preserve">Preconditions : </w:t>
      </w:r>
    </w:p>
    <w:p w:rsidR="00000000" w:rsidDel="00000000" w:rsidP="00000000" w:rsidRDefault="00000000" w:rsidRPr="00000000" w14:paraId="000007BE">
      <w:pPr>
        <w:numPr>
          <w:ilvl w:val="1"/>
          <w:numId w:val="52"/>
        </w:numPr>
        <w:spacing w:after="0" w:afterAutospacing="0"/>
        <w:ind w:left="1440" w:hanging="360"/>
        <w:rPr>
          <w:b w:val="0"/>
          <w:bCs w:val="0"/>
          <w:sz w:val="20"/>
          <w:szCs w:val="20"/>
        </w:rPr>
      </w:pPr>
      <w:r w:rsidDel="00000000" w:rsidR="00000000" w:rsidRPr="00000000">
        <w:rPr>
          <w:rtl w:val="0"/>
        </w:rPr>
        <w:t xml:space="preserve">Users must be logged into the application.</w:t>
      </w:r>
    </w:p>
    <w:p w:rsidR="00000000" w:rsidDel="00000000" w:rsidP="00000000" w:rsidRDefault="00000000" w:rsidRPr="00000000" w14:paraId="000007BF">
      <w:pPr>
        <w:numPr>
          <w:ilvl w:val="1"/>
          <w:numId w:val="52"/>
        </w:numPr>
        <w:spacing w:after="0" w:afterAutospacing="0"/>
        <w:ind w:left="1440" w:hanging="360"/>
        <w:rPr>
          <w:b w:val="0"/>
          <w:bCs w:val="0"/>
          <w:sz w:val="20"/>
          <w:szCs w:val="20"/>
        </w:rPr>
      </w:pPr>
      <w:r w:rsidDel="00000000" w:rsidR="00000000" w:rsidRPr="00000000">
        <w:rPr>
          <w:rtl w:val="0"/>
        </w:rPr>
        <w:t xml:space="preserve">Users must be a member of at least one league OR the system should display an empty state.</w:t>
      </w:r>
    </w:p>
    <w:p w:rsidR="00000000" w:rsidDel="00000000" w:rsidP="00000000" w:rsidRDefault="00000000" w:rsidRPr="00000000" w14:paraId="000007C0">
      <w:pPr>
        <w:numPr>
          <w:ilvl w:val="0"/>
          <w:numId w:val="52"/>
        </w:numPr>
        <w:spacing w:after="0" w:afterAutospacing="0"/>
        <w:ind w:left="720" w:hanging="360"/>
        <w:rPr>
          <w:sz w:val="20"/>
          <w:szCs w:val="20"/>
        </w:rPr>
      </w:pPr>
      <w:r w:rsidDel="00000000" w:rsidR="00000000" w:rsidRPr="00000000">
        <w:rPr>
          <w:b w:val="1"/>
          <w:bCs w:val="1"/>
          <w:rtl w:val="0"/>
        </w:rPr>
        <w:t xml:space="preserve">Category Selection</w:t>
      </w:r>
    </w:p>
    <w:p w:rsidR="00000000" w:rsidDel="00000000" w:rsidP="00000000" w:rsidRDefault="00000000" w:rsidRPr="00000000" w14:paraId="000007C1">
      <w:pPr>
        <w:numPr>
          <w:ilvl w:val="1"/>
          <w:numId w:val="52"/>
        </w:numPr>
        <w:spacing w:after="0" w:afterAutospacing="0"/>
        <w:ind w:left="1440" w:hanging="360"/>
        <w:rPr>
          <w:b w:val="0"/>
          <w:bCs w:val="0"/>
          <w:sz w:val="20"/>
          <w:szCs w:val="20"/>
        </w:rPr>
      </w:pPr>
      <w:r w:rsidDel="00000000" w:rsidR="00000000" w:rsidRPr="00000000">
        <w:rPr>
          <w:rtl w:val="0"/>
        </w:rPr>
        <w:t xml:space="preserve">When user taps “My Leagues” from the Leagues Module </w:t>
      </w:r>
    </w:p>
    <w:p w:rsidR="00000000" w:rsidDel="00000000" w:rsidP="00000000" w:rsidRDefault="00000000" w:rsidRPr="00000000" w14:paraId="000007C2">
      <w:pPr>
        <w:numPr>
          <w:ilvl w:val="2"/>
          <w:numId w:val="52"/>
        </w:numPr>
        <w:spacing w:after="0" w:afterAutospacing="0"/>
        <w:ind w:left="2160" w:hanging="360"/>
        <w:rPr>
          <w:b w:val="0"/>
          <w:bCs w:val="0"/>
          <w:sz w:val="20"/>
          <w:szCs w:val="20"/>
        </w:rPr>
      </w:pPr>
      <w:r w:rsidDel="00000000" w:rsidR="00000000" w:rsidRPr="00000000">
        <w:rPr>
          <w:rtl w:val="0"/>
        </w:rPr>
        <w:t xml:space="preserve">The category must be visually highlighted.</w:t>
      </w:r>
    </w:p>
    <w:p w:rsidR="00000000" w:rsidDel="00000000" w:rsidP="00000000" w:rsidRDefault="00000000" w:rsidRPr="00000000" w14:paraId="000007C3">
      <w:pPr>
        <w:numPr>
          <w:ilvl w:val="2"/>
          <w:numId w:val="52"/>
        </w:numPr>
        <w:spacing w:after="0" w:afterAutospacing="0"/>
        <w:ind w:left="2160" w:hanging="360"/>
        <w:rPr>
          <w:b w:val="0"/>
          <w:bCs w:val="0"/>
          <w:sz w:val="20"/>
          <w:szCs w:val="20"/>
        </w:rPr>
      </w:pPr>
      <w:r w:rsidDel="00000000" w:rsidR="00000000" w:rsidRPr="00000000">
        <w:rPr>
          <w:rtl w:val="0"/>
        </w:rPr>
        <w:t xml:space="preserve">Dashboard content must update dynamically.</w:t>
      </w:r>
    </w:p>
    <w:p w:rsidR="00000000" w:rsidDel="00000000" w:rsidP="00000000" w:rsidRDefault="00000000" w:rsidRPr="00000000" w14:paraId="000007C4">
      <w:pPr>
        <w:numPr>
          <w:ilvl w:val="2"/>
          <w:numId w:val="52"/>
        </w:numPr>
        <w:spacing w:after="0" w:afterAutospacing="0"/>
        <w:ind w:left="2160" w:hanging="360"/>
        <w:rPr>
          <w:b w:val="0"/>
          <w:bCs w:val="0"/>
          <w:sz w:val="20"/>
          <w:szCs w:val="20"/>
        </w:rPr>
      </w:pPr>
      <w:r w:rsidDel="00000000" w:rsidR="00000000" w:rsidRPr="00000000">
        <w:rPr>
          <w:rtl w:val="0"/>
        </w:rPr>
        <w:t xml:space="preserve">Only leagues the user participates in must be displayed</w:t>
      </w:r>
      <w:r w:rsidDel="00000000" w:rsidR="00000000" w:rsidRPr="00000000">
        <w:rPr>
          <w:color w:val="ff00ff"/>
          <w:rtl w:val="0"/>
        </w:rPr>
        <w:t xml:space="preserve">.</w:t>
      </w:r>
    </w:p>
    <w:p w:rsidR="00000000" w:rsidDel="00000000" w:rsidP="00000000" w:rsidRDefault="00000000" w:rsidRPr="00000000" w14:paraId="000007C5">
      <w:pPr>
        <w:numPr>
          <w:ilvl w:val="0"/>
          <w:numId w:val="52"/>
        </w:numPr>
        <w:spacing w:after="0" w:afterAutospacing="0"/>
        <w:ind w:left="720" w:hanging="360"/>
        <w:rPr>
          <w:b w:val="1"/>
          <w:bCs w:val="1"/>
        </w:rPr>
      </w:pPr>
      <w:r w:rsidDel="00000000" w:rsidR="00000000" w:rsidRPr="00000000">
        <w:rPr>
          <w:b w:val="1"/>
          <w:bCs w:val="1"/>
          <w:rtl w:val="0"/>
        </w:rPr>
        <w:t xml:space="preserve">Filters :  Type </w:t>
      </w:r>
    </w:p>
    <w:p w:rsidR="00000000" w:rsidDel="00000000" w:rsidP="00000000" w:rsidRDefault="00000000" w:rsidRPr="00000000" w14:paraId="000007C6">
      <w:pPr>
        <w:numPr>
          <w:ilvl w:val="1"/>
          <w:numId w:val="52"/>
        </w:numPr>
        <w:spacing w:after="0" w:afterAutospacing="0"/>
        <w:ind w:left="1440" w:hanging="360"/>
        <w:rPr>
          <w:b w:val="1"/>
          <w:bCs w:val="1"/>
          <w:u w:val="none"/>
        </w:rPr>
      </w:pPr>
      <w:r w:rsidDel="00000000" w:rsidR="00000000" w:rsidRPr="00000000">
        <w:rPr>
          <w:b w:val="1"/>
          <w:bCs w:val="1"/>
          <w:rtl w:val="0"/>
        </w:rPr>
        <w:t xml:space="preserve">Public </w:t>
      </w:r>
    </w:p>
    <w:p w:rsidR="00000000" w:rsidDel="00000000" w:rsidP="00000000" w:rsidRDefault="00000000" w:rsidRPr="00000000" w14:paraId="000007C7">
      <w:pPr>
        <w:numPr>
          <w:ilvl w:val="2"/>
          <w:numId w:val="52"/>
        </w:numPr>
        <w:spacing w:after="0" w:afterAutospacing="0"/>
        <w:ind w:left="2160" w:hanging="360"/>
        <w:rPr/>
      </w:pPr>
      <w:r w:rsidDel="00000000" w:rsidR="00000000" w:rsidRPr="00000000">
        <w:rPr>
          <w:rtl w:val="0"/>
        </w:rPr>
        <w:t xml:space="preserve">Selecting/applying this should filter only Public leagues</w:t>
      </w:r>
    </w:p>
    <w:p w:rsidR="00000000" w:rsidDel="00000000" w:rsidP="00000000" w:rsidRDefault="00000000" w:rsidRPr="00000000" w14:paraId="000007C8">
      <w:pPr>
        <w:numPr>
          <w:ilvl w:val="1"/>
          <w:numId w:val="52"/>
        </w:numPr>
        <w:spacing w:after="0" w:afterAutospacing="0"/>
        <w:ind w:left="1440" w:hanging="360"/>
        <w:rPr>
          <w:b w:val="1"/>
          <w:bCs w:val="1"/>
          <w:u w:val="none"/>
        </w:rPr>
      </w:pPr>
      <w:r w:rsidDel="00000000" w:rsidR="00000000" w:rsidRPr="00000000">
        <w:rPr>
          <w:b w:val="1"/>
          <w:bCs w:val="1"/>
          <w:rtl w:val="0"/>
        </w:rPr>
        <w:t xml:space="preserve">Private</w:t>
      </w:r>
    </w:p>
    <w:p w:rsidR="00000000" w:rsidDel="00000000" w:rsidP="00000000" w:rsidRDefault="00000000" w:rsidRPr="00000000" w14:paraId="000007C9">
      <w:pPr>
        <w:numPr>
          <w:ilvl w:val="2"/>
          <w:numId w:val="52"/>
        </w:numPr>
        <w:spacing w:after="0" w:afterAutospacing="0"/>
        <w:ind w:left="2160" w:hanging="360"/>
        <w:rPr>
          <w:b w:val="1"/>
          <w:bCs w:val="1"/>
        </w:rPr>
      </w:pPr>
      <w:r w:rsidDel="00000000" w:rsidR="00000000" w:rsidRPr="00000000">
        <w:rPr>
          <w:rtl w:val="0"/>
        </w:rPr>
        <w:t xml:space="preserve">Selecting/applying this should filter only Private leagues</w:t>
      </w:r>
      <w:r w:rsidDel="00000000" w:rsidR="00000000" w:rsidRPr="00000000">
        <w:rPr>
          <w:rtl w:val="0"/>
        </w:rPr>
      </w:r>
    </w:p>
    <w:p w:rsidR="00000000" w:rsidDel="00000000" w:rsidP="00000000" w:rsidRDefault="00000000" w:rsidRPr="00000000" w14:paraId="000007CA">
      <w:pPr>
        <w:numPr>
          <w:ilvl w:val="0"/>
          <w:numId w:val="52"/>
        </w:numPr>
        <w:spacing w:after="0" w:afterAutospacing="0"/>
        <w:ind w:left="720" w:hanging="360"/>
        <w:rPr>
          <w:sz w:val="20"/>
          <w:szCs w:val="20"/>
        </w:rPr>
      </w:pPr>
      <w:r w:rsidDel="00000000" w:rsidR="00000000" w:rsidRPr="00000000">
        <w:rPr>
          <w:b w:val="1"/>
          <w:bCs w:val="1"/>
          <w:rtl w:val="0"/>
        </w:rPr>
        <w:t xml:space="preserve">League Card Display </w:t>
      </w:r>
    </w:p>
    <w:p w:rsidR="00000000" w:rsidDel="00000000" w:rsidP="00000000" w:rsidRDefault="00000000" w:rsidRPr="00000000" w14:paraId="000007CB">
      <w:pPr>
        <w:numPr>
          <w:ilvl w:val="1"/>
          <w:numId w:val="52"/>
        </w:numPr>
        <w:spacing w:after="0" w:afterAutospacing="0"/>
        <w:ind w:left="1440" w:hanging="360"/>
        <w:rPr>
          <w:b w:val="0"/>
          <w:bCs w:val="0"/>
          <w:sz w:val="20"/>
          <w:szCs w:val="20"/>
        </w:rPr>
      </w:pPr>
      <w:r w:rsidDel="00000000" w:rsidR="00000000" w:rsidRPr="00000000">
        <w:rPr>
          <w:rtl w:val="0"/>
        </w:rPr>
        <w:t xml:space="preserve">Each league must appear as a League Card.</w:t>
      </w:r>
    </w:p>
    <w:p w:rsidR="00000000" w:rsidDel="00000000" w:rsidP="00000000" w:rsidRDefault="00000000" w:rsidRPr="00000000" w14:paraId="000007CC">
      <w:pPr>
        <w:numPr>
          <w:ilvl w:val="1"/>
          <w:numId w:val="52"/>
        </w:numPr>
        <w:ind w:left="1440" w:hanging="360"/>
        <w:rPr>
          <w:b w:val="0"/>
          <w:bCs w:val="0"/>
          <w:sz w:val="20"/>
          <w:szCs w:val="20"/>
        </w:rPr>
      </w:pPr>
      <w:r w:rsidDel="00000000" w:rsidR="00000000" w:rsidRPr="00000000">
        <w:rPr>
          <w:rtl w:val="0"/>
        </w:rPr>
        <w:t xml:space="preserve">Each card must contain the following information : </w:t>
      </w:r>
    </w:p>
    <w:tbl>
      <w:tblPr>
        <w:tblStyle w:val="Table29"/>
        <w:tblW w:w="60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3645"/>
        <w:tblGridChange w:id="0">
          <w:tblGrid>
            <w:gridCol w:w="2415"/>
            <w:gridCol w:w="3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D">
            <w:pPr>
              <w:widowControl w:val="0"/>
              <w:spacing w:after="0" w:line="240" w:lineRule="auto"/>
              <w:jc w:val="center"/>
              <w:rPr/>
            </w:pPr>
            <w:commentRangeStart w:id="13"/>
            <w:commentRangeStart w:id="14"/>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E">
            <w:pPr>
              <w:widowControl w:val="0"/>
              <w:spacing w:after="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F">
            <w:pPr>
              <w:widowControl w:val="0"/>
              <w:spacing w:after="0" w:line="240" w:lineRule="auto"/>
              <w:jc w:val="center"/>
              <w:rPr/>
            </w:pPr>
            <w:commentRangeEnd w:id="13"/>
            <w:r w:rsidDel="00000000" w:rsidR="00000000" w:rsidRPr="00000000">
              <w:commentReference w:id="13"/>
            </w:r>
            <w:commentRangeEnd w:id="14"/>
            <w:r w:rsidDel="00000000" w:rsidR="00000000" w:rsidRPr="00000000">
              <w:commentReference w:id="14"/>
            </w:r>
            <w:commentRangeStart w:id="15"/>
            <w:commentRangeStart w:id="16"/>
            <w:r w:rsidDel="00000000" w:rsidR="00000000" w:rsidRPr="00000000">
              <w:rPr>
                <w:rtl w:val="0"/>
              </w:rPr>
              <w:t xml:space="preserve">League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0">
            <w:pPr>
              <w:widowControl w:val="0"/>
              <w:spacing w:after="0" w:line="240" w:lineRule="auto"/>
              <w:jc w:val="center"/>
              <w:rPr/>
            </w:pPr>
            <w:r w:rsidDel="00000000" w:rsidR="00000000" w:rsidRPr="00000000">
              <w:rPr>
                <w:rtl w:val="0"/>
              </w:rPr>
              <w:t xml:space="preserve">Name of the league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1">
            <w:pPr>
              <w:widowControl w:val="0"/>
              <w:spacing w:after="0" w:line="240" w:lineRule="auto"/>
              <w:jc w:val="center"/>
              <w:rPr/>
            </w:pPr>
            <w:commentRangeEnd w:id="15"/>
            <w:r w:rsidDel="00000000" w:rsidR="00000000" w:rsidRPr="00000000">
              <w:commentReference w:id="15"/>
            </w:r>
            <w:commentRangeEnd w:id="16"/>
            <w:r w:rsidDel="00000000" w:rsidR="00000000" w:rsidRPr="00000000">
              <w:commentReference w:id="16"/>
            </w:r>
            <w:commentRangeStart w:id="17"/>
            <w:commentRangeStart w:id="18"/>
            <w:r w:rsidDel="00000000" w:rsidR="00000000" w:rsidRPr="00000000">
              <w:rPr>
                <w:rtl w:val="0"/>
              </w:rPr>
              <w:t xml:space="preserve">League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2">
            <w:pPr>
              <w:widowControl w:val="0"/>
              <w:spacing w:after="0" w:line="240" w:lineRule="auto"/>
              <w:jc w:val="center"/>
              <w:rPr/>
            </w:pPr>
            <w:r w:rsidDel="00000000" w:rsidR="00000000" w:rsidRPr="00000000">
              <w:rPr>
                <w:rtl w:val="0"/>
              </w:rPr>
              <w:t xml:space="preserve">Public or Private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3">
            <w:pPr>
              <w:widowControl w:val="0"/>
              <w:spacing w:after="0" w:line="240" w:lineRule="auto"/>
              <w:jc w:val="center"/>
              <w:rPr/>
            </w:pPr>
            <w:commentRangeEnd w:id="17"/>
            <w:r w:rsidDel="00000000" w:rsidR="00000000" w:rsidRPr="00000000">
              <w:commentReference w:id="17"/>
            </w:r>
            <w:commentRangeEnd w:id="18"/>
            <w:r w:rsidDel="00000000" w:rsidR="00000000" w:rsidRPr="00000000">
              <w:commentReference w:id="18"/>
            </w:r>
            <w:commentRangeStart w:id="19"/>
            <w:commentRangeStart w:id="20"/>
            <w:r w:rsidDel="00000000" w:rsidR="00000000" w:rsidRPr="00000000">
              <w:rPr>
                <w:rtl w:val="0"/>
              </w:rPr>
              <w:t xml:space="preserve">Season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4">
            <w:pPr>
              <w:widowControl w:val="0"/>
              <w:spacing w:after="0" w:line="240" w:lineRule="auto"/>
              <w:jc w:val="center"/>
              <w:rPr/>
            </w:pPr>
            <w:r w:rsidDel="00000000" w:rsidR="00000000" w:rsidRPr="00000000">
              <w:rPr>
                <w:rtl w:val="0"/>
              </w:rPr>
              <w:t xml:space="preserve">Example: Week 8 of 17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5">
            <w:pPr>
              <w:widowControl w:val="0"/>
              <w:spacing w:after="0" w:line="240" w:lineRule="auto"/>
              <w:jc w:val="center"/>
              <w:rPr/>
            </w:pPr>
            <w:commentRangeEnd w:id="19"/>
            <w:r w:rsidDel="00000000" w:rsidR="00000000" w:rsidRPr="00000000">
              <w:commentReference w:id="19"/>
            </w:r>
            <w:commentRangeEnd w:id="20"/>
            <w:r w:rsidDel="00000000" w:rsidR="00000000" w:rsidRPr="00000000">
              <w:commentReference w:id="20"/>
            </w:r>
            <w:commentRangeStart w:id="21"/>
            <w:commentRangeStart w:id="22"/>
            <w:r w:rsidDel="00000000" w:rsidR="00000000" w:rsidRPr="00000000">
              <w:rPr>
                <w:rtl w:val="0"/>
              </w:rPr>
              <w:t xml:space="preserve">Number of Teams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6">
            <w:pPr>
              <w:widowControl w:val="0"/>
              <w:spacing w:after="0" w:line="240" w:lineRule="auto"/>
              <w:jc w:val="center"/>
              <w:rPr/>
            </w:pPr>
            <w:r w:rsidDel="00000000" w:rsidR="00000000" w:rsidRPr="00000000">
              <w:rPr>
                <w:rtl w:val="0"/>
              </w:rPr>
              <w:t xml:space="preserve">Example: 12 Teams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7">
            <w:pPr>
              <w:widowControl w:val="0"/>
              <w:spacing w:after="0" w:line="240" w:lineRule="auto"/>
              <w:jc w:val="center"/>
              <w:rPr/>
            </w:pPr>
            <w:commentRangeEnd w:id="21"/>
            <w:r w:rsidDel="00000000" w:rsidR="00000000" w:rsidRPr="00000000">
              <w:commentReference w:id="21"/>
            </w:r>
            <w:commentRangeEnd w:id="22"/>
            <w:r w:rsidDel="00000000" w:rsidR="00000000" w:rsidRPr="00000000">
              <w:commentReference w:id="22"/>
            </w:r>
            <w:commentRangeStart w:id="23"/>
            <w:commentRangeStart w:id="24"/>
            <w:r w:rsidDel="00000000" w:rsidR="00000000" w:rsidRPr="00000000">
              <w:rPr>
                <w:rtl w:val="0"/>
              </w:rPr>
              <w:t xml:space="preserve">League Portfolio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8">
            <w:pPr>
              <w:widowControl w:val="0"/>
              <w:spacing w:after="0" w:line="240" w:lineRule="auto"/>
              <w:jc w:val="center"/>
              <w:rPr/>
            </w:pPr>
            <w:r w:rsidDel="00000000" w:rsidR="00000000" w:rsidRPr="00000000">
              <w:rPr>
                <w:rtl w:val="0"/>
              </w:rPr>
              <w:t xml:space="preserve">sum of all owned players' current prices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9">
            <w:pPr>
              <w:widowControl w:val="0"/>
              <w:spacing w:after="0" w:line="240" w:lineRule="auto"/>
              <w:jc w:val="center"/>
              <w:rPr/>
            </w:pP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t xml:space="preserve">League Wallet Balance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A">
            <w:pPr>
              <w:widowControl w:val="0"/>
              <w:spacing w:after="0" w:line="240" w:lineRule="auto"/>
              <w:jc w:val="center"/>
              <w:rPr/>
            </w:pPr>
            <w:r w:rsidDel="00000000" w:rsidR="00000000" w:rsidRPr="00000000">
              <w:rPr>
                <w:rtl w:val="0"/>
              </w:rPr>
              <w:t xml:space="preserve">$2,000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B">
            <w:pPr>
              <w:widowControl w:val="0"/>
              <w:spacing w:after="0" w:line="240" w:lineRule="auto"/>
              <w:jc w:val="center"/>
              <w:rPr/>
            </w:pPr>
            <w:commentRangeStart w:id="25"/>
            <w:commentRangeStart w:id="26"/>
            <w:r w:rsidDel="00000000" w:rsidR="00000000" w:rsidRPr="00000000">
              <w:rPr>
                <w:rtl w:val="0"/>
              </w:rPr>
              <w:t xml:space="preserve">User Rank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C">
            <w:pPr>
              <w:widowControl w:val="0"/>
              <w:spacing w:after="0" w:line="240" w:lineRule="auto"/>
              <w:jc w:val="center"/>
              <w:rPr/>
            </w:pPr>
            <w:r w:rsidDel="00000000" w:rsidR="00000000" w:rsidRPr="00000000">
              <w:rPr>
                <w:rtl w:val="0"/>
              </w:rPr>
              <w:t xml:space="preserve">Current ranking of the 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D">
            <w:pPr>
              <w:widowControl w:val="0"/>
              <w:spacing w:after="0" w:line="240" w:lineRule="auto"/>
              <w:jc w:val="center"/>
              <w:rPr/>
            </w:pPr>
            <w:commentRangeEnd w:id="25"/>
            <w:r w:rsidDel="00000000" w:rsidR="00000000" w:rsidRPr="00000000">
              <w:commentReference w:id="25"/>
            </w:r>
            <w:commentRangeEnd w:id="26"/>
            <w:r w:rsidDel="00000000" w:rsidR="00000000" w:rsidRPr="00000000">
              <w:commentReference w:id="26"/>
            </w:r>
            <w:commentRangeStart w:id="27"/>
            <w:commentRangeStart w:id="28"/>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E">
            <w:pPr>
              <w:widowControl w:val="0"/>
              <w:spacing w:after="0" w:line="240" w:lineRule="auto"/>
              <w:jc w:val="center"/>
              <w:rPr/>
            </w:pPr>
            <w:r w:rsidDel="00000000" w:rsidR="00000000" w:rsidRPr="00000000">
              <w:rPr>
                <w:rtl w:val="0"/>
              </w:rPr>
              <w:t xml:space="preserve">Active / Upcoming / Completed</w:t>
            </w:r>
          </w:p>
        </w:tc>
      </w:tr>
    </w:tbl>
    <w:p w:rsidR="00000000" w:rsidDel="00000000" w:rsidP="00000000" w:rsidRDefault="00000000" w:rsidRPr="00000000" w14:paraId="000007DF">
      <w:pPr>
        <w:numPr>
          <w:ilvl w:val="0"/>
          <w:numId w:val="52"/>
        </w:numPr>
        <w:spacing w:after="0" w:afterAutospacing="0"/>
        <w:ind w:left="720" w:hanging="360"/>
        <w:rPr>
          <w:sz w:val="20"/>
          <w:szCs w:val="20"/>
        </w:rPr>
      </w:pPr>
      <w:commentRangeEnd w:id="27"/>
      <w:r w:rsidDel="00000000" w:rsidR="00000000" w:rsidRPr="00000000">
        <w:commentReference w:id="27"/>
      </w:r>
      <w:commentRangeEnd w:id="28"/>
      <w:r w:rsidDel="00000000" w:rsidR="00000000" w:rsidRPr="00000000">
        <w:commentReference w:id="28"/>
      </w:r>
      <w:r w:rsidDel="00000000" w:rsidR="00000000" w:rsidRPr="00000000">
        <w:rPr>
          <w:b w:val="1"/>
          <w:bCs w:val="1"/>
          <w:rtl w:val="0"/>
        </w:rPr>
        <w:t xml:space="preserve">League Status Indicators</w:t>
      </w:r>
    </w:p>
    <w:p w:rsidR="00000000" w:rsidDel="00000000" w:rsidP="00000000" w:rsidRDefault="00000000" w:rsidRPr="00000000" w14:paraId="000007E0">
      <w:pPr>
        <w:numPr>
          <w:ilvl w:val="1"/>
          <w:numId w:val="52"/>
        </w:numPr>
        <w:spacing w:after="0" w:afterAutospacing="0"/>
        <w:ind w:left="1440" w:hanging="360"/>
        <w:rPr>
          <w:b w:val="0"/>
          <w:bCs w:val="0"/>
          <w:sz w:val="20"/>
          <w:szCs w:val="20"/>
        </w:rPr>
      </w:pPr>
      <w:r w:rsidDel="00000000" w:rsidR="00000000" w:rsidRPr="00000000">
        <w:rPr>
          <w:rtl w:val="0"/>
        </w:rPr>
        <w:t xml:space="preserve">Each league must display its current status .</w:t>
      </w:r>
    </w:p>
    <w:p w:rsidR="00000000" w:rsidDel="00000000" w:rsidP="00000000" w:rsidRDefault="00000000" w:rsidRPr="00000000" w14:paraId="000007E1">
      <w:pPr>
        <w:numPr>
          <w:ilvl w:val="1"/>
          <w:numId w:val="52"/>
        </w:numPr>
        <w:ind w:left="1440" w:hanging="360"/>
        <w:rPr>
          <w:b w:val="0"/>
          <w:bCs w:val="0"/>
          <w:sz w:val="20"/>
          <w:szCs w:val="20"/>
        </w:rPr>
      </w:pPr>
      <w:r w:rsidDel="00000000" w:rsidR="00000000" w:rsidRPr="00000000">
        <w:rPr>
          <w:rtl w:val="0"/>
        </w:rPr>
        <w:t xml:space="preserve">Possible statuses : </w:t>
      </w:r>
    </w:p>
    <w:tbl>
      <w:tblPr>
        <w:tblStyle w:val="Table30"/>
        <w:tblW w:w="481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120"/>
        <w:tblGridChange w:id="0">
          <w:tblGrid>
            <w:gridCol w:w="1695"/>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2">
            <w:pPr>
              <w:widowControl w:val="0"/>
              <w:spacing w:after="0" w:line="240" w:lineRule="auto"/>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3">
            <w:pPr>
              <w:widowControl w:val="0"/>
              <w:spacing w:after="0" w:lin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4">
            <w:pPr>
              <w:widowControl w:val="0"/>
              <w:spacing w:after="0" w:line="240" w:lineRule="auto"/>
              <w:jc w:val="center"/>
              <w:rPr/>
            </w:pPr>
            <w:r w:rsidDel="00000000" w:rsidR="00000000" w:rsidRPr="00000000">
              <w:rPr>
                <w:rtl w:val="0"/>
              </w:rPr>
              <w:t xml:space="preserve">Upcoming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5">
            <w:pPr>
              <w:widowControl w:val="0"/>
              <w:spacing w:after="0" w:line="240" w:lineRule="auto"/>
              <w:jc w:val="center"/>
              <w:rPr/>
            </w:pPr>
            <w:r w:rsidDel="00000000" w:rsidR="00000000" w:rsidRPr="00000000">
              <w:rPr>
                <w:rtl w:val="0"/>
              </w:rPr>
              <w:t xml:space="preserve">League created but season not started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6">
            <w:pPr>
              <w:widowControl w:val="0"/>
              <w:spacing w:after="0" w:line="240" w:lineRule="auto"/>
              <w:jc w:val="center"/>
              <w:rPr/>
            </w:pPr>
            <w:r w:rsidDel="00000000" w:rsidR="00000000" w:rsidRPr="00000000">
              <w:rPr>
                <w:rtl w:val="0"/>
              </w:rPr>
              <w:t xml:space="preserve">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7">
            <w:pPr>
              <w:widowControl w:val="0"/>
              <w:spacing w:after="0" w:line="240" w:lineRule="auto"/>
              <w:jc w:val="center"/>
              <w:rPr/>
            </w:pPr>
            <w:r w:rsidDel="00000000" w:rsidR="00000000" w:rsidRPr="00000000">
              <w:rPr>
                <w:rtl w:val="0"/>
              </w:rPr>
              <w:t xml:space="preserve">League currently in season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8">
            <w:pPr>
              <w:widowControl w:val="0"/>
              <w:spacing w:after="0" w:line="240" w:lineRule="auto"/>
              <w:jc w:val="center"/>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9">
            <w:pPr>
              <w:widowControl w:val="0"/>
              <w:spacing w:after="0" w:line="240" w:lineRule="auto"/>
              <w:jc w:val="center"/>
              <w:rPr/>
            </w:pPr>
            <w:r w:rsidDel="00000000" w:rsidR="00000000" w:rsidRPr="00000000">
              <w:rPr>
                <w:rtl w:val="0"/>
              </w:rPr>
              <w:t xml:space="preserve">Season finished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A">
            <w:pPr>
              <w:widowControl w:val="0"/>
              <w:spacing w:after="0" w:line="240" w:lineRule="auto"/>
              <w:jc w:val="center"/>
              <w:rPr/>
            </w:pPr>
            <w:r w:rsidDel="00000000" w:rsidR="00000000" w:rsidRPr="00000000">
              <w:rPr>
                <w:rtl w:val="0"/>
              </w:rPr>
              <w:t xml:space="preserve">Dissolved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B">
            <w:pPr>
              <w:widowControl w:val="0"/>
              <w:spacing w:after="0" w:line="240" w:lineRule="auto"/>
              <w:jc w:val="center"/>
              <w:rPr/>
            </w:pPr>
            <w:r w:rsidDel="00000000" w:rsidR="00000000" w:rsidRPr="00000000">
              <w:rPr>
                <w:rtl w:val="0"/>
              </w:rPr>
              <w:t xml:space="preserve">League terminated</w:t>
            </w:r>
          </w:p>
        </w:tc>
      </w:tr>
    </w:tbl>
    <w:p w:rsidR="00000000" w:rsidDel="00000000" w:rsidP="00000000" w:rsidRDefault="00000000" w:rsidRPr="00000000" w14:paraId="000007EC">
      <w:pPr>
        <w:numPr>
          <w:ilvl w:val="0"/>
          <w:numId w:val="52"/>
        </w:numPr>
        <w:spacing w:after="0" w:afterAutospacing="0"/>
        <w:ind w:left="720" w:hanging="360"/>
        <w:rPr>
          <w:sz w:val="20"/>
          <w:szCs w:val="20"/>
        </w:rPr>
      </w:pPr>
      <w:r w:rsidDel="00000000" w:rsidR="00000000" w:rsidRPr="00000000">
        <w:rPr>
          <w:b w:val="1"/>
          <w:bCs w:val="1"/>
          <w:rtl w:val="0"/>
        </w:rPr>
        <w:t xml:space="preserve">League Card Interaction</w:t>
      </w:r>
    </w:p>
    <w:p w:rsidR="00000000" w:rsidDel="00000000" w:rsidP="00000000" w:rsidRDefault="00000000" w:rsidRPr="00000000" w14:paraId="000007ED">
      <w:pPr>
        <w:numPr>
          <w:ilvl w:val="1"/>
          <w:numId w:val="52"/>
        </w:numPr>
        <w:spacing w:after="0" w:afterAutospacing="0"/>
        <w:ind w:left="1440" w:hanging="360"/>
        <w:rPr>
          <w:b w:val="0"/>
          <w:bCs w:val="0"/>
          <w:sz w:val="20"/>
          <w:szCs w:val="20"/>
        </w:rPr>
      </w:pPr>
      <w:r w:rsidDel="00000000" w:rsidR="00000000" w:rsidRPr="00000000">
        <w:rPr>
          <w:rtl w:val="0"/>
        </w:rPr>
        <w:t xml:space="preserve">When a user taps a League Card : </w:t>
      </w:r>
    </w:p>
    <w:p w:rsidR="00000000" w:rsidDel="00000000" w:rsidP="00000000" w:rsidRDefault="00000000" w:rsidRPr="00000000" w14:paraId="000007EE">
      <w:pPr>
        <w:numPr>
          <w:ilvl w:val="1"/>
          <w:numId w:val="52"/>
        </w:numPr>
        <w:spacing w:after="0" w:afterAutospacing="0"/>
        <w:ind w:left="1440" w:hanging="360"/>
        <w:rPr>
          <w:b w:val="0"/>
          <w:bCs w:val="0"/>
          <w:sz w:val="20"/>
          <w:szCs w:val="20"/>
        </w:rPr>
      </w:pPr>
      <w:r w:rsidDel="00000000" w:rsidR="00000000" w:rsidRPr="00000000">
        <w:rPr>
          <w:rtl w:val="0"/>
        </w:rPr>
        <w:t xml:space="preserve">They system must navigate to the League Dashboard (Matchup view)</w:t>
      </w:r>
    </w:p>
    <w:p w:rsidR="00000000" w:rsidDel="00000000" w:rsidP="00000000" w:rsidRDefault="00000000" w:rsidRPr="00000000" w14:paraId="000007EF">
      <w:pPr>
        <w:numPr>
          <w:ilvl w:val="1"/>
          <w:numId w:val="52"/>
        </w:numPr>
        <w:spacing w:after="0" w:afterAutospacing="0"/>
        <w:ind w:left="1440" w:hanging="360"/>
        <w:rPr>
          <w:b w:val="0"/>
          <w:bCs w:val="0"/>
          <w:sz w:val="20"/>
          <w:szCs w:val="20"/>
        </w:rPr>
      </w:pPr>
      <w:commentRangeStart w:id="29"/>
      <w:commentRangeStart w:id="30"/>
      <w:r w:rsidDel="00000000" w:rsidR="00000000" w:rsidRPr="00000000">
        <w:rPr>
          <w:rtl w:val="0"/>
        </w:rPr>
        <w:t xml:space="preserve">The League Dashboard Contains: </w:t>
      </w:r>
    </w:p>
    <w:p w:rsidR="00000000" w:rsidDel="00000000" w:rsidP="00000000" w:rsidRDefault="00000000" w:rsidRPr="00000000" w14:paraId="000007F0">
      <w:pPr>
        <w:numPr>
          <w:ilvl w:val="2"/>
          <w:numId w:val="52"/>
        </w:numPr>
        <w:spacing w:after="0" w:afterAutospacing="0"/>
        <w:ind w:left="2160" w:hanging="360"/>
        <w:rPr>
          <w:b w:val="0"/>
          <w:bCs w:val="0"/>
          <w:sz w:val="20"/>
          <w:szCs w:val="20"/>
        </w:rPr>
      </w:pPr>
      <w:hyperlink w:anchor="_8mxxowqs4kiy">
        <w:r w:rsidDel="00000000" w:rsidR="00000000" w:rsidRPr="00000000">
          <w:rPr>
            <w:color w:val="1155cc"/>
            <w:u w:val="single"/>
            <w:rtl w:val="0"/>
          </w:rPr>
          <w:t xml:space="preserve">Matchup</w:t>
        </w:r>
      </w:hyperlink>
      <w:r w:rsidDel="00000000" w:rsidR="00000000" w:rsidRPr="00000000">
        <w:rPr>
          <w:rtl w:val="0"/>
        </w:rPr>
      </w:r>
    </w:p>
    <w:p w:rsidR="00000000" w:rsidDel="00000000" w:rsidP="00000000" w:rsidRDefault="00000000" w:rsidRPr="00000000" w14:paraId="000007F1">
      <w:pPr>
        <w:numPr>
          <w:ilvl w:val="2"/>
          <w:numId w:val="52"/>
        </w:numPr>
        <w:spacing w:after="0" w:afterAutospacing="0"/>
        <w:ind w:left="2160" w:hanging="360"/>
        <w:rPr>
          <w:b w:val="0"/>
          <w:bCs w:val="0"/>
          <w:sz w:val="20"/>
          <w:szCs w:val="20"/>
        </w:rPr>
      </w:pPr>
      <w:hyperlink w:anchor="_uebmhdy6i969">
        <w:r w:rsidDel="00000000" w:rsidR="00000000" w:rsidRPr="00000000">
          <w:rPr>
            <w:color w:val="1155cc"/>
            <w:u w:val="single"/>
            <w:rtl w:val="0"/>
          </w:rPr>
          <w:t xml:space="preserve">History</w:t>
        </w:r>
      </w:hyperlink>
      <w:r w:rsidDel="00000000" w:rsidR="00000000" w:rsidRPr="00000000">
        <w:rPr>
          <w:rtl w:val="0"/>
        </w:rPr>
      </w:r>
    </w:p>
    <w:p w:rsidR="00000000" w:rsidDel="00000000" w:rsidP="00000000" w:rsidRDefault="00000000" w:rsidRPr="00000000" w14:paraId="000007F2">
      <w:pPr>
        <w:numPr>
          <w:ilvl w:val="2"/>
          <w:numId w:val="52"/>
        </w:numPr>
        <w:spacing w:after="0" w:afterAutospacing="0"/>
        <w:ind w:left="2160" w:hanging="360"/>
        <w:rPr>
          <w:b w:val="0"/>
          <w:bCs w:val="0"/>
          <w:sz w:val="20"/>
          <w:szCs w:val="20"/>
        </w:rPr>
      </w:pPr>
      <w:hyperlink w:anchor="_lj8hrmm060bo">
        <w:r w:rsidDel="00000000" w:rsidR="00000000" w:rsidRPr="00000000">
          <w:rPr>
            <w:color w:val="1155cc"/>
            <w:u w:val="single"/>
            <w:rtl w:val="0"/>
          </w:rPr>
          <w:t xml:space="preserve">Standings</w:t>
        </w:r>
      </w:hyperlink>
      <w:r w:rsidDel="00000000" w:rsidR="00000000" w:rsidRPr="00000000">
        <w:rPr>
          <w:rtl w:val="0"/>
        </w:rPr>
      </w:r>
    </w:p>
    <w:p w:rsidR="00000000" w:rsidDel="00000000" w:rsidP="00000000" w:rsidRDefault="00000000" w:rsidRPr="00000000" w14:paraId="000007F3">
      <w:pPr>
        <w:numPr>
          <w:ilvl w:val="2"/>
          <w:numId w:val="52"/>
        </w:numPr>
        <w:spacing w:after="0" w:afterAutospacing="0"/>
        <w:ind w:left="2160" w:hanging="360"/>
        <w:rPr/>
      </w:pPr>
      <w:hyperlink w:anchor="_valiggmea146">
        <w:r w:rsidDel="00000000" w:rsidR="00000000" w:rsidRPr="00000000">
          <w:rPr>
            <w:color w:val="1155cc"/>
            <w:u w:val="single"/>
            <w:rtl w:val="0"/>
          </w:rPr>
          <w:t xml:space="preserve">League Wallet</w:t>
        </w:r>
      </w:hyperlink>
      <w:commentRangeEnd w:id="29"/>
      <w:r w:rsidDel="00000000" w:rsidR="00000000" w:rsidRPr="00000000">
        <w:commentReference w:id="29"/>
      </w:r>
      <w:commentRangeEnd w:id="30"/>
      <w:r w:rsidDel="00000000" w:rsidR="00000000" w:rsidRPr="00000000">
        <w:commentReference w:id="30"/>
      </w:r>
      <w:hyperlink w:anchor="_valiggmea146">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7F4">
      <w:pPr>
        <w:numPr>
          <w:ilvl w:val="0"/>
          <w:numId w:val="52"/>
        </w:numPr>
        <w:spacing w:after="0" w:afterAutospacing="0"/>
        <w:ind w:left="720" w:hanging="360"/>
        <w:rPr>
          <w:sz w:val="20"/>
          <w:szCs w:val="20"/>
        </w:rPr>
      </w:pPr>
      <w:r w:rsidDel="00000000" w:rsidR="00000000" w:rsidRPr="00000000">
        <w:rPr>
          <w:b w:val="1"/>
          <w:bCs w:val="1"/>
          <w:rtl w:val="0"/>
        </w:rPr>
        <w:t xml:space="preserve">Sorting Of Leagues</w:t>
      </w:r>
    </w:p>
    <w:p w:rsidR="00000000" w:rsidDel="00000000" w:rsidP="00000000" w:rsidRDefault="00000000" w:rsidRPr="00000000" w14:paraId="000007F5">
      <w:pPr>
        <w:numPr>
          <w:ilvl w:val="1"/>
          <w:numId w:val="52"/>
        </w:numPr>
        <w:spacing w:after="0" w:afterAutospacing="0"/>
        <w:ind w:left="1440" w:hanging="360"/>
        <w:rPr>
          <w:b w:val="0"/>
          <w:bCs w:val="0"/>
          <w:sz w:val="20"/>
          <w:szCs w:val="20"/>
        </w:rPr>
      </w:pPr>
      <w:r w:rsidDel="00000000" w:rsidR="00000000" w:rsidRPr="00000000">
        <w:rPr>
          <w:rtl w:val="0"/>
        </w:rPr>
        <w:t xml:space="preserve">Leagues under ‘My Leagues’ must be sorted using the following priority: </w:t>
      </w:r>
    </w:p>
    <w:p w:rsidR="00000000" w:rsidDel="00000000" w:rsidP="00000000" w:rsidRDefault="00000000" w:rsidRPr="00000000" w14:paraId="000007F6">
      <w:pPr>
        <w:numPr>
          <w:ilvl w:val="2"/>
          <w:numId w:val="52"/>
        </w:numPr>
        <w:spacing w:after="0" w:afterAutospacing="0"/>
        <w:ind w:left="2160" w:hanging="360"/>
        <w:rPr>
          <w:b w:val="0"/>
          <w:bCs w:val="0"/>
          <w:strike w:val="1"/>
          <w:sz w:val="20"/>
          <w:szCs w:val="20"/>
        </w:rPr>
      </w:pPr>
      <w:r w:rsidDel="00000000" w:rsidR="00000000" w:rsidRPr="00000000">
        <w:rPr>
          <w:strike w:val="1"/>
          <w:rtl w:val="0"/>
        </w:rPr>
        <w:t xml:space="preserve">Active Leagues</w:t>
      </w:r>
    </w:p>
    <w:p w:rsidR="00000000" w:rsidDel="00000000" w:rsidP="00000000" w:rsidRDefault="00000000" w:rsidRPr="00000000" w14:paraId="000007F7">
      <w:pPr>
        <w:numPr>
          <w:ilvl w:val="2"/>
          <w:numId w:val="52"/>
        </w:numPr>
        <w:spacing w:after="0" w:afterAutospacing="0"/>
        <w:ind w:left="2160" w:hanging="360"/>
        <w:rPr>
          <w:b w:val="0"/>
          <w:bCs w:val="0"/>
          <w:strike w:val="1"/>
          <w:sz w:val="20"/>
          <w:szCs w:val="20"/>
        </w:rPr>
      </w:pPr>
      <w:r w:rsidDel="00000000" w:rsidR="00000000" w:rsidRPr="00000000">
        <w:rPr>
          <w:strike w:val="1"/>
          <w:rtl w:val="0"/>
        </w:rPr>
        <w:t xml:space="preserve">Upcoming Leagues</w:t>
      </w:r>
    </w:p>
    <w:p w:rsidR="00000000" w:rsidDel="00000000" w:rsidP="00000000" w:rsidRDefault="00000000" w:rsidRPr="00000000" w14:paraId="000007F8">
      <w:pPr>
        <w:numPr>
          <w:ilvl w:val="2"/>
          <w:numId w:val="52"/>
        </w:numPr>
        <w:spacing w:after="0" w:afterAutospacing="0"/>
        <w:ind w:left="2160" w:hanging="360"/>
        <w:rPr>
          <w:b w:val="0"/>
          <w:bCs w:val="0"/>
          <w:strike w:val="1"/>
          <w:sz w:val="20"/>
          <w:szCs w:val="20"/>
        </w:rPr>
      </w:pPr>
      <w:commentRangeStart w:id="31"/>
      <w:commentRangeStart w:id="32"/>
      <w:r w:rsidDel="00000000" w:rsidR="00000000" w:rsidRPr="00000000">
        <w:rPr>
          <w:strike w:val="1"/>
          <w:rtl w:val="0"/>
        </w:rPr>
        <w:t xml:space="preserve">Completed Leagues</w:t>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7F9">
      <w:pPr>
        <w:numPr>
          <w:ilvl w:val="2"/>
          <w:numId w:val="52"/>
        </w:numPr>
        <w:spacing w:after="0" w:afterAutospacing="0"/>
        <w:ind w:left="2160" w:hanging="360"/>
        <w:rPr>
          <w:b w:val="0"/>
          <w:bCs w:val="0"/>
          <w:sz w:val="20"/>
          <w:szCs w:val="20"/>
        </w:rPr>
      </w:pPr>
      <w:r w:rsidDel="00000000" w:rsidR="00000000" w:rsidRPr="00000000">
        <w:rPr>
          <w:rtl w:val="0"/>
        </w:rPr>
        <w:t xml:space="preserve">Sort by most recently active league.</w:t>
      </w:r>
    </w:p>
    <w:p w:rsidR="00000000" w:rsidDel="00000000" w:rsidP="00000000" w:rsidRDefault="00000000" w:rsidRPr="00000000" w14:paraId="000007FA">
      <w:pPr>
        <w:numPr>
          <w:ilvl w:val="0"/>
          <w:numId w:val="52"/>
        </w:numPr>
        <w:spacing w:after="0" w:afterAutospacing="0"/>
        <w:ind w:left="720" w:hanging="360"/>
        <w:rPr>
          <w:b w:val="0"/>
          <w:bCs w:val="0"/>
          <w:sz w:val="20"/>
          <w:szCs w:val="20"/>
        </w:rPr>
      </w:pPr>
      <w:r w:rsidDel="00000000" w:rsidR="00000000" w:rsidRPr="00000000">
        <w:rPr>
          <w:b w:val="1"/>
          <w:bCs w:val="1"/>
          <w:rtl w:val="0"/>
        </w:rPr>
        <w:t xml:space="preserve">Empty State </w:t>
      </w:r>
      <w:r w:rsidDel="00000000" w:rsidR="00000000" w:rsidRPr="00000000">
        <w:rPr>
          <w:rtl w:val="0"/>
        </w:rPr>
        <w:t xml:space="preserve">:</w:t>
      </w:r>
    </w:p>
    <w:p w:rsidR="00000000" w:rsidDel="00000000" w:rsidP="00000000" w:rsidRDefault="00000000" w:rsidRPr="00000000" w14:paraId="000007FB">
      <w:pPr>
        <w:numPr>
          <w:ilvl w:val="1"/>
          <w:numId w:val="52"/>
        </w:numPr>
        <w:spacing w:after="0" w:afterAutospacing="0"/>
        <w:ind w:left="1440" w:hanging="360"/>
        <w:rPr>
          <w:b w:val="0"/>
          <w:bCs w:val="0"/>
          <w:sz w:val="20"/>
          <w:szCs w:val="20"/>
        </w:rPr>
      </w:pPr>
      <w:r w:rsidDel="00000000" w:rsidR="00000000" w:rsidRPr="00000000">
        <w:rPr>
          <w:rtl w:val="0"/>
        </w:rPr>
        <w:t xml:space="preserve">If the User is not part of any leagues, display an empty state message.</w:t>
      </w:r>
    </w:p>
    <w:p w:rsidR="00000000" w:rsidDel="00000000" w:rsidP="00000000" w:rsidRDefault="00000000" w:rsidRPr="00000000" w14:paraId="000007FC">
      <w:pPr>
        <w:numPr>
          <w:ilvl w:val="1"/>
          <w:numId w:val="52"/>
        </w:numPr>
        <w:spacing w:after="0" w:afterAutospacing="0"/>
        <w:ind w:left="1440" w:hanging="360"/>
        <w:rPr>
          <w:b w:val="0"/>
          <w:bCs w:val="0"/>
          <w:sz w:val="20"/>
          <w:szCs w:val="20"/>
        </w:rPr>
      </w:pPr>
      <w:r w:rsidDel="00000000" w:rsidR="00000000" w:rsidRPr="00000000">
        <w:rPr>
          <w:rtl w:val="0"/>
        </w:rPr>
        <w:t xml:space="preserve">Example :  </w:t>
      </w:r>
      <w:commentRangeStart w:id="33"/>
      <w:commentRangeStart w:id="34"/>
      <w:r w:rsidDel="00000000" w:rsidR="00000000" w:rsidRPr="00000000">
        <w:rPr>
          <w:rtl w:val="0"/>
        </w:rPr>
        <w:t xml:space="preserve">‘</w:t>
      </w:r>
      <w:r w:rsidDel="00000000" w:rsidR="00000000" w:rsidRPr="00000000">
        <w:rPr>
          <w:strike w:val="1"/>
          <w:rtl w:val="0"/>
        </w:rPr>
        <w:t xml:space="preserve">You are not part of any leagues yet. Join a Public League or Create a Private League’</w:t>
      </w:r>
      <w:r w:rsidDel="00000000" w:rsidR="00000000" w:rsidRPr="00000000">
        <w:rPr>
          <w:rtl w:val="0"/>
        </w:rPr>
        <w:t xml:space="preserve">.</w:t>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7FD">
      <w:pPr>
        <w:numPr>
          <w:ilvl w:val="2"/>
          <w:numId w:val="52"/>
        </w:numPr>
        <w:spacing w:after="0" w:afterAutospacing="0"/>
        <w:ind w:left="2160" w:hanging="360"/>
        <w:rPr>
          <w:u w:val="none"/>
        </w:rPr>
      </w:pPr>
      <w:r w:rsidDel="00000000" w:rsidR="00000000" w:rsidRPr="00000000">
        <w:rPr>
          <w:rtl w:val="0"/>
        </w:rPr>
        <w:t xml:space="preserve">‘You are not part of any leagues yet. Join a Public League, Join a Private League, or Create a Private League’.</w:t>
      </w:r>
    </w:p>
    <w:p w:rsidR="00000000" w:rsidDel="00000000" w:rsidP="00000000" w:rsidRDefault="00000000" w:rsidRPr="00000000" w14:paraId="000007F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Action buttons : </w:t>
      </w:r>
    </w:p>
    <w:p w:rsidR="00000000" w:rsidDel="00000000" w:rsidP="00000000" w:rsidRDefault="00000000" w:rsidRPr="00000000" w14:paraId="000007FF">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Join Public League</w:t>
      </w:r>
    </w:p>
    <w:p w:rsidR="00000000" w:rsidDel="00000000" w:rsidP="00000000" w:rsidRDefault="00000000" w:rsidRPr="00000000" w14:paraId="00000800">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On click should navigate to the Public leagues category/tab</w:t>
      </w:r>
    </w:p>
    <w:p w:rsidR="00000000" w:rsidDel="00000000" w:rsidP="00000000" w:rsidRDefault="00000000" w:rsidRPr="00000000" w14:paraId="00000801">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Join Private League </w:t>
      </w:r>
    </w:p>
    <w:p w:rsidR="00000000" w:rsidDel="00000000" w:rsidP="00000000" w:rsidRDefault="00000000" w:rsidRPr="00000000" w14:paraId="00000802">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On click should navigate to the Invitations category/tab</w:t>
      </w:r>
    </w:p>
    <w:p w:rsidR="00000000" w:rsidDel="00000000" w:rsidP="00000000" w:rsidRDefault="00000000" w:rsidRPr="00000000" w14:paraId="00000803">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Create Private League</w:t>
      </w:r>
    </w:p>
    <w:p w:rsidR="00000000" w:rsidDel="00000000" w:rsidP="00000000" w:rsidRDefault="00000000" w:rsidRPr="00000000" w14:paraId="00000804">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On click should display the Private league creation pop-up/model.</w:t>
      </w:r>
    </w:p>
    <w:p w:rsidR="00000000" w:rsidDel="00000000" w:rsidP="00000000" w:rsidRDefault="00000000" w:rsidRPr="00000000" w14:paraId="00000805">
      <w:pPr>
        <w:numPr>
          <w:ilvl w:val="0"/>
          <w:numId w:val="52"/>
        </w:numPr>
        <w:spacing w:after="0" w:afterAutospacing="0"/>
        <w:ind w:left="720" w:hanging="360"/>
        <w:rPr>
          <w:sz w:val="20"/>
          <w:szCs w:val="20"/>
        </w:rPr>
      </w:pPr>
      <w:r w:rsidDel="00000000" w:rsidR="00000000" w:rsidRPr="00000000">
        <w:rPr>
          <w:b w:val="1"/>
          <w:bCs w:val="1"/>
          <w:rtl w:val="0"/>
        </w:rPr>
        <w:t xml:space="preserve">Data Refresh</w:t>
      </w:r>
    </w:p>
    <w:p w:rsidR="00000000" w:rsidDel="00000000" w:rsidP="00000000" w:rsidRDefault="00000000" w:rsidRPr="00000000" w14:paraId="00000806">
      <w:pPr>
        <w:numPr>
          <w:ilvl w:val="1"/>
          <w:numId w:val="52"/>
        </w:numPr>
        <w:spacing w:after="0" w:afterAutospacing="0"/>
        <w:ind w:left="1440" w:hanging="360"/>
        <w:rPr>
          <w:b w:val="0"/>
          <w:bCs w:val="0"/>
          <w:sz w:val="20"/>
          <w:szCs w:val="20"/>
        </w:rPr>
      </w:pPr>
      <w:commentRangeStart w:id="35"/>
      <w:commentRangeStart w:id="36"/>
      <w:r w:rsidDel="00000000" w:rsidR="00000000" w:rsidRPr="00000000">
        <w:rPr>
          <w:rtl w:val="0"/>
        </w:rPr>
        <w:t xml:space="preserve">The Dashboard must refresh league data when :</w:t>
      </w:r>
      <w:commentRangeEnd w:id="35"/>
      <w:r w:rsidDel="00000000" w:rsidR="00000000" w:rsidRPr="00000000">
        <w:commentReference w:id="35"/>
      </w:r>
      <w:commentRangeEnd w:id="36"/>
      <w:r w:rsidDel="00000000" w:rsidR="00000000" w:rsidRPr="00000000">
        <w:commentReference w:id="36"/>
      </w:r>
      <w:r w:rsidDel="00000000" w:rsidR="00000000" w:rsidRPr="00000000">
        <w:rPr>
          <w:rtl w:val="0"/>
        </w:rPr>
        <w:t xml:space="preserve"> </w:t>
      </w:r>
    </w:p>
    <w:p w:rsidR="00000000" w:rsidDel="00000000" w:rsidP="00000000" w:rsidRDefault="00000000" w:rsidRPr="00000000" w14:paraId="00000807">
      <w:pPr>
        <w:numPr>
          <w:ilvl w:val="2"/>
          <w:numId w:val="52"/>
        </w:numPr>
        <w:spacing w:after="0" w:afterAutospacing="0"/>
        <w:ind w:left="2160" w:hanging="360"/>
        <w:rPr>
          <w:b w:val="0"/>
          <w:bCs w:val="0"/>
          <w:sz w:val="20"/>
          <w:szCs w:val="20"/>
        </w:rPr>
      </w:pPr>
      <w:r w:rsidDel="00000000" w:rsidR="00000000" w:rsidRPr="00000000">
        <w:rPr>
          <w:rtl w:val="0"/>
        </w:rPr>
        <w:t xml:space="preserve">User returns from League Dashboard</w:t>
      </w:r>
    </w:p>
    <w:p w:rsidR="00000000" w:rsidDel="00000000" w:rsidP="00000000" w:rsidRDefault="00000000" w:rsidRPr="00000000" w14:paraId="00000808">
      <w:pPr>
        <w:numPr>
          <w:ilvl w:val="2"/>
          <w:numId w:val="52"/>
        </w:numPr>
        <w:spacing w:after="0" w:afterAutospacing="0"/>
        <w:ind w:left="2160" w:hanging="360"/>
        <w:rPr>
          <w:b w:val="0"/>
          <w:bCs w:val="0"/>
          <w:sz w:val="20"/>
          <w:szCs w:val="20"/>
        </w:rPr>
      </w:pPr>
      <w:r w:rsidDel="00000000" w:rsidR="00000000" w:rsidRPr="00000000">
        <w:rPr>
          <w:rtl w:val="0"/>
        </w:rPr>
        <w:t xml:space="preserve">User joins a new league</w:t>
      </w:r>
    </w:p>
    <w:p w:rsidR="00000000" w:rsidDel="00000000" w:rsidP="00000000" w:rsidRDefault="00000000" w:rsidRPr="00000000" w14:paraId="00000809">
      <w:pPr>
        <w:numPr>
          <w:ilvl w:val="2"/>
          <w:numId w:val="52"/>
        </w:numPr>
        <w:spacing w:after="0" w:afterAutospacing="0"/>
        <w:ind w:left="2160" w:hanging="360"/>
        <w:rPr>
          <w:b w:val="0"/>
          <w:bCs w:val="0"/>
          <w:sz w:val="20"/>
          <w:szCs w:val="20"/>
        </w:rPr>
      </w:pPr>
      <w:r w:rsidDel="00000000" w:rsidR="00000000" w:rsidRPr="00000000">
        <w:rPr>
          <w:rtl w:val="0"/>
        </w:rPr>
        <w:t xml:space="preserve">League status changes</w:t>
      </w:r>
    </w:p>
    <w:p w:rsidR="00000000" w:rsidDel="00000000" w:rsidP="00000000" w:rsidRDefault="00000000" w:rsidRPr="00000000" w14:paraId="0000080A">
      <w:pPr>
        <w:numPr>
          <w:ilvl w:val="2"/>
          <w:numId w:val="52"/>
        </w:numPr>
        <w:spacing w:after="0" w:afterAutospacing="0"/>
        <w:ind w:left="2160" w:hanging="360"/>
        <w:rPr>
          <w:u w:val="none"/>
        </w:rPr>
      </w:pPr>
      <w:r w:rsidDel="00000000" w:rsidR="00000000" w:rsidRPr="00000000">
        <w:rPr>
          <w:rtl w:val="0"/>
        </w:rPr>
        <w:t xml:space="preserve">Pricing &amp; Value changes</w:t>
      </w:r>
    </w:p>
    <w:p w:rsidR="00000000" w:rsidDel="00000000" w:rsidP="00000000" w:rsidRDefault="00000000" w:rsidRPr="00000000" w14:paraId="0000080B">
      <w:pPr>
        <w:numPr>
          <w:ilvl w:val="2"/>
          <w:numId w:val="52"/>
        </w:numPr>
        <w:ind w:left="2160" w:hanging="360"/>
        <w:rPr>
          <w:u w:val="none"/>
        </w:rPr>
      </w:pPr>
      <w:r w:rsidDel="00000000" w:rsidR="00000000" w:rsidRPr="00000000">
        <w:rPr>
          <w:rtl w:val="0"/>
        </w:rPr>
        <w:t xml:space="preserve">Price updates in the Market updates</w:t>
      </w:r>
    </w:p>
    <w:p w:rsidR="00000000" w:rsidDel="00000000" w:rsidP="00000000" w:rsidRDefault="00000000" w:rsidRPr="00000000" w14:paraId="0000080C">
      <w:pPr>
        <w:rPr/>
      </w:pPr>
      <w:r w:rsidDel="00000000" w:rsidR="00000000" w:rsidRPr="00000000">
        <w:rPr>
          <w:b w:val="1"/>
          <w:bCs w:val="1"/>
          <w:rtl w:val="0"/>
        </w:rPr>
        <w:t xml:space="preserve">Note : </w:t>
      </w:r>
      <w:r w:rsidDel="00000000" w:rsidR="00000000" w:rsidRPr="00000000">
        <w:rPr>
          <w:rtl w:val="0"/>
        </w:rPr>
        <w:t xml:space="preserve">Refresh must occur automatically without requiring  manual action.</w:t>
      </w:r>
    </w:p>
    <w:p w:rsidR="00000000" w:rsidDel="00000000" w:rsidP="00000000" w:rsidRDefault="00000000" w:rsidRPr="00000000" w14:paraId="0000080D">
      <w:pPr>
        <w:numPr>
          <w:ilvl w:val="0"/>
          <w:numId w:val="52"/>
        </w:numPr>
        <w:spacing w:after="0" w:afterAutospacing="0"/>
        <w:ind w:left="720" w:hanging="360"/>
        <w:rPr>
          <w:sz w:val="20"/>
          <w:szCs w:val="20"/>
        </w:rPr>
      </w:pPr>
      <w:r w:rsidDel="00000000" w:rsidR="00000000" w:rsidRPr="00000000">
        <w:rPr>
          <w:b w:val="1"/>
          <w:bCs w:val="1"/>
          <w:rtl w:val="0"/>
        </w:rPr>
        <w:t xml:space="preserve">Security Rules</w:t>
      </w:r>
    </w:p>
    <w:p w:rsidR="00000000" w:rsidDel="00000000" w:rsidP="00000000" w:rsidRDefault="00000000" w:rsidRPr="00000000" w14:paraId="0000080E">
      <w:pPr>
        <w:numPr>
          <w:ilvl w:val="1"/>
          <w:numId w:val="52"/>
        </w:numPr>
        <w:spacing w:after="0" w:afterAutospacing="0"/>
        <w:ind w:left="1440" w:hanging="360"/>
        <w:rPr>
          <w:b w:val="0"/>
          <w:bCs w:val="0"/>
          <w:sz w:val="20"/>
          <w:szCs w:val="20"/>
        </w:rPr>
      </w:pPr>
      <w:r w:rsidDel="00000000" w:rsidR="00000000" w:rsidRPr="00000000">
        <w:rPr>
          <w:rtl w:val="0"/>
        </w:rPr>
        <w:t xml:space="preserve">User must only see leagues where: </w:t>
      </w:r>
    </w:p>
    <w:p w:rsidR="00000000" w:rsidDel="00000000" w:rsidP="00000000" w:rsidRDefault="00000000" w:rsidRPr="00000000" w14:paraId="0000080F">
      <w:pPr>
        <w:numPr>
          <w:ilvl w:val="2"/>
          <w:numId w:val="52"/>
        </w:numPr>
        <w:spacing w:after="0" w:afterAutospacing="0"/>
        <w:ind w:left="2160" w:hanging="360"/>
        <w:rPr>
          <w:b w:val="0"/>
          <w:bCs w:val="0"/>
          <w:sz w:val="20"/>
          <w:szCs w:val="20"/>
        </w:rPr>
      </w:pPr>
      <w:r w:rsidDel="00000000" w:rsidR="00000000" w:rsidRPr="00000000">
        <w:rPr>
          <w:rtl w:val="0"/>
        </w:rPr>
        <w:t xml:space="preserve">User is a participant</w:t>
      </w:r>
    </w:p>
    <w:p w:rsidR="00000000" w:rsidDel="00000000" w:rsidP="00000000" w:rsidRDefault="00000000" w:rsidRPr="00000000" w14:paraId="00000810">
      <w:pPr>
        <w:numPr>
          <w:ilvl w:val="2"/>
          <w:numId w:val="52"/>
        </w:numPr>
        <w:spacing w:after="0" w:afterAutospacing="0"/>
        <w:ind w:left="2160" w:hanging="360"/>
        <w:rPr>
          <w:b w:val="0"/>
          <w:bCs w:val="0"/>
          <w:sz w:val="20"/>
          <w:szCs w:val="20"/>
        </w:rPr>
      </w:pPr>
      <w:r w:rsidDel="00000000" w:rsidR="00000000" w:rsidRPr="00000000">
        <w:rPr>
          <w:rtl w:val="0"/>
        </w:rPr>
        <w:t xml:space="preserve">User is a Commissioner/Co-commissioner.</w:t>
      </w:r>
    </w:p>
    <w:p w:rsidR="00000000" w:rsidDel="00000000" w:rsidP="00000000" w:rsidRDefault="00000000" w:rsidRPr="00000000" w14:paraId="00000811">
      <w:pPr>
        <w:numPr>
          <w:ilvl w:val="2"/>
          <w:numId w:val="52"/>
        </w:numPr>
        <w:spacing w:after="0" w:afterAutospacing="0"/>
        <w:ind w:left="2160" w:hanging="360"/>
        <w:rPr>
          <w:b w:val="0"/>
          <w:bCs w:val="0"/>
          <w:sz w:val="20"/>
          <w:szCs w:val="20"/>
        </w:rPr>
      </w:pPr>
      <w:r w:rsidDel="00000000" w:rsidR="00000000" w:rsidRPr="00000000">
        <w:rPr>
          <w:rtl w:val="0"/>
        </w:rPr>
        <w:t xml:space="preserve">The user is an invited member who is accepted.</w:t>
      </w:r>
    </w:p>
    <w:p w:rsidR="00000000" w:rsidDel="00000000" w:rsidP="00000000" w:rsidRDefault="00000000" w:rsidRPr="00000000" w14:paraId="00000812">
      <w:pPr>
        <w:numPr>
          <w:ilvl w:val="2"/>
          <w:numId w:val="52"/>
        </w:numPr>
        <w:spacing w:after="0" w:afterAutospacing="0"/>
        <w:ind w:left="2160" w:hanging="360"/>
        <w:rPr>
          <w:b w:val="0"/>
          <w:bCs w:val="0"/>
          <w:sz w:val="20"/>
          <w:szCs w:val="20"/>
        </w:rPr>
      </w:pPr>
      <w:commentRangeStart w:id="37"/>
      <w:commentRangeStart w:id="38"/>
      <w:r w:rsidDel="00000000" w:rsidR="00000000" w:rsidRPr="00000000">
        <w:rPr>
          <w:rtl w:val="0"/>
        </w:rPr>
        <w:t xml:space="preserve">Users must not see leagues belonging to other users.</w:t>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813">
      <w:pPr>
        <w:numPr>
          <w:ilvl w:val="0"/>
          <w:numId w:val="52"/>
        </w:numPr>
        <w:spacing w:after="0" w:afterAutospacing="0"/>
        <w:ind w:left="720" w:hanging="360"/>
        <w:rPr>
          <w:sz w:val="20"/>
          <w:szCs w:val="20"/>
        </w:rPr>
      </w:pPr>
      <w:r w:rsidDel="00000000" w:rsidR="00000000" w:rsidRPr="00000000">
        <w:rPr>
          <w:b w:val="1"/>
          <w:bCs w:val="1"/>
          <w:rtl w:val="0"/>
        </w:rPr>
        <w:t xml:space="preserve">Edge Cases</w:t>
      </w:r>
    </w:p>
    <w:p w:rsidR="00000000" w:rsidDel="00000000" w:rsidP="00000000" w:rsidRDefault="00000000" w:rsidRPr="00000000" w14:paraId="00000814">
      <w:pPr>
        <w:numPr>
          <w:ilvl w:val="1"/>
          <w:numId w:val="52"/>
        </w:numPr>
        <w:spacing w:after="0" w:afterAutospacing="0"/>
        <w:ind w:left="1440" w:hanging="360"/>
        <w:rPr>
          <w:sz w:val="20"/>
          <w:szCs w:val="20"/>
        </w:rPr>
      </w:pPr>
      <w:r w:rsidDel="00000000" w:rsidR="00000000" w:rsidRPr="00000000">
        <w:rPr>
          <w:b w:val="1"/>
          <w:bCs w:val="1"/>
          <w:rtl w:val="0"/>
        </w:rPr>
        <w:t xml:space="preserve">League Deleted or Dissolved</w:t>
      </w:r>
    </w:p>
    <w:p w:rsidR="00000000" w:rsidDel="00000000" w:rsidP="00000000" w:rsidRDefault="00000000" w:rsidRPr="00000000" w14:paraId="00000815">
      <w:pPr>
        <w:numPr>
          <w:ilvl w:val="2"/>
          <w:numId w:val="52"/>
        </w:numPr>
        <w:spacing w:after="0" w:afterAutospacing="0"/>
        <w:ind w:left="2160" w:hanging="360"/>
        <w:rPr>
          <w:b w:val="0"/>
          <w:bCs w:val="0"/>
          <w:sz w:val="20"/>
          <w:szCs w:val="20"/>
        </w:rPr>
      </w:pPr>
      <w:r w:rsidDel="00000000" w:rsidR="00000000" w:rsidRPr="00000000">
        <w:rPr>
          <w:rtl w:val="0"/>
        </w:rPr>
        <w:t xml:space="preserve">If a league is dissolved : </w:t>
      </w:r>
    </w:p>
    <w:p w:rsidR="00000000" w:rsidDel="00000000" w:rsidP="00000000" w:rsidRDefault="00000000" w:rsidRPr="00000000" w14:paraId="00000816">
      <w:pPr>
        <w:numPr>
          <w:ilvl w:val="3"/>
          <w:numId w:val="52"/>
        </w:numPr>
        <w:spacing w:after="0" w:afterAutospacing="0"/>
        <w:ind w:left="2880" w:hanging="360"/>
        <w:rPr>
          <w:b w:val="0"/>
          <w:bCs w:val="0"/>
          <w:sz w:val="20"/>
          <w:szCs w:val="20"/>
        </w:rPr>
      </w:pPr>
      <w:commentRangeStart w:id="39"/>
      <w:commentRangeStart w:id="40"/>
      <w:r w:rsidDel="00000000" w:rsidR="00000000" w:rsidRPr="00000000">
        <w:rPr>
          <w:strike w:val="1"/>
          <w:rtl w:val="0"/>
        </w:rPr>
        <w:t xml:space="preserve">The League must be removed from My Leagues Tab</w:t>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t xml:space="preserve">.</w:t>
      </w:r>
    </w:p>
    <w:p w:rsidR="00000000" w:rsidDel="00000000" w:rsidP="00000000" w:rsidRDefault="00000000" w:rsidRPr="00000000" w14:paraId="00000817">
      <w:pPr>
        <w:numPr>
          <w:ilvl w:val="3"/>
          <w:numId w:val="52"/>
        </w:numPr>
        <w:spacing w:after="0" w:afterAutospacing="0"/>
        <w:ind w:left="2880" w:hanging="360"/>
        <w:rPr>
          <w:u w:val="none"/>
        </w:rPr>
      </w:pPr>
      <w:r w:rsidDel="00000000" w:rsidR="00000000" w:rsidRPr="00000000">
        <w:rPr>
          <w:rtl w:val="0"/>
        </w:rPr>
        <w:t xml:space="preserve">The league must be visible under the Completed selectable widget within the My Leagues section.</w:t>
      </w:r>
    </w:p>
    <w:p w:rsidR="00000000" w:rsidDel="00000000" w:rsidP="00000000" w:rsidRDefault="00000000" w:rsidRPr="00000000" w14:paraId="00000818">
      <w:pPr>
        <w:numPr>
          <w:ilvl w:val="1"/>
          <w:numId w:val="52"/>
        </w:numPr>
        <w:spacing w:after="0" w:afterAutospacing="0"/>
        <w:ind w:left="1440" w:hanging="360"/>
        <w:rPr>
          <w:sz w:val="20"/>
          <w:szCs w:val="20"/>
        </w:rPr>
      </w:pPr>
      <w:r w:rsidDel="00000000" w:rsidR="00000000" w:rsidRPr="00000000">
        <w:rPr>
          <w:b w:val="1"/>
          <w:bCs w:val="1"/>
          <w:rtl w:val="0"/>
        </w:rPr>
        <w:t xml:space="preserve">User Removed from League</w:t>
      </w:r>
    </w:p>
    <w:p w:rsidR="00000000" w:rsidDel="00000000" w:rsidP="00000000" w:rsidRDefault="00000000" w:rsidRPr="00000000" w14:paraId="00000819">
      <w:pPr>
        <w:numPr>
          <w:ilvl w:val="2"/>
          <w:numId w:val="52"/>
        </w:numPr>
        <w:spacing w:after="0" w:afterAutospacing="0"/>
        <w:ind w:left="2160" w:hanging="360"/>
        <w:rPr>
          <w:b w:val="0"/>
          <w:bCs w:val="0"/>
          <w:sz w:val="20"/>
          <w:szCs w:val="20"/>
        </w:rPr>
      </w:pPr>
      <w:r w:rsidDel="00000000" w:rsidR="00000000" w:rsidRPr="00000000">
        <w:rPr>
          <w:rtl w:val="0"/>
        </w:rPr>
        <w:t xml:space="preserve">If a user is removed : </w:t>
      </w:r>
    </w:p>
    <w:p w:rsidR="00000000" w:rsidDel="00000000" w:rsidP="00000000" w:rsidRDefault="00000000" w:rsidRPr="00000000" w14:paraId="0000081A">
      <w:pPr>
        <w:numPr>
          <w:ilvl w:val="3"/>
          <w:numId w:val="52"/>
        </w:numPr>
        <w:ind w:left="2880" w:hanging="360"/>
        <w:rPr>
          <w:b w:val="0"/>
          <w:bCs w:val="0"/>
          <w:sz w:val="20"/>
          <w:szCs w:val="20"/>
        </w:rPr>
      </w:pPr>
      <w:r w:rsidDel="00000000" w:rsidR="00000000" w:rsidRPr="00000000">
        <w:rPr>
          <w:rtl w:val="0"/>
        </w:rPr>
        <w:t xml:space="preserve">The league must disappear from My Leagues List.</w:t>
      </w:r>
    </w:p>
    <w:p w:rsidR="00000000" w:rsidDel="00000000" w:rsidP="00000000" w:rsidRDefault="00000000" w:rsidRPr="00000000" w14:paraId="0000081B">
      <w:pPr>
        <w:ind w:left="0" w:firstLine="0"/>
        <w:rPr/>
      </w:pPr>
      <w:r w:rsidDel="00000000" w:rsidR="00000000" w:rsidRPr="00000000">
        <w:rPr>
          <w:rtl w:val="0"/>
        </w:rPr>
      </w:r>
    </w:p>
    <w:p w:rsidR="00000000" w:rsidDel="00000000" w:rsidP="00000000" w:rsidRDefault="00000000" w:rsidRPr="00000000" w14:paraId="0000081C">
      <w:pPr>
        <w:pStyle w:val="Heading3"/>
        <w:rPr/>
      </w:pPr>
      <w:bookmarkStart w:colFirst="0" w:colLast="0" w:name="_dy4aag94gxn6" w:id="56"/>
      <w:bookmarkEnd w:id="56"/>
      <w:r w:rsidDel="00000000" w:rsidR="00000000" w:rsidRPr="00000000">
        <w:rPr>
          <w:rtl w:val="0"/>
        </w:rPr>
        <w:t xml:space="preserve">User story -1.3 Leagues Dashboard - View/Layout </w:t>
      </w:r>
    </w:p>
    <w:p w:rsidR="00000000" w:rsidDel="00000000" w:rsidP="00000000" w:rsidRDefault="00000000" w:rsidRPr="00000000" w14:paraId="0000081D">
      <w:pPr>
        <w:rPr>
          <w:b w:val="1"/>
          <w:bCs w:val="1"/>
        </w:rPr>
      </w:pPr>
      <w:r w:rsidDel="00000000" w:rsidR="00000000" w:rsidRPr="00000000">
        <w:rPr>
          <w:rtl w:val="0"/>
        </w:rPr>
        <w:t xml:space="preserve">As a User, when I tap on a League Card, I want to access a detailed League Dashboard so that I can manage my participation, view standings, and perform league-related actions.</w:t>
      </w:r>
      <w:r w:rsidDel="00000000" w:rsidR="00000000" w:rsidRPr="00000000">
        <w:rPr>
          <w:rtl w:val="0"/>
        </w:rPr>
      </w:r>
    </w:p>
    <w:p w:rsidR="00000000" w:rsidDel="00000000" w:rsidP="00000000" w:rsidRDefault="00000000" w:rsidRPr="00000000" w14:paraId="0000081E">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081F">
      <w:pPr>
        <w:spacing w:after="200" w:lineRule="auto"/>
        <w:ind w:left="0" w:firstLine="0"/>
        <w:rPr/>
      </w:pPr>
      <w:r w:rsidDel="00000000" w:rsidR="00000000" w:rsidRPr="00000000">
        <w:rPr>
          <w:rtl w:val="0"/>
        </w:rPr>
        <w:t xml:space="preserve">The League Dashboard must contains </w:t>
      </w:r>
    </w:p>
    <w:p w:rsidR="00000000" w:rsidDel="00000000" w:rsidP="00000000" w:rsidRDefault="00000000" w:rsidRPr="00000000" w14:paraId="00000820">
      <w:pPr>
        <w:numPr>
          <w:ilvl w:val="0"/>
          <w:numId w:val="65"/>
        </w:numPr>
        <w:spacing w:after="0" w:afterAutospacing="0"/>
        <w:ind w:left="720" w:hanging="360"/>
        <w:rPr>
          <w:b w:val="1"/>
          <w:bCs w:val="1"/>
        </w:rPr>
      </w:pPr>
      <w:r w:rsidDel="00000000" w:rsidR="00000000" w:rsidRPr="00000000">
        <w:rPr>
          <w:b w:val="1"/>
          <w:bCs w:val="1"/>
          <w:rtl w:val="0"/>
        </w:rPr>
        <w:t xml:space="preserve">Top Header </w:t>
      </w:r>
    </w:p>
    <w:p w:rsidR="00000000" w:rsidDel="00000000" w:rsidP="00000000" w:rsidRDefault="00000000" w:rsidRPr="00000000" w14:paraId="00000821">
      <w:pPr>
        <w:numPr>
          <w:ilvl w:val="1"/>
          <w:numId w:val="65"/>
        </w:numPr>
        <w:spacing w:after="0" w:afterAutospacing="0"/>
        <w:ind w:left="1440" w:hanging="360"/>
        <w:rPr/>
      </w:pPr>
      <w:r w:rsidDel="00000000" w:rsidR="00000000" w:rsidRPr="00000000">
        <w:rPr>
          <w:rtl w:val="0"/>
        </w:rPr>
        <w:t xml:space="preserve">The Top header of the League Dashboard must display:</w:t>
      </w:r>
    </w:p>
    <w:p w:rsidR="00000000" w:rsidDel="00000000" w:rsidP="00000000" w:rsidRDefault="00000000" w:rsidRPr="00000000" w14:paraId="00000822">
      <w:pPr>
        <w:numPr>
          <w:ilvl w:val="2"/>
          <w:numId w:val="65"/>
        </w:numPr>
        <w:spacing w:after="0" w:afterAutospacing="0"/>
        <w:ind w:left="2160" w:hanging="360"/>
        <w:rPr>
          <w:b w:val="1"/>
          <w:bCs w:val="1"/>
        </w:rPr>
      </w:pPr>
      <w:r w:rsidDel="00000000" w:rsidR="00000000" w:rsidRPr="00000000">
        <w:rPr>
          <w:b w:val="1"/>
          <w:bCs w:val="1"/>
          <w:rtl w:val="0"/>
        </w:rPr>
        <w:t xml:space="preserve">Left arrow (Previous Week)</w:t>
      </w:r>
    </w:p>
    <w:p w:rsidR="00000000" w:rsidDel="00000000" w:rsidP="00000000" w:rsidRDefault="00000000" w:rsidRPr="00000000" w14:paraId="00000823">
      <w:pPr>
        <w:numPr>
          <w:ilvl w:val="3"/>
          <w:numId w:val="65"/>
        </w:numPr>
        <w:spacing w:after="0" w:afterAutospacing="0"/>
        <w:ind w:left="2880" w:hanging="360"/>
        <w:rPr/>
      </w:pPr>
      <w:r w:rsidDel="00000000" w:rsidR="00000000" w:rsidRPr="00000000">
        <w:rPr>
          <w:rtl w:val="0"/>
        </w:rPr>
        <w:t xml:space="preserve">When users clicks left arrow system must : </w:t>
      </w:r>
    </w:p>
    <w:p w:rsidR="00000000" w:rsidDel="00000000" w:rsidP="00000000" w:rsidRDefault="00000000" w:rsidRPr="00000000" w14:paraId="00000824">
      <w:pPr>
        <w:numPr>
          <w:ilvl w:val="4"/>
          <w:numId w:val="65"/>
        </w:numPr>
        <w:spacing w:after="0" w:afterAutospacing="0"/>
        <w:ind w:left="3600" w:hanging="360"/>
        <w:rPr>
          <w:u w:val="none"/>
        </w:rPr>
      </w:pPr>
      <w:r w:rsidDel="00000000" w:rsidR="00000000" w:rsidRPr="00000000">
        <w:rPr>
          <w:rtl w:val="0"/>
        </w:rPr>
        <w:t xml:space="preserve">Decreases week number by 1.</w:t>
      </w:r>
    </w:p>
    <w:p w:rsidR="00000000" w:rsidDel="00000000" w:rsidP="00000000" w:rsidRDefault="00000000" w:rsidRPr="00000000" w14:paraId="00000825">
      <w:pPr>
        <w:numPr>
          <w:ilvl w:val="4"/>
          <w:numId w:val="65"/>
        </w:numPr>
        <w:spacing w:after="0" w:afterAutospacing="0"/>
        <w:ind w:left="3600" w:hanging="360"/>
        <w:rPr>
          <w:u w:val="none"/>
        </w:rPr>
      </w:pPr>
      <w:r w:rsidDel="00000000" w:rsidR="00000000" w:rsidRPr="00000000">
        <w:rPr>
          <w:rtl w:val="0"/>
        </w:rPr>
        <w:t xml:space="preserve">Load the week’s matchup data</w:t>
      </w:r>
    </w:p>
    <w:p w:rsidR="00000000" w:rsidDel="00000000" w:rsidP="00000000" w:rsidRDefault="00000000" w:rsidRPr="00000000" w14:paraId="00000826">
      <w:pPr>
        <w:numPr>
          <w:ilvl w:val="4"/>
          <w:numId w:val="65"/>
        </w:numPr>
        <w:spacing w:after="0" w:afterAutospacing="0"/>
        <w:ind w:left="3600" w:hanging="360"/>
        <w:rPr>
          <w:u w:val="none"/>
        </w:rPr>
      </w:pPr>
      <w:r w:rsidDel="00000000" w:rsidR="00000000" w:rsidRPr="00000000">
        <w:rPr>
          <w:rtl w:val="0"/>
        </w:rPr>
        <w:t xml:space="preserve">Replace: </w:t>
      </w:r>
    </w:p>
    <w:p w:rsidR="00000000" w:rsidDel="00000000" w:rsidP="00000000" w:rsidRDefault="00000000" w:rsidRPr="00000000" w14:paraId="00000827">
      <w:pPr>
        <w:numPr>
          <w:ilvl w:val="5"/>
          <w:numId w:val="65"/>
        </w:numPr>
        <w:spacing w:after="0" w:afterAutospacing="0"/>
        <w:ind w:left="4320" w:hanging="360"/>
        <w:rPr>
          <w:u w:val="none"/>
        </w:rPr>
      </w:pPr>
      <w:r w:rsidDel="00000000" w:rsidR="00000000" w:rsidRPr="00000000">
        <w:rPr>
          <w:rtl w:val="0"/>
        </w:rPr>
        <w:t xml:space="preserve">Players stats</w:t>
      </w:r>
    </w:p>
    <w:p w:rsidR="00000000" w:rsidDel="00000000" w:rsidP="00000000" w:rsidRDefault="00000000" w:rsidRPr="00000000" w14:paraId="00000828">
      <w:pPr>
        <w:numPr>
          <w:ilvl w:val="5"/>
          <w:numId w:val="65"/>
        </w:numPr>
        <w:spacing w:after="0" w:afterAutospacing="0"/>
        <w:ind w:left="4320" w:hanging="360"/>
        <w:rPr>
          <w:u w:val="none"/>
        </w:rPr>
      </w:pPr>
      <w:r w:rsidDel="00000000" w:rsidR="00000000" w:rsidRPr="00000000">
        <w:rPr>
          <w:rtl w:val="0"/>
        </w:rPr>
        <w:t xml:space="preserve">Opponent</w:t>
      </w:r>
    </w:p>
    <w:p w:rsidR="00000000" w:rsidDel="00000000" w:rsidP="00000000" w:rsidRDefault="00000000" w:rsidRPr="00000000" w14:paraId="00000829">
      <w:pPr>
        <w:numPr>
          <w:ilvl w:val="5"/>
          <w:numId w:val="65"/>
        </w:numPr>
        <w:spacing w:after="0" w:afterAutospacing="0"/>
        <w:ind w:left="4320" w:hanging="360"/>
        <w:rPr>
          <w:u w:val="none"/>
        </w:rPr>
      </w:pPr>
      <w:r w:rsidDel="00000000" w:rsidR="00000000" w:rsidRPr="00000000">
        <w:rPr>
          <w:rtl w:val="0"/>
        </w:rPr>
        <w:t xml:space="preserve">Fantasy Points</w:t>
      </w:r>
    </w:p>
    <w:p w:rsidR="00000000" w:rsidDel="00000000" w:rsidP="00000000" w:rsidRDefault="00000000" w:rsidRPr="00000000" w14:paraId="0000082A">
      <w:pPr>
        <w:numPr>
          <w:ilvl w:val="5"/>
          <w:numId w:val="65"/>
        </w:numPr>
        <w:spacing w:after="0" w:afterAutospacing="0"/>
        <w:ind w:left="4320" w:hanging="360"/>
        <w:rPr>
          <w:u w:val="none"/>
        </w:rPr>
      </w:pPr>
      <w:r w:rsidDel="00000000" w:rsidR="00000000" w:rsidRPr="00000000">
        <w:rPr>
          <w:rtl w:val="0"/>
        </w:rPr>
        <w:t xml:space="preserve">Status (Final/Live/Upcoming/Completed)</w:t>
      </w:r>
    </w:p>
    <w:p w:rsidR="00000000" w:rsidDel="00000000" w:rsidP="00000000" w:rsidRDefault="00000000" w:rsidRPr="00000000" w14:paraId="0000082B">
      <w:pPr>
        <w:numPr>
          <w:ilvl w:val="3"/>
          <w:numId w:val="65"/>
        </w:numPr>
        <w:spacing w:after="0" w:afterAutospacing="0"/>
        <w:ind w:left="2880" w:hanging="360"/>
        <w:rPr>
          <w:b w:val="1"/>
          <w:bCs w:val="1"/>
        </w:rPr>
      </w:pPr>
      <w:r w:rsidDel="00000000" w:rsidR="00000000" w:rsidRPr="00000000">
        <w:rPr>
          <w:b w:val="1"/>
          <w:bCs w:val="1"/>
          <w:rtl w:val="0"/>
        </w:rPr>
        <w:t xml:space="preserve">Restrictions : </w:t>
      </w:r>
    </w:p>
    <w:p w:rsidR="00000000" w:rsidDel="00000000" w:rsidP="00000000" w:rsidRDefault="00000000" w:rsidRPr="00000000" w14:paraId="0000082C">
      <w:pPr>
        <w:numPr>
          <w:ilvl w:val="4"/>
          <w:numId w:val="65"/>
        </w:numPr>
        <w:spacing w:after="0" w:afterAutospacing="0"/>
        <w:ind w:left="3600" w:hanging="360"/>
        <w:rPr/>
      </w:pPr>
      <w:r w:rsidDel="00000000" w:rsidR="00000000" w:rsidRPr="00000000">
        <w:rPr>
          <w:rtl w:val="0"/>
        </w:rPr>
        <w:t xml:space="preserve"> If user is on week 1:</w:t>
      </w:r>
    </w:p>
    <w:p w:rsidR="00000000" w:rsidDel="00000000" w:rsidP="00000000" w:rsidRDefault="00000000" w:rsidRPr="00000000" w14:paraId="0000082D">
      <w:pPr>
        <w:numPr>
          <w:ilvl w:val="5"/>
          <w:numId w:val="65"/>
        </w:numPr>
        <w:spacing w:after="0" w:afterAutospacing="0"/>
        <w:ind w:left="4320" w:hanging="360"/>
        <w:rPr>
          <w:u w:val="none"/>
        </w:rPr>
      </w:pPr>
      <w:r w:rsidDel="00000000" w:rsidR="00000000" w:rsidRPr="00000000">
        <w:rPr>
          <w:rtl w:val="0"/>
        </w:rPr>
        <w:t xml:space="preserve">The left arrow must be disabled.</w:t>
      </w:r>
    </w:p>
    <w:p w:rsidR="00000000" w:rsidDel="00000000" w:rsidP="00000000" w:rsidRDefault="00000000" w:rsidRPr="00000000" w14:paraId="0000082E">
      <w:pPr>
        <w:numPr>
          <w:ilvl w:val="5"/>
          <w:numId w:val="65"/>
        </w:numPr>
        <w:spacing w:after="0" w:afterAutospacing="0"/>
        <w:ind w:left="4320" w:hanging="360"/>
        <w:rPr>
          <w:u w:val="none"/>
        </w:rPr>
      </w:pPr>
      <w:r w:rsidDel="00000000" w:rsidR="00000000" w:rsidRPr="00000000">
        <w:rPr>
          <w:rtl w:val="0"/>
        </w:rPr>
        <w:t xml:space="preserve">Arrow visually faded (non-clickable)</w:t>
      </w:r>
    </w:p>
    <w:p w:rsidR="00000000" w:rsidDel="00000000" w:rsidP="00000000" w:rsidRDefault="00000000" w:rsidRPr="00000000" w14:paraId="0000082F">
      <w:pPr>
        <w:numPr>
          <w:ilvl w:val="2"/>
          <w:numId w:val="65"/>
        </w:numPr>
        <w:spacing w:after="0" w:afterAutospacing="0"/>
        <w:ind w:left="2160" w:hanging="360"/>
        <w:rPr>
          <w:b w:val="1"/>
          <w:bCs w:val="1"/>
        </w:rPr>
      </w:pPr>
      <w:r w:rsidDel="00000000" w:rsidR="00000000" w:rsidRPr="00000000">
        <w:rPr>
          <w:b w:val="1"/>
          <w:bCs w:val="1"/>
          <w:rtl w:val="0"/>
        </w:rPr>
        <w:t xml:space="preserve">Right Arrow (Next Week)</w:t>
      </w:r>
    </w:p>
    <w:p w:rsidR="00000000" w:rsidDel="00000000" w:rsidP="00000000" w:rsidRDefault="00000000" w:rsidRPr="00000000" w14:paraId="00000830">
      <w:pPr>
        <w:numPr>
          <w:ilvl w:val="3"/>
          <w:numId w:val="65"/>
        </w:numPr>
        <w:spacing w:after="0" w:afterAutospacing="0"/>
        <w:ind w:left="2880" w:hanging="360"/>
        <w:rPr/>
      </w:pPr>
      <w:r w:rsidDel="00000000" w:rsidR="00000000" w:rsidRPr="00000000">
        <w:rPr>
          <w:rtl w:val="0"/>
        </w:rPr>
        <w:t xml:space="preserve">When user clicks system must : </w:t>
      </w:r>
    </w:p>
    <w:p w:rsidR="00000000" w:rsidDel="00000000" w:rsidP="00000000" w:rsidRDefault="00000000" w:rsidRPr="00000000" w14:paraId="00000831">
      <w:pPr>
        <w:numPr>
          <w:ilvl w:val="4"/>
          <w:numId w:val="65"/>
        </w:numPr>
        <w:spacing w:after="0" w:afterAutospacing="0"/>
        <w:ind w:left="3600" w:hanging="360"/>
        <w:rPr>
          <w:u w:val="none"/>
        </w:rPr>
      </w:pPr>
      <w:r w:rsidDel="00000000" w:rsidR="00000000" w:rsidRPr="00000000">
        <w:rPr>
          <w:rtl w:val="0"/>
        </w:rPr>
        <w:t xml:space="preserve">Increase week number by 1</w:t>
      </w:r>
    </w:p>
    <w:p w:rsidR="00000000" w:rsidDel="00000000" w:rsidP="00000000" w:rsidRDefault="00000000" w:rsidRPr="00000000" w14:paraId="00000832">
      <w:pPr>
        <w:numPr>
          <w:ilvl w:val="4"/>
          <w:numId w:val="65"/>
        </w:numPr>
        <w:spacing w:after="0" w:afterAutospacing="0"/>
        <w:ind w:left="3600" w:hanging="360"/>
        <w:rPr>
          <w:u w:val="none"/>
        </w:rPr>
      </w:pPr>
      <w:r w:rsidDel="00000000" w:rsidR="00000000" w:rsidRPr="00000000">
        <w:rPr>
          <w:rtl w:val="0"/>
        </w:rPr>
        <w:t xml:space="preserve">Load the week’s matchup view</w:t>
      </w:r>
    </w:p>
    <w:p w:rsidR="00000000" w:rsidDel="00000000" w:rsidP="00000000" w:rsidRDefault="00000000" w:rsidRPr="00000000" w14:paraId="00000833">
      <w:pPr>
        <w:numPr>
          <w:ilvl w:val="3"/>
          <w:numId w:val="65"/>
        </w:numPr>
        <w:spacing w:after="0" w:afterAutospacing="0"/>
        <w:ind w:left="2880" w:hanging="360"/>
        <w:rPr>
          <w:b w:val="1"/>
          <w:bCs w:val="1"/>
        </w:rPr>
      </w:pPr>
      <w:r w:rsidDel="00000000" w:rsidR="00000000" w:rsidRPr="00000000">
        <w:rPr>
          <w:b w:val="1"/>
          <w:bCs w:val="1"/>
          <w:rtl w:val="0"/>
        </w:rPr>
        <w:t xml:space="preserve">Restrictions: </w:t>
      </w:r>
    </w:p>
    <w:p w:rsidR="00000000" w:rsidDel="00000000" w:rsidP="00000000" w:rsidRDefault="00000000" w:rsidRPr="00000000" w14:paraId="00000834">
      <w:pPr>
        <w:numPr>
          <w:ilvl w:val="4"/>
          <w:numId w:val="65"/>
        </w:numPr>
        <w:spacing w:after="0" w:afterAutospacing="0"/>
        <w:ind w:left="3600" w:hanging="360"/>
        <w:rPr>
          <w:u w:val="none"/>
        </w:rPr>
      </w:pPr>
      <w:r w:rsidDel="00000000" w:rsidR="00000000" w:rsidRPr="00000000">
        <w:rPr>
          <w:rtl w:val="0"/>
        </w:rPr>
        <w:t xml:space="preserve">If user is on:</w:t>
      </w:r>
    </w:p>
    <w:p w:rsidR="00000000" w:rsidDel="00000000" w:rsidP="00000000" w:rsidRDefault="00000000" w:rsidRPr="00000000" w14:paraId="00000835">
      <w:pPr>
        <w:numPr>
          <w:ilvl w:val="5"/>
          <w:numId w:val="65"/>
        </w:numPr>
        <w:spacing w:after="0" w:afterAutospacing="0"/>
        <w:ind w:left="4320" w:hanging="360"/>
        <w:rPr>
          <w:u w:val="none"/>
        </w:rPr>
      </w:pPr>
      <w:r w:rsidDel="00000000" w:rsidR="00000000" w:rsidRPr="00000000">
        <w:rPr>
          <w:rFonts w:ascii="Arial Unicode MS" w:cs="Arial Unicode MS" w:eastAsia="Arial Unicode MS" w:hAnsi="Arial Unicode MS"/>
          <w:rtl w:val="0"/>
        </w:rPr>
        <w:t xml:space="preserve">Latest scheduled week  → enable right arrow.</w:t>
      </w:r>
    </w:p>
    <w:p w:rsidR="00000000" w:rsidDel="00000000" w:rsidP="00000000" w:rsidRDefault="00000000" w:rsidRPr="00000000" w14:paraId="00000836">
      <w:pPr>
        <w:numPr>
          <w:ilvl w:val="5"/>
          <w:numId w:val="65"/>
        </w:numPr>
        <w:spacing w:after="0" w:afterAutospacing="0"/>
        <w:ind w:left="4320" w:hanging="360"/>
        <w:rPr>
          <w:strike w:val="1"/>
        </w:rPr>
      </w:pPr>
      <w:commentRangeStart w:id="41"/>
      <w:commentRangeStart w:id="42"/>
      <w:r w:rsidDel="00000000" w:rsidR="00000000" w:rsidRPr="00000000">
        <w:rPr>
          <w:strike w:val="1"/>
          <w:rtl w:val="0"/>
        </w:rPr>
        <w:t xml:space="preserve">Future week</w:t>
      </w:r>
      <w:commentRangeEnd w:id="41"/>
      <w:r w:rsidDel="00000000" w:rsidR="00000000" w:rsidRPr="00000000">
        <w:commentReference w:id="41"/>
      </w:r>
      <w:commentRangeEnd w:id="42"/>
      <w:r w:rsidDel="00000000" w:rsidR="00000000" w:rsidRPr="00000000">
        <w:commentReference w:id="42"/>
      </w:r>
      <w:r w:rsidDel="00000000" w:rsidR="00000000" w:rsidRPr="00000000">
        <w:rPr>
          <w:rFonts w:ascii="Arial Unicode MS" w:cs="Arial Unicode MS" w:eastAsia="Arial Unicode MS" w:hAnsi="Arial Unicode MS"/>
          <w:strike w:val="1"/>
          <w:rtl w:val="0"/>
        </w:rPr>
        <w:t xml:space="preserve"> not yet generated  → disable arrow.</w:t>
      </w:r>
    </w:p>
    <w:p w:rsidR="00000000" w:rsidDel="00000000" w:rsidP="00000000" w:rsidRDefault="00000000" w:rsidRPr="00000000" w14:paraId="00000837">
      <w:pPr>
        <w:numPr>
          <w:ilvl w:val="5"/>
          <w:numId w:val="65"/>
        </w:numPr>
        <w:spacing w:after="0" w:afterAutospacing="0"/>
        <w:ind w:left="4320" w:hanging="360"/>
        <w:rPr/>
      </w:pPr>
      <w:r w:rsidDel="00000000" w:rsidR="00000000" w:rsidRPr="00000000">
        <w:rPr>
          <w:rtl w:val="0"/>
        </w:rPr>
        <w:t xml:space="preserve">Clicking on the right arrow should display the Future week's matchup/opponent for that User.</w:t>
      </w:r>
    </w:p>
    <w:p w:rsidR="00000000" w:rsidDel="00000000" w:rsidP="00000000" w:rsidRDefault="00000000" w:rsidRPr="00000000" w14:paraId="00000838">
      <w:pPr>
        <w:numPr>
          <w:ilvl w:val="1"/>
          <w:numId w:val="65"/>
        </w:numPr>
        <w:spacing w:after="0" w:afterAutospacing="0"/>
        <w:ind w:left="1440" w:hanging="360"/>
        <w:rPr>
          <w:u w:val="none"/>
        </w:rPr>
      </w:pPr>
      <w:r w:rsidDel="00000000" w:rsidR="00000000" w:rsidRPr="00000000">
        <w:rPr>
          <w:rtl w:val="0"/>
        </w:rPr>
        <w:t xml:space="preserve">Each week must dynamically load based on its state.</w:t>
      </w:r>
    </w:p>
    <w:p w:rsidR="00000000" w:rsidDel="00000000" w:rsidP="00000000" w:rsidRDefault="00000000" w:rsidRPr="00000000" w14:paraId="00000839">
      <w:pPr>
        <w:numPr>
          <w:ilvl w:val="1"/>
          <w:numId w:val="65"/>
        </w:numPr>
        <w:spacing w:after="0" w:afterAutospacing="0"/>
        <w:ind w:left="1440" w:hanging="360"/>
        <w:rPr>
          <w:b w:val="1"/>
          <w:bCs w:val="1"/>
        </w:rPr>
      </w:pPr>
      <w:r w:rsidDel="00000000" w:rsidR="00000000" w:rsidRPr="00000000">
        <w:rPr>
          <w:b w:val="1"/>
          <w:bCs w:val="1"/>
          <w:rtl w:val="0"/>
        </w:rPr>
        <w:t xml:space="preserve">Past week : </w:t>
      </w:r>
    </w:p>
    <w:p w:rsidR="00000000" w:rsidDel="00000000" w:rsidP="00000000" w:rsidRDefault="00000000" w:rsidRPr="00000000" w14:paraId="0000083A">
      <w:pPr>
        <w:numPr>
          <w:ilvl w:val="2"/>
          <w:numId w:val="65"/>
        </w:numPr>
        <w:spacing w:after="0" w:afterAutospacing="0"/>
        <w:ind w:left="2160" w:hanging="360"/>
        <w:rPr>
          <w:u w:val="none"/>
        </w:rPr>
      </w:pPr>
      <w:commentRangeStart w:id="43"/>
      <w:commentRangeStart w:id="44"/>
      <w:r w:rsidDel="00000000" w:rsidR="00000000" w:rsidRPr="00000000">
        <w:rPr>
          <w:rtl w:val="0"/>
        </w:rPr>
        <w:t xml:space="preserve">Show Final score.</w:t>
      </w:r>
    </w:p>
    <w:p w:rsidR="00000000" w:rsidDel="00000000" w:rsidP="00000000" w:rsidRDefault="00000000" w:rsidRPr="00000000" w14:paraId="0000083B">
      <w:pPr>
        <w:numPr>
          <w:ilvl w:val="2"/>
          <w:numId w:val="65"/>
        </w:numPr>
        <w:spacing w:after="0" w:afterAutospacing="0"/>
        <w:ind w:left="2160" w:hanging="360"/>
        <w:rPr>
          <w:u w:val="none"/>
        </w:rPr>
      </w:pPr>
      <w:r w:rsidDel="00000000" w:rsidR="00000000" w:rsidRPr="00000000">
        <w:rPr>
          <w:rtl w:val="0"/>
        </w:rPr>
        <w:t xml:space="preserve">No LIVE badge</w:t>
      </w:r>
    </w:p>
    <w:p w:rsidR="00000000" w:rsidDel="00000000" w:rsidP="00000000" w:rsidRDefault="00000000" w:rsidRPr="00000000" w14:paraId="0000083C">
      <w:pPr>
        <w:numPr>
          <w:ilvl w:val="2"/>
          <w:numId w:val="65"/>
        </w:numPr>
        <w:spacing w:after="0" w:afterAutospacing="0"/>
        <w:ind w:left="2160" w:hanging="360"/>
        <w:rPr>
          <w:u w:val="none"/>
        </w:rPr>
      </w:pPr>
      <w:r w:rsidDel="00000000" w:rsidR="00000000" w:rsidRPr="00000000">
        <w:rPr>
          <w:rtl w:val="0"/>
        </w:rPr>
        <w:t xml:space="preserve">No projected Final</w:t>
      </w:r>
    </w:p>
    <w:p w:rsidR="00000000" w:rsidDel="00000000" w:rsidP="00000000" w:rsidRDefault="00000000" w:rsidRPr="00000000" w14:paraId="0000083D">
      <w:pPr>
        <w:numPr>
          <w:ilvl w:val="2"/>
          <w:numId w:val="65"/>
        </w:numPr>
        <w:spacing w:after="0" w:afterAutospacing="0"/>
        <w:ind w:left="2160" w:hanging="360"/>
        <w:rPr>
          <w:u w:val="none"/>
        </w:rPr>
      </w:pPr>
      <w:r w:rsidDel="00000000" w:rsidR="00000000" w:rsidRPr="00000000">
        <w:rPr>
          <w:rtl w:val="0"/>
        </w:rPr>
        <w:t xml:space="preserve">Stats locked</w:t>
      </w:r>
    </w:p>
    <w:p w:rsidR="00000000" w:rsidDel="00000000" w:rsidP="00000000" w:rsidRDefault="00000000" w:rsidRPr="00000000" w14:paraId="0000083E">
      <w:pPr>
        <w:numPr>
          <w:ilvl w:val="2"/>
          <w:numId w:val="65"/>
        </w:numPr>
        <w:spacing w:after="0" w:afterAutospacing="0"/>
        <w:ind w:left="2160" w:hanging="360"/>
        <w:rPr>
          <w:u w:val="none"/>
        </w:rPr>
      </w:pPr>
      <w:r w:rsidDel="00000000" w:rsidR="00000000" w:rsidRPr="00000000">
        <w:rPr>
          <w:rtl w:val="0"/>
        </w:rPr>
        <w:t xml:space="preserve">Winner highlighted</w:t>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83F">
      <w:pPr>
        <w:numPr>
          <w:ilvl w:val="2"/>
          <w:numId w:val="65"/>
        </w:numPr>
        <w:spacing w:after="0" w:afterAutospacing="0"/>
        <w:ind w:left="2160" w:hanging="360"/>
        <w:rPr>
          <w:u w:val="none"/>
        </w:rPr>
      </w:pPr>
      <w:r w:rsidDel="00000000" w:rsidR="00000000" w:rsidRPr="00000000">
        <w:rPr>
          <w:rtl w:val="0"/>
        </w:rPr>
        <w:t xml:space="preserve">Total XP Gain/Loss</w:t>
      </w:r>
    </w:p>
    <w:p w:rsidR="00000000" w:rsidDel="00000000" w:rsidP="00000000" w:rsidRDefault="00000000" w:rsidRPr="00000000" w14:paraId="00000840">
      <w:pPr>
        <w:numPr>
          <w:ilvl w:val="1"/>
          <w:numId w:val="65"/>
        </w:numPr>
        <w:spacing w:after="0" w:afterAutospacing="0"/>
        <w:ind w:left="1440" w:hanging="360"/>
        <w:rPr>
          <w:b w:val="1"/>
          <w:bCs w:val="1"/>
        </w:rPr>
      </w:pPr>
      <w:r w:rsidDel="00000000" w:rsidR="00000000" w:rsidRPr="00000000">
        <w:rPr>
          <w:b w:val="1"/>
          <w:bCs w:val="1"/>
          <w:rtl w:val="0"/>
        </w:rPr>
        <w:t xml:space="preserve">Current week (Active) : </w:t>
      </w:r>
    </w:p>
    <w:p w:rsidR="00000000" w:rsidDel="00000000" w:rsidP="00000000" w:rsidRDefault="00000000" w:rsidRPr="00000000" w14:paraId="00000841">
      <w:pPr>
        <w:numPr>
          <w:ilvl w:val="2"/>
          <w:numId w:val="65"/>
        </w:numPr>
        <w:spacing w:after="0" w:afterAutospacing="0"/>
        <w:ind w:left="2160" w:hanging="360"/>
        <w:rPr/>
      </w:pPr>
      <w:r w:rsidDel="00000000" w:rsidR="00000000" w:rsidRPr="00000000">
        <w:rPr>
          <w:rtl w:val="0"/>
        </w:rPr>
        <w:t xml:space="preserve">LIVE badge visible.</w:t>
      </w:r>
    </w:p>
    <w:p w:rsidR="00000000" w:rsidDel="00000000" w:rsidP="00000000" w:rsidRDefault="00000000" w:rsidRPr="00000000" w14:paraId="00000842">
      <w:pPr>
        <w:numPr>
          <w:ilvl w:val="2"/>
          <w:numId w:val="65"/>
        </w:numPr>
        <w:spacing w:after="0" w:afterAutospacing="0"/>
        <w:ind w:left="2160" w:hanging="360"/>
        <w:rPr/>
      </w:pPr>
      <w:r w:rsidDel="00000000" w:rsidR="00000000" w:rsidRPr="00000000">
        <w:rPr>
          <w:rtl w:val="0"/>
        </w:rPr>
        <w:t xml:space="preserve">Projected Final visible.</w:t>
      </w:r>
    </w:p>
    <w:p w:rsidR="00000000" w:rsidDel="00000000" w:rsidP="00000000" w:rsidRDefault="00000000" w:rsidRPr="00000000" w14:paraId="00000843">
      <w:pPr>
        <w:numPr>
          <w:ilvl w:val="2"/>
          <w:numId w:val="65"/>
        </w:numPr>
        <w:spacing w:after="0" w:afterAutospacing="0"/>
        <w:ind w:left="2160" w:hanging="360"/>
        <w:rPr/>
      </w:pPr>
      <w:r w:rsidDel="00000000" w:rsidR="00000000" w:rsidRPr="00000000">
        <w:rPr>
          <w:rtl w:val="0"/>
        </w:rPr>
        <w:t xml:space="preserve">Points updating live.</w:t>
      </w:r>
    </w:p>
    <w:p w:rsidR="00000000" w:rsidDel="00000000" w:rsidP="00000000" w:rsidRDefault="00000000" w:rsidRPr="00000000" w14:paraId="00000844">
      <w:pPr>
        <w:numPr>
          <w:ilvl w:val="1"/>
          <w:numId w:val="65"/>
        </w:numPr>
        <w:spacing w:after="0" w:afterAutospacing="0"/>
        <w:ind w:left="1440" w:hanging="360"/>
        <w:rPr>
          <w:b w:val="1"/>
          <w:bCs w:val="1"/>
        </w:rPr>
      </w:pPr>
      <w:r w:rsidDel="00000000" w:rsidR="00000000" w:rsidRPr="00000000">
        <w:rPr>
          <w:b w:val="1"/>
          <w:bCs w:val="1"/>
          <w:rtl w:val="0"/>
        </w:rPr>
        <w:t xml:space="preserve">Future Week (Scheduled) :</w:t>
      </w:r>
    </w:p>
    <w:p w:rsidR="00000000" w:rsidDel="00000000" w:rsidP="00000000" w:rsidRDefault="00000000" w:rsidRPr="00000000" w14:paraId="00000845">
      <w:pPr>
        <w:numPr>
          <w:ilvl w:val="2"/>
          <w:numId w:val="65"/>
        </w:numPr>
        <w:spacing w:after="0" w:afterAutospacing="0"/>
        <w:ind w:left="2160" w:hanging="360"/>
        <w:rPr/>
      </w:pPr>
      <w:r w:rsidDel="00000000" w:rsidR="00000000" w:rsidRPr="00000000">
        <w:rPr>
          <w:rtl w:val="0"/>
        </w:rPr>
        <w:t xml:space="preserve">Show Opponent</w:t>
      </w:r>
    </w:p>
    <w:p w:rsidR="00000000" w:rsidDel="00000000" w:rsidP="00000000" w:rsidRDefault="00000000" w:rsidRPr="00000000" w14:paraId="00000846">
      <w:pPr>
        <w:numPr>
          <w:ilvl w:val="2"/>
          <w:numId w:val="65"/>
        </w:numPr>
        <w:spacing w:after="0" w:afterAutospacing="0"/>
        <w:ind w:left="2160" w:hanging="360"/>
        <w:rPr>
          <w:u w:val="none"/>
        </w:rPr>
      </w:pPr>
      <w:r w:rsidDel="00000000" w:rsidR="00000000" w:rsidRPr="00000000">
        <w:rPr>
          <w:rtl w:val="0"/>
        </w:rPr>
        <w:t xml:space="preserve">All player points = 0</w:t>
      </w:r>
    </w:p>
    <w:p w:rsidR="00000000" w:rsidDel="00000000" w:rsidP="00000000" w:rsidRDefault="00000000" w:rsidRPr="00000000" w14:paraId="00000847">
      <w:pPr>
        <w:numPr>
          <w:ilvl w:val="2"/>
          <w:numId w:val="65"/>
        </w:numPr>
        <w:spacing w:after="0" w:afterAutospacing="0"/>
        <w:ind w:left="2160" w:hanging="360"/>
        <w:rPr>
          <w:u w:val="none"/>
        </w:rPr>
      </w:pPr>
      <w:r w:rsidDel="00000000" w:rsidR="00000000" w:rsidRPr="00000000">
        <w:rPr>
          <w:rtl w:val="0"/>
        </w:rPr>
        <w:t xml:space="preserve">Display : “Matchup start [day] [time]</w:t>
      </w:r>
    </w:p>
    <w:p w:rsidR="00000000" w:rsidDel="00000000" w:rsidP="00000000" w:rsidRDefault="00000000" w:rsidRPr="00000000" w14:paraId="00000848">
      <w:pPr>
        <w:numPr>
          <w:ilvl w:val="2"/>
          <w:numId w:val="65"/>
        </w:numPr>
        <w:spacing w:after="0" w:afterAutospacing="0"/>
        <w:ind w:left="2160" w:hanging="360"/>
        <w:rPr>
          <w:u w:val="none"/>
        </w:rPr>
      </w:pPr>
      <w:r w:rsidDel="00000000" w:rsidR="00000000" w:rsidRPr="00000000">
        <w:rPr>
          <w:rtl w:val="0"/>
        </w:rPr>
        <w:t xml:space="preserve">No LIVE badge</w:t>
      </w:r>
    </w:p>
    <w:p w:rsidR="00000000" w:rsidDel="00000000" w:rsidP="00000000" w:rsidRDefault="00000000" w:rsidRPr="00000000" w14:paraId="00000849">
      <w:pPr>
        <w:numPr>
          <w:ilvl w:val="2"/>
          <w:numId w:val="65"/>
        </w:numPr>
        <w:spacing w:after="0" w:afterAutospacing="0"/>
        <w:ind w:left="2160" w:hanging="360"/>
        <w:rPr>
          <w:u w:val="none"/>
        </w:rPr>
      </w:pPr>
      <w:r w:rsidDel="00000000" w:rsidR="00000000" w:rsidRPr="00000000">
        <w:rPr>
          <w:rtl w:val="0"/>
        </w:rPr>
        <w:t xml:space="preserve">Show projections only.</w:t>
      </w:r>
    </w:p>
    <w:p w:rsidR="00000000" w:rsidDel="00000000" w:rsidP="00000000" w:rsidRDefault="00000000" w:rsidRPr="00000000" w14:paraId="0000084A">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Data must refresh per week.</w:t>
      </w:r>
    </w:p>
    <w:p w:rsidR="00000000" w:rsidDel="00000000" w:rsidP="00000000" w:rsidRDefault="00000000" w:rsidRPr="00000000" w14:paraId="0000084B">
      <w:pPr>
        <w:numPr>
          <w:ilvl w:val="1"/>
          <w:numId w:val="65"/>
        </w:numPr>
        <w:spacing w:after="0" w:afterAutospacing="0"/>
        <w:ind w:left="1440" w:hanging="360"/>
        <w:rPr>
          <w:u w:val="none"/>
        </w:rPr>
      </w:pPr>
      <w:r w:rsidDel="00000000" w:rsidR="00000000" w:rsidRPr="00000000">
        <w:rPr>
          <w:rtl w:val="0"/>
        </w:rPr>
        <w:t xml:space="preserve">The arrows must be positioned symmetrically on both sides.</w:t>
      </w:r>
    </w:p>
    <w:p w:rsidR="00000000" w:rsidDel="00000000" w:rsidP="00000000" w:rsidRDefault="00000000" w:rsidRPr="00000000" w14:paraId="0000084C">
      <w:pPr>
        <w:numPr>
          <w:ilvl w:val="1"/>
          <w:numId w:val="65"/>
        </w:numPr>
        <w:spacing w:after="0" w:afterAutospacing="0"/>
        <w:ind w:left="1440" w:hanging="360"/>
        <w:rPr>
          <w:b w:val="1"/>
          <w:bCs w:val="1"/>
        </w:rPr>
      </w:pPr>
      <w:r w:rsidDel="00000000" w:rsidR="00000000" w:rsidRPr="00000000">
        <w:rPr>
          <w:b w:val="1"/>
          <w:bCs w:val="1"/>
          <w:rtl w:val="0"/>
        </w:rPr>
        <w:t xml:space="preserve">Bye Week</w:t>
      </w:r>
    </w:p>
    <w:p w:rsidR="00000000" w:rsidDel="00000000" w:rsidP="00000000" w:rsidRDefault="00000000" w:rsidRPr="00000000" w14:paraId="0000084D">
      <w:pPr>
        <w:numPr>
          <w:ilvl w:val="2"/>
          <w:numId w:val="65"/>
        </w:numPr>
        <w:spacing w:after="0" w:afterAutospacing="0"/>
        <w:ind w:left="2160" w:hanging="360"/>
        <w:rPr/>
      </w:pPr>
      <w:r w:rsidDel="00000000" w:rsidR="00000000" w:rsidRPr="00000000">
        <w:rPr>
          <w:rtl w:val="0"/>
        </w:rPr>
        <w:t xml:space="preserve">If selected week is Bye Week then display : </w:t>
      </w:r>
    </w:p>
    <w:p w:rsidR="00000000" w:rsidDel="00000000" w:rsidP="00000000" w:rsidRDefault="00000000" w:rsidRPr="00000000" w14:paraId="0000084E">
      <w:pPr>
        <w:numPr>
          <w:ilvl w:val="3"/>
          <w:numId w:val="65"/>
        </w:numPr>
        <w:spacing w:after="0" w:afterAutospacing="0"/>
        <w:ind w:left="2880" w:hanging="360"/>
        <w:rPr>
          <w:u w:val="none"/>
        </w:rPr>
      </w:pPr>
      <w:r w:rsidDel="00000000" w:rsidR="00000000" w:rsidRPr="00000000">
        <w:rPr>
          <w:rtl w:val="0"/>
        </w:rPr>
        <w:t xml:space="preserve">Week [number]- Bye</w:t>
      </w:r>
    </w:p>
    <w:p w:rsidR="00000000" w:rsidDel="00000000" w:rsidP="00000000" w:rsidRDefault="00000000" w:rsidRPr="00000000" w14:paraId="0000084F">
      <w:pPr>
        <w:numPr>
          <w:ilvl w:val="2"/>
          <w:numId w:val="65"/>
        </w:numPr>
        <w:spacing w:after="0" w:afterAutospacing="0"/>
        <w:ind w:left="2160" w:hanging="360"/>
        <w:rPr>
          <w:u w:val="none"/>
        </w:rPr>
      </w:pPr>
      <w:r w:rsidDel="00000000" w:rsidR="00000000" w:rsidRPr="00000000">
        <w:rPr>
          <w:rtl w:val="0"/>
        </w:rPr>
        <w:t xml:space="preserve">Matchup section shows: </w:t>
      </w:r>
    </w:p>
    <w:p w:rsidR="00000000" w:rsidDel="00000000" w:rsidP="00000000" w:rsidRDefault="00000000" w:rsidRPr="00000000" w14:paraId="00000850">
      <w:pPr>
        <w:numPr>
          <w:ilvl w:val="3"/>
          <w:numId w:val="65"/>
        </w:numPr>
        <w:spacing w:after="0" w:afterAutospacing="0"/>
        <w:ind w:left="2880" w:hanging="360"/>
        <w:rPr>
          <w:u w:val="none"/>
        </w:rPr>
      </w:pPr>
      <w:r w:rsidDel="00000000" w:rsidR="00000000" w:rsidRPr="00000000">
        <w:rPr>
          <w:rtl w:val="0"/>
        </w:rPr>
        <w:t xml:space="preserve">No Opponent This Week</w:t>
      </w:r>
    </w:p>
    <w:p w:rsidR="00000000" w:rsidDel="00000000" w:rsidP="00000000" w:rsidRDefault="00000000" w:rsidRPr="00000000" w14:paraId="00000851">
      <w:pPr>
        <w:numPr>
          <w:ilvl w:val="2"/>
          <w:numId w:val="65"/>
        </w:numPr>
        <w:spacing w:after="0" w:afterAutospacing="0"/>
        <w:ind w:left="2160" w:hanging="360"/>
        <w:rPr>
          <w:u w:val="none"/>
        </w:rPr>
      </w:pPr>
      <w:r w:rsidDel="00000000" w:rsidR="00000000" w:rsidRPr="00000000">
        <w:rPr>
          <w:rtl w:val="0"/>
        </w:rPr>
        <w:t xml:space="preserve">No score comparison shown.</w:t>
      </w:r>
    </w:p>
    <w:p w:rsidR="00000000" w:rsidDel="00000000" w:rsidP="00000000" w:rsidRDefault="00000000" w:rsidRPr="00000000" w14:paraId="00000852">
      <w:pPr>
        <w:numPr>
          <w:ilvl w:val="1"/>
          <w:numId w:val="65"/>
        </w:numPr>
        <w:spacing w:after="0" w:afterAutospacing="0"/>
        <w:ind w:left="1440" w:hanging="360"/>
        <w:rPr>
          <w:b w:val="1"/>
          <w:bCs w:val="1"/>
        </w:rPr>
      </w:pPr>
      <w:r w:rsidDel="00000000" w:rsidR="00000000" w:rsidRPr="00000000">
        <w:rPr>
          <w:b w:val="1"/>
          <w:bCs w:val="1"/>
          <w:rtl w:val="0"/>
        </w:rPr>
        <w:t xml:space="preserve">Dissolved League</w:t>
      </w:r>
    </w:p>
    <w:p w:rsidR="00000000" w:rsidDel="00000000" w:rsidP="00000000" w:rsidRDefault="00000000" w:rsidRPr="00000000" w14:paraId="00000853">
      <w:pPr>
        <w:numPr>
          <w:ilvl w:val="2"/>
          <w:numId w:val="65"/>
        </w:numPr>
        <w:spacing w:after="0" w:afterAutospacing="0"/>
        <w:ind w:left="2160" w:hanging="360"/>
        <w:rPr>
          <w:u w:val="none"/>
        </w:rPr>
      </w:pPr>
      <w:commentRangeStart w:id="45"/>
      <w:commentRangeStart w:id="46"/>
      <w:r w:rsidDel="00000000" w:rsidR="00000000" w:rsidRPr="00000000">
        <w:rPr>
          <w:rtl w:val="0"/>
        </w:rPr>
        <w:t xml:space="preserve">Week navigation </w:t>
      </w:r>
      <w:r w:rsidDel="00000000" w:rsidR="00000000" w:rsidRPr="00000000">
        <w:rPr>
          <w:strike w:val="1"/>
          <w:rtl w:val="0"/>
        </w:rPr>
        <w:t xml:space="preserve">disabled</w:t>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t xml:space="preserve">  Enabled</w:t>
      </w:r>
      <w:r w:rsidDel="00000000" w:rsidR="00000000" w:rsidRPr="00000000">
        <w:rPr>
          <w:strike w:val="1"/>
          <w:rtl w:val="0"/>
        </w:rPr>
        <w:t xml:space="preserve">  </w:t>
      </w:r>
    </w:p>
    <w:p w:rsidR="00000000" w:rsidDel="00000000" w:rsidP="00000000" w:rsidRDefault="00000000" w:rsidRPr="00000000" w14:paraId="00000854">
      <w:pPr>
        <w:numPr>
          <w:ilvl w:val="2"/>
          <w:numId w:val="65"/>
        </w:numPr>
        <w:spacing w:after="0" w:afterAutospacing="0"/>
        <w:ind w:left="2160" w:hanging="360"/>
        <w:rPr>
          <w:u w:val="none"/>
        </w:rPr>
      </w:pPr>
      <w:r w:rsidDel="00000000" w:rsidR="00000000" w:rsidRPr="00000000">
        <w:rPr>
          <w:rtl w:val="0"/>
        </w:rPr>
        <w:t xml:space="preserve">The entire dashboard becomes read-only.</w:t>
      </w:r>
    </w:p>
    <w:p w:rsidR="00000000" w:rsidDel="00000000" w:rsidP="00000000" w:rsidRDefault="00000000" w:rsidRPr="00000000" w14:paraId="00000855">
      <w:pPr>
        <w:numPr>
          <w:ilvl w:val="1"/>
          <w:numId w:val="65"/>
        </w:numPr>
        <w:spacing w:after="0" w:afterAutospacing="0"/>
        <w:ind w:left="1440" w:hanging="360"/>
        <w:rPr>
          <w:b w:val="1"/>
          <w:bCs w:val="1"/>
        </w:rPr>
      </w:pPr>
      <w:r w:rsidDel="00000000" w:rsidR="00000000" w:rsidRPr="00000000">
        <w:rPr>
          <w:b w:val="1"/>
          <w:bCs w:val="1"/>
          <w:rtl w:val="0"/>
        </w:rPr>
        <w:t xml:space="preserve">Season Completed</w:t>
      </w:r>
    </w:p>
    <w:p w:rsidR="00000000" w:rsidDel="00000000" w:rsidP="00000000" w:rsidRDefault="00000000" w:rsidRPr="00000000" w14:paraId="00000856">
      <w:pPr>
        <w:numPr>
          <w:ilvl w:val="2"/>
          <w:numId w:val="65"/>
        </w:numPr>
        <w:spacing w:after="0" w:afterAutospacing="0"/>
        <w:ind w:left="2160" w:hanging="360"/>
        <w:rPr/>
      </w:pPr>
      <w:r w:rsidDel="00000000" w:rsidR="00000000" w:rsidRPr="00000000">
        <w:rPr>
          <w:rtl w:val="0"/>
        </w:rPr>
        <w:t xml:space="preserve">Right arrow disabled at final week</w:t>
      </w:r>
    </w:p>
    <w:p w:rsidR="00000000" w:rsidDel="00000000" w:rsidP="00000000" w:rsidRDefault="00000000" w:rsidRPr="00000000" w14:paraId="00000857">
      <w:pPr>
        <w:numPr>
          <w:ilvl w:val="2"/>
          <w:numId w:val="65"/>
        </w:numPr>
        <w:spacing w:after="0" w:afterAutospacing="0"/>
        <w:ind w:left="2160" w:hanging="360"/>
        <w:rPr>
          <w:u w:val="none"/>
        </w:rPr>
      </w:pPr>
      <w:r w:rsidDel="00000000" w:rsidR="00000000" w:rsidRPr="00000000">
        <w:rPr>
          <w:rtl w:val="0"/>
        </w:rPr>
        <w:t xml:space="preserve">All weeks show final</w:t>
      </w:r>
    </w:p>
    <w:p w:rsidR="00000000" w:rsidDel="00000000" w:rsidP="00000000" w:rsidRDefault="00000000" w:rsidRPr="00000000" w14:paraId="00000858">
      <w:pPr>
        <w:numPr>
          <w:ilvl w:val="0"/>
          <w:numId w:val="65"/>
        </w:numPr>
        <w:spacing w:after="0" w:afterAutospacing="0"/>
        <w:ind w:left="720" w:hanging="360"/>
        <w:rPr>
          <w:u w:val="none"/>
        </w:rPr>
      </w:pPr>
      <w:r w:rsidDel="00000000" w:rsidR="00000000" w:rsidRPr="00000000">
        <w:rPr>
          <w:rtl w:val="0"/>
        </w:rPr>
        <w:t xml:space="preserve">Default Behavior on Opening League Dashboard:</w:t>
      </w:r>
    </w:p>
    <w:p w:rsidR="00000000" w:rsidDel="00000000" w:rsidP="00000000" w:rsidRDefault="00000000" w:rsidRPr="00000000" w14:paraId="00000859">
      <w:pPr>
        <w:numPr>
          <w:ilvl w:val="1"/>
          <w:numId w:val="65"/>
        </w:numPr>
        <w:spacing w:after="0" w:afterAutospacing="0"/>
        <w:ind w:left="1440" w:hanging="360"/>
        <w:rPr>
          <w:u w:val="none"/>
        </w:rPr>
      </w:pPr>
      <w:r w:rsidDel="00000000" w:rsidR="00000000" w:rsidRPr="00000000">
        <w:rPr>
          <w:rtl w:val="0"/>
        </w:rPr>
        <w:t xml:space="preserve">Display/Automatically load Current Active Week</w:t>
      </w:r>
    </w:p>
    <w:p w:rsidR="00000000" w:rsidDel="00000000" w:rsidP="00000000" w:rsidRDefault="00000000" w:rsidRPr="00000000" w14:paraId="0000085A">
      <w:pPr>
        <w:numPr>
          <w:ilvl w:val="1"/>
          <w:numId w:val="65"/>
        </w:numPr>
        <w:spacing w:after="0" w:afterAutospacing="0"/>
        <w:ind w:left="1440" w:hanging="360"/>
        <w:rPr>
          <w:u w:val="none"/>
        </w:rPr>
      </w:pPr>
      <w:r w:rsidDel="00000000" w:rsidR="00000000" w:rsidRPr="00000000">
        <w:rPr>
          <w:rtl w:val="0"/>
        </w:rPr>
        <w:t xml:space="preserve">If season not started : </w:t>
      </w:r>
    </w:p>
    <w:p w:rsidR="00000000" w:rsidDel="00000000" w:rsidP="00000000" w:rsidRDefault="00000000" w:rsidRPr="00000000" w14:paraId="0000085B">
      <w:pPr>
        <w:numPr>
          <w:ilvl w:val="2"/>
          <w:numId w:val="65"/>
        </w:numPr>
        <w:spacing w:after="0" w:afterAutospacing="0"/>
        <w:ind w:left="2160" w:hanging="360"/>
        <w:rPr>
          <w:u w:val="none"/>
        </w:rPr>
      </w:pPr>
      <w:r w:rsidDel="00000000" w:rsidR="00000000" w:rsidRPr="00000000">
        <w:rPr>
          <w:rtl w:val="0"/>
        </w:rPr>
        <w:t xml:space="preserve">Default Week 1</w:t>
      </w:r>
    </w:p>
    <w:p w:rsidR="00000000" w:rsidDel="00000000" w:rsidP="00000000" w:rsidRDefault="00000000" w:rsidRPr="00000000" w14:paraId="0000085C">
      <w:pPr>
        <w:numPr>
          <w:ilvl w:val="1"/>
          <w:numId w:val="65"/>
        </w:numPr>
        <w:spacing w:after="0" w:afterAutospacing="0"/>
        <w:ind w:left="1440" w:hanging="360"/>
        <w:rPr>
          <w:u w:val="none"/>
        </w:rPr>
      </w:pPr>
      <w:r w:rsidDel="00000000" w:rsidR="00000000" w:rsidRPr="00000000">
        <w:rPr>
          <w:rtl w:val="0"/>
        </w:rPr>
        <w:t xml:space="preserve">If season completed:</w:t>
      </w:r>
    </w:p>
    <w:p w:rsidR="00000000" w:rsidDel="00000000" w:rsidP="00000000" w:rsidRDefault="00000000" w:rsidRPr="00000000" w14:paraId="0000085D">
      <w:pPr>
        <w:numPr>
          <w:ilvl w:val="2"/>
          <w:numId w:val="65"/>
        </w:numPr>
        <w:spacing w:after="0" w:afterAutospacing="0"/>
        <w:ind w:left="2160" w:hanging="360"/>
        <w:rPr>
          <w:strike w:val="1"/>
        </w:rPr>
      </w:pPr>
      <w:commentRangeStart w:id="47"/>
      <w:commentRangeStart w:id="48"/>
      <w:r w:rsidDel="00000000" w:rsidR="00000000" w:rsidRPr="00000000">
        <w:rPr>
          <w:strike w:val="1"/>
          <w:rtl w:val="0"/>
        </w:rPr>
        <w:t xml:space="preserve">Default to Final Week</w:t>
      </w:r>
      <w:commentRangeEnd w:id="47"/>
      <w:r w:rsidDel="00000000" w:rsidR="00000000" w:rsidRPr="00000000">
        <w:commentReference w:id="47"/>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85E">
      <w:pPr>
        <w:numPr>
          <w:ilvl w:val="2"/>
          <w:numId w:val="65"/>
        </w:numPr>
        <w:spacing w:after="0" w:afterAutospacing="0"/>
        <w:ind w:left="2160" w:hanging="360"/>
      </w:pPr>
      <w:r w:rsidDel="00000000" w:rsidR="00000000" w:rsidRPr="00000000">
        <w:rPr>
          <w:rtl w:val="0"/>
        </w:rPr>
        <w:t xml:space="preserve">The system should default to a </w:t>
      </w:r>
      <w:r w:rsidDel="00000000" w:rsidR="00000000" w:rsidRPr="00000000">
        <w:rPr>
          <w:b w:val="1"/>
          <w:bCs w:val="1"/>
          <w:rtl w:val="0"/>
        </w:rPr>
        <w:t xml:space="preserve">Season Summary View</w:t>
      </w:r>
      <w:r w:rsidDel="00000000" w:rsidR="00000000" w:rsidRPr="00000000">
        <w:rPr>
          <w:rtl w:val="0"/>
        </w:rPr>
        <w:t xml:space="preserve"> instead of a specific week.</w:t>
      </w:r>
    </w:p>
    <w:p w:rsidR="00000000" w:rsidDel="00000000" w:rsidP="00000000" w:rsidRDefault="00000000" w:rsidRPr="00000000" w14:paraId="0000085F">
      <w:pPr>
        <w:numPr>
          <w:ilvl w:val="2"/>
          <w:numId w:val="65"/>
        </w:numPr>
        <w:spacing w:after="0" w:afterAutospacing="0"/>
        <w:ind w:left="2160" w:hanging="360"/>
      </w:pPr>
      <w:r w:rsidDel="00000000" w:rsidR="00000000" w:rsidRPr="00000000">
        <w:rPr>
          <w:rtl w:val="0"/>
        </w:rPr>
        <w:t xml:space="preserve">The Season Summary should display aggregated statistics across all weeks (e.g., total points, rankings, win/loss summary, payouts, badges).</w:t>
      </w:r>
    </w:p>
    <w:p w:rsidR="00000000" w:rsidDel="00000000" w:rsidP="00000000" w:rsidRDefault="00000000" w:rsidRPr="00000000" w14:paraId="00000860">
      <w:pPr>
        <w:numPr>
          <w:ilvl w:val="2"/>
          <w:numId w:val="65"/>
        </w:numPr>
        <w:spacing w:after="0" w:afterAutospacing="0"/>
        <w:ind w:left="2160" w:hanging="360"/>
      </w:pPr>
      <w:r w:rsidDel="00000000" w:rsidR="00000000" w:rsidRPr="00000000">
        <w:rPr>
          <w:rtl w:val="0"/>
        </w:rPr>
        <w:t xml:space="preserve">Users should be able to navigate to individual weeks using </w:t>
      </w:r>
      <w:r w:rsidDel="00000000" w:rsidR="00000000" w:rsidRPr="00000000">
        <w:rPr>
          <w:b w:val="1"/>
          <w:bCs w:val="1"/>
          <w:rtl w:val="0"/>
        </w:rPr>
        <w:t xml:space="preserve">forward/backward controls or a week selector</w:t>
      </w:r>
      <w:r w:rsidDel="00000000" w:rsidR="00000000" w:rsidRPr="00000000">
        <w:rPr>
          <w:rtl w:val="0"/>
        </w:rPr>
        <w:t xml:space="preserve">.</w:t>
      </w:r>
    </w:p>
    <w:p w:rsidR="00000000" w:rsidDel="00000000" w:rsidP="00000000" w:rsidRDefault="00000000" w:rsidRPr="00000000" w14:paraId="00000861">
      <w:pPr>
        <w:numPr>
          <w:ilvl w:val="0"/>
          <w:numId w:val="65"/>
        </w:numPr>
        <w:spacing w:after="0" w:afterAutospacing="0"/>
        <w:ind w:left="720" w:hanging="360"/>
        <w:rPr>
          <w:b w:val="1"/>
          <w:bCs w:val="1"/>
        </w:rPr>
      </w:pPr>
      <w:r w:rsidDel="00000000" w:rsidR="00000000" w:rsidRPr="00000000">
        <w:rPr>
          <w:b w:val="1"/>
          <w:bCs w:val="1"/>
          <w:rtl w:val="0"/>
        </w:rPr>
        <w:t xml:space="preserve">Bottom navigation Modules</w:t>
      </w:r>
    </w:p>
    <w:p w:rsidR="00000000" w:rsidDel="00000000" w:rsidP="00000000" w:rsidRDefault="00000000" w:rsidRPr="00000000" w14:paraId="00000862">
      <w:pPr>
        <w:numPr>
          <w:ilvl w:val="1"/>
          <w:numId w:val="65"/>
        </w:numPr>
        <w:spacing w:after="0" w:afterAutospacing="0" w:lineRule="auto"/>
        <w:ind w:left="1440" w:hanging="360"/>
        <w:rPr/>
      </w:pPr>
      <w:r w:rsidDel="00000000" w:rsidR="00000000" w:rsidRPr="00000000">
        <w:rPr>
          <w:rtl w:val="0"/>
        </w:rPr>
        <w:t xml:space="preserve">Must contain 3 contextual options/modules in League Dashboard view : </w:t>
      </w:r>
    </w:p>
    <w:p w:rsidR="00000000" w:rsidDel="00000000" w:rsidP="00000000" w:rsidRDefault="00000000" w:rsidRPr="00000000" w14:paraId="00000863">
      <w:pPr>
        <w:numPr>
          <w:ilvl w:val="2"/>
          <w:numId w:val="65"/>
        </w:numPr>
        <w:spacing w:after="0" w:afterAutospacing="0" w:lineRule="auto"/>
        <w:ind w:left="2160" w:hanging="360"/>
        <w:rPr>
          <w:u w:val="none"/>
        </w:rPr>
      </w:pPr>
      <w:r w:rsidDel="00000000" w:rsidR="00000000" w:rsidRPr="00000000">
        <w:rPr>
          <w:rtl w:val="0"/>
        </w:rPr>
        <w:t xml:space="preserve">Matchup (default)</w:t>
      </w:r>
    </w:p>
    <w:p w:rsidR="00000000" w:rsidDel="00000000" w:rsidP="00000000" w:rsidRDefault="00000000" w:rsidRPr="00000000" w14:paraId="00000864">
      <w:pPr>
        <w:numPr>
          <w:ilvl w:val="2"/>
          <w:numId w:val="65"/>
        </w:numPr>
        <w:spacing w:after="0" w:afterAutospacing="0" w:lineRule="auto"/>
        <w:ind w:left="2160" w:hanging="360"/>
        <w:rPr>
          <w:u w:val="none"/>
        </w:rPr>
      </w:pPr>
      <w:r w:rsidDel="00000000" w:rsidR="00000000" w:rsidRPr="00000000">
        <w:rPr>
          <w:rtl w:val="0"/>
        </w:rPr>
        <w:t xml:space="preserve">History</w:t>
      </w:r>
    </w:p>
    <w:p w:rsidR="00000000" w:rsidDel="00000000" w:rsidP="00000000" w:rsidRDefault="00000000" w:rsidRPr="00000000" w14:paraId="00000865">
      <w:pPr>
        <w:numPr>
          <w:ilvl w:val="2"/>
          <w:numId w:val="65"/>
        </w:numPr>
        <w:spacing w:after="0" w:afterAutospacing="0" w:lineRule="auto"/>
        <w:ind w:left="2160" w:hanging="360"/>
        <w:rPr>
          <w:u w:val="none"/>
        </w:rPr>
      </w:pPr>
      <w:r w:rsidDel="00000000" w:rsidR="00000000" w:rsidRPr="00000000">
        <w:rPr>
          <w:rtl w:val="0"/>
        </w:rPr>
        <w:t xml:space="preserve">Standings</w:t>
      </w:r>
    </w:p>
    <w:p w:rsidR="00000000" w:rsidDel="00000000" w:rsidP="00000000" w:rsidRDefault="00000000" w:rsidRPr="00000000" w14:paraId="00000866">
      <w:pPr>
        <w:numPr>
          <w:ilvl w:val="2"/>
          <w:numId w:val="65"/>
        </w:numPr>
        <w:spacing w:after="200" w:lineRule="auto"/>
        <w:ind w:left="2160" w:hanging="360"/>
        <w:rPr>
          <w:u w:val="none"/>
        </w:rPr>
      </w:pPr>
      <w:r w:rsidDel="00000000" w:rsidR="00000000" w:rsidRPr="00000000">
        <w:rPr>
          <w:rtl w:val="0"/>
        </w:rPr>
        <w:t xml:space="preserve">League Wallet</w:t>
      </w:r>
    </w:p>
    <w:p w:rsidR="00000000" w:rsidDel="00000000" w:rsidP="00000000" w:rsidRDefault="00000000" w:rsidRPr="00000000" w14:paraId="00000867">
      <w:pPr>
        <w:pStyle w:val="Heading5"/>
        <w:ind w:left="0" w:firstLine="0"/>
        <w:rPr/>
      </w:pPr>
      <w:bookmarkStart w:colFirst="0" w:colLast="0" w:name="_8mxxowqs4kiy" w:id="57"/>
      <w:bookmarkEnd w:id="57"/>
      <w:r w:rsidDel="00000000" w:rsidR="00000000" w:rsidRPr="00000000">
        <w:rPr>
          <w:rtl w:val="0"/>
        </w:rPr>
        <w:t xml:space="preserve">“Matchup” Module (Default)</w:t>
      </w:r>
    </w:p>
    <w:p w:rsidR="00000000" w:rsidDel="00000000" w:rsidP="00000000" w:rsidRDefault="00000000" w:rsidRPr="00000000" w14:paraId="00000868">
      <w:pPr>
        <w:numPr>
          <w:ilvl w:val="1"/>
          <w:numId w:val="65"/>
        </w:numPr>
        <w:spacing w:after="0" w:afterAutospacing="0" w:lineRule="auto"/>
        <w:ind w:left="1440" w:hanging="360"/>
        <w:rPr/>
      </w:pPr>
      <w:r w:rsidDel="00000000" w:rsidR="00000000" w:rsidRPr="00000000">
        <w:rPr>
          <w:rtl w:val="0"/>
        </w:rPr>
        <w:t xml:space="preserve">Display current weekly head-to-head view.</w:t>
      </w:r>
    </w:p>
    <w:p w:rsidR="00000000" w:rsidDel="00000000" w:rsidP="00000000" w:rsidRDefault="00000000" w:rsidRPr="00000000" w14:paraId="00000869">
      <w:pPr>
        <w:numPr>
          <w:ilvl w:val="1"/>
          <w:numId w:val="65"/>
        </w:numPr>
        <w:spacing w:after="0" w:afterAutospacing="0" w:lineRule="auto"/>
        <w:ind w:left="1440" w:hanging="360"/>
        <w:rPr>
          <w:b w:val="1"/>
          <w:bCs w:val="1"/>
        </w:rPr>
      </w:pPr>
      <w:r w:rsidDel="00000000" w:rsidR="00000000" w:rsidRPr="00000000">
        <w:rPr>
          <w:b w:val="1"/>
          <w:bCs w:val="1"/>
          <w:rtl w:val="0"/>
        </w:rPr>
        <w:t xml:space="preserve">Section 1 : A card/Top Banner section </w:t>
      </w:r>
    </w:p>
    <w:p w:rsidR="00000000" w:rsidDel="00000000" w:rsidP="00000000" w:rsidRDefault="00000000" w:rsidRPr="00000000" w14:paraId="0000086A">
      <w:pPr>
        <w:numPr>
          <w:ilvl w:val="2"/>
          <w:numId w:val="65"/>
        </w:numPr>
        <w:spacing w:after="0" w:afterAutospacing="0" w:lineRule="auto"/>
        <w:ind w:left="2160" w:hanging="360"/>
        <w:rPr/>
      </w:pPr>
      <w:r w:rsidDel="00000000" w:rsidR="00000000" w:rsidRPr="00000000">
        <w:rPr>
          <w:rtl w:val="0"/>
        </w:rPr>
        <w:t xml:space="preserve">which displays : </w:t>
      </w:r>
    </w:p>
    <w:p w:rsidR="00000000" w:rsidDel="00000000" w:rsidP="00000000" w:rsidRDefault="00000000" w:rsidRPr="00000000" w14:paraId="0000086B">
      <w:pPr>
        <w:numPr>
          <w:ilvl w:val="3"/>
          <w:numId w:val="65"/>
        </w:numPr>
        <w:spacing w:after="0" w:afterAutospacing="0" w:lineRule="auto"/>
        <w:ind w:left="2880" w:hanging="360"/>
        <w:rPr>
          <w:u w:val="none"/>
        </w:rPr>
      </w:pPr>
      <w:r w:rsidDel="00000000" w:rsidR="00000000" w:rsidRPr="00000000">
        <w:rPr>
          <w:rtl w:val="0"/>
        </w:rPr>
        <w:t xml:space="preserve">League Name</w:t>
      </w:r>
    </w:p>
    <w:p w:rsidR="00000000" w:rsidDel="00000000" w:rsidP="00000000" w:rsidRDefault="00000000" w:rsidRPr="00000000" w14:paraId="0000086C">
      <w:pPr>
        <w:numPr>
          <w:ilvl w:val="3"/>
          <w:numId w:val="65"/>
        </w:numPr>
        <w:spacing w:after="0" w:afterAutospacing="0" w:lineRule="auto"/>
        <w:ind w:left="2880" w:hanging="360"/>
        <w:rPr>
          <w:u w:val="none"/>
        </w:rPr>
      </w:pPr>
      <w:r w:rsidDel="00000000" w:rsidR="00000000" w:rsidRPr="00000000">
        <w:rPr>
          <w:rtl w:val="0"/>
        </w:rPr>
        <w:t xml:space="preserve">League Type (Public/Private)</w:t>
      </w:r>
    </w:p>
    <w:p w:rsidR="00000000" w:rsidDel="00000000" w:rsidP="00000000" w:rsidRDefault="00000000" w:rsidRPr="00000000" w14:paraId="0000086D">
      <w:pPr>
        <w:numPr>
          <w:ilvl w:val="3"/>
          <w:numId w:val="65"/>
        </w:numPr>
        <w:spacing w:after="0" w:afterAutospacing="0" w:lineRule="auto"/>
        <w:ind w:left="2880" w:hanging="360"/>
        <w:rPr>
          <w:u w:val="none"/>
        </w:rPr>
      </w:pPr>
      <w:r w:rsidDel="00000000" w:rsidR="00000000" w:rsidRPr="00000000">
        <w:rPr>
          <w:rtl w:val="0"/>
        </w:rPr>
        <w:t xml:space="preserve">Current Week (If applicable)</w:t>
      </w:r>
    </w:p>
    <w:p w:rsidR="00000000" w:rsidDel="00000000" w:rsidP="00000000" w:rsidRDefault="00000000" w:rsidRPr="00000000" w14:paraId="0000086E">
      <w:pPr>
        <w:numPr>
          <w:ilvl w:val="3"/>
          <w:numId w:val="65"/>
        </w:numPr>
        <w:spacing w:after="0" w:afterAutospacing="0" w:lineRule="auto"/>
        <w:ind w:left="2880" w:hanging="360"/>
        <w:rPr>
          <w:u w:val="none"/>
        </w:rPr>
      </w:pPr>
      <w:r w:rsidDel="00000000" w:rsidR="00000000" w:rsidRPr="00000000">
        <w:rPr>
          <w:rtl w:val="0"/>
        </w:rPr>
        <w:t xml:space="preserve">Countdown Timer (e.g., Ends Sunday 11:59 PM)</w:t>
      </w:r>
    </w:p>
    <w:p w:rsidR="00000000" w:rsidDel="00000000" w:rsidP="00000000" w:rsidRDefault="00000000" w:rsidRPr="00000000" w14:paraId="0000086F">
      <w:pPr>
        <w:numPr>
          <w:ilvl w:val="3"/>
          <w:numId w:val="65"/>
        </w:numPr>
        <w:spacing w:after="0" w:afterAutospacing="0" w:lineRule="auto"/>
        <w:ind w:left="2880" w:hanging="360"/>
        <w:rPr>
          <w:u w:val="none"/>
        </w:rPr>
      </w:pPr>
      <w:r w:rsidDel="00000000" w:rsidR="00000000" w:rsidRPr="00000000">
        <w:rPr>
          <w:rtl w:val="0"/>
        </w:rPr>
        <w:t xml:space="preserve">League Status</w:t>
      </w:r>
    </w:p>
    <w:p w:rsidR="00000000" w:rsidDel="00000000" w:rsidP="00000000" w:rsidRDefault="00000000" w:rsidRPr="00000000" w14:paraId="00000870">
      <w:pPr>
        <w:numPr>
          <w:ilvl w:val="3"/>
          <w:numId w:val="65"/>
        </w:numPr>
        <w:spacing w:after="0" w:afterAutospacing="0" w:lineRule="auto"/>
        <w:ind w:left="2880" w:hanging="360"/>
        <w:rPr>
          <w:u w:val="none"/>
        </w:rPr>
      </w:pPr>
      <w:r w:rsidDel="00000000" w:rsidR="00000000" w:rsidRPr="00000000">
        <w:rPr>
          <w:rtl w:val="0"/>
        </w:rPr>
        <w:t xml:space="preserve">Season Length</w:t>
      </w:r>
    </w:p>
    <w:p w:rsidR="00000000" w:rsidDel="00000000" w:rsidP="00000000" w:rsidRDefault="00000000" w:rsidRPr="00000000" w14:paraId="00000871">
      <w:pPr>
        <w:numPr>
          <w:ilvl w:val="3"/>
          <w:numId w:val="65"/>
        </w:numPr>
        <w:spacing w:after="0" w:afterAutospacing="0" w:lineRule="auto"/>
        <w:ind w:left="2880" w:hanging="360"/>
        <w:rPr>
          <w:u w:val="none"/>
        </w:rPr>
      </w:pPr>
      <w:r w:rsidDel="00000000" w:rsidR="00000000" w:rsidRPr="00000000">
        <w:rPr>
          <w:rtl w:val="0"/>
        </w:rPr>
        <w:t xml:space="preserve">League Size (e.g., 8/12)</w:t>
      </w:r>
    </w:p>
    <w:p w:rsidR="00000000" w:rsidDel="00000000" w:rsidP="00000000" w:rsidRDefault="00000000" w:rsidRPr="00000000" w14:paraId="00000872">
      <w:pPr>
        <w:numPr>
          <w:ilvl w:val="2"/>
          <w:numId w:val="65"/>
        </w:numPr>
        <w:spacing w:after="0" w:afterAutospacing="0" w:lineRule="auto"/>
        <w:ind w:left="2160" w:hanging="360"/>
        <w:rPr>
          <w:u w:val="none"/>
        </w:rPr>
      </w:pPr>
      <w:r w:rsidDel="00000000" w:rsidR="00000000" w:rsidRPr="00000000">
        <w:rPr>
          <w:rtl w:val="0"/>
        </w:rPr>
        <w:t xml:space="preserve">Countdown must update dynamically.</w:t>
      </w:r>
    </w:p>
    <w:p w:rsidR="00000000" w:rsidDel="00000000" w:rsidP="00000000" w:rsidRDefault="00000000" w:rsidRPr="00000000" w14:paraId="00000873">
      <w:pPr>
        <w:numPr>
          <w:ilvl w:val="2"/>
          <w:numId w:val="65"/>
        </w:numPr>
        <w:spacing w:after="0" w:afterAutospacing="0" w:lineRule="auto"/>
        <w:ind w:left="2160" w:hanging="360"/>
        <w:rPr>
          <w:u w:val="none"/>
        </w:rPr>
      </w:pPr>
      <w:r w:rsidDel="00000000" w:rsidR="00000000" w:rsidRPr="00000000">
        <w:rPr>
          <w:rFonts w:ascii="Arial Unicode MS" w:cs="Arial Unicode MS" w:eastAsia="Arial Unicode MS" w:hAnsi="Arial Unicode MS"/>
          <w:rtl w:val="0"/>
        </w:rPr>
        <w:t xml:space="preserve">If matchup finalized → Replace countdown with:</w:t>
      </w:r>
    </w:p>
    <w:p w:rsidR="00000000" w:rsidDel="00000000" w:rsidP="00000000" w:rsidRDefault="00000000" w:rsidRPr="00000000" w14:paraId="00000874">
      <w:pPr>
        <w:numPr>
          <w:ilvl w:val="3"/>
          <w:numId w:val="65"/>
        </w:numPr>
        <w:spacing w:after="0" w:afterAutospacing="0" w:lineRule="auto"/>
        <w:ind w:left="2880" w:hanging="360"/>
        <w:rPr>
          <w:u w:val="none"/>
        </w:rPr>
      </w:pPr>
      <w:r w:rsidDel="00000000" w:rsidR="00000000" w:rsidRPr="00000000">
        <w:rPr>
          <w:rtl w:val="0"/>
        </w:rPr>
        <w:t xml:space="preserve">“Final”</w:t>
      </w:r>
    </w:p>
    <w:p w:rsidR="00000000" w:rsidDel="00000000" w:rsidP="00000000" w:rsidRDefault="00000000" w:rsidRPr="00000000" w14:paraId="00000875">
      <w:pPr>
        <w:numPr>
          <w:ilvl w:val="2"/>
          <w:numId w:val="65"/>
        </w:numPr>
        <w:spacing w:after="0" w:afterAutospacing="0" w:lineRule="auto"/>
        <w:ind w:left="2160" w:hanging="360"/>
        <w:rPr>
          <w:u w:val="none"/>
        </w:rPr>
      </w:pPr>
      <w:r w:rsidDel="00000000" w:rsidR="00000000" w:rsidRPr="00000000">
        <w:rPr>
          <w:rFonts w:ascii="Arial Unicode MS" w:cs="Arial Unicode MS" w:eastAsia="Arial Unicode MS" w:hAnsi="Arial Unicode MS"/>
          <w:rtl w:val="0"/>
        </w:rPr>
        <w:t xml:space="preserve">If season not started → Display “Season Begins [Date]”</w:t>
      </w:r>
    </w:p>
    <w:p w:rsidR="00000000" w:rsidDel="00000000" w:rsidP="00000000" w:rsidRDefault="00000000" w:rsidRPr="00000000" w14:paraId="00000876">
      <w:pPr>
        <w:numPr>
          <w:ilvl w:val="1"/>
          <w:numId w:val="65"/>
        </w:numPr>
        <w:spacing w:after="0" w:afterAutospacing="0" w:lineRule="auto"/>
        <w:ind w:left="1440" w:hanging="360"/>
        <w:rPr>
          <w:b w:val="1"/>
          <w:bCs w:val="1"/>
        </w:rPr>
      </w:pPr>
      <w:r w:rsidDel="00000000" w:rsidR="00000000" w:rsidRPr="00000000">
        <w:rPr>
          <w:b w:val="1"/>
          <w:bCs w:val="1"/>
          <w:rtl w:val="0"/>
        </w:rPr>
        <w:t xml:space="preserve">Section 2 : Head-to-Head Summary Card</w:t>
      </w:r>
    </w:p>
    <w:p w:rsidR="00000000" w:rsidDel="00000000" w:rsidP="00000000" w:rsidRDefault="00000000" w:rsidRPr="00000000" w14:paraId="00000877">
      <w:pPr>
        <w:numPr>
          <w:ilvl w:val="2"/>
          <w:numId w:val="65"/>
        </w:numPr>
        <w:spacing w:after="0" w:afterAutospacing="0" w:lineRule="auto"/>
        <w:ind w:left="2160" w:hanging="360"/>
        <w:rPr/>
      </w:pPr>
      <w:r w:rsidDel="00000000" w:rsidR="00000000" w:rsidRPr="00000000">
        <w:rPr>
          <w:rtl w:val="0"/>
        </w:rPr>
        <w:t xml:space="preserve"> This is the primary visual focus:</w:t>
      </w:r>
    </w:p>
    <w:p w:rsidR="00000000" w:rsidDel="00000000" w:rsidP="00000000" w:rsidRDefault="00000000" w:rsidRPr="00000000" w14:paraId="00000878">
      <w:pPr>
        <w:numPr>
          <w:ilvl w:val="2"/>
          <w:numId w:val="65"/>
        </w:numPr>
        <w:spacing w:after="0" w:afterAutospacing="0" w:lineRule="auto"/>
        <w:ind w:left="2160" w:hanging="360"/>
        <w:rPr>
          <w:b w:val="1"/>
          <w:bCs w:val="1"/>
        </w:rPr>
      </w:pPr>
      <w:r w:rsidDel="00000000" w:rsidR="00000000" w:rsidRPr="00000000">
        <w:rPr>
          <w:b w:val="1"/>
          <w:bCs w:val="1"/>
          <w:rtl w:val="0"/>
        </w:rPr>
        <w:t xml:space="preserve">A Player Avatars &amp; Identity</w:t>
      </w:r>
    </w:p>
    <w:p w:rsidR="00000000" w:rsidDel="00000000" w:rsidP="00000000" w:rsidRDefault="00000000" w:rsidRPr="00000000" w14:paraId="00000879">
      <w:pPr>
        <w:numPr>
          <w:ilvl w:val="3"/>
          <w:numId w:val="65"/>
        </w:numPr>
        <w:spacing w:after="0" w:afterAutospacing="0" w:lineRule="auto"/>
        <w:ind w:left="2880" w:hanging="360"/>
        <w:rPr/>
      </w:pPr>
      <w:r w:rsidDel="00000000" w:rsidR="00000000" w:rsidRPr="00000000">
        <w:rPr>
          <w:rtl w:val="0"/>
        </w:rPr>
        <w:t xml:space="preserve">Display : </w:t>
      </w:r>
    </w:p>
    <w:p w:rsidR="00000000" w:rsidDel="00000000" w:rsidP="00000000" w:rsidRDefault="00000000" w:rsidRPr="00000000" w14:paraId="0000087A">
      <w:pPr>
        <w:numPr>
          <w:ilvl w:val="4"/>
          <w:numId w:val="65"/>
        </w:numPr>
        <w:spacing w:after="0" w:afterAutospacing="0" w:lineRule="auto"/>
        <w:ind w:left="3600" w:hanging="360"/>
        <w:rPr>
          <w:u w:val="none"/>
        </w:rPr>
      </w:pPr>
      <w:r w:rsidDel="00000000" w:rsidR="00000000" w:rsidRPr="00000000">
        <w:rPr>
          <w:rtl w:val="0"/>
        </w:rPr>
        <w:t xml:space="preserve">User Avatar &amp; Team Name </w:t>
      </w:r>
    </w:p>
    <w:p w:rsidR="00000000" w:rsidDel="00000000" w:rsidP="00000000" w:rsidRDefault="00000000" w:rsidRPr="00000000" w14:paraId="0000087B">
      <w:pPr>
        <w:numPr>
          <w:ilvl w:val="4"/>
          <w:numId w:val="65"/>
        </w:numPr>
        <w:spacing w:after="0" w:afterAutospacing="0" w:lineRule="auto"/>
        <w:ind w:left="3600" w:hanging="360"/>
        <w:rPr>
          <w:u w:val="none"/>
        </w:rPr>
      </w:pPr>
      <w:r w:rsidDel="00000000" w:rsidR="00000000" w:rsidRPr="00000000">
        <w:rPr>
          <w:rtl w:val="0"/>
        </w:rPr>
        <w:t xml:space="preserve">Opponent Avatar &amp;  Team Name</w:t>
      </w:r>
    </w:p>
    <w:p w:rsidR="00000000" w:rsidDel="00000000" w:rsidP="00000000" w:rsidRDefault="00000000" w:rsidRPr="00000000" w14:paraId="0000087C">
      <w:pPr>
        <w:numPr>
          <w:ilvl w:val="2"/>
          <w:numId w:val="65"/>
        </w:numPr>
        <w:spacing w:after="0" w:afterAutospacing="0" w:lineRule="auto"/>
        <w:ind w:left="2160" w:hanging="360"/>
        <w:rPr>
          <w:b w:val="1"/>
          <w:bCs w:val="1"/>
        </w:rPr>
      </w:pPr>
      <w:r w:rsidDel="00000000" w:rsidR="00000000" w:rsidRPr="00000000">
        <w:rPr>
          <w:b w:val="1"/>
          <w:bCs w:val="1"/>
          <w:rtl w:val="0"/>
        </w:rPr>
        <w:t xml:space="preserve">Live Indicator </w:t>
      </w:r>
    </w:p>
    <w:p w:rsidR="00000000" w:rsidDel="00000000" w:rsidP="00000000" w:rsidRDefault="00000000" w:rsidRPr="00000000" w14:paraId="0000087D">
      <w:pPr>
        <w:numPr>
          <w:ilvl w:val="3"/>
          <w:numId w:val="65"/>
        </w:numPr>
        <w:spacing w:after="0" w:afterAutospacing="0" w:lineRule="auto"/>
        <w:ind w:left="2880" w:hanging="360"/>
        <w:rPr/>
      </w:pPr>
      <w:r w:rsidDel="00000000" w:rsidR="00000000" w:rsidRPr="00000000">
        <w:rPr>
          <w:rtl w:val="0"/>
        </w:rPr>
        <w:t xml:space="preserve">Show “LIVE” badge if matchup is active.</w:t>
      </w:r>
    </w:p>
    <w:p w:rsidR="00000000" w:rsidDel="00000000" w:rsidP="00000000" w:rsidRDefault="00000000" w:rsidRPr="00000000" w14:paraId="0000087E">
      <w:pPr>
        <w:numPr>
          <w:ilvl w:val="3"/>
          <w:numId w:val="65"/>
        </w:numPr>
        <w:spacing w:after="0" w:afterAutospacing="0" w:lineRule="auto"/>
        <w:ind w:left="2880" w:hanging="360"/>
        <w:rPr>
          <w:u w:val="none"/>
        </w:rPr>
      </w:pPr>
      <w:r w:rsidDel="00000000" w:rsidR="00000000" w:rsidRPr="00000000">
        <w:rPr>
          <w:rtl w:val="0"/>
        </w:rPr>
        <w:t xml:space="preserve">Remove the badge when finalized.</w:t>
      </w:r>
    </w:p>
    <w:p w:rsidR="00000000" w:rsidDel="00000000" w:rsidP="00000000" w:rsidRDefault="00000000" w:rsidRPr="00000000" w14:paraId="0000087F">
      <w:pPr>
        <w:numPr>
          <w:ilvl w:val="2"/>
          <w:numId w:val="65"/>
        </w:numPr>
        <w:spacing w:after="0" w:afterAutospacing="0" w:lineRule="auto"/>
        <w:ind w:left="2160" w:hanging="360"/>
        <w:rPr>
          <w:b w:val="1"/>
          <w:bCs w:val="1"/>
        </w:rPr>
      </w:pPr>
      <w:r w:rsidDel="00000000" w:rsidR="00000000" w:rsidRPr="00000000">
        <w:rPr>
          <w:b w:val="1"/>
          <w:bCs w:val="1"/>
          <w:rtl w:val="0"/>
        </w:rPr>
        <w:t xml:space="preserve">Fantasy Points Display</w:t>
      </w:r>
    </w:p>
    <w:p w:rsidR="00000000" w:rsidDel="00000000" w:rsidP="00000000" w:rsidRDefault="00000000" w:rsidRPr="00000000" w14:paraId="00000880">
      <w:pPr>
        <w:numPr>
          <w:ilvl w:val="3"/>
          <w:numId w:val="65"/>
        </w:numPr>
        <w:spacing w:after="0" w:afterAutospacing="0" w:lineRule="auto"/>
        <w:ind w:left="2880" w:hanging="360"/>
        <w:rPr/>
      </w:pPr>
      <w:r w:rsidDel="00000000" w:rsidR="00000000" w:rsidRPr="00000000">
        <w:rPr>
          <w:rtl w:val="0"/>
        </w:rPr>
        <w:t xml:space="preserve">Display : </w:t>
      </w:r>
    </w:p>
    <w:p w:rsidR="00000000" w:rsidDel="00000000" w:rsidP="00000000" w:rsidRDefault="00000000" w:rsidRPr="00000000" w14:paraId="00000881">
      <w:pPr>
        <w:numPr>
          <w:ilvl w:val="4"/>
          <w:numId w:val="65"/>
        </w:numPr>
        <w:spacing w:after="0" w:afterAutospacing="0" w:lineRule="auto"/>
        <w:ind w:left="3600" w:hanging="360"/>
        <w:rPr>
          <w:u w:val="none"/>
        </w:rPr>
      </w:pPr>
      <w:r w:rsidDel="00000000" w:rsidR="00000000" w:rsidRPr="00000000">
        <w:rPr>
          <w:rtl w:val="0"/>
        </w:rPr>
        <w:t xml:space="preserve">User Total FP </w:t>
      </w:r>
    </w:p>
    <w:p w:rsidR="00000000" w:rsidDel="00000000" w:rsidP="00000000" w:rsidRDefault="00000000" w:rsidRPr="00000000" w14:paraId="00000882">
      <w:pPr>
        <w:numPr>
          <w:ilvl w:val="4"/>
          <w:numId w:val="65"/>
        </w:numPr>
        <w:spacing w:after="0" w:afterAutospacing="0" w:lineRule="auto"/>
        <w:ind w:left="3600" w:hanging="360"/>
        <w:rPr>
          <w:u w:val="none"/>
        </w:rPr>
      </w:pPr>
      <w:r w:rsidDel="00000000" w:rsidR="00000000" w:rsidRPr="00000000">
        <w:rPr>
          <w:rtl w:val="0"/>
        </w:rPr>
        <w:t xml:space="preserve">Opponent Total FP</w:t>
      </w:r>
    </w:p>
    <w:p w:rsidR="00000000" w:rsidDel="00000000" w:rsidP="00000000" w:rsidRDefault="00000000" w:rsidRPr="00000000" w14:paraId="00000883">
      <w:pPr>
        <w:numPr>
          <w:ilvl w:val="3"/>
          <w:numId w:val="65"/>
        </w:numPr>
        <w:spacing w:after="0" w:afterAutospacing="0" w:lineRule="auto"/>
        <w:ind w:left="2880" w:hanging="360"/>
        <w:rPr>
          <w:u w:val="none"/>
        </w:rPr>
      </w:pPr>
      <w:r w:rsidDel="00000000" w:rsidR="00000000" w:rsidRPr="00000000">
        <w:rPr>
          <w:rtl w:val="0"/>
        </w:rPr>
        <w:t xml:space="preserve">Values must Update live.</w:t>
      </w:r>
    </w:p>
    <w:p w:rsidR="00000000" w:rsidDel="00000000" w:rsidP="00000000" w:rsidRDefault="00000000" w:rsidRPr="00000000" w14:paraId="00000884">
      <w:pPr>
        <w:numPr>
          <w:ilvl w:val="3"/>
          <w:numId w:val="65"/>
        </w:numPr>
        <w:spacing w:after="0" w:afterAutospacing="0" w:lineRule="auto"/>
        <w:ind w:left="2880" w:hanging="360"/>
        <w:rPr>
          <w:u w:val="none"/>
        </w:rPr>
      </w:pPr>
      <w:r w:rsidDel="00000000" w:rsidR="00000000" w:rsidRPr="00000000">
        <w:rPr>
          <w:rtl w:val="0"/>
        </w:rPr>
        <w:t xml:space="preserve">Reflect finalized totals once games end</w:t>
      </w:r>
    </w:p>
    <w:p w:rsidR="00000000" w:rsidDel="00000000" w:rsidP="00000000" w:rsidRDefault="00000000" w:rsidRPr="00000000" w14:paraId="00000885">
      <w:pPr>
        <w:numPr>
          <w:ilvl w:val="2"/>
          <w:numId w:val="65"/>
        </w:numPr>
        <w:spacing w:after="0" w:afterAutospacing="0" w:lineRule="auto"/>
        <w:ind w:left="2160" w:hanging="360"/>
        <w:rPr>
          <w:b w:val="1"/>
          <w:bCs w:val="1"/>
        </w:rPr>
      </w:pPr>
      <w:r w:rsidDel="00000000" w:rsidR="00000000" w:rsidRPr="00000000">
        <w:rPr>
          <w:b w:val="1"/>
          <w:bCs w:val="1"/>
          <w:rtl w:val="0"/>
        </w:rPr>
        <w:t xml:space="preserve">Projected Final</w:t>
      </w:r>
    </w:p>
    <w:p w:rsidR="00000000" w:rsidDel="00000000" w:rsidP="00000000" w:rsidRDefault="00000000" w:rsidRPr="00000000" w14:paraId="00000886">
      <w:pPr>
        <w:numPr>
          <w:ilvl w:val="3"/>
          <w:numId w:val="65"/>
        </w:numPr>
        <w:spacing w:after="0" w:afterAutospacing="0" w:lineRule="auto"/>
        <w:ind w:left="2880" w:hanging="360"/>
        <w:rPr/>
      </w:pPr>
      <w:r w:rsidDel="00000000" w:rsidR="00000000" w:rsidRPr="00000000">
        <w:rPr>
          <w:rtl w:val="0"/>
        </w:rPr>
        <w:t xml:space="preserve">Display : </w:t>
      </w:r>
    </w:p>
    <w:p w:rsidR="00000000" w:rsidDel="00000000" w:rsidP="00000000" w:rsidRDefault="00000000" w:rsidRPr="00000000" w14:paraId="00000887">
      <w:pPr>
        <w:numPr>
          <w:ilvl w:val="4"/>
          <w:numId w:val="65"/>
        </w:numPr>
        <w:spacing w:after="0" w:afterAutospacing="0" w:lineRule="auto"/>
        <w:ind w:left="3600" w:hanging="360"/>
        <w:rPr>
          <w:u w:val="none"/>
        </w:rPr>
      </w:pPr>
      <w:r w:rsidDel="00000000" w:rsidR="00000000" w:rsidRPr="00000000">
        <w:rPr>
          <w:rtl w:val="0"/>
        </w:rPr>
        <w:t xml:space="preserve">“Projected Final : You vs Opponent</w:t>
      </w:r>
    </w:p>
    <w:p w:rsidR="00000000" w:rsidDel="00000000" w:rsidP="00000000" w:rsidRDefault="00000000" w:rsidRPr="00000000" w14:paraId="00000888">
      <w:pPr>
        <w:numPr>
          <w:ilvl w:val="4"/>
          <w:numId w:val="65"/>
        </w:numPr>
        <w:spacing w:after="0" w:afterAutospacing="0" w:lineRule="auto"/>
        <w:ind w:left="3600" w:hanging="360"/>
        <w:rPr>
          <w:u w:val="none"/>
        </w:rPr>
      </w:pPr>
      <w:r w:rsidDel="00000000" w:rsidR="00000000" w:rsidRPr="00000000">
        <w:rPr>
          <w:rtl w:val="0"/>
        </w:rPr>
        <w:t xml:space="preserve">Example : You 165 - Sara 130</w:t>
      </w:r>
    </w:p>
    <w:p w:rsidR="00000000" w:rsidDel="00000000" w:rsidP="00000000" w:rsidRDefault="00000000" w:rsidRPr="00000000" w14:paraId="00000889">
      <w:pPr>
        <w:numPr>
          <w:ilvl w:val="3"/>
          <w:numId w:val="65"/>
        </w:numPr>
        <w:spacing w:after="0" w:afterAutospacing="0" w:lineRule="auto"/>
        <w:ind w:left="2880" w:hanging="360"/>
        <w:rPr>
          <w:u w:val="none"/>
        </w:rPr>
      </w:pPr>
      <w:r w:rsidDel="00000000" w:rsidR="00000000" w:rsidRPr="00000000">
        <w:rPr>
          <w:rtl w:val="0"/>
        </w:rPr>
        <w:t xml:space="preserve">Must dynamically calculate based on:</w:t>
      </w:r>
    </w:p>
    <w:p w:rsidR="00000000" w:rsidDel="00000000" w:rsidP="00000000" w:rsidRDefault="00000000" w:rsidRPr="00000000" w14:paraId="0000088A">
      <w:pPr>
        <w:numPr>
          <w:ilvl w:val="4"/>
          <w:numId w:val="65"/>
        </w:numPr>
        <w:spacing w:after="0" w:afterAutospacing="0" w:lineRule="auto"/>
        <w:ind w:left="3600" w:hanging="360"/>
        <w:rPr>
          <w:u w:val="none"/>
        </w:rPr>
      </w:pPr>
      <w:r w:rsidDel="00000000" w:rsidR="00000000" w:rsidRPr="00000000">
        <w:rPr>
          <w:rtl w:val="0"/>
        </w:rPr>
        <w:t xml:space="preserve">Players in-progress</w:t>
      </w:r>
    </w:p>
    <w:p w:rsidR="00000000" w:rsidDel="00000000" w:rsidP="00000000" w:rsidRDefault="00000000" w:rsidRPr="00000000" w14:paraId="0000088B">
      <w:pPr>
        <w:numPr>
          <w:ilvl w:val="4"/>
          <w:numId w:val="65"/>
        </w:numPr>
        <w:spacing w:after="0" w:afterAutospacing="0" w:lineRule="auto"/>
        <w:ind w:left="3600" w:hanging="360"/>
        <w:rPr>
          <w:u w:val="none"/>
        </w:rPr>
      </w:pPr>
      <w:r w:rsidDel="00000000" w:rsidR="00000000" w:rsidRPr="00000000">
        <w:rPr>
          <w:rtl w:val="0"/>
        </w:rPr>
        <w:t xml:space="preserve">Remaining projected points</w:t>
      </w:r>
    </w:p>
    <w:p w:rsidR="00000000" w:rsidDel="00000000" w:rsidP="00000000" w:rsidRDefault="00000000" w:rsidRPr="00000000" w14:paraId="0000088C">
      <w:pPr>
        <w:numPr>
          <w:ilvl w:val="4"/>
          <w:numId w:val="65"/>
        </w:numPr>
        <w:spacing w:after="0" w:afterAutospacing="0" w:lineRule="auto"/>
        <w:ind w:left="3600" w:hanging="360"/>
        <w:rPr>
          <w:u w:val="none"/>
        </w:rPr>
      </w:pPr>
      <w:r w:rsidDel="00000000" w:rsidR="00000000" w:rsidRPr="00000000">
        <w:rPr>
          <w:rtl w:val="0"/>
        </w:rPr>
        <w:t xml:space="preserve">Hide if the matchup is finalized.</w:t>
      </w:r>
    </w:p>
    <w:p w:rsidR="00000000" w:rsidDel="00000000" w:rsidP="00000000" w:rsidRDefault="00000000" w:rsidRPr="00000000" w14:paraId="0000088D">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Section 3 : Your players </w:t>
      </w:r>
    </w:p>
    <w:p w:rsidR="00000000" w:rsidDel="00000000" w:rsidP="00000000" w:rsidRDefault="00000000" w:rsidRPr="00000000" w14:paraId="0000088E">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Header : Your Players</w:t>
      </w:r>
    </w:p>
    <w:p w:rsidR="00000000" w:rsidDel="00000000" w:rsidP="00000000" w:rsidRDefault="00000000" w:rsidRPr="00000000" w14:paraId="0000088F">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Scrollable list of roster players for current week.</w:t>
      </w:r>
    </w:p>
    <w:p w:rsidR="00000000" w:rsidDel="00000000" w:rsidP="00000000" w:rsidRDefault="00000000" w:rsidRPr="00000000" w14:paraId="00000890">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Each Player Row must display : </w:t>
      </w:r>
    </w:p>
    <w:p w:rsidR="00000000" w:rsidDel="00000000" w:rsidP="00000000" w:rsidRDefault="00000000" w:rsidRPr="00000000" w14:paraId="00000891">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Player initial Badge/icon (e.g., Patrick Mahomes as </w:t>
      </w:r>
      <w:commentRangeStart w:id="49"/>
      <w:commentRangeStart w:id="50"/>
      <w:r w:rsidDel="00000000" w:rsidR="00000000" w:rsidRPr="00000000">
        <w:rPr>
          <w:rtl w:val="0"/>
        </w:rPr>
        <w:t xml:space="preserve">“PM”</w:t>
      </w:r>
      <w:commentRangeEnd w:id="49"/>
      <w:r w:rsidDel="00000000" w:rsidR="00000000" w:rsidRPr="00000000">
        <w:commentReference w:id="49"/>
      </w:r>
      <w:commentRangeEnd w:id="50"/>
      <w:r w:rsidDel="00000000" w:rsidR="00000000" w:rsidRPr="00000000">
        <w:commentReference w:id="50"/>
      </w:r>
      <w:r w:rsidDel="00000000" w:rsidR="00000000" w:rsidRPr="00000000">
        <w:rPr>
          <w:rtl w:val="0"/>
        </w:rPr>
        <w:t xml:space="preserve">)</w:t>
      </w:r>
    </w:p>
    <w:p w:rsidR="00000000" w:rsidDel="00000000" w:rsidP="00000000" w:rsidRDefault="00000000" w:rsidRPr="00000000" w14:paraId="00000892">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Player Name (e.g., Patrick Mahomes)</w:t>
      </w:r>
    </w:p>
    <w:p w:rsidR="00000000" w:rsidDel="00000000" w:rsidP="00000000" w:rsidRDefault="00000000" w:rsidRPr="00000000" w14:paraId="00000893">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Player Stat-line display below the player name (e.g., 1 TD, 94 YDS )</w:t>
      </w:r>
    </w:p>
    <w:p w:rsidR="00000000" w:rsidDel="00000000" w:rsidP="00000000" w:rsidRDefault="00000000" w:rsidRPr="00000000" w14:paraId="00000894">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Position (QB,RB,WR,TE,Flex etc..)</w:t>
      </w:r>
    </w:p>
    <w:p w:rsidR="00000000" w:rsidDel="00000000" w:rsidP="00000000" w:rsidRDefault="00000000" w:rsidRPr="00000000" w14:paraId="00000895">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commentRangeStart w:id="51"/>
      <w:commentRangeStart w:id="52"/>
      <w:r w:rsidDel="00000000" w:rsidR="00000000" w:rsidRPr="00000000">
        <w:rPr>
          <w:rtl w:val="0"/>
        </w:rPr>
        <w:t xml:space="preserve">Game Status:</w:t>
      </w:r>
      <w:commentRangeEnd w:id="51"/>
      <w:r w:rsidDel="00000000" w:rsidR="00000000" w:rsidRPr="00000000">
        <w:commentReference w:id="51"/>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896">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In-progress</w:t>
      </w:r>
    </w:p>
    <w:p w:rsidR="00000000" w:rsidDel="00000000" w:rsidP="00000000" w:rsidRDefault="00000000" w:rsidRPr="00000000" w14:paraId="00000897">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Final</w:t>
      </w:r>
    </w:p>
    <w:p w:rsidR="00000000" w:rsidDel="00000000" w:rsidP="00000000" w:rsidRDefault="00000000" w:rsidRPr="00000000" w14:paraId="00000898">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Upcoming</w:t>
      </w:r>
    </w:p>
    <w:p w:rsidR="00000000" w:rsidDel="00000000" w:rsidP="00000000" w:rsidRDefault="00000000" w:rsidRPr="00000000" w14:paraId="00000899">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Points earned (e.g., 25.5 points )</w:t>
      </w:r>
    </w:p>
    <w:p w:rsidR="00000000" w:rsidDel="00000000" w:rsidP="00000000" w:rsidRDefault="00000000" w:rsidRPr="00000000" w14:paraId="0000089A">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Tags </w:t>
      </w:r>
    </w:p>
    <w:p w:rsidR="00000000" w:rsidDel="00000000" w:rsidP="00000000" w:rsidRDefault="00000000" w:rsidRPr="00000000" w14:paraId="0000089B">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pPr>
      <w:r w:rsidDel="00000000" w:rsidR="00000000" w:rsidRPr="00000000">
        <w:rPr>
          <w:rtl w:val="0"/>
        </w:rPr>
        <w:t xml:space="preserve">Only ONE primary tag should display per player row.</w:t>
      </w:r>
    </w:p>
    <w:p w:rsidR="00000000" w:rsidDel="00000000" w:rsidP="00000000" w:rsidRDefault="00000000" w:rsidRPr="00000000" w14:paraId="0000089C">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Each Player may show between : </w:t>
      </w:r>
    </w:p>
    <w:p w:rsidR="00000000" w:rsidDel="00000000" w:rsidP="00000000" w:rsidRDefault="00000000" w:rsidRPr="00000000" w14:paraId="0000089D">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b w:val="1"/>
          <w:bCs w:val="1"/>
          <w:rtl w:val="0"/>
        </w:rPr>
        <w:t xml:space="preserve">Owned all week</w:t>
      </w:r>
    </w:p>
    <w:p w:rsidR="00000000" w:rsidDel="00000000" w:rsidP="00000000" w:rsidRDefault="00000000" w:rsidRPr="00000000" w14:paraId="0000089E">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Display this when : Stable roster player. No transaction impact this week.</w:t>
      </w:r>
    </w:p>
    <w:p w:rsidR="00000000" w:rsidDel="00000000" w:rsidP="00000000" w:rsidRDefault="00000000" w:rsidRPr="00000000" w14:paraId="0000089F">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b w:val="1"/>
          <w:bCs w:val="1"/>
          <w:rtl w:val="0"/>
        </w:rPr>
        <w:t xml:space="preserve">Traded</w:t>
      </w:r>
    </w:p>
    <w:p w:rsidR="00000000" w:rsidDel="00000000" w:rsidP="00000000" w:rsidRDefault="00000000" w:rsidRPr="00000000" w14:paraId="000008A0">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Display this when : This player was traded away during this matchup week.</w:t>
      </w:r>
    </w:p>
    <w:p w:rsidR="00000000" w:rsidDel="00000000" w:rsidP="00000000" w:rsidRDefault="00000000" w:rsidRPr="00000000" w14:paraId="000008A1">
      <w:pPr>
        <w:numPr>
          <w:ilvl w:val="5"/>
          <w:numId w:val="65"/>
        </w:numPr>
        <w:spacing w:after="0" w:afterAutospacing="0"/>
        <w:ind w:left="4320" w:hanging="360"/>
      </w:pPr>
      <w:r w:rsidDel="00000000" w:rsidR="00000000" w:rsidRPr="00000000">
        <w:rPr>
          <w:rtl w:val="0"/>
        </w:rPr>
        <w:t xml:space="preserve">Display along with Timestamp</w:t>
      </w:r>
    </w:p>
    <w:p w:rsidR="00000000" w:rsidDel="00000000" w:rsidP="00000000" w:rsidRDefault="00000000" w:rsidRPr="00000000" w14:paraId="000008A2">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b w:val="1"/>
          <w:bCs w:val="1"/>
          <w:rtl w:val="0"/>
        </w:rPr>
        <w:t xml:space="preserve">Acquired</w:t>
      </w:r>
    </w:p>
    <w:p w:rsidR="00000000" w:rsidDel="00000000" w:rsidP="00000000" w:rsidRDefault="00000000" w:rsidRPr="00000000" w14:paraId="000008A3">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Display this when : Recently added player. May have hold-time restrictions.</w:t>
      </w:r>
    </w:p>
    <w:p w:rsidR="00000000" w:rsidDel="00000000" w:rsidP="00000000" w:rsidRDefault="00000000" w:rsidRPr="00000000" w14:paraId="000008A4">
      <w:pPr>
        <w:numPr>
          <w:ilvl w:val="5"/>
          <w:numId w:val="65"/>
        </w:numPr>
        <w:spacing w:after="0" w:afterAutospacing="0"/>
        <w:ind w:left="4320" w:hanging="360"/>
      </w:pPr>
      <w:r w:rsidDel="00000000" w:rsidR="00000000" w:rsidRPr="00000000">
        <w:rPr>
          <w:rtl w:val="0"/>
        </w:rPr>
        <w:t xml:space="preserve">Display along with Timestamp</w:t>
      </w:r>
    </w:p>
    <w:p w:rsidR="00000000" w:rsidDel="00000000" w:rsidP="00000000" w:rsidRDefault="00000000" w:rsidRPr="00000000" w14:paraId="000008A5">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b w:val="1"/>
          <w:bCs w:val="1"/>
          <w:rtl w:val="0"/>
        </w:rPr>
        <w:t xml:space="preserve">Hold Lock</w:t>
      </w:r>
    </w:p>
    <w:p w:rsidR="00000000" w:rsidDel="00000000" w:rsidP="00000000" w:rsidRDefault="00000000" w:rsidRPr="00000000" w14:paraId="000008A6">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The player has been acquired.</w:t>
      </w:r>
    </w:p>
    <w:p w:rsidR="00000000" w:rsidDel="00000000" w:rsidP="00000000" w:rsidRDefault="00000000" w:rsidRPr="00000000" w14:paraId="000008A7">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The hold-time rule is active.</w:t>
      </w:r>
    </w:p>
    <w:p w:rsidR="00000000" w:rsidDel="00000000" w:rsidP="00000000" w:rsidRDefault="00000000" w:rsidRPr="00000000" w14:paraId="000008A8">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Players cannot be traded yet.</w:t>
      </w:r>
    </w:p>
    <w:p w:rsidR="00000000" w:rsidDel="00000000" w:rsidP="00000000" w:rsidRDefault="00000000" w:rsidRPr="00000000" w14:paraId="000008A9">
      <w:pPr>
        <w:numPr>
          <w:ilvl w:val="5"/>
          <w:numId w:val="65"/>
        </w:numPr>
        <w:spacing w:after="0" w:afterAutospacing="0"/>
        <w:ind w:left="4320" w:hanging="360"/>
      </w:pPr>
      <w:r w:rsidDel="00000000" w:rsidR="00000000" w:rsidRPr="00000000">
        <w:rPr>
          <w:rtl w:val="0"/>
        </w:rPr>
        <w:t xml:space="preserve">Display along with Timer.</w:t>
      </w:r>
    </w:p>
    <w:p w:rsidR="00000000" w:rsidDel="00000000" w:rsidP="00000000" w:rsidRDefault="00000000" w:rsidRPr="00000000" w14:paraId="000008AA">
      <w:pPr>
        <w:numPr>
          <w:ilvl w:val="5"/>
          <w:numId w:val="65"/>
        </w:numPr>
        <w:spacing w:after="0" w:afterAutospacing="0"/>
        <w:ind w:left="4320" w:hanging="360"/>
        <w:rPr>
          <w:u w:val="none"/>
        </w:rPr>
      </w:pPr>
      <w:r w:rsidDel="00000000" w:rsidR="00000000" w:rsidRPr="00000000">
        <w:rPr>
          <w:rtl w:val="0"/>
        </w:rPr>
        <w:t xml:space="preserve">Once the hold lock is completed the player tag should be replaced with Acquired tag along with the timestamp.</w:t>
      </w:r>
    </w:p>
    <w:p w:rsidR="00000000" w:rsidDel="00000000" w:rsidP="00000000" w:rsidRDefault="00000000" w:rsidRPr="00000000" w14:paraId="000008AB">
      <w:pPr>
        <w:numPr>
          <w:ilvl w:val="4"/>
          <w:numId w:val="65"/>
        </w:numPr>
        <w:spacing w:after="0" w:afterAutospacing="0"/>
        <w:ind w:left="3600" w:hanging="360"/>
        <w:rPr>
          <w:b w:val="1"/>
          <w:bCs w:val="1"/>
        </w:rPr>
      </w:pPr>
      <w:r w:rsidDel="00000000" w:rsidR="00000000" w:rsidRPr="00000000">
        <w:rPr>
          <w:b w:val="1"/>
          <w:bCs w:val="1"/>
          <w:rtl w:val="0"/>
        </w:rPr>
        <w:t xml:space="preserve">Previously Owned</w:t>
      </w:r>
    </w:p>
    <w:p w:rsidR="00000000" w:rsidDel="00000000" w:rsidP="00000000" w:rsidRDefault="00000000" w:rsidRPr="00000000" w14:paraId="000008AC">
      <w:pPr>
        <w:numPr>
          <w:ilvl w:val="5"/>
          <w:numId w:val="65"/>
        </w:numPr>
        <w:spacing w:after="0" w:afterAutospacing="0"/>
        <w:ind w:left="4320" w:hanging="360"/>
      </w:pPr>
      <w:r w:rsidDel="00000000" w:rsidR="00000000" w:rsidRPr="00000000">
        <w:rPr>
          <w:rtl w:val="0"/>
        </w:rPr>
        <w:t xml:space="preserve">Display this when Player was owned earlier</w:t>
      </w:r>
      <w:r w:rsidDel="00000000" w:rsidR="00000000" w:rsidRPr="00000000">
        <w:rPr>
          <w:rtl w:val="0"/>
        </w:rPr>
      </w:r>
    </w:p>
    <w:p w:rsidR="00000000" w:rsidDel="00000000" w:rsidP="00000000" w:rsidRDefault="00000000" w:rsidRPr="00000000" w14:paraId="000008AD">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Live Update Behavior</w:t>
      </w:r>
    </w:p>
    <w:p w:rsidR="00000000" w:rsidDel="00000000" w:rsidP="00000000" w:rsidRDefault="00000000" w:rsidRPr="00000000" w14:paraId="000008AE">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pPr>
      <w:r w:rsidDel="00000000" w:rsidR="00000000" w:rsidRPr="00000000">
        <w:rPr>
          <w:rtl w:val="0"/>
        </w:rPr>
        <w:t xml:space="preserve">Player points update live.</w:t>
      </w:r>
    </w:p>
    <w:p w:rsidR="00000000" w:rsidDel="00000000" w:rsidP="00000000" w:rsidRDefault="00000000" w:rsidRPr="00000000" w14:paraId="000008AF">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Fonts w:ascii="Arial Unicode MS" w:cs="Arial Unicode MS" w:eastAsia="Arial Unicode MS" w:hAnsi="Arial Unicode MS"/>
          <w:rtl w:val="0"/>
        </w:rPr>
        <w:t xml:space="preserve">If player locked (hold time) → trading restricted (enforced in Market tab).</w:t>
      </w:r>
    </w:p>
    <w:p w:rsidR="00000000" w:rsidDel="00000000" w:rsidP="00000000" w:rsidRDefault="00000000" w:rsidRPr="00000000" w14:paraId="000008B0">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If League Not started</w:t>
      </w:r>
    </w:p>
    <w:p w:rsidR="00000000" w:rsidDel="00000000" w:rsidP="00000000" w:rsidRDefault="00000000" w:rsidRPr="00000000" w14:paraId="000008B1">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pPr>
      <w:r w:rsidDel="00000000" w:rsidR="00000000" w:rsidRPr="00000000">
        <w:rPr>
          <w:rtl w:val="0"/>
        </w:rPr>
        <w:t xml:space="preserve">All still shows full roster</w:t>
      </w:r>
    </w:p>
    <w:p w:rsidR="00000000" w:rsidDel="00000000" w:rsidP="00000000" w:rsidRDefault="00000000" w:rsidRPr="00000000" w14:paraId="000008B2">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Active </w:t>
      </w:r>
      <w:r w:rsidDel="00000000" w:rsidR="00000000" w:rsidRPr="00000000">
        <w:rPr>
          <w:rtl w:val="0"/>
        </w:rPr>
        <w:t xml:space="preserve">filter</w:t>
      </w:r>
      <w:r w:rsidDel="00000000" w:rsidR="00000000" w:rsidRPr="00000000">
        <w:rPr>
          <w:rtl w:val="0"/>
        </w:rPr>
        <w:t xml:space="preserve"> should be greyed out.</w:t>
      </w:r>
    </w:p>
    <w:p w:rsidR="00000000" w:rsidDel="00000000" w:rsidP="00000000" w:rsidRDefault="00000000" w:rsidRPr="00000000" w14:paraId="000008B3">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Filters Live Behavior:</w:t>
      </w:r>
    </w:p>
    <w:p w:rsidR="00000000" w:rsidDel="00000000" w:rsidP="00000000" w:rsidRDefault="00000000" w:rsidRPr="00000000" w14:paraId="000008B4">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Filter must apply instantly</w:t>
      </w:r>
    </w:p>
    <w:p w:rsidR="00000000" w:rsidDel="00000000" w:rsidP="00000000" w:rsidRDefault="00000000" w:rsidRPr="00000000" w14:paraId="000008B5">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Points must continue updating live even when a filter is applied.</w:t>
      </w:r>
      <w:r w:rsidDel="00000000" w:rsidR="00000000" w:rsidRPr="00000000">
        <w:rPr>
          <w:b w:val="1"/>
          <w:bCs w:val="1"/>
          <w:rtl w:val="0"/>
        </w:rPr>
        <w:br w:type="textWrapping"/>
      </w:r>
    </w:p>
    <w:p w:rsidR="00000000" w:rsidDel="00000000" w:rsidP="00000000" w:rsidRDefault="00000000" w:rsidRPr="00000000" w14:paraId="000008B6">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 Section 4 : Opponent Players </w:t>
      </w:r>
    </w:p>
    <w:p w:rsidR="00000000" w:rsidDel="00000000" w:rsidP="00000000" w:rsidRDefault="00000000" w:rsidRPr="00000000" w14:paraId="000008B7">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This section should display </w:t>
      </w:r>
      <w:commentRangeStart w:id="53"/>
      <w:commentRangeStart w:id="54"/>
      <w:r w:rsidDel="00000000" w:rsidR="00000000" w:rsidRPr="00000000">
        <w:rPr>
          <w:rtl w:val="0"/>
        </w:rPr>
        <w:t xml:space="preserve">below</w:t>
      </w:r>
      <w:commentRangeEnd w:id="53"/>
      <w:r w:rsidDel="00000000" w:rsidR="00000000" w:rsidRPr="00000000">
        <w:commentReference w:id="53"/>
      </w:r>
      <w:commentRangeEnd w:id="54"/>
      <w:r w:rsidDel="00000000" w:rsidR="00000000" w:rsidRPr="00000000">
        <w:commentReference w:id="54"/>
      </w:r>
      <w:r w:rsidDel="00000000" w:rsidR="00000000" w:rsidRPr="00000000">
        <w:rPr>
          <w:rtl w:val="0"/>
        </w:rPr>
        <w:t xml:space="preserve"> “Your Players”</w:t>
      </w:r>
    </w:p>
    <w:p w:rsidR="00000000" w:rsidDel="00000000" w:rsidP="00000000" w:rsidRDefault="00000000" w:rsidRPr="00000000" w14:paraId="000008B8">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Header : Opponent’s Team Name </w:t>
      </w:r>
    </w:p>
    <w:p w:rsidR="00000000" w:rsidDel="00000000" w:rsidP="00000000" w:rsidRDefault="00000000" w:rsidRPr="00000000" w14:paraId="000008B9">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Must display : </w:t>
      </w:r>
    </w:p>
    <w:p w:rsidR="00000000" w:rsidDel="00000000" w:rsidP="00000000" w:rsidRDefault="00000000" w:rsidRPr="00000000" w14:paraId="000008BA">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Opponent player list</w:t>
      </w:r>
    </w:p>
    <w:p w:rsidR="00000000" w:rsidDel="00000000" w:rsidP="00000000" w:rsidRDefault="00000000" w:rsidRPr="00000000" w14:paraId="000008BB">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Same structure as Your players</w:t>
      </w:r>
    </w:p>
    <w:p w:rsidR="00000000" w:rsidDel="00000000" w:rsidP="00000000" w:rsidRDefault="00000000" w:rsidRPr="00000000" w14:paraId="000008BC">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No filters for this section.</w:t>
      </w:r>
    </w:p>
    <w:p w:rsidR="00000000" w:rsidDel="00000000" w:rsidP="00000000" w:rsidRDefault="00000000" w:rsidRPr="00000000" w14:paraId="000008BD">
      <w:pPr>
        <w:numPr>
          <w:ilvl w:val="3"/>
          <w:numId w:val="65"/>
        </w:numPr>
        <w:spacing w:after="0" w:afterAutospacing="0"/>
        <w:ind w:left="2880" w:hanging="360"/>
        <w:rPr/>
      </w:pPr>
      <w:r w:rsidDel="00000000" w:rsidR="00000000" w:rsidRPr="00000000">
        <w:rPr>
          <w:rtl w:val="0"/>
        </w:rPr>
        <w:t xml:space="preserve">Live Update Behavior only updates the Player points.</w:t>
      </w:r>
    </w:p>
    <w:p w:rsidR="00000000" w:rsidDel="00000000" w:rsidP="00000000" w:rsidRDefault="00000000" w:rsidRPr="00000000" w14:paraId="000008BE">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200" w:before="0" w:line="276" w:lineRule="auto"/>
        <w:ind w:left="2880" w:right="0" w:hanging="360"/>
        <w:jc w:val="left"/>
        <w:rPr>
          <w:u w:val="none"/>
        </w:rPr>
      </w:pPr>
      <w:r w:rsidDel="00000000" w:rsidR="00000000" w:rsidRPr="00000000">
        <w:rPr>
          <w:rtl w:val="0"/>
        </w:rPr>
        <w:t xml:space="preserve">Read-only view </w:t>
      </w:r>
    </w:p>
    <w:p w:rsidR="00000000" w:rsidDel="00000000" w:rsidP="00000000" w:rsidRDefault="00000000" w:rsidRPr="00000000" w14:paraId="000008BF">
      <w:pPr>
        <w:pStyle w:val="Heading5"/>
        <w:ind w:left="0" w:firstLine="0"/>
        <w:rPr/>
      </w:pPr>
      <w:bookmarkStart w:colFirst="0" w:colLast="0" w:name="_uebmhdy6i969" w:id="58"/>
      <w:bookmarkEnd w:id="58"/>
      <w:r w:rsidDel="00000000" w:rsidR="00000000" w:rsidRPr="00000000">
        <w:rPr>
          <w:rtl w:val="0"/>
        </w:rPr>
        <w:t xml:space="preserve">“History” Module</w:t>
      </w:r>
    </w:p>
    <w:p w:rsidR="00000000" w:rsidDel="00000000" w:rsidP="00000000" w:rsidRDefault="00000000" w:rsidRPr="00000000" w14:paraId="000008C0">
      <w:pPr>
        <w:numPr>
          <w:ilvl w:val="1"/>
          <w:numId w:val="65"/>
        </w:numPr>
        <w:spacing w:after="0" w:afterAutospacing="0"/>
        <w:ind w:left="1440" w:hanging="360"/>
        <w:rPr/>
      </w:pPr>
      <w:commentRangeStart w:id="55"/>
      <w:commentRangeStart w:id="56"/>
      <w:r w:rsidDel="00000000" w:rsidR="00000000" w:rsidRPr="00000000">
        <w:rPr>
          <w:rtl w:val="0"/>
        </w:rPr>
        <w:t xml:space="preserve">History view is strictly read-only</w:t>
      </w:r>
      <w:commentRangeEnd w:id="55"/>
      <w:r w:rsidDel="00000000" w:rsidR="00000000" w:rsidRPr="00000000">
        <w:commentReference w:id="55"/>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8C1">
      <w:pPr>
        <w:numPr>
          <w:ilvl w:val="1"/>
          <w:numId w:val="65"/>
        </w:numPr>
        <w:spacing w:after="0" w:afterAutospacing="0"/>
        <w:ind w:left="1440" w:hanging="360"/>
        <w:rPr/>
      </w:pPr>
      <w:r w:rsidDel="00000000" w:rsidR="00000000" w:rsidRPr="00000000">
        <w:rPr>
          <w:rtl w:val="0"/>
        </w:rPr>
        <w:t xml:space="preserve">History must display : </w:t>
      </w:r>
    </w:p>
    <w:p w:rsidR="00000000" w:rsidDel="00000000" w:rsidP="00000000" w:rsidRDefault="00000000" w:rsidRPr="00000000" w14:paraId="000008C2">
      <w:pPr>
        <w:numPr>
          <w:ilvl w:val="2"/>
          <w:numId w:val="65"/>
        </w:numPr>
        <w:spacing w:after="0" w:afterAutospacing="0"/>
        <w:ind w:left="2160" w:hanging="360"/>
        <w:rPr>
          <w:u w:val="none"/>
        </w:rPr>
      </w:pPr>
      <w:r w:rsidDel="00000000" w:rsidR="00000000" w:rsidRPr="00000000">
        <w:rPr>
          <w:rtl w:val="0"/>
        </w:rPr>
        <w:t xml:space="preserve">Only finalized weeks</w:t>
      </w:r>
    </w:p>
    <w:p w:rsidR="00000000" w:rsidDel="00000000" w:rsidP="00000000" w:rsidRDefault="00000000" w:rsidRPr="00000000" w14:paraId="000008C3">
      <w:pPr>
        <w:numPr>
          <w:ilvl w:val="2"/>
          <w:numId w:val="65"/>
        </w:numPr>
        <w:spacing w:after="0" w:afterAutospacing="0"/>
        <w:ind w:left="2160" w:hanging="360"/>
        <w:rPr>
          <w:strike w:val="1"/>
        </w:rPr>
      </w:pPr>
      <w:commentRangeStart w:id="57"/>
      <w:commentRangeStart w:id="58"/>
      <w:r w:rsidDel="00000000" w:rsidR="00000000" w:rsidRPr="00000000">
        <w:rPr>
          <w:strike w:val="1"/>
          <w:rtl w:val="0"/>
        </w:rPr>
        <w:t xml:space="preserve">No projected values</w:t>
      </w:r>
      <w:commentRangeEnd w:id="57"/>
      <w:r w:rsidDel="00000000" w:rsidR="00000000" w:rsidRPr="00000000">
        <w:commentReference w:id="57"/>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8C4">
      <w:pPr>
        <w:numPr>
          <w:ilvl w:val="2"/>
          <w:numId w:val="65"/>
        </w:numPr>
        <w:spacing w:after="0" w:afterAutospacing="0"/>
        <w:ind w:left="2160" w:hanging="360"/>
        <w:rPr>
          <w:u w:val="none"/>
        </w:rPr>
      </w:pPr>
      <w:r w:rsidDel="00000000" w:rsidR="00000000" w:rsidRPr="00000000">
        <w:rPr>
          <w:rtl w:val="0"/>
        </w:rPr>
        <w:t xml:space="preserve">No LIVE indicators</w:t>
      </w:r>
    </w:p>
    <w:p w:rsidR="00000000" w:rsidDel="00000000" w:rsidP="00000000" w:rsidRDefault="00000000" w:rsidRPr="00000000" w14:paraId="000008C5">
      <w:pPr>
        <w:numPr>
          <w:ilvl w:val="2"/>
          <w:numId w:val="65"/>
        </w:numPr>
        <w:spacing w:after="0" w:afterAutospacing="0"/>
        <w:ind w:left="2160" w:hanging="360"/>
        <w:rPr>
          <w:u w:val="none"/>
        </w:rPr>
      </w:pPr>
      <w:commentRangeStart w:id="59"/>
      <w:commentRangeStart w:id="60"/>
      <w:r w:rsidDel="00000000" w:rsidR="00000000" w:rsidRPr="00000000">
        <w:rPr>
          <w:rtl w:val="0"/>
        </w:rPr>
        <w:t xml:space="preserve">All stats locked</w:t>
      </w:r>
      <w:commentRangeEnd w:id="59"/>
      <w:r w:rsidDel="00000000" w:rsidR="00000000" w:rsidRPr="00000000">
        <w:commentReference w:id="59"/>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8C6">
      <w:pPr>
        <w:numPr>
          <w:ilvl w:val="1"/>
          <w:numId w:val="65"/>
        </w:numPr>
        <w:spacing w:after="0" w:afterAutospacing="0"/>
        <w:ind w:left="1440" w:hanging="360"/>
        <w:rPr>
          <w:b w:val="1"/>
          <w:bCs w:val="1"/>
        </w:rPr>
      </w:pPr>
      <w:r w:rsidDel="00000000" w:rsidR="00000000" w:rsidRPr="00000000">
        <w:rPr>
          <w:b w:val="1"/>
          <w:bCs w:val="1"/>
          <w:rtl w:val="0"/>
        </w:rPr>
        <w:t xml:space="preserve">Module Entry &amp; Navigation : </w:t>
      </w:r>
    </w:p>
    <w:p w:rsidR="00000000" w:rsidDel="00000000" w:rsidP="00000000" w:rsidRDefault="00000000" w:rsidRPr="00000000" w14:paraId="000008C7">
      <w:pPr>
        <w:numPr>
          <w:ilvl w:val="2"/>
          <w:numId w:val="65"/>
        </w:numPr>
        <w:spacing w:after="0" w:afterAutospacing="0"/>
        <w:ind w:left="2160" w:hanging="360"/>
        <w:rPr/>
      </w:pPr>
      <w:r w:rsidDel="00000000" w:rsidR="00000000" w:rsidRPr="00000000">
        <w:rPr>
          <w:rtl w:val="0"/>
        </w:rPr>
        <w:t xml:space="preserve">The history module is accessible via the bottom tab.</w:t>
      </w:r>
    </w:p>
    <w:p w:rsidR="00000000" w:rsidDel="00000000" w:rsidP="00000000" w:rsidRDefault="00000000" w:rsidRPr="00000000" w14:paraId="000008C8">
      <w:pPr>
        <w:numPr>
          <w:ilvl w:val="2"/>
          <w:numId w:val="65"/>
        </w:numPr>
        <w:spacing w:after="0" w:afterAutospacing="0"/>
        <w:ind w:left="2160" w:hanging="360"/>
        <w:rPr>
          <w:u w:val="none"/>
        </w:rPr>
      </w:pPr>
      <w:r w:rsidDel="00000000" w:rsidR="00000000" w:rsidRPr="00000000">
        <w:rPr>
          <w:rtl w:val="0"/>
        </w:rPr>
        <w:t xml:space="preserve">When users taps History , the system must : </w:t>
      </w:r>
    </w:p>
    <w:p w:rsidR="00000000" w:rsidDel="00000000" w:rsidP="00000000" w:rsidRDefault="00000000" w:rsidRPr="00000000" w14:paraId="000008C9">
      <w:pPr>
        <w:numPr>
          <w:ilvl w:val="3"/>
          <w:numId w:val="65"/>
        </w:numPr>
        <w:spacing w:after="0" w:afterAutospacing="0"/>
        <w:ind w:left="2880" w:hanging="360"/>
        <w:rPr>
          <w:u w:val="none"/>
        </w:rPr>
      </w:pPr>
      <w:r w:rsidDel="00000000" w:rsidR="00000000" w:rsidRPr="00000000">
        <w:rPr>
          <w:rtl w:val="0"/>
        </w:rPr>
        <w:t xml:space="preserve">Load Matchup History view</w:t>
      </w:r>
    </w:p>
    <w:p w:rsidR="00000000" w:rsidDel="00000000" w:rsidP="00000000" w:rsidRDefault="00000000" w:rsidRPr="00000000" w14:paraId="000008CA">
      <w:pPr>
        <w:numPr>
          <w:ilvl w:val="3"/>
          <w:numId w:val="65"/>
        </w:numPr>
        <w:spacing w:after="0" w:afterAutospacing="0"/>
        <w:ind w:left="2880" w:hanging="360"/>
        <w:rPr>
          <w:u w:val="none"/>
        </w:rPr>
      </w:pPr>
      <w:r w:rsidDel="00000000" w:rsidR="00000000" w:rsidRPr="00000000">
        <w:rPr>
          <w:rtl w:val="0"/>
        </w:rPr>
        <w:t xml:space="preserve">Highlight History module/tab</w:t>
      </w:r>
    </w:p>
    <w:p w:rsidR="00000000" w:rsidDel="00000000" w:rsidP="00000000" w:rsidRDefault="00000000" w:rsidRPr="00000000" w14:paraId="000008CB">
      <w:pPr>
        <w:numPr>
          <w:ilvl w:val="3"/>
          <w:numId w:val="65"/>
        </w:numPr>
        <w:spacing w:after="0" w:afterAutospacing="0"/>
        <w:ind w:left="2880" w:hanging="360"/>
        <w:rPr>
          <w:u w:val="none"/>
        </w:rPr>
      </w:pPr>
      <w:r w:rsidDel="00000000" w:rsidR="00000000" w:rsidRPr="00000000">
        <w:rPr>
          <w:rtl w:val="0"/>
        </w:rPr>
        <w:t xml:space="preserve">Hide matchup layout</w:t>
      </w:r>
    </w:p>
    <w:p w:rsidR="00000000" w:rsidDel="00000000" w:rsidP="00000000" w:rsidRDefault="00000000" w:rsidRPr="00000000" w14:paraId="000008CC">
      <w:pPr>
        <w:numPr>
          <w:ilvl w:val="1"/>
          <w:numId w:val="65"/>
        </w:numPr>
        <w:spacing w:after="0" w:afterAutospacing="0"/>
        <w:ind w:left="1440" w:hanging="360"/>
        <w:rPr>
          <w:b w:val="1"/>
          <w:bCs w:val="1"/>
        </w:rPr>
      </w:pPr>
      <w:r w:rsidDel="00000000" w:rsidR="00000000" w:rsidRPr="00000000">
        <w:rPr>
          <w:b w:val="1"/>
          <w:bCs w:val="1"/>
          <w:rtl w:val="0"/>
        </w:rPr>
        <w:t xml:space="preserve">Top Header Section : </w:t>
      </w:r>
    </w:p>
    <w:p w:rsidR="00000000" w:rsidDel="00000000" w:rsidP="00000000" w:rsidRDefault="00000000" w:rsidRPr="00000000" w14:paraId="000008CD">
      <w:pPr>
        <w:numPr>
          <w:ilvl w:val="2"/>
          <w:numId w:val="65"/>
        </w:numPr>
        <w:spacing w:after="0" w:afterAutospacing="0"/>
        <w:ind w:left="2160" w:hanging="360"/>
        <w:rPr/>
      </w:pPr>
      <w:r w:rsidDel="00000000" w:rsidR="00000000" w:rsidRPr="00000000">
        <w:rPr>
          <w:rtl w:val="0"/>
        </w:rPr>
        <w:t xml:space="preserve">Must display : </w:t>
      </w:r>
    </w:p>
    <w:p w:rsidR="00000000" w:rsidDel="00000000" w:rsidP="00000000" w:rsidRDefault="00000000" w:rsidRPr="00000000" w14:paraId="000008CE">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b w:val="1"/>
          <w:bCs w:val="1"/>
          <w:rtl w:val="0"/>
        </w:rPr>
        <w:t xml:space="preserve">Title : “MATCHUP HISTORY”</w:t>
      </w:r>
    </w:p>
    <w:p w:rsidR="00000000" w:rsidDel="00000000" w:rsidP="00000000" w:rsidRDefault="00000000" w:rsidRPr="00000000" w14:paraId="000008CF">
      <w:pPr>
        <w:numPr>
          <w:ilvl w:val="2"/>
          <w:numId w:val="65"/>
        </w:numPr>
        <w:spacing w:after="0" w:afterAutospacing="0"/>
        <w:ind w:left="2160" w:hanging="360"/>
        <w:rPr>
          <w:b w:val="1"/>
          <w:bCs w:val="1"/>
        </w:rPr>
      </w:pPr>
      <w:r w:rsidDel="00000000" w:rsidR="00000000" w:rsidRPr="00000000">
        <w:rPr>
          <w:b w:val="1"/>
          <w:bCs w:val="1"/>
          <w:rtl w:val="0"/>
        </w:rPr>
        <w:t xml:space="preserve">Back Arrow/</w:t>
      </w:r>
    </w:p>
    <w:p w:rsidR="00000000" w:rsidDel="00000000" w:rsidP="00000000" w:rsidRDefault="00000000" w:rsidRPr="00000000" w14:paraId="000008D0">
      <w:pPr>
        <w:numPr>
          <w:ilvl w:val="3"/>
          <w:numId w:val="65"/>
        </w:numPr>
        <w:spacing w:after="0" w:afterAutospacing="0"/>
        <w:ind w:left="2880" w:hanging="360"/>
        <w:rPr/>
      </w:pPr>
      <w:r w:rsidDel="00000000" w:rsidR="00000000" w:rsidRPr="00000000">
        <w:rPr>
          <w:rtl w:val="0"/>
        </w:rPr>
        <w:t xml:space="preserve">A back arrow to navigate to the Leagues Module.</w:t>
      </w:r>
    </w:p>
    <w:p w:rsidR="00000000" w:rsidDel="00000000" w:rsidP="00000000" w:rsidRDefault="00000000" w:rsidRPr="00000000" w14:paraId="000008D1">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b w:val="1"/>
          <w:bCs w:val="1"/>
          <w:rtl w:val="0"/>
        </w:rPr>
        <w:t xml:space="preserve">Left Arrow</w:t>
      </w:r>
    </w:p>
    <w:p w:rsidR="00000000" w:rsidDel="00000000" w:rsidP="00000000" w:rsidRDefault="00000000" w:rsidRPr="00000000" w14:paraId="000008D2">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pPr>
      <w:r w:rsidDel="00000000" w:rsidR="00000000" w:rsidRPr="00000000">
        <w:rPr>
          <w:rtl w:val="0"/>
        </w:rPr>
        <w:t xml:space="preserve">Navigates back to the current week Matchup Module/tab.</w:t>
      </w:r>
    </w:p>
    <w:p w:rsidR="00000000" w:rsidDel="00000000" w:rsidP="00000000" w:rsidRDefault="00000000" w:rsidRPr="00000000" w14:paraId="000008D3">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b w:val="1"/>
          <w:bCs w:val="1"/>
          <w:rtl w:val="0"/>
        </w:rPr>
        <w:t xml:space="preserve">Week Navigation Inside History </w:t>
      </w:r>
    </w:p>
    <w:p w:rsidR="00000000" w:rsidDel="00000000" w:rsidP="00000000" w:rsidRDefault="00000000" w:rsidRPr="00000000" w14:paraId="000008D4">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Below Title/Header, display week selector bar : </w:t>
      </w:r>
    </w:p>
    <w:p w:rsidR="00000000" w:rsidDel="00000000" w:rsidP="00000000" w:rsidRDefault="00000000" w:rsidRPr="00000000" w14:paraId="000008D5">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Behavior : </w:t>
      </w:r>
    </w:p>
    <w:p w:rsidR="00000000" w:rsidDel="00000000" w:rsidP="00000000" w:rsidRDefault="00000000" w:rsidRPr="00000000" w14:paraId="000008D6">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Fonts w:ascii="Arial Unicode MS" w:cs="Arial Unicode MS" w:eastAsia="Arial Unicode MS" w:hAnsi="Arial Unicode MS"/>
          <w:rtl w:val="0"/>
        </w:rPr>
        <w:t xml:space="preserve">Left arrow → Load previous week</w:t>
      </w:r>
    </w:p>
    <w:p w:rsidR="00000000" w:rsidDel="00000000" w:rsidP="00000000" w:rsidRDefault="00000000" w:rsidRPr="00000000" w14:paraId="000008D7">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Fonts w:ascii="Arial Unicode MS" w:cs="Arial Unicode MS" w:eastAsia="Arial Unicode MS" w:hAnsi="Arial Unicode MS"/>
          <w:rtl w:val="0"/>
        </w:rPr>
        <w:t xml:space="preserve">Right arrow → Load next week</w:t>
      </w:r>
    </w:p>
    <w:p w:rsidR="00000000" w:rsidDel="00000000" w:rsidP="00000000" w:rsidRDefault="00000000" w:rsidRPr="00000000" w14:paraId="000008D8">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Only valid completed weeks allowed</w:t>
      </w:r>
    </w:p>
    <w:p w:rsidR="00000000" w:rsidDel="00000000" w:rsidP="00000000" w:rsidRDefault="00000000" w:rsidRPr="00000000" w14:paraId="000008D9">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Cannot navigate to future weeks</w:t>
      </w:r>
    </w:p>
    <w:p w:rsidR="00000000" w:rsidDel="00000000" w:rsidP="00000000" w:rsidRDefault="00000000" w:rsidRPr="00000000" w14:paraId="000008DA">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Arrows disabled at boundaries</w:t>
      </w:r>
    </w:p>
    <w:p w:rsidR="00000000" w:rsidDel="00000000" w:rsidP="00000000" w:rsidRDefault="00000000" w:rsidRPr="00000000" w14:paraId="000008DB">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b w:val="1"/>
          <w:bCs w:val="1"/>
          <w:rtl w:val="0"/>
        </w:rPr>
        <w:t xml:space="preserve">Navigation Behavior : </w:t>
      </w:r>
    </w:p>
    <w:p w:rsidR="00000000" w:rsidDel="00000000" w:rsidP="00000000" w:rsidRDefault="00000000" w:rsidRPr="00000000" w14:paraId="000008DC">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If Week 1 : Left arrow disabled</w:t>
      </w:r>
    </w:p>
    <w:p w:rsidR="00000000" w:rsidDel="00000000" w:rsidP="00000000" w:rsidRDefault="00000000" w:rsidRPr="00000000" w14:paraId="000008DD">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If latest completed week :  Right arrow disabled.</w:t>
      </w:r>
    </w:p>
    <w:p w:rsidR="00000000" w:rsidDel="00000000" w:rsidP="00000000" w:rsidRDefault="00000000" w:rsidRPr="00000000" w14:paraId="000008DE">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b w:val="1"/>
          <w:bCs w:val="1"/>
          <w:rtl w:val="0"/>
        </w:rPr>
        <w:t xml:space="preserve">Bye Week Handling</w:t>
      </w:r>
    </w:p>
    <w:p w:rsidR="00000000" w:rsidDel="00000000" w:rsidP="00000000" w:rsidRDefault="00000000" w:rsidRPr="00000000" w14:paraId="000008DF">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If selected week was Bye, then display :  “WEEK 5 - BYE”</w:t>
      </w:r>
    </w:p>
    <w:p w:rsidR="00000000" w:rsidDel="00000000" w:rsidP="00000000" w:rsidRDefault="00000000" w:rsidRPr="00000000" w14:paraId="000008E0">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Card displays : </w:t>
      </w:r>
    </w:p>
    <w:p w:rsidR="00000000" w:rsidDel="00000000" w:rsidP="00000000" w:rsidRDefault="00000000" w:rsidRPr="00000000" w14:paraId="000008E1">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“No Opponent This week”</w:t>
      </w:r>
    </w:p>
    <w:p w:rsidR="00000000" w:rsidDel="00000000" w:rsidP="00000000" w:rsidRDefault="00000000" w:rsidRPr="00000000" w14:paraId="000008E2">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Points earned </w:t>
      </w:r>
    </w:p>
    <w:p w:rsidR="00000000" w:rsidDel="00000000" w:rsidP="00000000" w:rsidRDefault="00000000" w:rsidRPr="00000000" w14:paraId="000008E3">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Record unchanged</w:t>
      </w:r>
    </w:p>
    <w:p w:rsidR="00000000" w:rsidDel="00000000" w:rsidP="00000000" w:rsidRDefault="00000000" w:rsidRPr="00000000" w14:paraId="000008E4">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No WIN/LOSS badge</w:t>
      </w:r>
    </w:p>
    <w:p w:rsidR="00000000" w:rsidDel="00000000" w:rsidP="00000000" w:rsidRDefault="00000000" w:rsidRPr="00000000" w14:paraId="000008E5">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b w:val="1"/>
          <w:bCs w:val="1"/>
          <w:rtl w:val="0"/>
        </w:rPr>
        <w:t xml:space="preserve">Week Status Card</w:t>
      </w:r>
    </w:p>
    <w:p w:rsidR="00000000" w:rsidDel="00000000" w:rsidP="00000000" w:rsidRDefault="00000000" w:rsidRPr="00000000" w14:paraId="000008E6">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Card must display:</w:t>
      </w:r>
    </w:p>
    <w:p w:rsidR="00000000" w:rsidDel="00000000" w:rsidP="00000000" w:rsidRDefault="00000000" w:rsidRPr="00000000" w14:paraId="000008E7">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b w:val="1"/>
          <w:bCs w:val="1"/>
          <w:rtl w:val="0"/>
        </w:rPr>
        <w:t xml:space="preserve">Week Label  </w:t>
      </w:r>
      <w:r w:rsidDel="00000000" w:rsidR="00000000" w:rsidRPr="00000000">
        <w:rPr>
          <w:rtl w:val="0"/>
        </w:rPr>
        <w:t xml:space="preserve">(E.g., WEEK 7 - COMPLETED)</w:t>
      </w:r>
    </w:p>
    <w:p w:rsidR="00000000" w:rsidDel="00000000" w:rsidP="00000000" w:rsidRDefault="00000000" w:rsidRPr="00000000" w14:paraId="000008E8">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b w:val="1"/>
          <w:bCs w:val="1"/>
          <w:rtl w:val="0"/>
        </w:rPr>
        <w:t xml:space="preserve">Result Badge (Top Right)</w:t>
      </w:r>
    </w:p>
    <w:p w:rsidR="00000000" w:rsidDel="00000000" w:rsidP="00000000" w:rsidRDefault="00000000" w:rsidRPr="00000000" w14:paraId="000008E9">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If user Won: </w:t>
      </w:r>
    </w:p>
    <w:p w:rsidR="00000000" w:rsidDel="00000000" w:rsidP="00000000" w:rsidRDefault="00000000" w:rsidRPr="00000000" w14:paraId="000008EA">
      <w:pPr>
        <w:keepNext w:val="0"/>
        <w:keepLines w:val="0"/>
        <w:pageBreakBefore w:val="0"/>
        <w:widowControl w:val="1"/>
        <w:numPr>
          <w:ilvl w:val="6"/>
          <w:numId w:val="65"/>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pPr>
      <w:r w:rsidDel="00000000" w:rsidR="00000000" w:rsidRPr="00000000">
        <w:rPr>
          <w:rFonts w:ascii="Arial Unicode MS" w:cs="Arial Unicode MS" w:eastAsia="Arial Unicode MS" w:hAnsi="Arial Unicode MS"/>
          <w:rtl w:val="0"/>
        </w:rPr>
        <w:t xml:space="preserve">Green Badge → ✓ WIN</w:t>
      </w:r>
    </w:p>
    <w:p w:rsidR="00000000" w:rsidDel="00000000" w:rsidP="00000000" w:rsidRDefault="00000000" w:rsidRPr="00000000" w14:paraId="000008EB">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If Lost : </w:t>
      </w:r>
    </w:p>
    <w:p w:rsidR="00000000" w:rsidDel="00000000" w:rsidP="00000000" w:rsidRDefault="00000000" w:rsidRPr="00000000" w14:paraId="000008EC">
      <w:pPr>
        <w:keepNext w:val="0"/>
        <w:keepLines w:val="0"/>
        <w:pageBreakBefore w:val="0"/>
        <w:widowControl w:val="1"/>
        <w:numPr>
          <w:ilvl w:val="6"/>
          <w:numId w:val="65"/>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pPr>
      <w:r w:rsidDel="00000000" w:rsidR="00000000" w:rsidRPr="00000000">
        <w:rPr>
          <w:rFonts w:ascii="Arial Unicode MS" w:cs="Arial Unicode MS" w:eastAsia="Arial Unicode MS" w:hAnsi="Arial Unicode MS"/>
          <w:rtl w:val="0"/>
        </w:rPr>
        <w:t xml:space="preserve">Red badge → ✕ LOSS</w:t>
      </w:r>
    </w:p>
    <w:p w:rsidR="00000000" w:rsidDel="00000000" w:rsidP="00000000" w:rsidRDefault="00000000" w:rsidRPr="00000000" w14:paraId="000008ED">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If Tie : </w:t>
      </w:r>
    </w:p>
    <w:p w:rsidR="00000000" w:rsidDel="00000000" w:rsidP="00000000" w:rsidRDefault="00000000" w:rsidRPr="00000000" w14:paraId="000008EE">
      <w:pPr>
        <w:keepNext w:val="0"/>
        <w:keepLines w:val="0"/>
        <w:pageBreakBefore w:val="0"/>
        <w:widowControl w:val="1"/>
        <w:numPr>
          <w:ilvl w:val="6"/>
          <w:numId w:val="65"/>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pPr>
      <w:r w:rsidDel="00000000" w:rsidR="00000000" w:rsidRPr="00000000">
        <w:rPr>
          <w:rFonts w:ascii="Arial Unicode MS" w:cs="Arial Unicode MS" w:eastAsia="Arial Unicode MS" w:hAnsi="Arial Unicode MS"/>
          <w:rtl w:val="0"/>
        </w:rPr>
        <w:t xml:space="preserve">Yellow badge → TIE</w:t>
      </w:r>
    </w:p>
    <w:p w:rsidR="00000000" w:rsidDel="00000000" w:rsidP="00000000" w:rsidRDefault="00000000" w:rsidRPr="00000000" w14:paraId="000008EF">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b w:val="1"/>
          <w:bCs w:val="1"/>
          <w:rtl w:val="0"/>
        </w:rPr>
        <w:t xml:space="preserve">Head-to-Head Summary Card</w:t>
      </w:r>
    </w:p>
    <w:p w:rsidR="00000000" w:rsidDel="00000000" w:rsidP="00000000" w:rsidRDefault="00000000" w:rsidRPr="00000000" w14:paraId="000008F0">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Must display : </w:t>
      </w:r>
    </w:p>
    <w:p w:rsidR="00000000" w:rsidDel="00000000" w:rsidP="00000000" w:rsidRDefault="00000000" w:rsidRPr="00000000" w14:paraId="000008F1">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Left side ( User ) </w:t>
      </w:r>
    </w:p>
    <w:p w:rsidR="00000000" w:rsidDel="00000000" w:rsidP="00000000" w:rsidRDefault="00000000" w:rsidRPr="00000000" w14:paraId="000008F2">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Avatar </w:t>
      </w:r>
    </w:p>
    <w:p w:rsidR="00000000" w:rsidDel="00000000" w:rsidP="00000000" w:rsidRDefault="00000000" w:rsidRPr="00000000" w14:paraId="000008F3">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Team Name</w:t>
      </w:r>
    </w:p>
    <w:p w:rsidR="00000000" w:rsidDel="00000000" w:rsidP="00000000" w:rsidRDefault="00000000" w:rsidRPr="00000000" w14:paraId="000008F4">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“You”Label</w:t>
      </w:r>
    </w:p>
    <w:p w:rsidR="00000000" w:rsidDel="00000000" w:rsidP="00000000" w:rsidRDefault="00000000" w:rsidRPr="00000000" w14:paraId="000008F5">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Final Fantasy points </w:t>
      </w:r>
    </w:p>
    <w:p w:rsidR="00000000" w:rsidDel="00000000" w:rsidP="00000000" w:rsidRDefault="00000000" w:rsidRPr="00000000" w14:paraId="000008F6">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XP Gain/Lost </w:t>
      </w:r>
    </w:p>
    <w:p w:rsidR="00000000" w:rsidDel="00000000" w:rsidP="00000000" w:rsidRDefault="00000000" w:rsidRPr="00000000" w14:paraId="000008F7">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Center Section</w:t>
      </w:r>
    </w:p>
    <w:p w:rsidR="00000000" w:rsidDel="00000000" w:rsidP="00000000" w:rsidRDefault="00000000" w:rsidRPr="00000000" w14:paraId="000008F8">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pPr>
      <w:r w:rsidDel="00000000" w:rsidR="00000000" w:rsidRPr="00000000">
        <w:rPr>
          <w:rtl w:val="0"/>
        </w:rPr>
        <w:t xml:space="preserve">“VS”</w:t>
      </w:r>
    </w:p>
    <w:p w:rsidR="00000000" w:rsidDel="00000000" w:rsidP="00000000" w:rsidRDefault="00000000" w:rsidRPr="00000000" w14:paraId="000008F9">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pPr>
      <w:r w:rsidDel="00000000" w:rsidR="00000000" w:rsidRPr="00000000">
        <w:rPr>
          <w:rtl w:val="0"/>
        </w:rPr>
        <w:t xml:space="preserve">Margin Result : </w:t>
      </w:r>
    </w:p>
    <w:p w:rsidR="00000000" w:rsidDel="00000000" w:rsidP="00000000" w:rsidRDefault="00000000" w:rsidRPr="00000000" w14:paraId="000008FA">
      <w:pPr>
        <w:keepNext w:val="0"/>
        <w:keepLines w:val="0"/>
        <w:pageBreakBefore w:val="0"/>
        <w:widowControl w:val="1"/>
        <w:numPr>
          <w:ilvl w:val="6"/>
          <w:numId w:val="65"/>
        </w:numPr>
        <w:pBdr>
          <w:top w:space="0" w:sz="0" w:val="nil"/>
          <w:left w:space="0" w:sz="0" w:val="nil"/>
          <w:bottom w:space="0" w:sz="0" w:val="nil"/>
          <w:right w:space="0" w:sz="0" w:val="nil"/>
          <w:between w:space="0" w:sz="0" w:val="nil"/>
        </w:pBdr>
        <w:shd w:fill="auto" w:val="clear"/>
        <w:spacing w:after="0" w:before="0" w:line="276" w:lineRule="auto"/>
        <w:ind w:left="5040" w:right="0" w:hanging="360"/>
        <w:jc w:val="left"/>
      </w:pPr>
      <w:r w:rsidDel="00000000" w:rsidR="00000000" w:rsidRPr="00000000">
        <w:rPr>
          <w:rtl w:val="0"/>
        </w:rPr>
        <w:t xml:space="preserve">Won/loss by [points]</w:t>
      </w:r>
    </w:p>
    <w:p w:rsidR="00000000" w:rsidDel="00000000" w:rsidP="00000000" w:rsidRDefault="00000000" w:rsidRPr="00000000" w14:paraId="000008FB">
      <w:pPr>
        <w:spacing w:after="0" w:lineRule="auto"/>
        <w:ind w:left="2880" w:firstLine="720"/>
        <w:rPr/>
      </w:pPr>
      <w:r w:rsidDel="00000000" w:rsidR="00000000" w:rsidRPr="00000000">
        <w:rPr>
          <w:rtl w:val="0"/>
        </w:rPr>
        <w:t xml:space="preserve">‘Margin = User final score - Opponent Final score.’</w:t>
      </w:r>
      <w:r w:rsidDel="00000000" w:rsidR="00000000" w:rsidRPr="00000000">
        <w:rPr>
          <w:rtl w:val="0"/>
        </w:rPr>
      </w:r>
    </w:p>
    <w:p w:rsidR="00000000" w:rsidDel="00000000" w:rsidP="00000000" w:rsidRDefault="00000000" w:rsidRPr="00000000" w14:paraId="000008FC">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pPr>
      <w:r w:rsidDel="00000000" w:rsidR="00000000" w:rsidRPr="00000000">
        <w:rPr>
          <w:rtl w:val="0"/>
        </w:rPr>
        <w:t xml:space="preserve">Right Side (Opponent) </w:t>
      </w:r>
    </w:p>
    <w:p w:rsidR="00000000" w:rsidDel="00000000" w:rsidP="00000000" w:rsidRDefault="00000000" w:rsidRPr="00000000" w14:paraId="000008FD">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u w:val="none"/>
        </w:rPr>
      </w:pPr>
      <w:r w:rsidDel="00000000" w:rsidR="00000000" w:rsidRPr="00000000">
        <w:rPr>
          <w:rtl w:val="0"/>
        </w:rPr>
        <w:t xml:space="preserve">Opponent Avatar</w:t>
      </w:r>
    </w:p>
    <w:p w:rsidR="00000000" w:rsidDel="00000000" w:rsidP="00000000" w:rsidRDefault="00000000" w:rsidRPr="00000000" w14:paraId="000008FE">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u w:val="none"/>
        </w:rPr>
      </w:pPr>
      <w:r w:rsidDel="00000000" w:rsidR="00000000" w:rsidRPr="00000000">
        <w:rPr>
          <w:rtl w:val="0"/>
        </w:rPr>
        <w:t xml:space="preserve">Opponent Team Name</w:t>
      </w:r>
    </w:p>
    <w:p w:rsidR="00000000" w:rsidDel="00000000" w:rsidP="00000000" w:rsidRDefault="00000000" w:rsidRPr="00000000" w14:paraId="000008FF">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u w:val="none"/>
        </w:rPr>
      </w:pPr>
      <w:r w:rsidDel="00000000" w:rsidR="00000000" w:rsidRPr="00000000">
        <w:rPr>
          <w:rtl w:val="0"/>
        </w:rPr>
        <w:t xml:space="preserve">Opponent Final Points</w:t>
      </w:r>
    </w:p>
    <w:p w:rsidR="00000000" w:rsidDel="00000000" w:rsidP="00000000" w:rsidRDefault="00000000" w:rsidRPr="00000000" w14:paraId="00000900">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b w:val="1"/>
          <w:bCs w:val="1"/>
          <w:rtl w:val="0"/>
        </w:rPr>
        <w:t xml:space="preserve">Footer Insight Section</w:t>
      </w:r>
    </w:p>
    <w:p w:rsidR="00000000" w:rsidDel="00000000" w:rsidP="00000000" w:rsidRDefault="00000000" w:rsidRPr="00000000" w14:paraId="00000901">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Below Score card, must display : </w:t>
      </w:r>
    </w:p>
    <w:p w:rsidR="00000000" w:rsidDel="00000000" w:rsidP="00000000" w:rsidRDefault="00000000" w:rsidRPr="00000000" w14:paraId="00000902">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User’s League Record after that week’s matchup is finalized. Which is “Wins – Losses” </w:t>
      </w:r>
    </w:p>
    <w:p w:rsidR="00000000" w:rsidDel="00000000" w:rsidP="00000000" w:rsidRDefault="00000000" w:rsidRPr="00000000" w14:paraId="00000903">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(e.g., You improved your record to 5-2 ).</w:t>
      </w:r>
    </w:p>
    <w:p w:rsidR="00000000" w:rsidDel="00000000" w:rsidP="00000000" w:rsidRDefault="00000000" w:rsidRPr="00000000" w14:paraId="00000904">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This must dynamically reflect : </w:t>
      </w:r>
    </w:p>
    <w:p w:rsidR="00000000" w:rsidDel="00000000" w:rsidP="00000000" w:rsidRDefault="00000000" w:rsidRPr="00000000" w14:paraId="00000905">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Updated league record after this week.</w:t>
      </w:r>
    </w:p>
    <w:p w:rsidR="00000000" w:rsidDel="00000000" w:rsidP="00000000" w:rsidRDefault="00000000" w:rsidRPr="00000000" w14:paraId="00000906">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Format:</w:t>
      </w:r>
    </w:p>
    <w:p w:rsidR="00000000" w:rsidDel="00000000" w:rsidP="00000000" w:rsidRDefault="00000000" w:rsidRPr="00000000" w14:paraId="00000907">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You improved record to X–Y</w:t>
      </w:r>
    </w:p>
    <w:p w:rsidR="00000000" w:rsidDel="00000000" w:rsidP="00000000" w:rsidRDefault="00000000" w:rsidRPr="00000000" w14:paraId="00000908">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tl w:val="0"/>
        </w:rPr>
        <w:t xml:space="preserve">You dropped to X–Y (if loss)</w:t>
      </w:r>
    </w:p>
    <w:p w:rsidR="00000000" w:rsidDel="00000000" w:rsidP="00000000" w:rsidRDefault="00000000" w:rsidRPr="00000000" w14:paraId="00000909">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History of players Traded : </w:t>
      </w:r>
    </w:p>
    <w:p w:rsidR="00000000" w:rsidDel="00000000" w:rsidP="00000000" w:rsidRDefault="00000000" w:rsidRPr="00000000" w14:paraId="0000090A">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In the History Module, under Matchup History, the system should provide a provision for users to view the history of NFL players traded for a specific week within the league.</w:t>
      </w:r>
    </w:p>
    <w:p w:rsidR="00000000" w:rsidDel="00000000" w:rsidP="00000000" w:rsidRDefault="00000000" w:rsidRPr="00000000" w14:paraId="0000090B">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This view should capture complete trade lifecycle details, including both buy and sell transactions, with a clear calculation of Profit &amp; Loss (P&amp;L) for each completed trade (sell).</w:t>
      </w:r>
    </w:p>
    <w:p w:rsidR="00000000" w:rsidDel="00000000" w:rsidP="00000000" w:rsidRDefault="00000000" w:rsidRPr="00000000" w14:paraId="0000090C">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Player Trade Details</w:t>
      </w:r>
    </w:p>
    <w:p w:rsidR="00000000" w:rsidDel="00000000" w:rsidP="00000000" w:rsidRDefault="00000000" w:rsidRPr="00000000" w14:paraId="0000090D">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For each traded player, the following details should be displayed:</w:t>
      </w:r>
    </w:p>
    <w:p w:rsidR="00000000" w:rsidDel="00000000" w:rsidP="00000000" w:rsidRDefault="00000000" w:rsidRPr="00000000" w14:paraId="0000090E">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Player Name</w:t>
      </w:r>
    </w:p>
    <w:p w:rsidR="00000000" w:rsidDel="00000000" w:rsidP="00000000" w:rsidRDefault="00000000" w:rsidRPr="00000000" w14:paraId="0000090F">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Buy Details:</w:t>
      </w:r>
    </w:p>
    <w:p w:rsidR="00000000" w:rsidDel="00000000" w:rsidP="00000000" w:rsidRDefault="00000000" w:rsidRPr="00000000" w14:paraId="00000910">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Buy Timestamp</w:t>
      </w:r>
    </w:p>
    <w:p w:rsidR="00000000" w:rsidDel="00000000" w:rsidP="00000000" w:rsidRDefault="00000000" w:rsidRPr="00000000" w14:paraId="00000911">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Buy Amount</w:t>
      </w:r>
    </w:p>
    <w:p w:rsidR="00000000" w:rsidDel="00000000" w:rsidP="00000000" w:rsidRDefault="00000000" w:rsidRPr="00000000" w14:paraId="00000912">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Sell Details (only if sold):</w:t>
      </w:r>
    </w:p>
    <w:p w:rsidR="00000000" w:rsidDel="00000000" w:rsidP="00000000" w:rsidRDefault="00000000" w:rsidRPr="00000000" w14:paraId="00000913">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Sell Timestamp</w:t>
      </w:r>
    </w:p>
    <w:p w:rsidR="00000000" w:rsidDel="00000000" w:rsidP="00000000" w:rsidRDefault="00000000" w:rsidRPr="00000000" w14:paraId="00000914">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Sell Amount</w:t>
      </w:r>
    </w:p>
    <w:p w:rsidR="00000000" w:rsidDel="00000000" w:rsidP="00000000" w:rsidRDefault="00000000" w:rsidRPr="00000000" w14:paraId="00000915">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Profit / Loss (P&amp;L) </w:t>
      </w:r>
    </w:p>
    <w:p w:rsidR="00000000" w:rsidDel="00000000" w:rsidP="00000000" w:rsidRDefault="00000000" w:rsidRPr="00000000" w14:paraId="00000916">
      <w:pPr>
        <w:keepNext w:val="0"/>
        <w:keepLines w:val="0"/>
        <w:pageBreakBefore w:val="0"/>
        <w:widowControl w:val="1"/>
        <w:numPr>
          <w:ilvl w:val="6"/>
          <w:numId w:val="65"/>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P&amp;L should be:</w:t>
      </w:r>
    </w:p>
    <w:p w:rsidR="00000000" w:rsidDel="00000000" w:rsidP="00000000" w:rsidRDefault="00000000" w:rsidRPr="00000000" w14:paraId="00000917">
      <w:pPr>
        <w:keepNext w:val="0"/>
        <w:keepLines w:val="0"/>
        <w:pageBreakBefore w:val="0"/>
        <w:widowControl w:val="1"/>
        <w:numPr>
          <w:ilvl w:val="7"/>
          <w:numId w:val="65"/>
        </w:numPr>
        <w:pBdr>
          <w:top w:space="0" w:sz="0" w:val="nil"/>
          <w:left w:space="0" w:sz="0" w:val="nil"/>
          <w:bottom w:space="0" w:sz="0" w:val="nil"/>
          <w:right w:space="0" w:sz="0" w:val="nil"/>
          <w:between w:space="0" w:sz="0" w:val="nil"/>
        </w:pBdr>
        <w:shd w:fill="auto" w:val="clear"/>
        <w:spacing w:after="0" w:afterAutospacing="0" w:before="0" w:line="276" w:lineRule="auto"/>
        <w:ind w:left="5760" w:right="0" w:hanging="360"/>
        <w:jc w:val="left"/>
        <w:rPr>
          <w:u w:val="none"/>
        </w:rPr>
      </w:pPr>
      <w:r w:rsidDel="00000000" w:rsidR="00000000" w:rsidRPr="00000000">
        <w:rPr>
          <w:rtl w:val="0"/>
        </w:rPr>
        <w:t xml:space="preserve">Calculated for each individual sell transaction</w:t>
      </w:r>
    </w:p>
    <w:p w:rsidR="00000000" w:rsidDel="00000000" w:rsidP="00000000" w:rsidRDefault="00000000" w:rsidRPr="00000000" w14:paraId="00000918">
      <w:pPr>
        <w:keepNext w:val="0"/>
        <w:keepLines w:val="0"/>
        <w:pageBreakBefore w:val="0"/>
        <w:widowControl w:val="1"/>
        <w:numPr>
          <w:ilvl w:val="7"/>
          <w:numId w:val="65"/>
        </w:numPr>
        <w:pBdr>
          <w:top w:space="0" w:sz="0" w:val="nil"/>
          <w:left w:space="0" w:sz="0" w:val="nil"/>
          <w:bottom w:space="0" w:sz="0" w:val="nil"/>
          <w:right w:space="0" w:sz="0" w:val="nil"/>
          <w:between w:space="0" w:sz="0" w:val="nil"/>
        </w:pBdr>
        <w:shd w:fill="auto" w:val="clear"/>
        <w:spacing w:after="0" w:afterAutospacing="0" w:before="0" w:line="276" w:lineRule="auto"/>
        <w:ind w:left="5760" w:right="0" w:hanging="360"/>
        <w:jc w:val="left"/>
        <w:rPr>
          <w:u w:val="none"/>
        </w:rPr>
      </w:pPr>
      <w:r w:rsidDel="00000000" w:rsidR="00000000" w:rsidRPr="00000000">
        <w:rPr>
          <w:rtl w:val="0"/>
        </w:rPr>
        <w:t xml:space="preserve">Displayed alongside the </w:t>
      </w:r>
      <w:r w:rsidDel="00000000" w:rsidR="00000000" w:rsidRPr="00000000">
        <w:rPr>
          <w:rtl w:val="0"/>
        </w:rPr>
        <w:t xml:space="preserve">sell</w:t>
      </w:r>
      <w:r w:rsidDel="00000000" w:rsidR="00000000" w:rsidRPr="00000000">
        <w:rPr>
          <w:rtl w:val="0"/>
        </w:rPr>
        <w:t xml:space="preserve"> details.</w:t>
      </w:r>
    </w:p>
    <w:p w:rsidR="00000000" w:rsidDel="00000000" w:rsidP="00000000" w:rsidRDefault="00000000" w:rsidRPr="00000000" w14:paraId="00000919">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 </w:t>
      </w:r>
      <w:r w:rsidDel="00000000" w:rsidR="00000000" w:rsidRPr="00000000">
        <w:rPr>
          <w:b w:val="1"/>
          <w:bCs w:val="1"/>
          <w:rtl w:val="0"/>
        </w:rPr>
        <w:t xml:space="preserve">P&amp;L Calculation Logic</w:t>
      </w:r>
    </w:p>
    <w:p w:rsidR="00000000" w:rsidDel="00000000" w:rsidP="00000000" w:rsidRDefault="00000000" w:rsidRPr="00000000" w14:paraId="0000091A">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Profit / Loss (P&amp;L) = Sell Amount – Buy Amount</w:t>
      </w:r>
    </w:p>
    <w:p w:rsidR="00000000" w:rsidDel="00000000" w:rsidP="00000000" w:rsidRDefault="00000000" w:rsidRPr="00000000" w14:paraId="0000091B">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If:</w:t>
      </w:r>
    </w:p>
    <w:p w:rsidR="00000000" w:rsidDel="00000000" w:rsidP="00000000" w:rsidRDefault="00000000" w:rsidRPr="00000000" w14:paraId="0000091C">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Fonts w:ascii="Arial Unicode MS" w:cs="Arial Unicode MS" w:eastAsia="Arial Unicode MS" w:hAnsi="Arial Unicode MS"/>
          <w:rtl w:val="0"/>
        </w:rPr>
        <w:t xml:space="preserve">Sell Amount &gt; Buy Amount → Display as Profit</w:t>
      </w:r>
    </w:p>
    <w:p w:rsidR="00000000" w:rsidDel="00000000" w:rsidP="00000000" w:rsidRDefault="00000000" w:rsidRPr="00000000" w14:paraId="0000091D">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Fonts w:ascii="Arial Unicode MS" w:cs="Arial Unicode MS" w:eastAsia="Arial Unicode MS" w:hAnsi="Arial Unicode MS"/>
          <w:rtl w:val="0"/>
        </w:rPr>
        <w:t xml:space="preserve">Sell Amount &lt; Buy Amount → Display as Loss</w:t>
      </w:r>
    </w:p>
    <w:p w:rsidR="00000000" w:rsidDel="00000000" w:rsidP="00000000" w:rsidRDefault="00000000" w:rsidRPr="00000000" w14:paraId="0000091E">
      <w:pPr>
        <w:keepNext w:val="0"/>
        <w:keepLines w:val="0"/>
        <w:pageBreakBefore w:val="0"/>
        <w:widowControl w:val="1"/>
        <w:numPr>
          <w:ilvl w:val="5"/>
          <w:numId w:val="6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pPr>
      <w:r w:rsidDel="00000000" w:rsidR="00000000" w:rsidRPr="00000000">
        <w:rPr>
          <w:rFonts w:ascii="Arial Unicode MS" w:cs="Arial Unicode MS" w:eastAsia="Arial Unicode MS" w:hAnsi="Arial Unicode MS"/>
          <w:rtl w:val="0"/>
        </w:rPr>
        <w:t xml:space="preserve">Sell Amount = Buy Amount → Display as No Gain / No Loss</w:t>
      </w:r>
    </w:p>
    <w:p w:rsidR="00000000" w:rsidDel="00000000" w:rsidP="00000000" w:rsidRDefault="00000000" w:rsidRPr="00000000" w14:paraId="0000091F">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Edge Case </w:t>
      </w:r>
    </w:p>
    <w:p w:rsidR="00000000" w:rsidDel="00000000" w:rsidP="00000000" w:rsidRDefault="00000000" w:rsidRPr="00000000" w14:paraId="00000920">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u w:val="none"/>
        </w:rPr>
      </w:pPr>
      <w:r w:rsidDel="00000000" w:rsidR="00000000" w:rsidRPr="00000000">
        <w:rPr>
          <w:b w:val="1"/>
          <w:bCs w:val="1"/>
          <w:rtl w:val="0"/>
        </w:rPr>
        <w:t xml:space="preserve">League Dissolved</w:t>
      </w:r>
    </w:p>
    <w:p w:rsidR="00000000" w:rsidDel="00000000" w:rsidP="00000000" w:rsidRDefault="00000000" w:rsidRPr="00000000" w14:paraId="00000921">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History remains accessible (Read-only)</w:t>
      </w:r>
    </w:p>
    <w:p w:rsidR="00000000" w:rsidDel="00000000" w:rsidP="00000000" w:rsidRDefault="00000000" w:rsidRPr="00000000" w14:paraId="00000922">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b w:val="1"/>
          <w:bCs w:val="1"/>
          <w:rtl w:val="0"/>
        </w:rPr>
        <w:t xml:space="preserve">User Removed Mid-Season</w:t>
      </w:r>
    </w:p>
    <w:p w:rsidR="00000000" w:rsidDel="00000000" w:rsidP="00000000" w:rsidRDefault="00000000" w:rsidRPr="00000000" w14:paraId="00000923">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History remains visible for </w:t>
      </w:r>
      <w:r w:rsidDel="00000000" w:rsidR="00000000" w:rsidRPr="00000000">
        <w:rPr>
          <w:rtl w:val="0"/>
        </w:rPr>
        <w:t xml:space="preserve">weeks participated</w:t>
      </w:r>
      <w:r w:rsidDel="00000000" w:rsidR="00000000" w:rsidRPr="00000000">
        <w:rPr>
          <w:rtl w:val="0"/>
        </w:rPr>
        <w:t xml:space="preserve">.</w:t>
      </w:r>
    </w:p>
    <w:p w:rsidR="00000000" w:rsidDel="00000000" w:rsidP="00000000" w:rsidRDefault="00000000" w:rsidRPr="00000000" w14:paraId="00000924">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b w:val="1"/>
          <w:bCs w:val="1"/>
          <w:rtl w:val="0"/>
        </w:rPr>
        <w:t xml:space="preserve">Tie Scenario</w:t>
      </w:r>
    </w:p>
    <w:p w:rsidR="00000000" w:rsidDel="00000000" w:rsidP="00000000" w:rsidRDefault="00000000" w:rsidRPr="00000000" w14:paraId="00000925">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Display : </w:t>
      </w:r>
    </w:p>
    <w:p w:rsidR="00000000" w:rsidDel="00000000" w:rsidP="00000000" w:rsidRDefault="00000000" w:rsidRPr="00000000" w14:paraId="00000926">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TIE </w:t>
      </w:r>
    </w:p>
    <w:p w:rsidR="00000000" w:rsidDel="00000000" w:rsidP="00000000" w:rsidRDefault="00000000" w:rsidRPr="00000000" w14:paraId="00000927">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Final Score 120 - 120 </w:t>
      </w:r>
      <w:r w:rsidDel="00000000" w:rsidR="00000000" w:rsidRPr="00000000">
        <w:rPr>
          <w:rtl w:val="0"/>
        </w:rPr>
      </w:r>
    </w:p>
    <w:p w:rsidR="00000000" w:rsidDel="00000000" w:rsidP="00000000" w:rsidRDefault="00000000" w:rsidRPr="00000000" w14:paraId="00000928">
      <w:pPr>
        <w:spacing w:after="200" w:lineRule="auto"/>
        <w:ind w:left="0" w:firstLine="0"/>
        <w:rPr/>
      </w:pPr>
      <w:r w:rsidDel="00000000" w:rsidR="00000000" w:rsidRPr="00000000">
        <w:rPr>
          <w:rtl w:val="0"/>
        </w:rPr>
        <w:tab/>
      </w:r>
    </w:p>
    <w:p w:rsidR="00000000" w:rsidDel="00000000" w:rsidP="00000000" w:rsidRDefault="00000000" w:rsidRPr="00000000" w14:paraId="00000929">
      <w:pPr>
        <w:pStyle w:val="Heading5"/>
        <w:ind w:left="720" w:firstLine="0"/>
        <w:rPr>
          <w:highlight w:val="white"/>
        </w:rPr>
      </w:pPr>
      <w:bookmarkStart w:colFirst="0" w:colLast="0" w:name="_lj8hrmm060bo" w:id="59"/>
      <w:bookmarkEnd w:id="59"/>
      <w:r w:rsidDel="00000000" w:rsidR="00000000" w:rsidRPr="00000000">
        <w:rPr>
          <w:highlight w:val="white"/>
          <w:rtl w:val="0"/>
        </w:rPr>
        <w:t xml:space="preserve">“Standings” Module</w:t>
      </w:r>
    </w:p>
    <w:p w:rsidR="00000000" w:rsidDel="00000000" w:rsidP="00000000" w:rsidRDefault="00000000" w:rsidRPr="00000000" w14:paraId="0000092A">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pPr>
      <w:r w:rsidDel="00000000" w:rsidR="00000000" w:rsidRPr="00000000">
        <w:rPr>
          <w:rtl w:val="0"/>
        </w:rPr>
        <w:t xml:space="preserve">The standing module must be accessible from the League Dashboard bottom navigation.</w:t>
      </w:r>
    </w:p>
    <w:p w:rsidR="00000000" w:rsidDel="00000000" w:rsidP="00000000" w:rsidRDefault="00000000" w:rsidRPr="00000000" w14:paraId="0000092B">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When the user taps Standings:</w:t>
      </w:r>
    </w:p>
    <w:p w:rsidR="00000000" w:rsidDel="00000000" w:rsidP="00000000" w:rsidRDefault="00000000" w:rsidRPr="00000000" w14:paraId="0000092C">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The system must open the Standings screen.</w:t>
      </w:r>
    </w:p>
    <w:p w:rsidR="00000000" w:rsidDel="00000000" w:rsidP="00000000" w:rsidRDefault="00000000" w:rsidRPr="00000000" w14:paraId="0000092D">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The Standings tab must be highlighted as active.</w:t>
      </w:r>
    </w:p>
    <w:p w:rsidR="00000000" w:rsidDel="00000000" w:rsidP="00000000" w:rsidRDefault="00000000" w:rsidRPr="00000000" w14:paraId="0000092E">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The system must load the latest league ranking data.</w:t>
      </w:r>
    </w:p>
    <w:p w:rsidR="00000000" w:rsidDel="00000000" w:rsidP="00000000" w:rsidRDefault="00000000" w:rsidRPr="00000000" w14:paraId="0000092F">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Header Section</w:t>
      </w:r>
    </w:p>
    <w:p w:rsidR="00000000" w:rsidDel="00000000" w:rsidP="00000000" w:rsidRDefault="00000000" w:rsidRPr="00000000" w14:paraId="00000930">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The Top section must display : </w:t>
      </w:r>
    </w:p>
    <w:p w:rsidR="00000000" w:rsidDel="00000000" w:rsidP="00000000" w:rsidRDefault="00000000" w:rsidRPr="00000000" w14:paraId="00000931">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Title : “STANDINGS”</w:t>
      </w:r>
    </w:p>
    <w:p w:rsidR="00000000" w:rsidDel="00000000" w:rsidP="00000000" w:rsidRDefault="00000000" w:rsidRPr="00000000" w14:paraId="00000932">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Back Navigation : Left Arrow </w:t>
      </w:r>
    </w:p>
    <w:p w:rsidR="00000000" w:rsidDel="00000000" w:rsidP="00000000" w:rsidRDefault="00000000" w:rsidRPr="00000000" w14:paraId="00000933">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Behavior : </w:t>
      </w:r>
    </w:p>
    <w:p w:rsidR="00000000" w:rsidDel="00000000" w:rsidP="00000000" w:rsidRDefault="00000000" w:rsidRPr="00000000" w14:paraId="00000934">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pPr>
      <w:r w:rsidDel="00000000" w:rsidR="00000000" w:rsidRPr="00000000">
        <w:rPr>
          <w:rtl w:val="0"/>
        </w:rPr>
        <w:t xml:space="preserve">Tapping the arrow navigates back to the Dashboard View.</w:t>
      </w:r>
    </w:p>
    <w:p w:rsidR="00000000" w:rsidDel="00000000" w:rsidP="00000000" w:rsidRDefault="00000000" w:rsidRPr="00000000" w14:paraId="00000935">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League Selector Tabs</w:t>
      </w:r>
    </w:p>
    <w:p w:rsidR="00000000" w:rsidDel="00000000" w:rsidP="00000000" w:rsidRDefault="00000000" w:rsidRPr="00000000" w14:paraId="00000936">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Below the header, the screen must display selectable league tabs.</w:t>
      </w:r>
    </w:p>
    <w:p w:rsidR="00000000" w:rsidDel="00000000" w:rsidP="00000000" w:rsidRDefault="00000000" w:rsidRPr="00000000" w14:paraId="00000937">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Example :  [Championship]  [Work League]  [Friends League]</w:t>
      </w:r>
    </w:p>
    <w:p w:rsidR="00000000" w:rsidDel="00000000" w:rsidP="00000000" w:rsidRDefault="00000000" w:rsidRPr="00000000" w14:paraId="00000938">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Behavior : </w:t>
      </w:r>
    </w:p>
    <w:p w:rsidR="00000000" w:rsidDel="00000000" w:rsidP="00000000" w:rsidRDefault="00000000" w:rsidRPr="00000000" w14:paraId="00000939">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Only </w:t>
      </w:r>
      <w:r w:rsidDel="00000000" w:rsidR="00000000" w:rsidRPr="00000000">
        <w:rPr>
          <w:b w:val="1"/>
          <w:bCs w:val="1"/>
          <w:rtl w:val="0"/>
        </w:rPr>
        <w:t xml:space="preserve">one league can be active at a time</w:t>
      </w:r>
      <w:r w:rsidDel="00000000" w:rsidR="00000000" w:rsidRPr="00000000">
        <w:rPr>
          <w:rtl w:val="0"/>
        </w:rPr>
        <w:t xml:space="preserve">.</w:t>
      </w:r>
    </w:p>
    <w:p w:rsidR="00000000" w:rsidDel="00000000" w:rsidP="00000000" w:rsidRDefault="00000000" w:rsidRPr="00000000" w14:paraId="0000093A">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The selected league tab must be visually highlighted.</w:t>
      </w:r>
    </w:p>
    <w:p w:rsidR="00000000" w:rsidDel="00000000" w:rsidP="00000000" w:rsidRDefault="00000000" w:rsidRPr="00000000" w14:paraId="0000093B">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When user switches leagues:</w:t>
      </w:r>
    </w:p>
    <w:p w:rsidR="00000000" w:rsidDel="00000000" w:rsidP="00000000" w:rsidRDefault="00000000" w:rsidRPr="00000000" w14:paraId="0000093C">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The standings list must refresh.</w:t>
      </w:r>
    </w:p>
    <w:p w:rsidR="00000000" w:rsidDel="00000000" w:rsidP="00000000" w:rsidRDefault="00000000" w:rsidRPr="00000000" w14:paraId="0000093D">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Data must correspond to the selected league.</w:t>
      </w:r>
    </w:p>
    <w:p w:rsidR="00000000" w:rsidDel="00000000" w:rsidP="00000000" w:rsidRDefault="00000000" w:rsidRPr="00000000" w14:paraId="0000093E">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League Summary Card</w:t>
      </w:r>
    </w:p>
    <w:p w:rsidR="00000000" w:rsidDel="00000000" w:rsidP="00000000" w:rsidRDefault="00000000" w:rsidRPr="00000000" w14:paraId="0000093F">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Below the league selector,display a League Info Card</w:t>
      </w:r>
    </w:p>
    <w:p w:rsidR="00000000" w:rsidDel="00000000" w:rsidP="00000000" w:rsidRDefault="00000000" w:rsidRPr="00000000" w14:paraId="00000940">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b w:val="1"/>
          <w:bCs w:val="1"/>
        </w:rPr>
      </w:pPr>
      <w:r w:rsidDel="00000000" w:rsidR="00000000" w:rsidRPr="00000000">
        <w:rPr>
          <w:rtl w:val="0"/>
        </w:rPr>
        <w:t xml:space="preserve">Format/Structure:  </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720"/>
        <w:jc w:val="left"/>
        <w:rPr/>
      </w:pPr>
      <w:r w:rsidDel="00000000" w:rsidR="00000000" w:rsidRPr="00000000">
        <w:rPr>
          <w:rtl w:val="0"/>
        </w:rPr>
        <w:t xml:space="preserve">       [League Name]</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720"/>
        <w:jc w:val="left"/>
        <w:rPr/>
      </w:pPr>
      <w:r w:rsidDel="00000000" w:rsidR="00000000" w:rsidRPr="00000000">
        <w:rPr>
          <w:rtl w:val="0"/>
        </w:rPr>
        <w:t xml:space="preserve">       [Week number out total Weeks number]</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720"/>
        <w:jc w:val="left"/>
        <w:rPr/>
      </w:pPr>
      <w:r w:rsidDel="00000000" w:rsidR="00000000" w:rsidRPr="00000000">
        <w:rPr>
          <w:rtl w:val="0"/>
        </w:rPr>
        <w:t xml:space="preserve">       [</w:t>
      </w:r>
      <w:r w:rsidDel="00000000" w:rsidR="00000000" w:rsidRPr="00000000">
        <w:rPr>
          <w:rtl w:val="0"/>
        </w:rPr>
        <w:t xml:space="preserve">No.of Teams .. No.of Playoff Spots]</w:t>
      </w:r>
    </w:p>
    <w:p w:rsidR="00000000" w:rsidDel="00000000" w:rsidP="00000000" w:rsidRDefault="00000000" w:rsidRPr="00000000" w14:paraId="00000944">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Example : </w:t>
      </w:r>
    </w:p>
    <w:p w:rsidR="00000000" w:rsidDel="00000000" w:rsidP="00000000" w:rsidRDefault="00000000" w:rsidRPr="00000000" w14:paraId="00000945">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Championship League</w:t>
      </w:r>
    </w:p>
    <w:p w:rsidR="00000000" w:rsidDel="00000000" w:rsidP="00000000" w:rsidRDefault="00000000" w:rsidRPr="00000000" w14:paraId="00000946">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Week 8 of 17</w:t>
      </w:r>
    </w:p>
    <w:p w:rsidR="00000000" w:rsidDel="00000000" w:rsidP="00000000" w:rsidRDefault="00000000" w:rsidRPr="00000000" w14:paraId="00000947">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200" w:before="0" w:line="276" w:lineRule="auto"/>
        <w:ind w:left="3600" w:right="0" w:hanging="360"/>
        <w:jc w:val="left"/>
      </w:pPr>
      <w:r w:rsidDel="00000000" w:rsidR="00000000" w:rsidRPr="00000000">
        <w:rPr>
          <w:rtl w:val="0"/>
        </w:rPr>
        <w:t xml:space="preserve">12 Teams • 7 Playoff Spots</w:t>
      </w:r>
    </w:p>
    <w:tbl>
      <w:tblPr>
        <w:tblStyle w:val="Table31"/>
        <w:tblpPr w:leftFromText="180" w:rightFromText="180" w:topFromText="180" w:bottomFromText="180" w:vertAnchor="text" w:horzAnchor="text" w:tblpX="1425" w:tblpY="0"/>
        <w:tblW w:w="7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4275"/>
        <w:tblGridChange w:id="0">
          <w:tblGrid>
            <w:gridCol w:w="2850"/>
            <w:gridCol w:w="42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8">
            <w:pPr>
              <w:widowControl w:val="0"/>
              <w:spacing w:after="0"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9">
            <w:pPr>
              <w:widowControl w:val="0"/>
              <w:spacing w:after="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A">
            <w:pPr>
              <w:widowControl w:val="0"/>
              <w:spacing w:after="0" w:line="240" w:lineRule="auto"/>
              <w:rPr/>
            </w:pPr>
            <w:r w:rsidDel="00000000" w:rsidR="00000000" w:rsidRPr="00000000">
              <w:rPr>
                <w:rtl w:val="0"/>
              </w:rPr>
              <w:t xml:space="preserve">League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B">
            <w:pPr>
              <w:widowControl w:val="0"/>
              <w:spacing w:after="0" w:line="240" w:lineRule="auto"/>
              <w:rPr/>
            </w:pPr>
            <w:r w:rsidDel="00000000" w:rsidR="00000000" w:rsidRPr="00000000">
              <w:rPr>
                <w:rtl w:val="0"/>
              </w:rPr>
              <w:t xml:space="preserve">Name of the league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C">
            <w:pPr>
              <w:widowControl w:val="0"/>
              <w:spacing w:after="0" w:line="240" w:lineRule="auto"/>
              <w:rPr/>
            </w:pPr>
            <w:r w:rsidDel="00000000" w:rsidR="00000000" w:rsidRPr="00000000">
              <w:rPr>
                <w:rtl w:val="0"/>
              </w:rPr>
              <w:t xml:space="preserve">Current Week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D">
            <w:pPr>
              <w:widowControl w:val="0"/>
              <w:spacing w:after="0" w:line="240" w:lineRule="auto"/>
              <w:rPr/>
            </w:pPr>
            <w:r w:rsidDel="00000000" w:rsidR="00000000" w:rsidRPr="00000000">
              <w:rPr>
                <w:rtl w:val="0"/>
              </w:rPr>
              <w:t xml:space="preserve">Current active league week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E">
            <w:pPr>
              <w:widowControl w:val="0"/>
              <w:spacing w:after="0" w:line="240" w:lineRule="auto"/>
              <w:rPr/>
            </w:pPr>
            <w:r w:rsidDel="00000000" w:rsidR="00000000" w:rsidRPr="00000000">
              <w:rPr>
                <w:rtl w:val="0"/>
              </w:rPr>
              <w:t xml:space="preserve">Total Weeks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F">
            <w:pPr>
              <w:widowControl w:val="0"/>
              <w:spacing w:after="0" w:line="240" w:lineRule="auto"/>
              <w:rPr/>
            </w:pPr>
            <w:r w:rsidDel="00000000" w:rsidR="00000000" w:rsidRPr="00000000">
              <w:rPr>
                <w:rtl w:val="0"/>
              </w:rPr>
              <w:t xml:space="preserve">Total league season 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0">
            <w:pPr>
              <w:widowControl w:val="0"/>
              <w:spacing w:after="0" w:line="240" w:lineRule="auto"/>
              <w:rPr/>
            </w:pPr>
            <w:r w:rsidDel="00000000" w:rsidR="00000000" w:rsidRPr="00000000">
              <w:rPr>
                <w:rtl w:val="0"/>
              </w:rPr>
              <w:t xml:space="preserve">Number of Teams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1">
            <w:pPr>
              <w:widowControl w:val="0"/>
              <w:spacing w:after="0" w:line="240" w:lineRule="auto"/>
              <w:rPr/>
            </w:pPr>
            <w:r w:rsidDel="00000000" w:rsidR="00000000" w:rsidRPr="00000000">
              <w:rPr>
                <w:rtl w:val="0"/>
              </w:rPr>
              <w:t xml:space="preserve">Total participants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2">
            <w:pPr>
              <w:widowControl w:val="0"/>
              <w:spacing w:after="0" w:line="240" w:lineRule="auto"/>
              <w:rPr/>
            </w:pPr>
            <w:r w:rsidDel="00000000" w:rsidR="00000000" w:rsidRPr="00000000">
              <w:rPr>
                <w:rtl w:val="0"/>
              </w:rPr>
              <w:t xml:space="preserve">Playoff Spots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3">
            <w:pPr>
              <w:widowControl w:val="0"/>
              <w:spacing w:after="0" w:line="240" w:lineRule="auto"/>
              <w:rPr/>
            </w:pPr>
            <w:r w:rsidDel="00000000" w:rsidR="00000000" w:rsidRPr="00000000">
              <w:rPr>
                <w:rtl w:val="0"/>
              </w:rPr>
              <w:t xml:space="preserve">Number of teams qualifying for playoffs</w:t>
            </w:r>
          </w:p>
        </w:tc>
      </w:tr>
    </w:tbl>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880" w:right="0" w:firstLine="0"/>
        <w:jc w:val="left"/>
        <w:rPr/>
      </w:pPr>
      <w:r w:rsidDel="00000000" w:rsidR="00000000" w:rsidRPr="00000000">
        <w:rPr>
          <w:rtl w:val="0"/>
        </w:rPr>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957">
      <w:pPr>
        <w:spacing w:after="200" w:lineRule="auto"/>
        <w:ind w:left="0" w:firstLine="0"/>
        <w:rPr/>
      </w:pPr>
      <w:r w:rsidDel="00000000" w:rsidR="00000000" w:rsidRPr="00000000">
        <w:rPr>
          <w:rtl w:val="0"/>
        </w:rPr>
      </w:r>
    </w:p>
    <w:p w:rsidR="00000000" w:rsidDel="00000000" w:rsidP="00000000" w:rsidRDefault="00000000" w:rsidRPr="00000000" w14:paraId="00000958">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League Standing List</w:t>
      </w:r>
    </w:p>
    <w:p w:rsidR="00000000" w:rsidDel="00000000" w:rsidP="00000000" w:rsidRDefault="00000000" w:rsidRPr="00000000" w14:paraId="00000959">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Below the summary card,the system must display the ranked leaderboard of teams.</w:t>
      </w:r>
    </w:p>
    <w:p w:rsidR="00000000" w:rsidDel="00000000" w:rsidP="00000000" w:rsidRDefault="00000000" w:rsidRPr="00000000" w14:paraId="0000095A">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b w:val="1"/>
          <w:bCs w:val="1"/>
        </w:rPr>
      </w:pPr>
      <w:r w:rsidDel="00000000" w:rsidR="00000000" w:rsidRPr="00000000">
        <w:rPr>
          <w:rtl w:val="0"/>
        </w:rPr>
        <w:t xml:space="preserve">Each row must contain: </w:t>
      </w:r>
    </w:p>
    <w:tbl>
      <w:tblPr>
        <w:tblStyle w:val="Table32"/>
        <w:tblpPr w:leftFromText="180" w:rightFromText="180" w:topFromText="180" w:bottomFromText="180" w:vertAnchor="text" w:horzAnchor="text" w:tblpX="1500" w:tblpY="0"/>
        <w:tblW w:w="7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945"/>
        <w:tblGridChange w:id="0">
          <w:tblGrid>
            <w:gridCol w:w="3120"/>
            <w:gridCol w:w="39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B">
            <w:pPr>
              <w:widowControl w:val="0"/>
              <w:spacing w:after="0" w:line="240" w:lineRule="auto"/>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C">
            <w:pPr>
              <w:widowControl w:val="0"/>
              <w:spacing w:after="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D">
            <w:pPr>
              <w:widowControl w:val="0"/>
              <w:spacing w:after="0" w:line="240" w:lineRule="auto"/>
              <w:rPr/>
            </w:pPr>
            <w:r w:rsidDel="00000000" w:rsidR="00000000" w:rsidRPr="00000000">
              <w:rPr>
                <w:rtl w:val="0"/>
              </w:rPr>
              <w:t xml:space="preserve">Rank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E">
            <w:pPr>
              <w:widowControl w:val="0"/>
              <w:spacing w:after="0" w:line="240" w:lineRule="auto"/>
              <w:rPr/>
            </w:pPr>
            <w:r w:rsidDel="00000000" w:rsidR="00000000" w:rsidRPr="00000000">
              <w:rPr>
                <w:rtl w:val="0"/>
              </w:rPr>
              <w:t xml:space="preserve">Position in standings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F">
            <w:pPr>
              <w:widowControl w:val="0"/>
              <w:spacing w:after="0" w:line="240" w:lineRule="auto"/>
              <w:rPr/>
            </w:pPr>
            <w:r w:rsidDel="00000000" w:rsidR="00000000" w:rsidRPr="00000000">
              <w:rPr>
                <w:rtl w:val="0"/>
              </w:rPr>
              <w:t xml:space="preserve">Team Avatar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0">
            <w:pPr>
              <w:widowControl w:val="0"/>
              <w:spacing w:after="0" w:line="240" w:lineRule="auto"/>
              <w:rPr/>
            </w:pPr>
            <w:r w:rsidDel="00000000" w:rsidR="00000000" w:rsidRPr="00000000">
              <w:rPr>
                <w:rtl w:val="0"/>
              </w:rPr>
              <w:t xml:space="preserve">User avatar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1">
            <w:pPr>
              <w:widowControl w:val="0"/>
              <w:spacing w:after="0" w:line="240" w:lineRule="auto"/>
              <w:rPr/>
            </w:pPr>
            <w:r w:rsidDel="00000000" w:rsidR="00000000" w:rsidRPr="00000000">
              <w:rPr>
                <w:rtl w:val="0"/>
              </w:rPr>
              <w:t xml:space="preserve">Team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2">
            <w:pPr>
              <w:widowControl w:val="0"/>
              <w:spacing w:after="0" w:line="240" w:lineRule="auto"/>
              <w:rPr/>
            </w:pPr>
            <w:r w:rsidDel="00000000" w:rsidR="00000000" w:rsidRPr="00000000">
              <w:rPr>
                <w:rtl w:val="0"/>
              </w:rPr>
              <w:t xml:space="preserve">Team identity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3">
            <w:pPr>
              <w:widowControl w:val="0"/>
              <w:spacing w:after="0" w:line="240" w:lineRule="auto"/>
              <w:rPr/>
            </w:pPr>
            <w:r w:rsidDel="00000000" w:rsidR="00000000" w:rsidRPr="00000000">
              <w:rPr>
                <w:rtl w:val="0"/>
              </w:rPr>
              <w:t xml:space="preserve">User Name (FN +LN)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4">
            <w:pPr>
              <w:widowControl w:val="0"/>
              <w:spacing w:after="0" w:line="240" w:lineRule="auto"/>
              <w:rPr/>
            </w:pPr>
            <w:r w:rsidDel="00000000" w:rsidR="00000000" w:rsidRPr="00000000">
              <w:rPr>
                <w:rtl w:val="0"/>
              </w:rPr>
              <w:t xml:space="preserve">Owner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5">
            <w:pPr>
              <w:widowControl w:val="0"/>
              <w:spacing w:after="0" w:line="240" w:lineRule="auto"/>
              <w:rPr/>
            </w:pPr>
            <w:r w:rsidDel="00000000" w:rsidR="00000000" w:rsidRPr="00000000">
              <w:rPr>
                <w:rtl w:val="0"/>
              </w:rPr>
              <w:t xml:space="preserve">Total Fantasy Points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6">
            <w:pPr>
              <w:widowControl w:val="0"/>
              <w:spacing w:after="0" w:line="240" w:lineRule="auto"/>
              <w:rPr/>
            </w:pPr>
            <w:r w:rsidDel="00000000" w:rsidR="00000000" w:rsidRPr="00000000">
              <w:rPr>
                <w:rtl w:val="0"/>
              </w:rPr>
              <w:t xml:space="preserve">Total season points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7">
            <w:pPr>
              <w:widowControl w:val="0"/>
              <w:spacing w:after="0" w:line="240" w:lineRule="auto"/>
              <w:rPr/>
            </w:pPr>
            <w:r w:rsidDel="00000000" w:rsidR="00000000" w:rsidRPr="00000000">
              <w:rPr>
                <w:rtl w:val="0"/>
              </w:rPr>
              <w:t xml:space="preserve">Average Points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8">
            <w:pPr>
              <w:widowControl w:val="0"/>
              <w:spacing w:after="0" w:line="240" w:lineRule="auto"/>
              <w:rPr/>
            </w:pPr>
            <w:r w:rsidDel="00000000" w:rsidR="00000000" w:rsidRPr="00000000">
              <w:rPr>
                <w:rtl w:val="0"/>
              </w:rPr>
              <w:t xml:space="preserve">Average weekly score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9">
            <w:pPr>
              <w:widowControl w:val="0"/>
              <w:spacing w:after="0" w:line="240" w:lineRule="auto"/>
              <w:rPr/>
            </w:pPr>
            <w:r w:rsidDel="00000000" w:rsidR="00000000" w:rsidRPr="00000000">
              <w:rPr>
                <w:rtl w:val="0"/>
              </w:rPr>
              <w:t xml:space="preserve">Record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A">
            <w:pPr>
              <w:widowControl w:val="0"/>
              <w:spacing w:after="0" w:line="240" w:lineRule="auto"/>
              <w:rPr/>
            </w:pPr>
            <w:r w:rsidDel="00000000" w:rsidR="00000000" w:rsidRPr="00000000">
              <w:rPr>
                <w:rtl w:val="0"/>
              </w:rPr>
              <w:t xml:space="preserve">Win-Loss record</w:t>
            </w:r>
          </w:p>
        </w:tc>
      </w:tr>
    </w:tbl>
    <w:p w:rsidR="00000000" w:rsidDel="00000000" w:rsidP="00000000" w:rsidRDefault="00000000" w:rsidRPr="00000000" w14:paraId="0000096B">
      <w:pPr>
        <w:spacing w:after="200" w:lineRule="auto"/>
        <w:ind w:left="0" w:firstLine="0"/>
        <w:rPr/>
      </w:pPr>
      <w:r w:rsidDel="00000000" w:rsidR="00000000" w:rsidRPr="00000000">
        <w:rPr>
          <w:rtl w:val="0"/>
        </w:rPr>
      </w:r>
    </w:p>
    <w:p w:rsidR="00000000" w:rsidDel="00000000" w:rsidP="00000000" w:rsidRDefault="00000000" w:rsidRPr="00000000" w14:paraId="0000096C">
      <w:pPr>
        <w:spacing w:after="200" w:lineRule="auto"/>
        <w:ind w:left="0" w:firstLine="0"/>
        <w:rPr/>
      </w:pPr>
      <w:r w:rsidDel="00000000" w:rsidR="00000000" w:rsidRPr="00000000">
        <w:rPr>
          <w:rtl w:val="0"/>
        </w:rPr>
      </w:r>
    </w:p>
    <w:p w:rsidR="00000000" w:rsidDel="00000000" w:rsidP="00000000" w:rsidRDefault="00000000" w:rsidRPr="00000000" w14:paraId="0000096D">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Ranking Logic : </w:t>
      </w:r>
      <w:r w:rsidDel="00000000" w:rsidR="00000000" w:rsidRPr="00000000">
        <w:rPr>
          <w:rtl w:val="0"/>
        </w:rPr>
        <w:t xml:space="preserve">Teams must be ranked based on : </w:t>
      </w:r>
    </w:p>
    <w:p w:rsidR="00000000" w:rsidDel="00000000" w:rsidP="00000000" w:rsidRDefault="00000000" w:rsidRPr="00000000" w14:paraId="0000096E">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Primary Rule</w:t>
      </w:r>
    </w:p>
    <w:p w:rsidR="00000000" w:rsidDel="00000000" w:rsidP="00000000" w:rsidRDefault="00000000" w:rsidRPr="00000000" w14:paraId="0000096F">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Highest </w:t>
      </w:r>
      <w:r w:rsidDel="00000000" w:rsidR="00000000" w:rsidRPr="00000000">
        <w:rPr>
          <w:b w:val="1"/>
          <w:bCs w:val="1"/>
          <w:rtl w:val="0"/>
        </w:rPr>
        <w:t xml:space="preserve">Win-Loss-Tie Record</w:t>
      </w:r>
    </w:p>
    <w:p w:rsidR="00000000" w:rsidDel="00000000" w:rsidP="00000000" w:rsidRDefault="00000000" w:rsidRPr="00000000" w14:paraId="00000970">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Tie Breaker</w:t>
      </w:r>
    </w:p>
    <w:p w:rsidR="00000000" w:rsidDel="00000000" w:rsidP="00000000" w:rsidRDefault="00000000" w:rsidRPr="00000000" w14:paraId="00000971">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If two teams have same record:</w:t>
      </w:r>
    </w:p>
    <w:p w:rsidR="00000000" w:rsidDel="00000000" w:rsidP="00000000" w:rsidRDefault="00000000" w:rsidRPr="00000000" w14:paraId="00000972">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commentRangeStart w:id="61"/>
      <w:commentRangeStart w:id="62"/>
      <w:r w:rsidDel="00000000" w:rsidR="00000000" w:rsidRPr="00000000">
        <w:rPr>
          <w:rtl w:val="0"/>
        </w:rPr>
        <w:t xml:space="preserve">Total Fantasy Points scored</w:t>
      </w:r>
    </w:p>
    <w:p w:rsidR="00000000" w:rsidDel="00000000" w:rsidP="00000000" w:rsidRDefault="00000000" w:rsidRPr="00000000" w14:paraId="00000973">
      <w:pPr>
        <w:keepNext w:val="0"/>
        <w:keepLines w:val="0"/>
        <w:pageBreakBefore w:val="0"/>
        <w:widowControl w:val="1"/>
        <w:numPr>
          <w:ilvl w:val="4"/>
          <w:numId w:val="65"/>
        </w:numPr>
        <w:pBdr>
          <w:top w:space="0" w:sz="0" w:val="nil"/>
          <w:left w:space="0" w:sz="0" w:val="nil"/>
          <w:bottom w:space="0" w:sz="0" w:val="nil"/>
          <w:right w:space="0" w:sz="0" w:val="nil"/>
          <w:between w:space="0" w:sz="0" w:val="nil"/>
        </w:pBdr>
        <w:shd w:fill="auto" w:val="clear"/>
        <w:spacing w:after="200" w:before="0" w:line="276" w:lineRule="auto"/>
        <w:ind w:left="3600" w:right="0" w:hanging="360"/>
        <w:jc w:val="left"/>
        <w:rPr>
          <w:b w:val="1"/>
          <w:bCs w:val="1"/>
        </w:rPr>
      </w:pPr>
      <w:r w:rsidDel="00000000" w:rsidR="00000000" w:rsidRPr="00000000">
        <w:rPr>
          <w:rtl w:val="0"/>
        </w:rPr>
        <w:t xml:space="preserve">Head-to-Head record</w:t>
      </w:r>
      <w:commentRangeEnd w:id="61"/>
      <w:r w:rsidDel="00000000" w:rsidR="00000000" w:rsidRPr="00000000">
        <w:commentReference w:id="61"/>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880" w:right="0" w:firstLine="0"/>
        <w:jc w:val="left"/>
        <w:rPr/>
      </w:pPr>
      <w:r w:rsidDel="00000000" w:rsidR="00000000" w:rsidRPr="00000000">
        <w:rPr>
          <w:rtl w:val="0"/>
        </w:rPr>
        <w:t xml:space="preserve">Example : </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880" w:right="0" w:firstLine="0"/>
        <w:jc w:val="left"/>
        <w:rPr/>
      </w:pPr>
      <w:r w:rsidDel="00000000" w:rsidR="00000000" w:rsidRPr="00000000">
        <w:rPr>
          <w:rtl w:val="0"/>
        </w:rPr>
        <w:t xml:space="preserve">Lightning ranks higher due to higher points.</w:t>
      </w:r>
    </w:p>
    <w:tbl>
      <w:tblPr>
        <w:tblStyle w:val="Table33"/>
        <w:tblpPr w:leftFromText="180" w:rightFromText="180" w:topFromText="180" w:bottomFromText="180" w:vertAnchor="text" w:horzAnchor="text" w:tblpX="3015" w:tblpY="0"/>
        <w:tblW w:w="4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80"/>
        <w:gridCol w:w="1485"/>
        <w:tblGridChange w:id="0">
          <w:tblGrid>
            <w:gridCol w:w="1545"/>
            <w:gridCol w:w="1380"/>
            <w:gridCol w:w="14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6">
            <w:pPr>
              <w:widowControl w:val="0"/>
              <w:spacing w:after="0" w:line="240" w:lineRule="auto"/>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7">
            <w:pPr>
              <w:widowControl w:val="0"/>
              <w:spacing w:after="0" w:line="240" w:lineRule="auto"/>
              <w:jc w:val="center"/>
              <w:rPr/>
            </w:pPr>
            <w:r w:rsidDel="00000000" w:rsidR="00000000" w:rsidRPr="00000000">
              <w:rPr>
                <w:b w:val="1"/>
                <w:bCs w:val="1"/>
                <w:rtl w:val="0"/>
              </w:rPr>
              <w:t xml:space="preserve">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8">
            <w:pPr>
              <w:widowControl w:val="0"/>
              <w:spacing w:after="0" w:line="240" w:lineRule="auto"/>
              <w:jc w:val="center"/>
              <w:rPr/>
            </w:pPr>
            <w:r w:rsidDel="00000000" w:rsidR="00000000" w:rsidRPr="00000000">
              <w:rPr>
                <w:b w:val="1"/>
                <w:bCs w:val="1"/>
                <w:rtl w:val="0"/>
              </w:rPr>
              <w:t xml:space="preserve">Points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9">
            <w:pPr>
              <w:widowControl w:val="0"/>
              <w:spacing w:after="0" w:line="240" w:lineRule="auto"/>
              <w:jc w:val="center"/>
              <w:rPr/>
            </w:pPr>
            <w:r w:rsidDel="00000000" w:rsidR="00000000" w:rsidRPr="00000000">
              <w:rPr>
                <w:rtl w:val="0"/>
              </w:rPr>
              <w:t xml:space="preserve">Lightning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A">
            <w:pPr>
              <w:widowControl w:val="0"/>
              <w:spacing w:after="0" w:line="240" w:lineRule="auto"/>
              <w:jc w:val="center"/>
              <w:rPr/>
            </w:pPr>
            <w:r w:rsidDel="00000000" w:rsidR="00000000" w:rsidRPr="00000000">
              <w:rPr>
                <w:rtl w:val="0"/>
              </w:rPr>
              <w:t xml:space="preserve">8–1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B">
            <w:pPr>
              <w:widowControl w:val="0"/>
              <w:spacing w:after="0" w:line="240" w:lineRule="auto"/>
              <w:jc w:val="center"/>
              <w:rPr/>
            </w:pPr>
            <w:r w:rsidDel="00000000" w:rsidR="00000000" w:rsidRPr="00000000">
              <w:rPr>
                <w:rtl w:val="0"/>
              </w:rPr>
              <w:t xml:space="preserve">892.4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C">
            <w:pPr>
              <w:widowControl w:val="0"/>
              <w:spacing w:after="0" w:line="240" w:lineRule="auto"/>
              <w:jc w:val="center"/>
              <w:rPr/>
            </w:pPr>
            <w:r w:rsidDel="00000000" w:rsidR="00000000" w:rsidRPr="00000000">
              <w:rPr>
                <w:rtl w:val="0"/>
              </w:rPr>
              <w:t xml:space="preserve">Thunder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D">
            <w:pPr>
              <w:widowControl w:val="0"/>
              <w:spacing w:after="0" w:line="240" w:lineRule="auto"/>
              <w:jc w:val="center"/>
              <w:rPr/>
            </w:pPr>
            <w:r w:rsidDel="00000000" w:rsidR="00000000" w:rsidRPr="00000000">
              <w:rPr>
                <w:rtl w:val="0"/>
              </w:rPr>
              <w:t xml:space="preserve">8–1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E">
            <w:pPr>
              <w:widowControl w:val="0"/>
              <w:spacing w:after="0" w:line="240" w:lineRule="auto"/>
              <w:jc w:val="center"/>
              <w:rPr/>
            </w:pPr>
            <w:r w:rsidDel="00000000" w:rsidR="00000000" w:rsidRPr="00000000">
              <w:rPr>
                <w:rtl w:val="0"/>
              </w:rPr>
              <w:t xml:space="preserve">874.8</w:t>
            </w:r>
          </w:p>
        </w:tc>
      </w:tr>
    </w:tbl>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b w:val="1"/>
          <w:bCs w:val="1"/>
        </w:rPr>
      </w:pPr>
      <w:r w:rsidDel="00000000" w:rsidR="00000000" w:rsidRPr="00000000">
        <w:rPr>
          <w:rtl w:val="0"/>
        </w:rPr>
      </w:r>
    </w:p>
    <w:p w:rsidR="00000000" w:rsidDel="00000000" w:rsidP="00000000" w:rsidRDefault="00000000" w:rsidRPr="00000000" w14:paraId="00000983">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Current User Highlight </w:t>
      </w:r>
    </w:p>
    <w:p w:rsidR="00000000" w:rsidDel="00000000" w:rsidP="00000000" w:rsidRDefault="00000000" w:rsidRPr="00000000" w14:paraId="00000984">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If the logged-in user appears in standing:</w:t>
      </w:r>
    </w:p>
    <w:p w:rsidR="00000000" w:rsidDel="00000000" w:rsidP="00000000" w:rsidRDefault="00000000" w:rsidRPr="00000000" w14:paraId="00000985">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Their row must be visually highlighted.</w:t>
      </w:r>
    </w:p>
    <w:p w:rsidR="00000000" w:rsidDel="00000000" w:rsidP="00000000" w:rsidRDefault="00000000" w:rsidRPr="00000000" w14:paraId="00000986">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This helps users easily identify their position.</w:t>
      </w:r>
    </w:p>
    <w:p w:rsidR="00000000" w:rsidDel="00000000" w:rsidP="00000000" w:rsidRDefault="00000000" w:rsidRPr="00000000" w14:paraId="00000987">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Playoff Qualification Indicator</w:t>
      </w:r>
    </w:p>
    <w:p w:rsidR="00000000" w:rsidDel="00000000" w:rsidP="00000000" w:rsidRDefault="00000000" w:rsidRPr="00000000" w14:paraId="00000988">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Teams within the playoff qualification range must show an indicator.</w:t>
      </w:r>
    </w:p>
    <w:p w:rsidR="00000000" w:rsidDel="00000000" w:rsidP="00000000" w:rsidRDefault="00000000" w:rsidRPr="00000000" w14:paraId="00000989">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Example :  “Top 4 teams qualify”</w:t>
      </w:r>
    </w:p>
    <w:p w:rsidR="00000000" w:rsidDel="00000000" w:rsidP="00000000" w:rsidRDefault="00000000" w:rsidRPr="00000000" w14:paraId="0000098A">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Indicator : ‘🥇’ [ Ranking Medal]  or ‘Highlight Zone’.</w:t>
      </w:r>
    </w:p>
    <w:p w:rsidR="00000000" w:rsidDel="00000000" w:rsidP="00000000" w:rsidRDefault="00000000" w:rsidRPr="00000000" w14:paraId="0000098B">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Data Refresh Rules</w:t>
        <w:tab/>
      </w:r>
    </w:p>
    <w:p w:rsidR="00000000" w:rsidDel="00000000" w:rsidP="00000000" w:rsidRDefault="00000000" w:rsidRPr="00000000" w14:paraId="0000098C">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Standings must automatically update when : </w:t>
      </w:r>
    </w:p>
    <w:p w:rsidR="00000000" w:rsidDel="00000000" w:rsidP="00000000" w:rsidRDefault="00000000" w:rsidRPr="00000000" w14:paraId="0000098D">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Weekly Matchups finalize</w:t>
      </w:r>
    </w:p>
    <w:p w:rsidR="00000000" w:rsidDel="00000000" w:rsidP="00000000" w:rsidRDefault="00000000" w:rsidRPr="00000000" w14:paraId="0000098E">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Fantasy points are recalculated</w:t>
      </w:r>
    </w:p>
    <w:p w:rsidR="00000000" w:rsidDel="00000000" w:rsidP="00000000" w:rsidRDefault="00000000" w:rsidRPr="00000000" w14:paraId="0000098F">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Wins/Losses are recorded</w:t>
      </w:r>
    </w:p>
    <w:p w:rsidR="00000000" w:rsidDel="00000000" w:rsidP="00000000" w:rsidRDefault="00000000" w:rsidRPr="00000000" w14:paraId="00000990">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Edge cases</w:t>
      </w:r>
    </w:p>
    <w:p w:rsidR="00000000" w:rsidDel="00000000" w:rsidP="00000000" w:rsidRDefault="00000000" w:rsidRPr="00000000" w14:paraId="00000991">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If League has not started, display:</w:t>
      </w:r>
    </w:p>
    <w:p w:rsidR="00000000" w:rsidDel="00000000" w:rsidP="00000000" w:rsidRDefault="00000000" w:rsidRPr="00000000" w14:paraId="00000992">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The season has not started yet.</w:t>
      </w:r>
    </w:p>
    <w:p w:rsidR="00000000" w:rsidDel="00000000" w:rsidP="00000000" w:rsidRDefault="00000000" w:rsidRPr="00000000" w14:paraId="00000993">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Standings will appear after week 1.</w:t>
      </w:r>
    </w:p>
    <w:p w:rsidR="00000000" w:rsidDel="00000000" w:rsidP="00000000" w:rsidRDefault="00000000" w:rsidRPr="00000000" w14:paraId="00000994">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If User Joined Mid-Season</w:t>
      </w:r>
    </w:p>
    <w:p w:rsidR="00000000" w:rsidDel="00000000" w:rsidP="00000000" w:rsidRDefault="00000000" w:rsidRPr="00000000" w14:paraId="00000995">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Standings must reflect the current record.</w:t>
      </w:r>
    </w:p>
    <w:p w:rsidR="00000000" w:rsidDel="00000000" w:rsidP="00000000" w:rsidRDefault="00000000" w:rsidRPr="00000000" w14:paraId="00000996">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If Tie Occurs</w:t>
      </w:r>
    </w:p>
    <w:p w:rsidR="00000000" w:rsidDel="00000000" w:rsidP="00000000" w:rsidRDefault="00000000" w:rsidRPr="00000000" w14:paraId="00000997">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The record must display the tie along with Win-Loss.</w:t>
      </w:r>
    </w:p>
    <w:p w:rsidR="00000000" w:rsidDel="00000000" w:rsidP="00000000" w:rsidRDefault="00000000" w:rsidRPr="00000000" w14:paraId="00000998">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200" w:before="0" w:line="276" w:lineRule="auto"/>
        <w:ind w:left="2880" w:right="0" w:hanging="360"/>
        <w:jc w:val="left"/>
        <w:rPr>
          <w:b w:val="1"/>
          <w:bCs w:val="1"/>
        </w:rPr>
      </w:pPr>
      <w:r w:rsidDel="00000000" w:rsidR="00000000" w:rsidRPr="00000000">
        <w:rPr>
          <w:rtl w:val="0"/>
        </w:rPr>
        <w:t xml:space="preserve">Example : Record :  6-4-2 ( 6 Win, 4 Loss &amp; 2 Tie).</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9A">
      <w:pPr>
        <w:pStyle w:val="Heading3"/>
        <w:rPr/>
      </w:pPr>
      <w:bookmarkStart w:colFirst="0" w:colLast="0" w:name="_3crdyavtj5tn" w:id="60"/>
      <w:bookmarkEnd w:id="60"/>
      <w:r w:rsidDel="00000000" w:rsidR="00000000" w:rsidRPr="00000000">
        <w:rPr>
          <w:rtl w:val="0"/>
        </w:rPr>
        <w:t xml:space="preserve">User story - 1.4 Leagues - “Public Leagues “ Category</w:t>
      </w:r>
    </w:p>
    <w:p w:rsidR="00000000" w:rsidDel="00000000" w:rsidP="00000000" w:rsidRDefault="00000000" w:rsidRPr="00000000" w14:paraId="0000099B">
      <w:pPr>
        <w:rPr/>
      </w:pPr>
      <w:r w:rsidDel="00000000" w:rsidR="00000000" w:rsidRPr="00000000">
        <w:rPr>
          <w:rtl w:val="0"/>
        </w:rPr>
        <w:t xml:space="preserve">As a User, I want to view available </w:t>
      </w:r>
      <w:r w:rsidDel="00000000" w:rsidR="00000000" w:rsidRPr="00000000">
        <w:rPr>
          <w:b w:val="1"/>
          <w:bCs w:val="1"/>
          <w:rtl w:val="0"/>
        </w:rPr>
        <w:t xml:space="preserve">Public Leagues</w:t>
      </w:r>
      <w:r w:rsidDel="00000000" w:rsidR="00000000" w:rsidRPr="00000000">
        <w:rPr>
          <w:rtl w:val="0"/>
        </w:rPr>
        <w:t xml:space="preserve"> on the Leagues so that I can explore leagues that are open to everyone and join them without requiring an invitation</w:t>
      </w:r>
    </w:p>
    <w:p w:rsidR="00000000" w:rsidDel="00000000" w:rsidP="00000000" w:rsidRDefault="00000000" w:rsidRPr="00000000" w14:paraId="0000099C">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099D">
      <w:pPr>
        <w:numPr>
          <w:ilvl w:val="0"/>
          <w:numId w:val="55"/>
        </w:numPr>
        <w:spacing w:after="0" w:afterAutospacing="0"/>
        <w:ind w:left="720" w:hanging="360"/>
        <w:rPr>
          <w:u w:val="none"/>
        </w:rPr>
      </w:pPr>
      <w:r w:rsidDel="00000000" w:rsidR="00000000" w:rsidRPr="00000000">
        <w:rPr>
          <w:b w:val="1"/>
          <w:bCs w:val="1"/>
          <w:rtl w:val="0"/>
        </w:rPr>
        <w:t xml:space="preserve">Preconditions :  </w:t>
      </w:r>
      <w:r w:rsidDel="00000000" w:rsidR="00000000" w:rsidRPr="00000000">
        <w:rPr>
          <w:rtl w:val="0"/>
        </w:rPr>
      </w:r>
    </w:p>
    <w:p w:rsidR="00000000" w:rsidDel="00000000" w:rsidP="00000000" w:rsidRDefault="00000000" w:rsidRPr="00000000" w14:paraId="0000099E">
      <w:pPr>
        <w:numPr>
          <w:ilvl w:val="1"/>
          <w:numId w:val="55"/>
        </w:numPr>
        <w:spacing w:after="0" w:afterAutospacing="0"/>
        <w:ind w:left="1440" w:hanging="360"/>
      </w:pPr>
      <w:r w:rsidDel="00000000" w:rsidR="00000000" w:rsidRPr="00000000">
        <w:rPr>
          <w:rtl w:val="0"/>
        </w:rPr>
        <w:t xml:space="preserve">Users must be logged into the application.</w:t>
      </w:r>
    </w:p>
    <w:p w:rsidR="00000000" w:rsidDel="00000000" w:rsidP="00000000" w:rsidRDefault="00000000" w:rsidRPr="00000000" w14:paraId="0000099F">
      <w:pPr>
        <w:numPr>
          <w:ilvl w:val="1"/>
          <w:numId w:val="55"/>
        </w:numPr>
        <w:spacing w:after="0" w:afterAutospacing="0"/>
        <w:ind w:left="1440" w:hanging="360"/>
      </w:pPr>
      <w:r w:rsidDel="00000000" w:rsidR="00000000" w:rsidRPr="00000000">
        <w:rPr>
          <w:rtl w:val="0"/>
        </w:rPr>
        <w:t xml:space="preserve">Public leagues must exist in the system OR an empty state must be displayed.</w:t>
      </w:r>
    </w:p>
    <w:p w:rsidR="00000000" w:rsidDel="00000000" w:rsidP="00000000" w:rsidRDefault="00000000" w:rsidRPr="00000000" w14:paraId="000009A0">
      <w:pPr>
        <w:numPr>
          <w:ilvl w:val="0"/>
          <w:numId w:val="55"/>
        </w:numPr>
        <w:spacing w:after="0" w:afterAutospacing="0"/>
        <w:ind w:left="720" w:hanging="360"/>
        <w:rPr>
          <w:b w:val="1"/>
          <w:bCs w:val="1"/>
        </w:rPr>
      </w:pPr>
      <w:r w:rsidDel="00000000" w:rsidR="00000000" w:rsidRPr="00000000">
        <w:rPr>
          <w:b w:val="1"/>
          <w:bCs w:val="1"/>
          <w:rtl w:val="0"/>
        </w:rPr>
        <w:t xml:space="preserve">Category Selection</w:t>
      </w:r>
    </w:p>
    <w:p w:rsidR="00000000" w:rsidDel="00000000" w:rsidP="00000000" w:rsidRDefault="00000000" w:rsidRPr="00000000" w14:paraId="000009A1">
      <w:pPr>
        <w:numPr>
          <w:ilvl w:val="1"/>
          <w:numId w:val="55"/>
        </w:numPr>
        <w:spacing w:after="0" w:afterAutospacing="0"/>
        <w:ind w:left="1440" w:hanging="360"/>
        <w:rPr>
          <w:b w:val="1"/>
          <w:bCs w:val="1"/>
        </w:rPr>
      </w:pPr>
      <w:r w:rsidDel="00000000" w:rsidR="00000000" w:rsidRPr="00000000">
        <w:rPr>
          <w:rtl w:val="0"/>
        </w:rPr>
        <w:t xml:space="preserve">When the user selects </w:t>
      </w:r>
      <w:r w:rsidDel="00000000" w:rsidR="00000000" w:rsidRPr="00000000">
        <w:rPr>
          <w:b w:val="1"/>
          <w:bCs w:val="1"/>
          <w:rtl w:val="0"/>
        </w:rPr>
        <w:t xml:space="preserve">Public Leagues</w:t>
      </w:r>
      <w:r w:rsidDel="00000000" w:rsidR="00000000" w:rsidRPr="00000000">
        <w:rPr>
          <w:rtl w:val="0"/>
        </w:rPr>
        <w:t xml:space="preserve">:</w:t>
      </w:r>
    </w:p>
    <w:p w:rsidR="00000000" w:rsidDel="00000000" w:rsidP="00000000" w:rsidRDefault="00000000" w:rsidRPr="00000000" w14:paraId="000009A2">
      <w:pPr>
        <w:numPr>
          <w:ilvl w:val="2"/>
          <w:numId w:val="55"/>
        </w:numPr>
        <w:spacing w:after="0" w:afterAutospacing="0"/>
        <w:ind w:left="2160" w:hanging="360"/>
        <w:rPr>
          <w:b w:val="1"/>
          <w:bCs w:val="1"/>
        </w:rPr>
      </w:pPr>
      <w:r w:rsidDel="00000000" w:rsidR="00000000" w:rsidRPr="00000000">
        <w:rPr>
          <w:rtl w:val="0"/>
        </w:rPr>
        <w:t xml:space="preserve">The category must be visually highlighted.</w:t>
      </w:r>
    </w:p>
    <w:p w:rsidR="00000000" w:rsidDel="00000000" w:rsidP="00000000" w:rsidRDefault="00000000" w:rsidRPr="00000000" w14:paraId="000009A3">
      <w:pPr>
        <w:numPr>
          <w:ilvl w:val="2"/>
          <w:numId w:val="55"/>
        </w:numPr>
        <w:spacing w:after="0" w:afterAutospacing="0"/>
        <w:ind w:left="2160" w:hanging="360"/>
        <w:rPr>
          <w:b w:val="1"/>
          <w:bCs w:val="1"/>
        </w:rPr>
      </w:pPr>
      <w:r w:rsidDel="00000000" w:rsidR="00000000" w:rsidRPr="00000000">
        <w:rPr>
          <w:rtl w:val="0"/>
        </w:rPr>
        <w:t xml:space="preserve">The system must dynamically load and display only those public leagues for which the user is eligible, based on the user’s current XP tier. Leagues that require a </w:t>
      </w:r>
      <w:commentRangeStart w:id="63"/>
      <w:commentRangeStart w:id="64"/>
      <w:r w:rsidDel="00000000" w:rsidR="00000000" w:rsidRPr="00000000">
        <w:rPr>
          <w:rtl w:val="0"/>
        </w:rPr>
        <w:t xml:space="preserve">higher</w:t>
      </w:r>
      <w:commentRangeEnd w:id="63"/>
      <w:r w:rsidDel="00000000" w:rsidR="00000000" w:rsidRPr="00000000">
        <w:commentReference w:id="63"/>
      </w:r>
      <w:commentRangeEnd w:id="64"/>
      <w:r w:rsidDel="00000000" w:rsidR="00000000" w:rsidRPr="00000000">
        <w:commentReference w:id="64"/>
      </w:r>
      <w:r w:rsidDel="00000000" w:rsidR="00000000" w:rsidRPr="00000000">
        <w:rPr>
          <w:rtl w:val="0"/>
        </w:rPr>
        <w:t xml:space="preserve"> and lower XP tier must not be visible to the user.</w:t>
      </w:r>
    </w:p>
    <w:p w:rsidR="00000000" w:rsidDel="00000000" w:rsidP="00000000" w:rsidRDefault="00000000" w:rsidRPr="00000000" w14:paraId="000009A4">
      <w:pPr>
        <w:numPr>
          <w:ilvl w:val="2"/>
          <w:numId w:val="55"/>
        </w:numPr>
        <w:spacing w:after="0" w:afterAutospacing="0"/>
        <w:ind w:left="2160" w:hanging="360"/>
        <w:rPr>
          <w:u w:val="none"/>
        </w:rPr>
      </w:pPr>
      <w:r w:rsidDel="00000000" w:rsidR="00000000" w:rsidRPr="00000000">
        <w:rPr>
          <w:rtl w:val="0"/>
        </w:rPr>
        <w:t xml:space="preserve">The system must dynamically display the Public leagues which the user didn’t join.</w:t>
      </w:r>
    </w:p>
    <w:p w:rsidR="00000000" w:rsidDel="00000000" w:rsidP="00000000" w:rsidRDefault="00000000" w:rsidRPr="00000000" w14:paraId="000009A5">
      <w:pPr>
        <w:numPr>
          <w:ilvl w:val="0"/>
          <w:numId w:val="55"/>
        </w:numPr>
        <w:spacing w:after="0" w:afterAutospacing="0"/>
        <w:ind w:left="720" w:hanging="360"/>
        <w:rPr>
          <w:b w:val="1"/>
          <w:bCs w:val="1"/>
        </w:rPr>
      </w:pPr>
      <w:r w:rsidDel="00000000" w:rsidR="00000000" w:rsidRPr="00000000">
        <w:rPr>
          <w:b w:val="1"/>
          <w:bCs w:val="1"/>
          <w:rtl w:val="0"/>
        </w:rPr>
        <w:t xml:space="preserve">Public League Card Display  </w:t>
      </w:r>
    </w:p>
    <w:p w:rsidR="00000000" w:rsidDel="00000000" w:rsidP="00000000" w:rsidRDefault="00000000" w:rsidRPr="00000000" w14:paraId="000009A6">
      <w:pPr>
        <w:numPr>
          <w:ilvl w:val="1"/>
          <w:numId w:val="55"/>
        </w:numPr>
        <w:spacing w:after="0" w:afterAutospacing="0"/>
        <w:ind w:left="1440" w:hanging="360"/>
        <w:rPr/>
      </w:pPr>
      <w:r w:rsidDel="00000000" w:rsidR="00000000" w:rsidRPr="00000000">
        <w:rPr>
          <w:rtl w:val="0"/>
        </w:rPr>
        <w:t xml:space="preserve">Each public league must appear as a League Card.</w:t>
      </w:r>
    </w:p>
    <w:p w:rsidR="00000000" w:rsidDel="00000000" w:rsidP="00000000" w:rsidRDefault="00000000" w:rsidRPr="00000000" w14:paraId="000009A7">
      <w:pPr>
        <w:numPr>
          <w:ilvl w:val="1"/>
          <w:numId w:val="55"/>
        </w:numPr>
        <w:ind w:left="1440" w:hanging="360"/>
        <w:rPr>
          <w:u w:val="none"/>
        </w:rPr>
      </w:pPr>
      <w:r w:rsidDel="00000000" w:rsidR="00000000" w:rsidRPr="00000000">
        <w:rPr>
          <w:rtl w:val="0"/>
        </w:rPr>
        <w:t xml:space="preserve">Each card must display the following information : </w:t>
      </w:r>
    </w:p>
    <w:tbl>
      <w:tblPr>
        <w:tblStyle w:val="Table34"/>
        <w:tblW w:w="59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345"/>
        <w:tblGridChange w:id="0">
          <w:tblGrid>
            <w:gridCol w:w="2565"/>
            <w:gridCol w:w="33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8">
            <w:pPr>
              <w:widowControl w:val="0"/>
              <w:spacing w:after="0"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9">
            <w:pPr>
              <w:widowControl w:val="0"/>
              <w:spacing w:after="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A">
            <w:pPr>
              <w:widowControl w:val="0"/>
              <w:spacing w:after="0" w:line="240" w:lineRule="auto"/>
              <w:rPr/>
            </w:pPr>
            <w:r w:rsidDel="00000000" w:rsidR="00000000" w:rsidRPr="00000000">
              <w:rPr>
                <w:rtl w:val="0"/>
              </w:rPr>
              <w:t xml:space="preserve">League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B">
            <w:pPr>
              <w:widowControl w:val="0"/>
              <w:spacing w:after="0" w:line="240" w:lineRule="auto"/>
              <w:rPr/>
            </w:pPr>
            <w:r w:rsidDel="00000000" w:rsidR="00000000" w:rsidRPr="00000000">
              <w:rPr>
                <w:rtl w:val="0"/>
              </w:rPr>
              <w:t xml:space="preserve">Name of the public league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C">
            <w:pPr>
              <w:widowControl w:val="0"/>
              <w:spacing w:after="0" w:line="240" w:lineRule="auto"/>
              <w:rPr/>
            </w:pPr>
            <w:r w:rsidDel="00000000" w:rsidR="00000000" w:rsidRPr="00000000">
              <w:rPr>
                <w:rtl w:val="0"/>
              </w:rPr>
              <w:t xml:space="preserve">League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D">
            <w:pPr>
              <w:widowControl w:val="0"/>
              <w:spacing w:after="0" w:line="240" w:lineRule="auto"/>
              <w:rPr/>
            </w:pPr>
            <w:r w:rsidDel="00000000" w:rsidR="00000000" w:rsidRPr="00000000">
              <w:rPr>
                <w:rtl w:val="0"/>
              </w:rPr>
              <w:t xml:space="preserve">Public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E">
            <w:pPr>
              <w:widowControl w:val="0"/>
              <w:spacing w:after="0" w:line="240" w:lineRule="auto"/>
              <w:rPr/>
            </w:pPr>
            <w:r w:rsidDel="00000000" w:rsidR="00000000" w:rsidRPr="00000000">
              <w:rPr>
                <w:rtl w:val="0"/>
              </w:rPr>
              <w:t xml:space="preserve">Current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F">
            <w:pPr>
              <w:widowControl w:val="0"/>
              <w:spacing w:after="0" w:line="240" w:lineRule="auto"/>
              <w:rPr/>
            </w:pPr>
            <w:r w:rsidDel="00000000" w:rsidR="00000000" w:rsidRPr="00000000">
              <w:rPr>
                <w:rtl w:val="0"/>
              </w:rPr>
              <w:t xml:space="preserve">Example: Week 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0">
            <w:pPr>
              <w:widowControl w:val="0"/>
              <w:spacing w:after="0" w:line="240" w:lineRule="auto"/>
              <w:rPr/>
            </w:pPr>
            <w:r w:rsidDel="00000000" w:rsidR="00000000" w:rsidRPr="00000000">
              <w:rPr>
                <w:rtl w:val="0"/>
              </w:rPr>
              <w:t xml:space="preserve">Season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1">
            <w:pPr>
              <w:widowControl w:val="0"/>
              <w:spacing w:after="0" w:line="240" w:lineRule="auto"/>
              <w:rPr/>
            </w:pPr>
            <w:r w:rsidDel="00000000" w:rsidR="00000000" w:rsidRPr="00000000">
              <w:rPr>
                <w:rtl w:val="0"/>
              </w:rPr>
              <w:t xml:space="preserve">Example: Week 5 of 17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2">
            <w:pPr>
              <w:widowControl w:val="0"/>
              <w:spacing w:after="0" w:line="240" w:lineRule="auto"/>
              <w:rPr/>
            </w:pPr>
            <w:r w:rsidDel="00000000" w:rsidR="00000000" w:rsidRPr="00000000">
              <w:rPr>
                <w:rtl w:val="0"/>
              </w:rPr>
              <w:t xml:space="preserve">Team Capacity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3">
            <w:pPr>
              <w:widowControl w:val="0"/>
              <w:spacing w:after="0" w:line="240" w:lineRule="auto"/>
              <w:rPr/>
            </w:pPr>
            <w:r w:rsidDel="00000000" w:rsidR="00000000" w:rsidRPr="00000000">
              <w:rPr>
                <w:rtl w:val="0"/>
              </w:rPr>
              <w:t xml:space="preserve">Example: 8 / 12 Teams Joined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4">
            <w:pPr>
              <w:widowControl w:val="0"/>
              <w:spacing w:after="0" w:line="240" w:lineRule="auto"/>
              <w:rPr/>
            </w:pPr>
            <w:r w:rsidDel="00000000" w:rsidR="00000000" w:rsidRPr="00000000">
              <w:rPr>
                <w:rtl w:val="0"/>
              </w:rPr>
              <w:t xml:space="preserve">League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5">
            <w:pPr>
              <w:widowControl w:val="0"/>
              <w:spacing w:after="0" w:line="240" w:lineRule="auto"/>
              <w:rPr/>
            </w:pPr>
            <w:r w:rsidDel="00000000" w:rsidR="00000000" w:rsidRPr="00000000">
              <w:rPr>
                <w:rtl w:val="0"/>
              </w:rPr>
              <w:t xml:space="preserve">Open / Active / Full</w:t>
            </w:r>
          </w:p>
        </w:tc>
      </w:tr>
    </w:tbl>
    <w:p w:rsidR="00000000" w:rsidDel="00000000" w:rsidP="00000000" w:rsidRDefault="00000000" w:rsidRPr="00000000" w14:paraId="000009B6">
      <w:pPr>
        <w:numPr>
          <w:ilvl w:val="0"/>
          <w:numId w:val="55"/>
        </w:numPr>
        <w:spacing w:after="0" w:afterAutospacing="0"/>
        <w:ind w:left="720" w:hanging="360"/>
        <w:rPr>
          <w:b w:val="1"/>
          <w:bCs w:val="1"/>
        </w:rPr>
      </w:pPr>
      <w:r w:rsidDel="00000000" w:rsidR="00000000" w:rsidRPr="00000000">
        <w:rPr>
          <w:b w:val="1"/>
          <w:bCs w:val="1"/>
          <w:rtl w:val="0"/>
        </w:rPr>
        <w:t xml:space="preserve">League Availability Status </w:t>
      </w:r>
    </w:p>
    <w:p w:rsidR="00000000" w:rsidDel="00000000" w:rsidP="00000000" w:rsidRDefault="00000000" w:rsidRPr="00000000" w14:paraId="000009B7">
      <w:pPr>
        <w:numPr>
          <w:ilvl w:val="1"/>
          <w:numId w:val="55"/>
        </w:numPr>
        <w:spacing w:after="0" w:afterAutospacing="0"/>
        <w:ind w:left="1440" w:hanging="360"/>
        <w:rPr/>
      </w:pPr>
      <w:r w:rsidDel="00000000" w:rsidR="00000000" w:rsidRPr="00000000">
        <w:rPr>
          <w:rtl w:val="0"/>
        </w:rPr>
        <w:t xml:space="preserve">Each public league must display its </w:t>
      </w:r>
      <w:r w:rsidDel="00000000" w:rsidR="00000000" w:rsidRPr="00000000">
        <w:rPr>
          <w:rtl w:val="0"/>
        </w:rPr>
        <w:t xml:space="preserve">join</w:t>
      </w:r>
      <w:r w:rsidDel="00000000" w:rsidR="00000000" w:rsidRPr="00000000">
        <w:rPr>
          <w:rtl w:val="0"/>
        </w:rPr>
        <w:t xml:space="preserve"> availability.</w:t>
      </w:r>
    </w:p>
    <w:p w:rsidR="00000000" w:rsidDel="00000000" w:rsidP="00000000" w:rsidRDefault="00000000" w:rsidRPr="00000000" w14:paraId="000009B8">
      <w:pPr>
        <w:numPr>
          <w:ilvl w:val="1"/>
          <w:numId w:val="55"/>
        </w:numPr>
        <w:ind w:left="1440" w:hanging="360"/>
        <w:rPr>
          <w:u w:val="none"/>
        </w:rPr>
      </w:pPr>
      <w:r w:rsidDel="00000000" w:rsidR="00000000" w:rsidRPr="00000000">
        <w:rPr>
          <w:rtl w:val="0"/>
        </w:rPr>
        <w:t xml:space="preserve">Possible Statuses : </w:t>
      </w:r>
    </w:p>
    <w:tbl>
      <w:tblPr>
        <w:tblStyle w:val="Table35"/>
        <w:tblW w:w="57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65"/>
        <w:tblGridChange w:id="0">
          <w:tblGrid>
            <w:gridCol w:w="2880"/>
            <w:gridCol w:w="28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9">
            <w:pPr>
              <w:widowControl w:val="0"/>
              <w:spacing w:after="0" w:line="240" w:lineRule="auto"/>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A">
            <w:pPr>
              <w:widowControl w:val="0"/>
              <w:spacing w:after="0" w:lin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B">
            <w:pPr>
              <w:widowControl w:val="0"/>
              <w:spacing w:after="0" w:line="240" w:lineRule="auto"/>
              <w:rPr/>
            </w:pPr>
            <w:r w:rsidDel="00000000" w:rsidR="00000000" w:rsidRPr="00000000">
              <w:rPr>
                <w:rtl w:val="0"/>
              </w:rPr>
              <w:t xml:space="preserve">Open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C">
            <w:pPr>
              <w:widowControl w:val="0"/>
              <w:spacing w:after="0" w:line="240" w:lineRule="auto"/>
              <w:rPr/>
            </w:pPr>
            <w:r w:rsidDel="00000000" w:rsidR="00000000" w:rsidRPr="00000000">
              <w:rPr>
                <w:rtl w:val="0"/>
              </w:rPr>
              <w:t xml:space="preserve">Users can join the league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D">
            <w:pPr>
              <w:widowControl w:val="0"/>
              <w:spacing w:after="0" w:line="240" w:lineRule="auto"/>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E">
            <w:pPr>
              <w:widowControl w:val="0"/>
              <w:spacing w:after="0" w:line="240" w:lineRule="auto"/>
              <w:rPr/>
            </w:pPr>
            <w:r w:rsidDel="00000000" w:rsidR="00000000" w:rsidRPr="00000000">
              <w:rPr>
                <w:rtl w:val="0"/>
              </w:rPr>
              <w:t xml:space="preserve">No new users allowed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F">
            <w:pPr>
              <w:widowControl w:val="0"/>
              <w:spacing w:after="0" w:line="240" w:lineRule="auto"/>
              <w:rPr/>
            </w:pPr>
            <w:r w:rsidDel="00000000" w:rsidR="00000000" w:rsidRPr="00000000">
              <w:rPr>
                <w:rtl w:val="0"/>
              </w:rPr>
              <w:t xml:space="preserve">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0">
            <w:pPr>
              <w:widowControl w:val="0"/>
              <w:spacing w:after="0" w:line="240" w:lineRule="auto"/>
              <w:rPr/>
            </w:pPr>
            <w:r w:rsidDel="00000000" w:rsidR="00000000" w:rsidRPr="00000000">
              <w:rPr>
                <w:rtl w:val="0"/>
              </w:rPr>
              <w:t xml:space="preserve">Season already started</w:t>
            </w:r>
          </w:p>
        </w:tc>
      </w:tr>
    </w:tbl>
    <w:p w:rsidR="00000000" w:rsidDel="00000000" w:rsidP="00000000" w:rsidRDefault="00000000" w:rsidRPr="00000000" w14:paraId="000009C1">
      <w:pPr>
        <w:numPr>
          <w:ilvl w:val="0"/>
          <w:numId w:val="55"/>
        </w:numPr>
        <w:spacing w:after="0" w:afterAutospacing="0"/>
        <w:ind w:left="720" w:hanging="360"/>
        <w:rPr>
          <w:b w:val="1"/>
          <w:bCs w:val="1"/>
        </w:rPr>
      </w:pPr>
      <w:r w:rsidDel="00000000" w:rsidR="00000000" w:rsidRPr="00000000">
        <w:rPr>
          <w:b w:val="1"/>
          <w:bCs w:val="1"/>
          <w:rtl w:val="0"/>
        </w:rPr>
        <w:t xml:space="preserve">Join League Action</w:t>
      </w:r>
    </w:p>
    <w:p w:rsidR="00000000" w:rsidDel="00000000" w:rsidP="00000000" w:rsidRDefault="00000000" w:rsidRPr="00000000" w14:paraId="000009C2">
      <w:pPr>
        <w:numPr>
          <w:ilvl w:val="1"/>
          <w:numId w:val="55"/>
        </w:numPr>
        <w:spacing w:after="0" w:afterAutospacing="0"/>
        <w:ind w:left="1440" w:hanging="360"/>
        <w:rPr/>
      </w:pPr>
      <w:r w:rsidDel="00000000" w:rsidR="00000000" w:rsidRPr="00000000">
        <w:rPr>
          <w:rtl w:val="0"/>
        </w:rPr>
        <w:t xml:space="preserve">If the league status is </w:t>
      </w:r>
      <w:r w:rsidDel="00000000" w:rsidR="00000000" w:rsidRPr="00000000">
        <w:rPr>
          <w:b w:val="1"/>
          <w:bCs w:val="1"/>
          <w:rtl w:val="0"/>
        </w:rPr>
        <w:t xml:space="preserve">Open</w:t>
      </w:r>
      <w:r w:rsidDel="00000000" w:rsidR="00000000" w:rsidRPr="00000000">
        <w:rPr>
          <w:rtl w:val="0"/>
        </w:rPr>
        <w:t xml:space="preserve">,the card must display a </w:t>
      </w:r>
      <w:r w:rsidDel="00000000" w:rsidR="00000000" w:rsidRPr="00000000">
        <w:rPr>
          <w:b w:val="1"/>
          <w:bCs w:val="1"/>
          <w:rtl w:val="0"/>
        </w:rPr>
        <w:t xml:space="preserve">Join League</w:t>
      </w:r>
      <w:r w:rsidDel="00000000" w:rsidR="00000000" w:rsidRPr="00000000">
        <w:rPr>
          <w:rtl w:val="0"/>
        </w:rPr>
        <w:t xml:space="preserve"> Button in the League Card.</w:t>
      </w:r>
    </w:p>
    <w:p w:rsidR="00000000" w:rsidDel="00000000" w:rsidP="00000000" w:rsidRDefault="00000000" w:rsidRPr="00000000" w14:paraId="000009C3">
      <w:pPr>
        <w:numPr>
          <w:ilvl w:val="1"/>
          <w:numId w:val="55"/>
        </w:numPr>
        <w:spacing w:after="0" w:afterAutospacing="0"/>
        <w:ind w:left="1440" w:hanging="360"/>
        <w:rPr>
          <w:u w:val="none"/>
        </w:rPr>
      </w:pPr>
      <w:r w:rsidDel="00000000" w:rsidR="00000000" w:rsidRPr="00000000">
        <w:rPr>
          <w:rtl w:val="0"/>
        </w:rPr>
        <w:t xml:space="preserve">When the User clicks Join league : </w:t>
      </w:r>
    </w:p>
    <w:p w:rsidR="00000000" w:rsidDel="00000000" w:rsidP="00000000" w:rsidRDefault="00000000" w:rsidRPr="00000000" w14:paraId="000009C4">
      <w:pPr>
        <w:numPr>
          <w:ilvl w:val="1"/>
          <w:numId w:val="55"/>
        </w:numPr>
        <w:spacing w:after="0" w:afterAutospacing="0"/>
        <w:ind w:left="1440" w:hanging="360"/>
        <w:rPr>
          <w:u w:val="none"/>
        </w:rPr>
      </w:pPr>
      <w:r w:rsidDel="00000000" w:rsidR="00000000" w:rsidRPr="00000000">
        <w:rPr>
          <w:rtl w:val="0"/>
        </w:rPr>
        <w:t xml:space="preserve">System Must : </w:t>
      </w:r>
    </w:p>
    <w:p w:rsidR="00000000" w:rsidDel="00000000" w:rsidP="00000000" w:rsidRDefault="00000000" w:rsidRPr="00000000" w14:paraId="000009C5">
      <w:pPr>
        <w:numPr>
          <w:ilvl w:val="2"/>
          <w:numId w:val="55"/>
        </w:numPr>
        <w:spacing w:after="0" w:afterAutospacing="0"/>
        <w:ind w:left="2160" w:hanging="360"/>
        <w:rPr>
          <w:u w:val="none"/>
        </w:rPr>
      </w:pPr>
      <w:r w:rsidDel="00000000" w:rsidR="00000000" w:rsidRPr="00000000">
        <w:rPr>
          <w:rtl w:val="0"/>
        </w:rPr>
        <w:t xml:space="preserve">Verify available slots</w:t>
      </w:r>
    </w:p>
    <w:p w:rsidR="00000000" w:rsidDel="00000000" w:rsidP="00000000" w:rsidRDefault="00000000" w:rsidRPr="00000000" w14:paraId="000009C6">
      <w:pPr>
        <w:numPr>
          <w:ilvl w:val="2"/>
          <w:numId w:val="55"/>
        </w:numPr>
        <w:spacing w:after="0" w:afterAutospacing="0"/>
        <w:ind w:left="2160" w:hanging="360"/>
        <w:rPr>
          <w:u w:val="none"/>
        </w:rPr>
      </w:pPr>
      <w:r w:rsidDel="00000000" w:rsidR="00000000" w:rsidRPr="00000000">
        <w:rPr>
          <w:rtl w:val="0"/>
        </w:rPr>
        <w:t xml:space="preserve">Add the User to the League</w:t>
      </w:r>
    </w:p>
    <w:p w:rsidR="00000000" w:rsidDel="00000000" w:rsidP="00000000" w:rsidRDefault="00000000" w:rsidRPr="00000000" w14:paraId="000009C7">
      <w:pPr>
        <w:numPr>
          <w:ilvl w:val="2"/>
          <w:numId w:val="55"/>
        </w:numPr>
        <w:spacing w:after="0" w:afterAutospacing="0"/>
        <w:ind w:left="2160" w:hanging="360"/>
        <w:rPr>
          <w:u w:val="none"/>
        </w:rPr>
      </w:pPr>
      <w:r w:rsidDel="00000000" w:rsidR="00000000" w:rsidRPr="00000000">
        <w:rPr>
          <w:rtl w:val="0"/>
        </w:rPr>
        <w:t xml:space="preserve">Update the participant count</w:t>
      </w:r>
    </w:p>
    <w:p w:rsidR="00000000" w:rsidDel="00000000" w:rsidP="00000000" w:rsidRDefault="00000000" w:rsidRPr="00000000" w14:paraId="000009C8">
      <w:pPr>
        <w:numPr>
          <w:ilvl w:val="2"/>
          <w:numId w:val="55"/>
        </w:numPr>
        <w:spacing w:after="0" w:afterAutospacing="0"/>
        <w:ind w:left="2160" w:hanging="360"/>
        <w:rPr>
          <w:u w:val="none"/>
        </w:rPr>
      </w:pPr>
      <w:r w:rsidDel="00000000" w:rsidR="00000000" w:rsidRPr="00000000">
        <w:rPr>
          <w:rtl w:val="0"/>
        </w:rPr>
        <w:t xml:space="preserve">Display confirmation message </w:t>
      </w:r>
    </w:p>
    <w:p w:rsidR="00000000" w:rsidDel="00000000" w:rsidP="00000000" w:rsidRDefault="00000000" w:rsidRPr="00000000" w14:paraId="000009C9">
      <w:pPr>
        <w:numPr>
          <w:ilvl w:val="3"/>
          <w:numId w:val="55"/>
        </w:numPr>
        <w:spacing w:after="0" w:afterAutospacing="0"/>
        <w:ind w:left="2880" w:hanging="360"/>
        <w:rPr>
          <w:u w:val="none"/>
        </w:rPr>
      </w:pPr>
      <w:r w:rsidDel="00000000" w:rsidR="00000000" w:rsidRPr="00000000">
        <w:rPr>
          <w:rtl w:val="0"/>
        </w:rPr>
        <w:t xml:space="preserve">“You have successfully joined the league”</w:t>
      </w:r>
    </w:p>
    <w:p w:rsidR="00000000" w:rsidDel="00000000" w:rsidP="00000000" w:rsidRDefault="00000000" w:rsidRPr="00000000" w14:paraId="000009CA">
      <w:pPr>
        <w:numPr>
          <w:ilvl w:val="2"/>
          <w:numId w:val="55"/>
        </w:numPr>
        <w:ind w:left="2160" w:hanging="360"/>
        <w:rPr>
          <w:u w:val="none"/>
        </w:rPr>
      </w:pPr>
      <w:r w:rsidDel="00000000" w:rsidR="00000000" w:rsidRPr="00000000">
        <w:rPr>
          <w:rtl w:val="0"/>
        </w:rPr>
        <w:t xml:space="preserve">The league must now appear under :  My Leagues</w:t>
      </w:r>
    </w:p>
    <w:p w:rsidR="00000000" w:rsidDel="00000000" w:rsidP="00000000" w:rsidRDefault="00000000" w:rsidRPr="00000000" w14:paraId="000009CB">
      <w:pPr>
        <w:pStyle w:val="Heading5"/>
        <w:ind w:left="0" w:firstLine="0"/>
        <w:rPr/>
      </w:pPr>
      <w:bookmarkStart w:colFirst="0" w:colLast="0" w:name="_qo6j2y23dw6a" w:id="61"/>
      <w:bookmarkEnd w:id="61"/>
      <w:r w:rsidDel="00000000" w:rsidR="00000000" w:rsidRPr="00000000">
        <w:rPr>
          <w:rtl w:val="0"/>
        </w:rPr>
        <w:t xml:space="preserve">View League Details</w:t>
      </w:r>
    </w:p>
    <w:p w:rsidR="00000000" w:rsidDel="00000000" w:rsidP="00000000" w:rsidRDefault="00000000" w:rsidRPr="00000000" w14:paraId="000009CC">
      <w:pPr>
        <w:numPr>
          <w:ilvl w:val="1"/>
          <w:numId w:val="55"/>
        </w:numPr>
        <w:spacing w:after="0" w:afterAutospacing="0"/>
        <w:ind w:left="1440" w:hanging="360"/>
        <w:rPr/>
      </w:pPr>
      <w:r w:rsidDel="00000000" w:rsidR="00000000" w:rsidRPr="00000000">
        <w:rPr>
          <w:rtl w:val="0"/>
        </w:rPr>
        <w:t xml:space="preserve">If the user taps the league card (not the join button)</w:t>
      </w:r>
    </w:p>
    <w:p w:rsidR="00000000" w:rsidDel="00000000" w:rsidP="00000000" w:rsidRDefault="00000000" w:rsidRPr="00000000" w14:paraId="000009CD">
      <w:pPr>
        <w:numPr>
          <w:ilvl w:val="1"/>
          <w:numId w:val="55"/>
        </w:numPr>
        <w:ind w:left="1440" w:hanging="360"/>
        <w:rPr>
          <w:u w:val="none"/>
        </w:rPr>
      </w:pPr>
      <w:r w:rsidDel="00000000" w:rsidR="00000000" w:rsidRPr="00000000">
        <w:rPr>
          <w:rtl w:val="0"/>
        </w:rPr>
        <w:t xml:space="preserve">The system must open a League Details View displaying :</w:t>
      </w:r>
    </w:p>
    <w:tbl>
      <w:tblPr>
        <w:tblStyle w:val="Table36"/>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5595"/>
        <w:tblGridChange w:id="0">
          <w:tblGrid>
            <w:gridCol w:w="2325"/>
            <w:gridCol w:w="5595"/>
          </w:tblGrid>
        </w:tblGridChange>
      </w:tblGrid>
      <w:tr>
        <w:trPr>
          <w:cantSplit w:val="0"/>
          <w:trHeight w:val="4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0">
            <w:pPr>
              <w:ind w:left="0" w:firstLine="0"/>
              <w:rPr/>
            </w:pPr>
            <w:r w:rsidDel="00000000" w:rsidR="00000000" w:rsidRPr="00000000">
              <w:rPr>
                <w:rtl w:val="0"/>
              </w:rPr>
              <w:t xml:space="preserve">League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of the League</w:t>
            </w:r>
          </w:p>
        </w:tc>
      </w:tr>
      <w:tr>
        <w:trPr>
          <w:cantSplit w:val="0"/>
          <w:trHeight w:val="419.5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2">
            <w:pPr>
              <w:ind w:left="0" w:firstLine="0"/>
              <w:rPr/>
            </w:pPr>
            <w:r w:rsidDel="00000000" w:rsidR="00000000" w:rsidRPr="00000000">
              <w:rPr>
                <w:rtl w:val="0"/>
              </w:rPr>
              <w:t xml:space="preserve">Commissioner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owner of the league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4">
            <w:pPr>
              <w:ind w:left="0" w:firstLine="0"/>
              <w:rPr/>
            </w:pPr>
            <w:r w:rsidDel="00000000" w:rsidR="00000000" w:rsidRPr="00000000">
              <w:rPr>
                <w:rtl w:val="0"/>
              </w:rPr>
              <w:t xml:space="preserve">League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total number of teams participating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ind w:left="0" w:firstLine="0"/>
              <w:rPr/>
            </w:pPr>
            <w:r w:rsidDel="00000000" w:rsidR="00000000" w:rsidRPr="00000000">
              <w:rPr>
                <w:rtl w:val="0"/>
              </w:rPr>
              <w:t xml:space="preserve">Scoring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specific scoring rules, including the PPR (Points Per Reception)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8">
            <w:pPr>
              <w:ind w:left="0" w:firstLine="0"/>
              <w:rPr>
                <w:strike w:val="1"/>
              </w:rPr>
            </w:pPr>
            <w:r w:rsidDel="00000000" w:rsidR="00000000" w:rsidRPr="00000000">
              <w:rPr>
                <w:strike w:val="1"/>
                <w:rtl w:val="0"/>
              </w:rPr>
              <w:t xml:space="preserve">Trading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commentRangeStart w:id="65"/>
            <w:commentRangeStart w:id="66"/>
            <w:r w:rsidDel="00000000" w:rsidR="00000000" w:rsidRPr="00000000">
              <w:rPr>
                <w:strike w:val="1"/>
                <w:rtl w:val="0"/>
              </w:rPr>
              <w:t xml:space="preserve">The market restrictions, including minimum hold-time requirements and other trading limitations</w:t>
            </w:r>
            <w:commentRangeEnd w:id="65"/>
            <w:r w:rsidDel="00000000" w:rsidR="00000000" w:rsidRPr="00000000">
              <w:commentReference w:id="65"/>
            </w:r>
            <w:commentRangeEnd w:id="66"/>
            <w:r w:rsidDel="00000000" w:rsidR="00000000" w:rsidRPr="00000000">
              <w:commentReference w:id="66"/>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A">
            <w:pPr>
              <w:ind w:left="0" w:firstLine="0"/>
              <w:rPr/>
            </w:pPr>
            <w:r w:rsidDel="00000000" w:rsidR="00000000" w:rsidRPr="00000000">
              <w:rPr>
                <w:rtl w:val="0"/>
              </w:rPr>
              <w:t xml:space="preserve">Buy-In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financial settings, including the starting currency allocation and the maximum additional buy-in limits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C">
            <w:pPr>
              <w:ind w:left="0" w:firstLine="0"/>
              <w:rPr/>
            </w:pPr>
            <w:r w:rsidDel="00000000" w:rsidR="00000000" w:rsidRPr="00000000">
              <w:rPr>
                <w:rtl w:val="0"/>
              </w:rPr>
              <w:t xml:space="preserve">Playoffs Status</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Details about the postseason, including the number of teams that qualify and the number of playoff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Season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date when the current season ends, as well as a clear indication that the league settings are strictly locked and cannot be changed during an active season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Starting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after="0" w:line="240" w:lineRule="auto"/>
              <w:rPr/>
            </w:pPr>
            <w:r w:rsidDel="00000000" w:rsidR="00000000" w:rsidRPr="00000000">
              <w:rPr>
                <w:rtl w:val="0"/>
              </w:rPr>
              <w:t xml:space="preserve">Credits (e.g., $ 2000 )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League Requirements (Before Joining)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users can also view the league's start date.</w:t>
            </w:r>
          </w:p>
          <w:p w:rsidR="00000000" w:rsidDel="00000000" w:rsidP="00000000" w:rsidRDefault="00000000" w:rsidRPr="00000000" w14:paraId="000009E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specific XP tier/threshold requirements needed to join.</w:t>
            </w:r>
          </w:p>
        </w:tc>
      </w:tr>
    </w:tbl>
    <w:p w:rsidR="00000000" w:rsidDel="00000000" w:rsidP="00000000" w:rsidRDefault="00000000" w:rsidRPr="00000000" w14:paraId="000009E6">
      <w:pPr>
        <w:ind w:left="720" w:firstLine="0"/>
        <w:rPr/>
      </w:pPr>
      <w:r w:rsidDel="00000000" w:rsidR="00000000" w:rsidRPr="00000000">
        <w:rPr>
          <w:rtl w:val="0"/>
        </w:rPr>
      </w:r>
    </w:p>
    <w:p w:rsidR="00000000" w:rsidDel="00000000" w:rsidP="00000000" w:rsidRDefault="00000000" w:rsidRPr="00000000" w14:paraId="000009E7">
      <w:pPr>
        <w:numPr>
          <w:ilvl w:val="1"/>
          <w:numId w:val="55"/>
        </w:numPr>
        <w:spacing w:after="0" w:afterAutospacing="0"/>
        <w:ind w:left="1440" w:hanging="360"/>
        <w:rPr>
          <w:u w:val="none"/>
        </w:rPr>
      </w:pPr>
      <w:r w:rsidDel="00000000" w:rsidR="00000000" w:rsidRPr="00000000">
        <w:rPr>
          <w:rtl w:val="0"/>
        </w:rPr>
        <w:t xml:space="preserve">Users can then choose to : </w:t>
      </w:r>
    </w:p>
    <w:p w:rsidR="00000000" w:rsidDel="00000000" w:rsidP="00000000" w:rsidRDefault="00000000" w:rsidRPr="00000000" w14:paraId="000009E8">
      <w:pPr>
        <w:numPr>
          <w:ilvl w:val="2"/>
          <w:numId w:val="55"/>
        </w:numPr>
        <w:spacing w:after="0" w:afterAutospacing="0"/>
        <w:ind w:left="2160" w:hanging="360"/>
        <w:rPr>
          <w:u w:val="none"/>
        </w:rPr>
      </w:pPr>
      <w:r w:rsidDel="00000000" w:rsidR="00000000" w:rsidRPr="00000000">
        <w:rPr>
          <w:rtl w:val="0"/>
        </w:rPr>
        <w:t xml:space="preserve">Join League</w:t>
      </w:r>
    </w:p>
    <w:p w:rsidR="00000000" w:rsidDel="00000000" w:rsidP="00000000" w:rsidRDefault="00000000" w:rsidRPr="00000000" w14:paraId="000009E9">
      <w:pPr>
        <w:numPr>
          <w:ilvl w:val="2"/>
          <w:numId w:val="55"/>
        </w:numPr>
        <w:spacing w:after="0" w:afterAutospacing="0"/>
        <w:ind w:left="2160" w:hanging="360"/>
        <w:rPr>
          <w:color w:val="9900ff"/>
        </w:rPr>
      </w:pPr>
      <w:r w:rsidDel="00000000" w:rsidR="00000000" w:rsidRPr="00000000">
        <w:rPr>
          <w:color w:val="9900ff"/>
          <w:rtl w:val="0"/>
        </w:rPr>
        <w:t xml:space="preserve">Go Back to Dashboard</w:t>
      </w:r>
    </w:p>
    <w:p w:rsidR="00000000" w:rsidDel="00000000" w:rsidP="00000000" w:rsidRDefault="00000000" w:rsidRPr="00000000" w14:paraId="000009EA">
      <w:pPr>
        <w:numPr>
          <w:ilvl w:val="0"/>
          <w:numId w:val="55"/>
        </w:numPr>
        <w:spacing w:after="0" w:afterAutospacing="0"/>
        <w:ind w:left="720" w:hanging="360"/>
        <w:rPr>
          <w:b w:val="1"/>
          <w:bCs w:val="1"/>
        </w:rPr>
      </w:pPr>
      <w:r w:rsidDel="00000000" w:rsidR="00000000" w:rsidRPr="00000000">
        <w:rPr>
          <w:b w:val="1"/>
          <w:bCs w:val="1"/>
          <w:rtl w:val="0"/>
        </w:rPr>
        <w:t xml:space="preserve">Sorting of Public Leagues</w:t>
      </w:r>
    </w:p>
    <w:p w:rsidR="00000000" w:rsidDel="00000000" w:rsidP="00000000" w:rsidRDefault="00000000" w:rsidRPr="00000000" w14:paraId="000009EB">
      <w:pPr>
        <w:numPr>
          <w:ilvl w:val="1"/>
          <w:numId w:val="55"/>
        </w:numPr>
        <w:spacing w:after="0" w:afterAutospacing="0"/>
        <w:ind w:left="1440" w:hanging="360"/>
        <w:rPr/>
      </w:pPr>
      <w:r w:rsidDel="00000000" w:rsidR="00000000" w:rsidRPr="00000000">
        <w:rPr>
          <w:rtl w:val="0"/>
        </w:rPr>
        <w:t xml:space="preserve">Public leagues must be sorted based on the following criteria/priority : </w:t>
      </w:r>
    </w:p>
    <w:p w:rsidR="00000000" w:rsidDel="00000000" w:rsidP="00000000" w:rsidRDefault="00000000" w:rsidRPr="00000000" w14:paraId="000009EC">
      <w:pPr>
        <w:numPr>
          <w:ilvl w:val="2"/>
          <w:numId w:val="55"/>
        </w:numPr>
        <w:spacing w:after="0" w:afterAutospacing="0"/>
        <w:ind w:left="2160" w:hanging="360"/>
        <w:rPr>
          <w:u w:val="none"/>
        </w:rPr>
      </w:pPr>
      <w:commentRangeStart w:id="67"/>
      <w:commentRangeStart w:id="68"/>
      <w:r w:rsidDel="00000000" w:rsidR="00000000" w:rsidRPr="00000000">
        <w:rPr>
          <w:rtl w:val="0"/>
        </w:rPr>
        <w:t xml:space="preserve">Open Leagues with available slots</w:t>
      </w:r>
    </w:p>
    <w:p w:rsidR="00000000" w:rsidDel="00000000" w:rsidP="00000000" w:rsidRDefault="00000000" w:rsidRPr="00000000" w14:paraId="000009ED">
      <w:pPr>
        <w:numPr>
          <w:ilvl w:val="2"/>
          <w:numId w:val="55"/>
        </w:numPr>
        <w:spacing w:after="0" w:afterAutospacing="0"/>
        <w:ind w:left="2160" w:hanging="360"/>
        <w:rPr>
          <w:u w:val="none"/>
        </w:rPr>
      </w:pPr>
      <w:r w:rsidDel="00000000" w:rsidR="00000000" w:rsidRPr="00000000">
        <w:rPr>
          <w:rtl w:val="0"/>
        </w:rPr>
        <w:t xml:space="preserve">Leagues nearing full capacity</w:t>
      </w:r>
    </w:p>
    <w:p w:rsidR="00000000" w:rsidDel="00000000" w:rsidP="00000000" w:rsidRDefault="00000000" w:rsidRPr="00000000" w14:paraId="000009EE">
      <w:pPr>
        <w:numPr>
          <w:ilvl w:val="2"/>
          <w:numId w:val="55"/>
        </w:numPr>
        <w:spacing w:after="0" w:afterAutospacing="0"/>
        <w:ind w:left="2160" w:hanging="360"/>
        <w:rPr>
          <w:u w:val="none"/>
        </w:rPr>
      </w:pPr>
      <w:r w:rsidDel="00000000" w:rsidR="00000000" w:rsidRPr="00000000">
        <w:rPr>
          <w:rtl w:val="0"/>
        </w:rPr>
        <w:t xml:space="preserve">Recently created leagues</w:t>
      </w:r>
    </w:p>
    <w:p w:rsidR="00000000" w:rsidDel="00000000" w:rsidP="00000000" w:rsidRDefault="00000000" w:rsidRPr="00000000" w14:paraId="000009EF">
      <w:pPr>
        <w:numPr>
          <w:ilvl w:val="2"/>
          <w:numId w:val="55"/>
        </w:numPr>
        <w:spacing w:after="0" w:afterAutospacing="0"/>
        <w:ind w:left="2160" w:hanging="360"/>
        <w:rPr>
          <w:u w:val="none"/>
        </w:rPr>
      </w:pPr>
      <w:r w:rsidDel="00000000" w:rsidR="00000000" w:rsidRPr="00000000">
        <w:rPr>
          <w:rtl w:val="0"/>
        </w:rPr>
        <w:t xml:space="preserve">Full leagues</w:t>
      </w:r>
      <w:commentRangeEnd w:id="67"/>
      <w:r w:rsidDel="00000000" w:rsidR="00000000" w:rsidRPr="00000000">
        <w:commentReference w:id="67"/>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9F0">
      <w:pPr>
        <w:numPr>
          <w:ilvl w:val="0"/>
          <w:numId w:val="55"/>
        </w:numPr>
        <w:spacing w:after="0" w:afterAutospacing="0"/>
        <w:ind w:left="720" w:hanging="360"/>
        <w:rPr>
          <w:b w:val="1"/>
          <w:bCs w:val="1"/>
        </w:rPr>
      </w:pPr>
      <w:r w:rsidDel="00000000" w:rsidR="00000000" w:rsidRPr="00000000">
        <w:rPr>
          <w:b w:val="1"/>
          <w:bCs w:val="1"/>
          <w:rtl w:val="0"/>
        </w:rPr>
        <w:t xml:space="preserve">Empty State</w:t>
      </w:r>
    </w:p>
    <w:p w:rsidR="00000000" w:rsidDel="00000000" w:rsidP="00000000" w:rsidRDefault="00000000" w:rsidRPr="00000000" w14:paraId="000009F1">
      <w:pPr>
        <w:numPr>
          <w:ilvl w:val="1"/>
          <w:numId w:val="55"/>
        </w:numPr>
        <w:spacing w:after="0" w:afterAutospacing="0"/>
        <w:ind w:left="1440" w:hanging="360"/>
        <w:rPr/>
      </w:pPr>
      <w:r w:rsidDel="00000000" w:rsidR="00000000" w:rsidRPr="00000000">
        <w:rPr>
          <w:rtl w:val="0"/>
        </w:rPr>
        <w:t xml:space="preserve">If no Public leagues exist, display : “No public leagues Available”</w:t>
      </w:r>
    </w:p>
    <w:p w:rsidR="00000000" w:rsidDel="00000000" w:rsidP="00000000" w:rsidRDefault="00000000" w:rsidRPr="00000000" w14:paraId="000009F2">
      <w:pPr>
        <w:numPr>
          <w:ilvl w:val="0"/>
          <w:numId w:val="55"/>
        </w:numPr>
        <w:spacing w:after="0" w:afterAutospacing="0"/>
        <w:ind w:left="720" w:hanging="360"/>
        <w:rPr>
          <w:b w:val="1"/>
          <w:bCs w:val="1"/>
        </w:rPr>
      </w:pPr>
      <w:r w:rsidDel="00000000" w:rsidR="00000000" w:rsidRPr="00000000">
        <w:rPr>
          <w:b w:val="1"/>
          <w:bCs w:val="1"/>
          <w:rtl w:val="0"/>
        </w:rPr>
        <w:t xml:space="preserve">Security Rules</w:t>
      </w:r>
    </w:p>
    <w:p w:rsidR="00000000" w:rsidDel="00000000" w:rsidP="00000000" w:rsidRDefault="00000000" w:rsidRPr="00000000" w14:paraId="000009F3">
      <w:pPr>
        <w:numPr>
          <w:ilvl w:val="1"/>
          <w:numId w:val="55"/>
        </w:numPr>
        <w:spacing w:after="0" w:afterAutospacing="0"/>
        <w:ind w:left="1440" w:hanging="360"/>
        <w:rPr/>
      </w:pPr>
      <w:r w:rsidDel="00000000" w:rsidR="00000000" w:rsidRPr="00000000">
        <w:rPr>
          <w:rtl w:val="0"/>
        </w:rPr>
        <w:t xml:space="preserve">Users must only be allowed to join a league if : </w:t>
      </w:r>
    </w:p>
    <w:p w:rsidR="00000000" w:rsidDel="00000000" w:rsidP="00000000" w:rsidRDefault="00000000" w:rsidRPr="00000000" w14:paraId="000009F4">
      <w:pPr>
        <w:numPr>
          <w:ilvl w:val="2"/>
          <w:numId w:val="55"/>
        </w:numPr>
        <w:spacing w:after="0" w:afterAutospacing="0"/>
        <w:ind w:left="2160" w:hanging="360"/>
        <w:rPr>
          <w:u w:val="none"/>
        </w:rPr>
      </w:pPr>
      <w:r w:rsidDel="00000000" w:rsidR="00000000" w:rsidRPr="00000000">
        <w:rPr>
          <w:rtl w:val="0"/>
        </w:rPr>
        <w:t xml:space="preserve">The league is public</w:t>
      </w:r>
    </w:p>
    <w:p w:rsidR="00000000" w:rsidDel="00000000" w:rsidP="00000000" w:rsidRDefault="00000000" w:rsidRPr="00000000" w14:paraId="000009F5">
      <w:pPr>
        <w:numPr>
          <w:ilvl w:val="2"/>
          <w:numId w:val="55"/>
        </w:numPr>
        <w:spacing w:after="0" w:afterAutospacing="0"/>
        <w:ind w:left="2160" w:hanging="360"/>
        <w:rPr>
          <w:u w:val="none"/>
        </w:rPr>
      </w:pPr>
      <w:r w:rsidDel="00000000" w:rsidR="00000000" w:rsidRPr="00000000">
        <w:rPr>
          <w:rtl w:val="0"/>
        </w:rPr>
        <w:t xml:space="preserve">The league has available slots</w:t>
      </w:r>
    </w:p>
    <w:p w:rsidR="00000000" w:rsidDel="00000000" w:rsidP="00000000" w:rsidRDefault="00000000" w:rsidRPr="00000000" w14:paraId="000009F6">
      <w:pPr>
        <w:numPr>
          <w:ilvl w:val="2"/>
          <w:numId w:val="55"/>
        </w:numPr>
        <w:spacing w:after="0" w:afterAutospacing="0"/>
        <w:ind w:left="2160" w:hanging="360"/>
        <w:rPr>
          <w:u w:val="none"/>
        </w:rPr>
      </w:pPr>
      <w:r w:rsidDel="00000000" w:rsidR="00000000" w:rsidRPr="00000000">
        <w:rPr>
          <w:rtl w:val="0"/>
        </w:rPr>
        <w:t xml:space="preserve">The season has not started </w:t>
      </w:r>
    </w:p>
    <w:p w:rsidR="00000000" w:rsidDel="00000000" w:rsidP="00000000" w:rsidRDefault="00000000" w:rsidRPr="00000000" w14:paraId="000009F7">
      <w:pPr>
        <w:numPr>
          <w:ilvl w:val="0"/>
          <w:numId w:val="55"/>
        </w:numPr>
        <w:spacing w:after="0" w:afterAutospacing="0"/>
        <w:ind w:left="720" w:hanging="360"/>
        <w:rPr>
          <w:b w:val="1"/>
          <w:bCs w:val="1"/>
        </w:rPr>
      </w:pPr>
      <w:r w:rsidDel="00000000" w:rsidR="00000000" w:rsidRPr="00000000">
        <w:rPr>
          <w:b w:val="1"/>
          <w:bCs w:val="1"/>
          <w:rtl w:val="0"/>
        </w:rPr>
        <w:t xml:space="preserve">Edge Cases</w:t>
      </w:r>
    </w:p>
    <w:p w:rsidR="00000000" w:rsidDel="00000000" w:rsidP="00000000" w:rsidRDefault="00000000" w:rsidRPr="00000000" w14:paraId="000009F8">
      <w:pPr>
        <w:numPr>
          <w:ilvl w:val="1"/>
          <w:numId w:val="55"/>
        </w:numPr>
        <w:spacing w:after="0" w:afterAutospacing="0"/>
        <w:ind w:left="1440" w:hanging="360"/>
        <w:rPr>
          <w:b w:val="1"/>
          <w:bCs w:val="1"/>
        </w:rPr>
      </w:pPr>
      <w:r w:rsidDel="00000000" w:rsidR="00000000" w:rsidRPr="00000000">
        <w:rPr>
          <w:b w:val="1"/>
          <w:bCs w:val="1"/>
          <w:rtl w:val="0"/>
        </w:rPr>
        <w:t xml:space="preserve">League becomes Full while joining</w:t>
      </w:r>
    </w:p>
    <w:p w:rsidR="00000000" w:rsidDel="00000000" w:rsidP="00000000" w:rsidRDefault="00000000" w:rsidRPr="00000000" w14:paraId="000009F9">
      <w:pPr>
        <w:numPr>
          <w:ilvl w:val="2"/>
          <w:numId w:val="55"/>
        </w:numPr>
        <w:spacing w:after="0" w:afterAutospacing="0"/>
        <w:ind w:left="2160" w:hanging="360"/>
        <w:rPr/>
      </w:pPr>
      <w:r w:rsidDel="00000000" w:rsidR="00000000" w:rsidRPr="00000000">
        <w:rPr>
          <w:rtl w:val="0"/>
        </w:rPr>
        <w:t xml:space="preserve">If a league becomes full during the join process, display : “This league is now full. Please join another league”.</w:t>
      </w:r>
    </w:p>
    <w:p w:rsidR="00000000" w:rsidDel="00000000" w:rsidP="00000000" w:rsidRDefault="00000000" w:rsidRPr="00000000" w14:paraId="000009FA">
      <w:pPr>
        <w:numPr>
          <w:ilvl w:val="1"/>
          <w:numId w:val="55"/>
        </w:numPr>
        <w:spacing w:after="0" w:afterAutospacing="0"/>
        <w:ind w:left="1440" w:hanging="360"/>
        <w:rPr>
          <w:b w:val="1"/>
          <w:bCs w:val="1"/>
        </w:rPr>
      </w:pPr>
      <w:r w:rsidDel="00000000" w:rsidR="00000000" w:rsidRPr="00000000">
        <w:rPr>
          <w:b w:val="1"/>
          <w:bCs w:val="1"/>
          <w:rtl w:val="0"/>
        </w:rPr>
        <w:t xml:space="preserve">User Already Joined League</w:t>
      </w:r>
    </w:p>
    <w:p w:rsidR="00000000" w:rsidDel="00000000" w:rsidP="00000000" w:rsidRDefault="00000000" w:rsidRPr="00000000" w14:paraId="000009FB">
      <w:pPr>
        <w:numPr>
          <w:ilvl w:val="2"/>
          <w:numId w:val="55"/>
        </w:numPr>
        <w:spacing w:after="0" w:afterAutospacing="0"/>
        <w:ind w:left="2160" w:hanging="360"/>
        <w:rPr/>
      </w:pPr>
      <w:r w:rsidDel="00000000" w:rsidR="00000000" w:rsidRPr="00000000">
        <w:rPr>
          <w:rtl w:val="0"/>
        </w:rPr>
        <w:t xml:space="preserve">If the user is already a member, the card must show : “Joined”.</w:t>
      </w:r>
    </w:p>
    <w:p w:rsidR="00000000" w:rsidDel="00000000" w:rsidP="00000000" w:rsidRDefault="00000000" w:rsidRPr="00000000" w14:paraId="000009FC">
      <w:pPr>
        <w:numPr>
          <w:ilvl w:val="2"/>
          <w:numId w:val="55"/>
        </w:numPr>
        <w:spacing w:after="0" w:afterAutospacing="0"/>
        <w:ind w:left="2160" w:hanging="360"/>
        <w:rPr>
          <w:u w:val="none"/>
        </w:rPr>
      </w:pPr>
      <w:r w:rsidDel="00000000" w:rsidR="00000000" w:rsidRPr="00000000">
        <w:rPr>
          <w:rtl w:val="0"/>
        </w:rPr>
        <w:t xml:space="preserve">The join button must be disabled.</w:t>
      </w:r>
    </w:p>
    <w:p w:rsidR="00000000" w:rsidDel="00000000" w:rsidP="00000000" w:rsidRDefault="00000000" w:rsidRPr="00000000" w14:paraId="000009FD">
      <w:pPr>
        <w:numPr>
          <w:ilvl w:val="1"/>
          <w:numId w:val="55"/>
        </w:numPr>
        <w:spacing w:after="0" w:afterAutospacing="0"/>
        <w:ind w:left="1440" w:hanging="360"/>
        <w:rPr>
          <w:b w:val="1"/>
          <w:bCs w:val="1"/>
        </w:rPr>
      </w:pPr>
      <w:r w:rsidDel="00000000" w:rsidR="00000000" w:rsidRPr="00000000">
        <w:rPr>
          <w:b w:val="1"/>
          <w:bCs w:val="1"/>
          <w:rtl w:val="0"/>
        </w:rPr>
        <w:t xml:space="preserve">Season already started</w:t>
      </w:r>
    </w:p>
    <w:p w:rsidR="00000000" w:rsidDel="00000000" w:rsidP="00000000" w:rsidRDefault="00000000" w:rsidRPr="00000000" w14:paraId="000009FE">
      <w:pPr>
        <w:numPr>
          <w:ilvl w:val="2"/>
          <w:numId w:val="55"/>
        </w:numPr>
        <w:ind w:left="2160" w:hanging="360"/>
      </w:pPr>
      <w:r w:rsidDel="00000000" w:rsidR="00000000" w:rsidRPr="00000000">
        <w:rPr>
          <w:rtl w:val="0"/>
        </w:rPr>
        <w:t xml:space="preserve">If a Public league has already started then, display : “Season Already Started”.</w:t>
      </w:r>
    </w:p>
    <w:p w:rsidR="00000000" w:rsidDel="00000000" w:rsidP="00000000" w:rsidRDefault="00000000" w:rsidRPr="00000000" w14:paraId="000009FF">
      <w:pPr>
        <w:pStyle w:val="Heading3"/>
        <w:rPr/>
      </w:pPr>
      <w:bookmarkStart w:colFirst="0" w:colLast="0" w:name="_qmgiqkq83k1l" w:id="62"/>
      <w:bookmarkEnd w:id="62"/>
      <w:r w:rsidDel="00000000" w:rsidR="00000000" w:rsidRPr="00000000">
        <w:rPr>
          <w:rtl w:val="0"/>
        </w:rPr>
      </w:r>
    </w:p>
    <w:p w:rsidR="00000000" w:rsidDel="00000000" w:rsidP="00000000" w:rsidRDefault="00000000" w:rsidRPr="00000000" w14:paraId="00000A00">
      <w:pPr>
        <w:pStyle w:val="Heading3"/>
        <w:rPr/>
      </w:pPr>
      <w:bookmarkStart w:colFirst="0" w:colLast="0" w:name="_luc869mi0mij" w:id="63"/>
      <w:bookmarkEnd w:id="63"/>
      <w:r w:rsidDel="00000000" w:rsidR="00000000" w:rsidRPr="00000000">
        <w:rPr>
          <w:rtl w:val="0"/>
        </w:rPr>
        <w:t xml:space="preserve">User story -1.5 Leagues - “Invitations” Category</w:t>
      </w:r>
    </w:p>
    <w:p w:rsidR="00000000" w:rsidDel="00000000" w:rsidP="00000000" w:rsidRDefault="00000000" w:rsidRPr="00000000" w14:paraId="00000A01">
      <w:pPr>
        <w:ind w:left="0" w:firstLine="0"/>
        <w:rPr/>
      </w:pPr>
      <w:r w:rsidDel="00000000" w:rsidR="00000000" w:rsidRPr="00000000">
        <w:rPr>
          <w:rtl w:val="0"/>
        </w:rPr>
        <w:t xml:space="preserve">As a User, I want to view all Private </w:t>
      </w:r>
      <w:r w:rsidDel="00000000" w:rsidR="00000000" w:rsidRPr="00000000">
        <w:rPr>
          <w:b w:val="1"/>
          <w:bCs w:val="1"/>
          <w:rtl w:val="0"/>
        </w:rPr>
        <w:t xml:space="preserve">league invitations I have received</w:t>
      </w:r>
      <w:r w:rsidDel="00000000" w:rsidR="00000000" w:rsidRPr="00000000">
        <w:rPr>
          <w:rtl w:val="0"/>
        </w:rPr>
        <w:t xml:space="preserve"> under the </w:t>
      </w:r>
      <w:r w:rsidDel="00000000" w:rsidR="00000000" w:rsidRPr="00000000">
        <w:rPr>
          <w:b w:val="1"/>
          <w:bCs w:val="1"/>
          <w:rtl w:val="0"/>
        </w:rPr>
        <w:t xml:space="preserve">“Invitations”</w:t>
      </w:r>
      <w:r w:rsidDel="00000000" w:rsidR="00000000" w:rsidRPr="00000000">
        <w:rPr>
          <w:rtl w:val="0"/>
        </w:rPr>
        <w:t xml:space="preserve"> category on the Leagues so that I can review the league details and choose to </w:t>
      </w:r>
      <w:r w:rsidDel="00000000" w:rsidR="00000000" w:rsidRPr="00000000">
        <w:rPr>
          <w:b w:val="1"/>
          <w:bCs w:val="1"/>
          <w:rtl w:val="0"/>
        </w:rPr>
        <w:t xml:space="preserve">accept or decline the invitation</w:t>
      </w:r>
      <w:r w:rsidDel="00000000" w:rsidR="00000000" w:rsidRPr="00000000">
        <w:rPr>
          <w:rtl w:val="0"/>
        </w:rPr>
        <w:t xml:space="preserve">.</w:t>
      </w:r>
    </w:p>
    <w:p w:rsidR="00000000" w:rsidDel="00000000" w:rsidP="00000000" w:rsidRDefault="00000000" w:rsidRPr="00000000" w14:paraId="00000A02">
      <w:pPr>
        <w:ind w:left="0" w:firstLine="0"/>
        <w:rPr>
          <w:b w:val="1"/>
          <w:bCs w:val="1"/>
        </w:rPr>
      </w:pPr>
      <w:r w:rsidDel="00000000" w:rsidR="00000000" w:rsidRPr="00000000">
        <w:rPr>
          <w:b w:val="1"/>
          <w:bCs w:val="1"/>
          <w:rtl w:val="0"/>
        </w:rPr>
        <w:t xml:space="preserve">Acceptance Criteria :</w:t>
      </w:r>
    </w:p>
    <w:p w:rsidR="00000000" w:rsidDel="00000000" w:rsidP="00000000" w:rsidRDefault="00000000" w:rsidRPr="00000000" w14:paraId="00000A03">
      <w:pPr>
        <w:numPr>
          <w:ilvl w:val="0"/>
          <w:numId w:val="94"/>
        </w:numPr>
        <w:spacing w:after="0" w:afterAutospacing="0"/>
        <w:ind w:left="720" w:hanging="360"/>
        <w:rPr>
          <w:u w:val="none"/>
        </w:rPr>
      </w:pPr>
      <w:r w:rsidDel="00000000" w:rsidR="00000000" w:rsidRPr="00000000">
        <w:rPr>
          <w:b w:val="1"/>
          <w:bCs w:val="1"/>
          <w:rtl w:val="0"/>
        </w:rPr>
        <w:t xml:space="preserve">Preconditions </w:t>
      </w:r>
    </w:p>
    <w:p w:rsidR="00000000" w:rsidDel="00000000" w:rsidP="00000000" w:rsidRDefault="00000000" w:rsidRPr="00000000" w14:paraId="00000A04">
      <w:pPr>
        <w:numPr>
          <w:ilvl w:val="1"/>
          <w:numId w:val="94"/>
        </w:numPr>
        <w:spacing w:after="0" w:afterAutospacing="0"/>
        <w:ind w:left="1440" w:hanging="360"/>
        <w:rPr/>
      </w:pPr>
      <w:r w:rsidDel="00000000" w:rsidR="00000000" w:rsidRPr="00000000">
        <w:rPr>
          <w:rtl w:val="0"/>
        </w:rPr>
        <w:t xml:space="preserve">Users must be logged in.</w:t>
      </w:r>
    </w:p>
    <w:p w:rsidR="00000000" w:rsidDel="00000000" w:rsidP="00000000" w:rsidRDefault="00000000" w:rsidRPr="00000000" w14:paraId="00000A05">
      <w:pPr>
        <w:numPr>
          <w:ilvl w:val="1"/>
          <w:numId w:val="94"/>
        </w:numPr>
        <w:spacing w:after="0" w:afterAutospacing="0"/>
        <w:ind w:left="1440" w:hanging="360"/>
        <w:rPr/>
      </w:pPr>
      <w:r w:rsidDel="00000000" w:rsidR="00000000" w:rsidRPr="00000000">
        <w:rPr>
          <w:rtl w:val="0"/>
        </w:rPr>
        <w:t xml:space="preserve">Users must have received at least one Private league invitation OR the system must display an empty state.</w:t>
      </w:r>
    </w:p>
    <w:p w:rsidR="00000000" w:rsidDel="00000000" w:rsidP="00000000" w:rsidRDefault="00000000" w:rsidRPr="00000000" w14:paraId="00000A06">
      <w:pPr>
        <w:numPr>
          <w:ilvl w:val="0"/>
          <w:numId w:val="94"/>
        </w:numPr>
        <w:spacing w:after="0" w:afterAutospacing="0"/>
        <w:ind w:left="720" w:hanging="360"/>
        <w:rPr>
          <w:b w:val="1"/>
          <w:bCs w:val="1"/>
          <w:u w:val="none"/>
        </w:rPr>
      </w:pPr>
      <w:r w:rsidDel="00000000" w:rsidR="00000000" w:rsidRPr="00000000">
        <w:rPr>
          <w:b w:val="1"/>
          <w:bCs w:val="1"/>
          <w:rtl w:val="0"/>
        </w:rPr>
        <w:t xml:space="preserve">Category Selection</w:t>
      </w:r>
    </w:p>
    <w:p w:rsidR="00000000" w:rsidDel="00000000" w:rsidP="00000000" w:rsidRDefault="00000000" w:rsidRPr="00000000" w14:paraId="00000A07">
      <w:pPr>
        <w:numPr>
          <w:ilvl w:val="1"/>
          <w:numId w:val="94"/>
        </w:numPr>
        <w:spacing w:after="0" w:afterAutospacing="0"/>
        <w:ind w:left="1440" w:hanging="360"/>
        <w:rPr/>
      </w:pPr>
      <w:r w:rsidDel="00000000" w:rsidR="00000000" w:rsidRPr="00000000">
        <w:rPr>
          <w:rtl w:val="0"/>
        </w:rPr>
        <w:t xml:space="preserve">When the user selects Invitations: </w:t>
      </w:r>
    </w:p>
    <w:p w:rsidR="00000000" w:rsidDel="00000000" w:rsidP="00000000" w:rsidRDefault="00000000" w:rsidRPr="00000000" w14:paraId="00000A08">
      <w:pPr>
        <w:numPr>
          <w:ilvl w:val="2"/>
          <w:numId w:val="94"/>
        </w:numPr>
        <w:spacing w:after="0" w:afterAutospacing="0"/>
        <w:ind w:left="2160" w:hanging="360"/>
        <w:rPr>
          <w:u w:val="none"/>
        </w:rPr>
      </w:pPr>
      <w:r w:rsidDel="00000000" w:rsidR="00000000" w:rsidRPr="00000000">
        <w:rPr>
          <w:rtl w:val="0"/>
        </w:rPr>
        <w:t xml:space="preserve">The category must be visually highlighted.</w:t>
      </w:r>
    </w:p>
    <w:p w:rsidR="00000000" w:rsidDel="00000000" w:rsidP="00000000" w:rsidRDefault="00000000" w:rsidRPr="00000000" w14:paraId="00000A09">
      <w:pPr>
        <w:numPr>
          <w:ilvl w:val="2"/>
          <w:numId w:val="94"/>
        </w:numPr>
        <w:spacing w:after="0" w:afterAutospacing="0"/>
        <w:ind w:left="2160" w:hanging="360"/>
        <w:rPr>
          <w:u w:val="none"/>
        </w:rPr>
      </w:pPr>
      <w:r w:rsidDel="00000000" w:rsidR="00000000" w:rsidRPr="00000000">
        <w:rPr>
          <w:rtl w:val="0"/>
        </w:rPr>
        <w:t xml:space="preserve">The dashboard must display all league invitations received by the user.</w:t>
      </w:r>
    </w:p>
    <w:p w:rsidR="00000000" w:rsidDel="00000000" w:rsidP="00000000" w:rsidRDefault="00000000" w:rsidRPr="00000000" w14:paraId="00000A0A">
      <w:pPr>
        <w:numPr>
          <w:ilvl w:val="0"/>
          <w:numId w:val="94"/>
        </w:numPr>
        <w:spacing w:after="0" w:afterAutospacing="0"/>
        <w:ind w:left="720" w:hanging="360"/>
        <w:rPr>
          <w:b w:val="1"/>
          <w:bCs w:val="1"/>
        </w:rPr>
      </w:pPr>
      <w:r w:rsidDel="00000000" w:rsidR="00000000" w:rsidRPr="00000000">
        <w:rPr>
          <w:b w:val="1"/>
          <w:bCs w:val="1"/>
          <w:rtl w:val="0"/>
        </w:rPr>
        <w:t xml:space="preserve">Invitation card display </w:t>
      </w:r>
    </w:p>
    <w:p w:rsidR="00000000" w:rsidDel="00000000" w:rsidP="00000000" w:rsidRDefault="00000000" w:rsidRPr="00000000" w14:paraId="00000A0B">
      <w:pPr>
        <w:numPr>
          <w:ilvl w:val="1"/>
          <w:numId w:val="94"/>
        </w:numPr>
        <w:spacing w:after="0" w:afterAutospacing="0"/>
        <w:ind w:left="1440" w:hanging="360"/>
        <w:rPr/>
      </w:pPr>
      <w:r w:rsidDel="00000000" w:rsidR="00000000" w:rsidRPr="00000000">
        <w:rPr>
          <w:rtl w:val="0"/>
        </w:rPr>
        <w:t xml:space="preserve">Each invitation must appear as an Invitation Card.</w:t>
      </w:r>
    </w:p>
    <w:p w:rsidR="00000000" w:rsidDel="00000000" w:rsidP="00000000" w:rsidRDefault="00000000" w:rsidRPr="00000000" w14:paraId="00000A0C">
      <w:pPr>
        <w:numPr>
          <w:ilvl w:val="1"/>
          <w:numId w:val="94"/>
        </w:numPr>
        <w:ind w:left="1440" w:hanging="360"/>
        <w:rPr>
          <w:u w:val="none"/>
        </w:rPr>
      </w:pPr>
      <w:r w:rsidDel="00000000" w:rsidR="00000000" w:rsidRPr="00000000">
        <w:rPr>
          <w:rtl w:val="0"/>
        </w:rPr>
        <w:t xml:space="preserve">Each card  must display the following details : </w:t>
      </w:r>
    </w:p>
    <w:tbl>
      <w:tblPr>
        <w:tblStyle w:val="Table37"/>
        <w:tblpPr w:leftFromText="180" w:rightFromText="180" w:topFromText="180" w:bottomFromText="180" w:vertAnchor="text" w:horzAnchor="text" w:tblpX="1095" w:tblpY="0"/>
        <w:tblW w:w="7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4365"/>
        <w:tblGridChange w:id="0">
          <w:tblGrid>
            <w:gridCol w:w="2655"/>
            <w:gridCol w:w="4365"/>
          </w:tblGrid>
        </w:tblGridChange>
      </w:tblGrid>
      <w:tr>
        <w:trPr>
          <w:cantSplit w:val="0"/>
          <w:tblHeader w:val="0"/>
        </w:trPr>
        <w:tc>
          <w:tcPr/>
          <w:p w:rsidR="00000000" w:rsidDel="00000000" w:rsidP="00000000" w:rsidRDefault="00000000" w:rsidRPr="00000000" w14:paraId="00000A0D">
            <w:pPr>
              <w:widowControl w:val="0"/>
              <w:spacing w:after="0" w:line="240" w:lineRule="auto"/>
              <w:jc w:val="cente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A0E">
            <w:pPr>
              <w:widowControl w:val="0"/>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A0F">
            <w:pPr>
              <w:widowControl w:val="0"/>
              <w:spacing w:after="0" w:line="240" w:lineRule="auto"/>
              <w:rPr/>
            </w:pPr>
            <w:r w:rsidDel="00000000" w:rsidR="00000000" w:rsidRPr="00000000">
              <w:rPr>
                <w:rtl w:val="0"/>
              </w:rPr>
              <w:t xml:space="preserve">League Name</w:t>
            </w:r>
          </w:p>
        </w:tc>
        <w:tc>
          <w:tcPr/>
          <w:p w:rsidR="00000000" w:rsidDel="00000000" w:rsidP="00000000" w:rsidRDefault="00000000" w:rsidRPr="00000000" w14:paraId="00000A10">
            <w:pPr>
              <w:widowControl w:val="0"/>
              <w:spacing w:after="0" w:line="240" w:lineRule="auto"/>
              <w:rPr/>
            </w:pPr>
            <w:r w:rsidDel="00000000" w:rsidR="00000000" w:rsidRPr="00000000">
              <w:rPr>
                <w:rtl w:val="0"/>
              </w:rPr>
              <w:t xml:space="preserve">Name of the Private League</w:t>
            </w:r>
          </w:p>
        </w:tc>
      </w:tr>
      <w:tr>
        <w:trPr>
          <w:cantSplit w:val="0"/>
          <w:tblHeader w:val="0"/>
        </w:trPr>
        <w:tc>
          <w:tcPr/>
          <w:p w:rsidR="00000000" w:rsidDel="00000000" w:rsidP="00000000" w:rsidRDefault="00000000" w:rsidRPr="00000000" w14:paraId="00000A11">
            <w:pPr>
              <w:widowControl w:val="0"/>
              <w:spacing w:after="0" w:line="240" w:lineRule="auto"/>
              <w:rPr/>
            </w:pPr>
            <w:r w:rsidDel="00000000" w:rsidR="00000000" w:rsidRPr="00000000">
              <w:rPr>
                <w:rtl w:val="0"/>
              </w:rPr>
              <w:t xml:space="preserve">Invited By</w:t>
            </w:r>
          </w:p>
        </w:tc>
        <w:tc>
          <w:tcPr/>
          <w:p w:rsidR="00000000" w:rsidDel="00000000" w:rsidP="00000000" w:rsidRDefault="00000000" w:rsidRPr="00000000" w14:paraId="00000A12">
            <w:pPr>
              <w:widowControl w:val="0"/>
              <w:spacing w:after="0" w:line="240" w:lineRule="auto"/>
              <w:rPr/>
            </w:pPr>
            <w:r w:rsidDel="00000000" w:rsidR="00000000" w:rsidRPr="00000000">
              <w:rPr>
                <w:rtl w:val="0"/>
              </w:rPr>
              <w:t xml:space="preserve">Name of the user who sent the invitation</w:t>
            </w:r>
          </w:p>
        </w:tc>
      </w:tr>
      <w:tr>
        <w:trPr>
          <w:cantSplit w:val="0"/>
          <w:tblHeader w:val="0"/>
        </w:trPr>
        <w:tc>
          <w:tcPr/>
          <w:p w:rsidR="00000000" w:rsidDel="00000000" w:rsidP="00000000" w:rsidRDefault="00000000" w:rsidRPr="00000000" w14:paraId="00000A13">
            <w:pPr>
              <w:widowControl w:val="0"/>
              <w:spacing w:after="0" w:line="240" w:lineRule="auto"/>
              <w:rPr/>
            </w:pPr>
            <w:r w:rsidDel="00000000" w:rsidR="00000000" w:rsidRPr="00000000">
              <w:rPr>
                <w:rtl w:val="0"/>
              </w:rPr>
              <w:t xml:space="preserve">League Type</w:t>
            </w:r>
          </w:p>
        </w:tc>
        <w:tc>
          <w:tcPr/>
          <w:p w:rsidR="00000000" w:rsidDel="00000000" w:rsidP="00000000" w:rsidRDefault="00000000" w:rsidRPr="00000000" w14:paraId="00000A14">
            <w:pPr>
              <w:widowControl w:val="0"/>
              <w:spacing w:after="0" w:line="240" w:lineRule="auto"/>
              <w:rPr/>
            </w:pPr>
            <w:r w:rsidDel="00000000" w:rsidR="00000000" w:rsidRPr="00000000">
              <w:rPr>
                <w:rtl w:val="0"/>
              </w:rPr>
              <w:t xml:space="preserve">Private </w:t>
            </w:r>
          </w:p>
        </w:tc>
      </w:tr>
      <w:tr>
        <w:trPr>
          <w:cantSplit w:val="0"/>
          <w:tblHeader w:val="0"/>
        </w:trPr>
        <w:tc>
          <w:tcPr/>
          <w:p w:rsidR="00000000" w:rsidDel="00000000" w:rsidP="00000000" w:rsidRDefault="00000000" w:rsidRPr="00000000" w14:paraId="00000A15">
            <w:pPr>
              <w:widowControl w:val="0"/>
              <w:spacing w:after="0" w:line="240" w:lineRule="auto"/>
              <w:rPr/>
            </w:pPr>
            <w:r w:rsidDel="00000000" w:rsidR="00000000" w:rsidRPr="00000000">
              <w:rPr>
                <w:rtl w:val="0"/>
              </w:rPr>
              <w:t xml:space="preserve">League Size</w:t>
            </w:r>
          </w:p>
        </w:tc>
        <w:tc>
          <w:tcPr/>
          <w:p w:rsidR="00000000" w:rsidDel="00000000" w:rsidP="00000000" w:rsidRDefault="00000000" w:rsidRPr="00000000" w14:paraId="00000A16">
            <w:pPr>
              <w:widowControl w:val="0"/>
              <w:spacing w:after="0" w:line="240" w:lineRule="auto"/>
              <w:rPr/>
            </w:pPr>
            <w:r w:rsidDel="00000000" w:rsidR="00000000" w:rsidRPr="00000000">
              <w:rPr>
                <w:rtl w:val="0"/>
              </w:rPr>
              <w:t xml:space="preserve">Maximum Participants</w:t>
            </w:r>
          </w:p>
        </w:tc>
      </w:tr>
      <w:tr>
        <w:trPr>
          <w:cantSplit w:val="0"/>
          <w:tblHeader w:val="0"/>
        </w:trPr>
        <w:tc>
          <w:tcPr/>
          <w:p w:rsidR="00000000" w:rsidDel="00000000" w:rsidP="00000000" w:rsidRDefault="00000000" w:rsidRPr="00000000" w14:paraId="00000A17">
            <w:pPr>
              <w:widowControl w:val="0"/>
              <w:spacing w:after="0" w:line="240" w:lineRule="auto"/>
              <w:rPr/>
            </w:pPr>
            <w:r w:rsidDel="00000000" w:rsidR="00000000" w:rsidRPr="00000000">
              <w:rPr>
                <w:rtl w:val="0"/>
              </w:rPr>
              <w:t xml:space="preserve">Current Members</w:t>
            </w:r>
          </w:p>
        </w:tc>
        <w:tc>
          <w:tcPr/>
          <w:p w:rsidR="00000000" w:rsidDel="00000000" w:rsidP="00000000" w:rsidRDefault="00000000" w:rsidRPr="00000000" w14:paraId="00000A18">
            <w:pPr>
              <w:widowControl w:val="0"/>
              <w:spacing w:after="0" w:line="240" w:lineRule="auto"/>
              <w:rPr/>
            </w:pPr>
            <w:r w:rsidDel="00000000" w:rsidR="00000000" w:rsidRPr="00000000">
              <w:rPr>
                <w:rtl w:val="0"/>
              </w:rPr>
              <w:t xml:space="preserve">Example : 7/12 Teams </w:t>
            </w:r>
          </w:p>
        </w:tc>
      </w:tr>
      <w:tr>
        <w:trPr>
          <w:cantSplit w:val="0"/>
          <w:tblHeader w:val="0"/>
        </w:trPr>
        <w:tc>
          <w:tcPr/>
          <w:p w:rsidR="00000000" w:rsidDel="00000000" w:rsidP="00000000" w:rsidRDefault="00000000" w:rsidRPr="00000000" w14:paraId="00000A19">
            <w:pPr>
              <w:widowControl w:val="0"/>
              <w:spacing w:after="0" w:line="240" w:lineRule="auto"/>
              <w:rPr/>
            </w:pPr>
            <w:r w:rsidDel="00000000" w:rsidR="00000000" w:rsidRPr="00000000">
              <w:rPr>
                <w:rtl w:val="0"/>
              </w:rPr>
              <w:t xml:space="preserve">Invitation Date</w:t>
            </w:r>
          </w:p>
        </w:tc>
        <w:tc>
          <w:tcPr/>
          <w:p w:rsidR="00000000" w:rsidDel="00000000" w:rsidP="00000000" w:rsidRDefault="00000000" w:rsidRPr="00000000" w14:paraId="00000A1A">
            <w:pPr>
              <w:widowControl w:val="0"/>
              <w:spacing w:after="0" w:line="240" w:lineRule="auto"/>
              <w:rPr/>
            </w:pPr>
            <w:r w:rsidDel="00000000" w:rsidR="00000000" w:rsidRPr="00000000">
              <w:rPr>
                <w:rtl w:val="0"/>
              </w:rPr>
              <w:t xml:space="preserve">When Invitation was sent</w:t>
            </w:r>
          </w:p>
        </w:tc>
      </w:tr>
      <w:tr>
        <w:trPr>
          <w:cantSplit w:val="0"/>
          <w:tblHeader w:val="0"/>
        </w:trPr>
        <w:tc>
          <w:tcPr/>
          <w:p w:rsidR="00000000" w:rsidDel="00000000" w:rsidP="00000000" w:rsidRDefault="00000000" w:rsidRPr="00000000" w14:paraId="00000A1B">
            <w:pPr>
              <w:widowControl w:val="0"/>
              <w:spacing w:after="0" w:line="240" w:lineRule="auto"/>
              <w:rPr/>
            </w:pPr>
            <w:r w:rsidDel="00000000" w:rsidR="00000000" w:rsidRPr="00000000">
              <w:rPr>
                <w:rtl w:val="0"/>
              </w:rPr>
              <w:t xml:space="preserve">Starting allocation</w:t>
            </w:r>
          </w:p>
        </w:tc>
        <w:tc>
          <w:tcPr/>
          <w:p w:rsidR="00000000" w:rsidDel="00000000" w:rsidP="00000000" w:rsidRDefault="00000000" w:rsidRPr="00000000" w14:paraId="00000A1C">
            <w:pPr>
              <w:widowControl w:val="0"/>
              <w:spacing w:after="0" w:line="240" w:lineRule="auto"/>
              <w:rPr/>
            </w:pPr>
            <w:r w:rsidDel="00000000" w:rsidR="00000000" w:rsidRPr="00000000">
              <w:rPr>
                <w:rtl w:val="0"/>
              </w:rPr>
              <w:t xml:space="preserve">Credits (e.g., $ 2000 )</w:t>
            </w:r>
          </w:p>
        </w:tc>
      </w:tr>
    </w:tbl>
    <w:p w:rsidR="00000000" w:rsidDel="00000000" w:rsidP="00000000" w:rsidRDefault="00000000" w:rsidRPr="00000000" w14:paraId="00000A1D">
      <w:pPr>
        <w:numPr>
          <w:ilvl w:val="0"/>
          <w:numId w:val="94"/>
        </w:numPr>
        <w:spacing w:after="0" w:afterAutospacing="0"/>
        <w:ind w:left="720" w:hanging="360"/>
        <w:rPr>
          <w:b w:val="1"/>
          <w:bCs w:val="1"/>
        </w:rPr>
      </w:pPr>
      <w:r w:rsidDel="00000000" w:rsidR="00000000" w:rsidRPr="00000000">
        <w:rPr>
          <w:b w:val="1"/>
          <w:bCs w:val="1"/>
          <w:rtl w:val="0"/>
        </w:rPr>
        <w:t xml:space="preserve">Invitation Actions</w:t>
      </w:r>
    </w:p>
    <w:p w:rsidR="00000000" w:rsidDel="00000000" w:rsidP="00000000" w:rsidRDefault="00000000" w:rsidRPr="00000000" w14:paraId="00000A1E">
      <w:pPr>
        <w:numPr>
          <w:ilvl w:val="1"/>
          <w:numId w:val="94"/>
        </w:numPr>
        <w:spacing w:after="0" w:afterAutospacing="0"/>
        <w:ind w:left="1440" w:hanging="360"/>
        <w:rPr/>
      </w:pPr>
      <w:r w:rsidDel="00000000" w:rsidR="00000000" w:rsidRPr="00000000">
        <w:rPr>
          <w:rtl w:val="0"/>
        </w:rPr>
        <w:t xml:space="preserve">Each invitation card must display two action buttons : </w:t>
      </w:r>
    </w:p>
    <w:p w:rsidR="00000000" w:rsidDel="00000000" w:rsidP="00000000" w:rsidRDefault="00000000" w:rsidRPr="00000000" w14:paraId="00000A1F">
      <w:pPr>
        <w:numPr>
          <w:ilvl w:val="2"/>
          <w:numId w:val="94"/>
        </w:numPr>
        <w:spacing w:after="0" w:afterAutospacing="0"/>
        <w:ind w:left="2160" w:hanging="360"/>
        <w:rPr>
          <w:u w:val="none"/>
        </w:rPr>
      </w:pPr>
      <w:r w:rsidDel="00000000" w:rsidR="00000000" w:rsidRPr="00000000">
        <w:rPr>
          <w:rtl w:val="0"/>
        </w:rPr>
        <w:t xml:space="preserve">[Accept]  [Decline]</w:t>
      </w:r>
    </w:p>
    <w:p w:rsidR="00000000" w:rsidDel="00000000" w:rsidP="00000000" w:rsidRDefault="00000000" w:rsidRPr="00000000" w14:paraId="00000A20">
      <w:pPr>
        <w:numPr>
          <w:ilvl w:val="0"/>
          <w:numId w:val="94"/>
        </w:numPr>
        <w:spacing w:after="0" w:afterAutospacing="0"/>
        <w:ind w:left="720" w:hanging="360"/>
        <w:rPr>
          <w:b w:val="1"/>
          <w:bCs w:val="1"/>
        </w:rPr>
      </w:pPr>
      <w:r w:rsidDel="00000000" w:rsidR="00000000" w:rsidRPr="00000000">
        <w:rPr>
          <w:b w:val="1"/>
          <w:bCs w:val="1"/>
          <w:rtl w:val="0"/>
        </w:rPr>
        <w:t xml:space="preserve">Accept Invitation</w:t>
      </w:r>
    </w:p>
    <w:p w:rsidR="00000000" w:rsidDel="00000000" w:rsidP="00000000" w:rsidRDefault="00000000" w:rsidRPr="00000000" w14:paraId="00000A21">
      <w:pPr>
        <w:numPr>
          <w:ilvl w:val="1"/>
          <w:numId w:val="94"/>
        </w:numPr>
        <w:spacing w:after="0" w:afterAutospacing="0"/>
        <w:ind w:left="1440" w:hanging="360"/>
        <w:rPr/>
      </w:pPr>
      <w:r w:rsidDel="00000000" w:rsidR="00000000" w:rsidRPr="00000000">
        <w:rPr>
          <w:rtl w:val="0"/>
        </w:rPr>
        <w:t xml:space="preserve">When the user clicks Accept, system must : </w:t>
      </w:r>
    </w:p>
    <w:p w:rsidR="00000000" w:rsidDel="00000000" w:rsidP="00000000" w:rsidRDefault="00000000" w:rsidRPr="00000000" w14:paraId="00000A22">
      <w:pPr>
        <w:numPr>
          <w:ilvl w:val="2"/>
          <w:numId w:val="94"/>
        </w:numPr>
        <w:spacing w:after="0" w:afterAutospacing="0"/>
        <w:ind w:left="2160" w:hanging="360"/>
      </w:pPr>
      <w:r w:rsidDel="00000000" w:rsidR="00000000" w:rsidRPr="00000000">
        <w:rPr>
          <w:rtl w:val="0"/>
        </w:rPr>
        <w:t xml:space="preserve">Verify league availability.</w:t>
      </w:r>
    </w:p>
    <w:p w:rsidR="00000000" w:rsidDel="00000000" w:rsidP="00000000" w:rsidRDefault="00000000" w:rsidRPr="00000000" w14:paraId="00000A23">
      <w:pPr>
        <w:numPr>
          <w:ilvl w:val="2"/>
          <w:numId w:val="94"/>
        </w:numPr>
        <w:spacing w:after="0" w:afterAutospacing="0"/>
        <w:ind w:left="2160" w:hanging="360"/>
        <w:rPr>
          <w:u w:val="none"/>
        </w:rPr>
      </w:pPr>
      <w:r w:rsidDel="00000000" w:rsidR="00000000" w:rsidRPr="00000000">
        <w:rPr>
          <w:rtl w:val="0"/>
        </w:rPr>
        <w:t xml:space="preserve">The system must raise/send an Approval request to the Commissioner/Co-commissioner of the league.</w:t>
      </w:r>
    </w:p>
    <w:p w:rsidR="00000000" w:rsidDel="00000000" w:rsidP="00000000" w:rsidRDefault="00000000" w:rsidRPr="00000000" w14:paraId="00000A24">
      <w:pPr>
        <w:numPr>
          <w:ilvl w:val="2"/>
          <w:numId w:val="94"/>
        </w:numPr>
        <w:spacing w:after="0" w:afterAutospacing="0"/>
        <w:ind w:left="2160" w:hanging="360"/>
        <w:rPr>
          <w:u w:val="none"/>
        </w:rPr>
      </w:pPr>
      <w:r w:rsidDel="00000000" w:rsidR="00000000" w:rsidRPr="00000000">
        <w:rPr>
          <w:rtl w:val="0"/>
        </w:rPr>
        <w:t xml:space="preserve">Once the Commissioner/Co-Commissioner approves the joining request then, system must : </w:t>
      </w:r>
    </w:p>
    <w:p w:rsidR="00000000" w:rsidDel="00000000" w:rsidP="00000000" w:rsidRDefault="00000000" w:rsidRPr="00000000" w14:paraId="00000A25">
      <w:pPr>
        <w:numPr>
          <w:ilvl w:val="3"/>
          <w:numId w:val="94"/>
        </w:numPr>
        <w:spacing w:after="0" w:afterAutospacing="0"/>
        <w:ind w:left="2880" w:hanging="360"/>
      </w:pPr>
      <w:r w:rsidDel="00000000" w:rsidR="00000000" w:rsidRPr="00000000">
        <w:rPr>
          <w:rtl w:val="0"/>
        </w:rPr>
        <w:t xml:space="preserve">Add the user to the league.</w:t>
      </w:r>
    </w:p>
    <w:p w:rsidR="00000000" w:rsidDel="00000000" w:rsidP="00000000" w:rsidRDefault="00000000" w:rsidRPr="00000000" w14:paraId="00000A26">
      <w:pPr>
        <w:numPr>
          <w:ilvl w:val="3"/>
          <w:numId w:val="94"/>
        </w:numPr>
        <w:spacing w:after="0" w:afterAutospacing="0"/>
        <w:ind w:left="2880" w:hanging="360"/>
      </w:pPr>
      <w:r w:rsidDel="00000000" w:rsidR="00000000" w:rsidRPr="00000000">
        <w:rPr>
          <w:rtl w:val="0"/>
        </w:rPr>
        <w:t xml:space="preserve">Update the participant count.</w:t>
      </w:r>
    </w:p>
    <w:p w:rsidR="00000000" w:rsidDel="00000000" w:rsidP="00000000" w:rsidRDefault="00000000" w:rsidRPr="00000000" w14:paraId="00000A27">
      <w:pPr>
        <w:numPr>
          <w:ilvl w:val="3"/>
          <w:numId w:val="94"/>
        </w:numPr>
        <w:spacing w:after="0" w:afterAutospacing="0"/>
        <w:ind w:left="2880" w:hanging="360"/>
      </w:pPr>
      <w:r w:rsidDel="00000000" w:rsidR="00000000" w:rsidRPr="00000000">
        <w:rPr>
          <w:rtl w:val="0"/>
        </w:rPr>
        <w:t xml:space="preserve">Move the league to </w:t>
      </w:r>
      <w:r w:rsidDel="00000000" w:rsidR="00000000" w:rsidRPr="00000000">
        <w:rPr>
          <w:b w:val="1"/>
          <w:bCs w:val="1"/>
          <w:rtl w:val="0"/>
        </w:rPr>
        <w:t xml:space="preserve">My Leagues</w:t>
      </w:r>
      <w:r w:rsidDel="00000000" w:rsidR="00000000" w:rsidRPr="00000000">
        <w:rPr>
          <w:rtl w:val="0"/>
        </w:rPr>
        <w:t xml:space="preserve">.</w:t>
      </w:r>
    </w:p>
    <w:p w:rsidR="00000000" w:rsidDel="00000000" w:rsidP="00000000" w:rsidRDefault="00000000" w:rsidRPr="00000000" w14:paraId="00000A28">
      <w:pPr>
        <w:numPr>
          <w:ilvl w:val="2"/>
          <w:numId w:val="94"/>
        </w:numPr>
        <w:spacing w:after="0" w:afterAutospacing="0"/>
        <w:ind w:left="2160" w:hanging="360"/>
        <w:rPr>
          <w:u w:val="none"/>
        </w:rPr>
      </w:pPr>
      <w:r w:rsidDel="00000000" w:rsidR="00000000" w:rsidRPr="00000000">
        <w:rPr>
          <w:rtl w:val="0"/>
        </w:rPr>
        <w:t xml:space="preserve">If the Commissioner/Co-commissioner declines the joining request then, the system should Remove the request &amp; Notify the user that their request was declined.</w:t>
      </w:r>
    </w:p>
    <w:p w:rsidR="00000000" w:rsidDel="00000000" w:rsidP="00000000" w:rsidRDefault="00000000" w:rsidRPr="00000000" w14:paraId="00000A29">
      <w:pPr>
        <w:numPr>
          <w:ilvl w:val="1"/>
          <w:numId w:val="94"/>
        </w:numPr>
        <w:spacing w:after="0" w:afterAutospacing="0"/>
        <w:ind w:left="1440" w:hanging="360"/>
        <w:rPr>
          <w:u w:val="none"/>
        </w:rPr>
      </w:pPr>
      <w:r w:rsidDel="00000000" w:rsidR="00000000" w:rsidRPr="00000000">
        <w:rPr>
          <w:rtl w:val="0"/>
        </w:rPr>
        <w:t xml:space="preserve">Display confirmation message : “You have successfully joined the league”.</w:t>
      </w:r>
    </w:p>
    <w:p w:rsidR="00000000" w:rsidDel="00000000" w:rsidP="00000000" w:rsidRDefault="00000000" w:rsidRPr="00000000" w14:paraId="00000A2A">
      <w:pPr>
        <w:numPr>
          <w:ilvl w:val="0"/>
          <w:numId w:val="94"/>
        </w:numPr>
        <w:spacing w:after="0" w:afterAutospacing="0"/>
        <w:ind w:left="720" w:hanging="360"/>
        <w:rPr>
          <w:b w:val="1"/>
          <w:bCs w:val="1"/>
        </w:rPr>
      </w:pPr>
      <w:r w:rsidDel="00000000" w:rsidR="00000000" w:rsidRPr="00000000">
        <w:rPr>
          <w:b w:val="1"/>
          <w:bCs w:val="1"/>
          <w:rtl w:val="0"/>
        </w:rPr>
        <w:t xml:space="preserve">Decline Invitation</w:t>
      </w:r>
    </w:p>
    <w:p w:rsidR="00000000" w:rsidDel="00000000" w:rsidP="00000000" w:rsidRDefault="00000000" w:rsidRPr="00000000" w14:paraId="00000A2B">
      <w:pPr>
        <w:numPr>
          <w:ilvl w:val="1"/>
          <w:numId w:val="94"/>
        </w:numPr>
        <w:spacing w:after="0" w:afterAutospacing="0"/>
        <w:ind w:left="1440" w:hanging="360"/>
        <w:rPr/>
      </w:pPr>
      <w:r w:rsidDel="00000000" w:rsidR="00000000" w:rsidRPr="00000000">
        <w:rPr>
          <w:rtl w:val="0"/>
        </w:rPr>
        <w:t xml:space="preserve">When the user clicks Decline,system must : </w:t>
      </w:r>
    </w:p>
    <w:p w:rsidR="00000000" w:rsidDel="00000000" w:rsidP="00000000" w:rsidRDefault="00000000" w:rsidRPr="00000000" w14:paraId="00000A2C">
      <w:pPr>
        <w:numPr>
          <w:ilvl w:val="2"/>
          <w:numId w:val="94"/>
        </w:numPr>
        <w:spacing w:after="0" w:afterAutospacing="0"/>
        <w:ind w:left="2160" w:hanging="360"/>
      </w:pPr>
      <w:r w:rsidDel="00000000" w:rsidR="00000000" w:rsidRPr="00000000">
        <w:rPr>
          <w:rtl w:val="0"/>
        </w:rPr>
        <w:t xml:space="preserve">Remove the invitation from the list.</w:t>
      </w:r>
    </w:p>
    <w:p w:rsidR="00000000" w:rsidDel="00000000" w:rsidP="00000000" w:rsidRDefault="00000000" w:rsidRPr="00000000" w14:paraId="00000A2D">
      <w:pPr>
        <w:numPr>
          <w:ilvl w:val="2"/>
          <w:numId w:val="94"/>
        </w:numPr>
        <w:spacing w:after="0" w:afterAutospacing="0"/>
        <w:ind w:left="2160" w:hanging="360"/>
      </w:pPr>
      <w:r w:rsidDel="00000000" w:rsidR="00000000" w:rsidRPr="00000000">
        <w:rPr>
          <w:rtl w:val="0"/>
        </w:rPr>
        <w:t xml:space="preserve">Notify the inviter.</w:t>
      </w:r>
    </w:p>
    <w:p w:rsidR="00000000" w:rsidDel="00000000" w:rsidP="00000000" w:rsidRDefault="00000000" w:rsidRPr="00000000" w14:paraId="00000A2E">
      <w:pPr>
        <w:numPr>
          <w:ilvl w:val="1"/>
          <w:numId w:val="94"/>
        </w:numPr>
        <w:spacing w:after="0" w:afterAutospacing="0"/>
        <w:ind w:left="1440" w:hanging="360"/>
        <w:rPr>
          <w:u w:val="none"/>
        </w:rPr>
      </w:pPr>
      <w:r w:rsidDel="00000000" w:rsidR="00000000" w:rsidRPr="00000000">
        <w:rPr>
          <w:rtl w:val="0"/>
        </w:rPr>
        <w:t xml:space="preserve">Display confirmation message : “Invitation declined”</w:t>
      </w:r>
    </w:p>
    <w:p w:rsidR="00000000" w:rsidDel="00000000" w:rsidP="00000000" w:rsidRDefault="00000000" w:rsidRPr="00000000" w14:paraId="00000A2F">
      <w:pPr>
        <w:numPr>
          <w:ilvl w:val="0"/>
          <w:numId w:val="94"/>
        </w:numPr>
        <w:spacing w:after="0" w:afterAutospacing="0"/>
        <w:ind w:left="720" w:hanging="360"/>
        <w:rPr>
          <w:b w:val="1"/>
          <w:bCs w:val="1"/>
        </w:rPr>
      </w:pPr>
      <w:r w:rsidDel="00000000" w:rsidR="00000000" w:rsidRPr="00000000">
        <w:rPr>
          <w:b w:val="1"/>
          <w:bCs w:val="1"/>
          <w:rtl w:val="0"/>
        </w:rPr>
        <w:t xml:space="preserve">View Invitation Details</w:t>
      </w:r>
    </w:p>
    <w:p w:rsidR="00000000" w:rsidDel="00000000" w:rsidP="00000000" w:rsidRDefault="00000000" w:rsidRPr="00000000" w14:paraId="00000A30">
      <w:pPr>
        <w:numPr>
          <w:ilvl w:val="1"/>
          <w:numId w:val="94"/>
        </w:numPr>
        <w:spacing w:after="0" w:afterAutospacing="0"/>
        <w:ind w:left="1440" w:hanging="360"/>
        <w:rPr/>
      </w:pPr>
      <w:r w:rsidDel="00000000" w:rsidR="00000000" w:rsidRPr="00000000">
        <w:rPr>
          <w:rtl w:val="0"/>
        </w:rPr>
        <w:t xml:space="preserve">When the user taps the invitation card (excluding buttons) : </w:t>
      </w:r>
    </w:p>
    <w:p w:rsidR="00000000" w:rsidDel="00000000" w:rsidP="00000000" w:rsidRDefault="00000000" w:rsidRPr="00000000" w14:paraId="00000A31">
      <w:pPr>
        <w:numPr>
          <w:ilvl w:val="1"/>
          <w:numId w:val="94"/>
        </w:numPr>
        <w:spacing w:after="0" w:afterAutospacing="0"/>
        <w:ind w:left="1440" w:hanging="360"/>
        <w:rPr>
          <w:u w:val="none"/>
        </w:rPr>
      </w:pPr>
      <w:r w:rsidDel="00000000" w:rsidR="00000000" w:rsidRPr="00000000">
        <w:rPr>
          <w:rtl w:val="0"/>
        </w:rPr>
        <w:t xml:space="preserve">The system must open Invitation Details View displaying : </w:t>
      </w:r>
    </w:p>
    <w:p w:rsidR="00000000" w:rsidDel="00000000" w:rsidP="00000000" w:rsidRDefault="00000000" w:rsidRPr="00000000" w14:paraId="00000A32">
      <w:pPr>
        <w:numPr>
          <w:ilvl w:val="2"/>
          <w:numId w:val="94"/>
        </w:numPr>
        <w:spacing w:after="0" w:afterAutospacing="0"/>
        <w:ind w:left="2160" w:hanging="360"/>
        <w:rPr>
          <w:u w:val="none"/>
        </w:rPr>
      </w:pPr>
      <w:r w:rsidDel="00000000" w:rsidR="00000000" w:rsidRPr="00000000">
        <w:rPr>
          <w:rtl w:val="0"/>
        </w:rPr>
        <w:t xml:space="preserve">Details are same as mentioned in the (</w:t>
      </w:r>
      <w:hyperlink w:anchor="_qo6j2y23dw6a">
        <w:r w:rsidDel="00000000" w:rsidR="00000000" w:rsidRPr="00000000">
          <w:rPr>
            <w:color w:val="1155cc"/>
            <w:u w:val="single"/>
            <w:rtl w:val="0"/>
          </w:rPr>
          <w:t xml:space="preserve">Us -2.4</w:t>
        </w:r>
      </w:hyperlink>
      <w:r w:rsidDel="00000000" w:rsidR="00000000" w:rsidRPr="00000000">
        <w:rPr>
          <w:rtl w:val="0"/>
        </w:rPr>
        <w:t xml:space="preserve">)</w:t>
      </w:r>
    </w:p>
    <w:p w:rsidR="00000000" w:rsidDel="00000000" w:rsidP="00000000" w:rsidRDefault="00000000" w:rsidRPr="00000000" w14:paraId="00000A33">
      <w:pPr>
        <w:numPr>
          <w:ilvl w:val="2"/>
          <w:numId w:val="94"/>
        </w:numPr>
        <w:spacing w:after="0" w:afterAutospacing="0"/>
        <w:ind w:left="2160" w:hanging="360"/>
        <w:rPr>
          <w:u w:val="none"/>
        </w:rPr>
      </w:pPr>
      <w:r w:rsidDel="00000000" w:rsidR="00000000" w:rsidRPr="00000000">
        <w:rPr>
          <w:rtl w:val="0"/>
        </w:rPr>
        <w:t xml:space="preserve">User can choose : </w:t>
      </w:r>
    </w:p>
    <w:p w:rsidR="00000000" w:rsidDel="00000000" w:rsidP="00000000" w:rsidRDefault="00000000" w:rsidRPr="00000000" w14:paraId="00000A34">
      <w:pPr>
        <w:numPr>
          <w:ilvl w:val="3"/>
          <w:numId w:val="94"/>
        </w:numPr>
        <w:spacing w:after="0" w:afterAutospacing="0"/>
        <w:ind w:left="2880" w:hanging="360"/>
        <w:rPr>
          <w:u w:val="none"/>
        </w:rPr>
      </w:pPr>
      <w:r w:rsidDel="00000000" w:rsidR="00000000" w:rsidRPr="00000000">
        <w:rPr>
          <w:rtl w:val="0"/>
        </w:rPr>
        <w:t xml:space="preserve">Accept Invitation</w:t>
      </w:r>
    </w:p>
    <w:p w:rsidR="00000000" w:rsidDel="00000000" w:rsidP="00000000" w:rsidRDefault="00000000" w:rsidRPr="00000000" w14:paraId="00000A35">
      <w:pPr>
        <w:numPr>
          <w:ilvl w:val="3"/>
          <w:numId w:val="94"/>
        </w:numPr>
        <w:spacing w:after="0" w:afterAutospacing="0"/>
        <w:ind w:left="2880" w:hanging="360"/>
        <w:rPr>
          <w:u w:val="none"/>
        </w:rPr>
      </w:pPr>
      <w:r w:rsidDel="00000000" w:rsidR="00000000" w:rsidRPr="00000000">
        <w:rPr>
          <w:rtl w:val="0"/>
        </w:rPr>
        <w:t xml:space="preserve">Decline Invitation</w:t>
      </w:r>
    </w:p>
    <w:p w:rsidR="00000000" w:rsidDel="00000000" w:rsidP="00000000" w:rsidRDefault="00000000" w:rsidRPr="00000000" w14:paraId="00000A36">
      <w:pPr>
        <w:numPr>
          <w:ilvl w:val="3"/>
          <w:numId w:val="94"/>
        </w:numPr>
        <w:spacing w:after="0" w:afterAutospacing="0"/>
        <w:ind w:left="2880" w:hanging="360"/>
        <w:rPr>
          <w:u w:val="none"/>
        </w:rPr>
      </w:pPr>
      <w:r w:rsidDel="00000000" w:rsidR="00000000" w:rsidRPr="00000000">
        <w:rPr>
          <w:rtl w:val="0"/>
        </w:rPr>
        <w:t xml:space="preserve">Back</w:t>
      </w:r>
    </w:p>
    <w:p w:rsidR="00000000" w:rsidDel="00000000" w:rsidP="00000000" w:rsidRDefault="00000000" w:rsidRPr="00000000" w14:paraId="00000A37">
      <w:pPr>
        <w:numPr>
          <w:ilvl w:val="0"/>
          <w:numId w:val="94"/>
        </w:numPr>
        <w:spacing w:after="0" w:afterAutospacing="0"/>
        <w:ind w:left="720" w:hanging="360"/>
        <w:rPr>
          <w:b w:val="1"/>
          <w:bCs w:val="1"/>
        </w:rPr>
      </w:pPr>
      <w:r w:rsidDel="00000000" w:rsidR="00000000" w:rsidRPr="00000000">
        <w:rPr>
          <w:b w:val="1"/>
          <w:bCs w:val="1"/>
          <w:rtl w:val="0"/>
        </w:rPr>
        <w:t xml:space="preserve">Expired Invitations</w:t>
      </w:r>
    </w:p>
    <w:p w:rsidR="00000000" w:rsidDel="00000000" w:rsidP="00000000" w:rsidRDefault="00000000" w:rsidRPr="00000000" w14:paraId="00000A38">
      <w:pPr>
        <w:numPr>
          <w:ilvl w:val="1"/>
          <w:numId w:val="94"/>
        </w:numPr>
        <w:spacing w:after="0" w:afterAutospacing="0"/>
        <w:ind w:left="1440" w:hanging="360"/>
        <w:rPr/>
      </w:pPr>
      <w:commentRangeStart w:id="69"/>
      <w:commentRangeStart w:id="70"/>
      <w:r w:rsidDel="00000000" w:rsidR="00000000" w:rsidRPr="00000000">
        <w:rPr>
          <w:rtl w:val="0"/>
        </w:rPr>
        <w:t xml:space="preserve">If the season starts before the user responds:</w:t>
      </w:r>
      <w:commentRangeEnd w:id="69"/>
      <w:r w:rsidDel="00000000" w:rsidR="00000000" w:rsidRPr="00000000">
        <w:commentReference w:id="69"/>
      </w:r>
      <w:commentRangeEnd w:id="70"/>
      <w:r w:rsidDel="00000000" w:rsidR="00000000" w:rsidRPr="00000000">
        <w:commentReference w:id="70"/>
      </w:r>
      <w:r w:rsidDel="00000000" w:rsidR="00000000" w:rsidRPr="00000000">
        <w:rPr>
          <w:rtl w:val="0"/>
        </w:rPr>
        <w:t xml:space="preserve"> </w:t>
      </w:r>
    </w:p>
    <w:p w:rsidR="00000000" w:rsidDel="00000000" w:rsidP="00000000" w:rsidRDefault="00000000" w:rsidRPr="00000000" w14:paraId="00000A39">
      <w:pPr>
        <w:numPr>
          <w:ilvl w:val="2"/>
          <w:numId w:val="94"/>
        </w:numPr>
        <w:spacing w:after="0" w:afterAutospacing="0"/>
        <w:ind w:left="2160" w:hanging="360"/>
        <w:rPr/>
      </w:pPr>
      <w:r w:rsidDel="00000000" w:rsidR="00000000" w:rsidRPr="00000000">
        <w:rPr>
          <w:rtl w:val="0"/>
        </w:rPr>
        <w:t xml:space="preserve">The invitation should be removed from the Invitations category.</w:t>
      </w:r>
    </w:p>
    <w:p w:rsidR="00000000" w:rsidDel="00000000" w:rsidP="00000000" w:rsidRDefault="00000000" w:rsidRPr="00000000" w14:paraId="00000A3A">
      <w:pPr>
        <w:numPr>
          <w:ilvl w:val="2"/>
          <w:numId w:val="94"/>
        </w:numPr>
        <w:spacing w:after="0" w:afterAutospacing="0"/>
        <w:ind w:left="2160" w:hanging="360"/>
        <w:rPr/>
      </w:pPr>
      <w:r w:rsidDel="00000000" w:rsidR="00000000" w:rsidRPr="00000000">
        <w:rPr>
          <w:rtl w:val="0"/>
        </w:rPr>
        <w:t xml:space="preserve">Users cannot accept it.</w:t>
      </w:r>
    </w:p>
    <w:p w:rsidR="00000000" w:rsidDel="00000000" w:rsidP="00000000" w:rsidRDefault="00000000" w:rsidRPr="00000000" w14:paraId="00000A3B">
      <w:pPr>
        <w:numPr>
          <w:ilvl w:val="0"/>
          <w:numId w:val="94"/>
        </w:numPr>
        <w:ind w:left="720" w:hanging="360"/>
        <w:rPr>
          <w:b w:val="1"/>
          <w:bCs w:val="1"/>
        </w:rPr>
      </w:pPr>
      <w:r w:rsidDel="00000000" w:rsidR="00000000" w:rsidRPr="00000000">
        <w:rPr>
          <w:b w:val="1"/>
          <w:bCs w:val="1"/>
          <w:rtl w:val="0"/>
        </w:rPr>
        <w:t xml:space="preserve">CTA Button : </w:t>
      </w:r>
    </w:p>
    <w:tbl>
      <w:tblPr>
        <w:tblStyle w:val="Table38"/>
        <w:tblW w:w="63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3480"/>
        <w:tblGridChange w:id="0">
          <w:tblGrid>
            <w:gridCol w:w="2835"/>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spacing w:after="0" w:line="240" w:lineRule="auto"/>
              <w:rPr>
                <w:b w:val="1"/>
                <w:bCs w:val="1"/>
              </w:rPr>
            </w:pPr>
            <w:r w:rsidDel="00000000" w:rsidR="00000000" w:rsidRPr="00000000">
              <w:rPr>
                <w:b w:val="1"/>
                <w:bCs w:val="1"/>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after="0" w:line="240" w:lineRule="auto"/>
              <w:rPr>
                <w:b w:val="1"/>
                <w:bCs w:val="1"/>
              </w:rPr>
            </w:pPr>
            <w:r w:rsidDel="00000000" w:rsidR="00000000" w:rsidRPr="00000000">
              <w:rPr>
                <w:b w:val="1"/>
                <w:bCs w:val="1"/>
                <w:rtl w:val="0"/>
              </w:rPr>
              <w:t xml:space="preserve">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after="0" w:line="240" w:lineRule="auto"/>
              <w:rPr/>
            </w:pPr>
            <w:r w:rsidDel="00000000" w:rsidR="00000000" w:rsidRPr="00000000">
              <w:rPr>
                <w:rtl w:val="0"/>
              </w:rPr>
              <w:t xml:space="preserve">Request received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spacing w:after="0" w:line="240" w:lineRule="auto"/>
              <w:rPr/>
            </w:pPr>
            <w:r w:rsidDel="00000000" w:rsidR="00000000" w:rsidRPr="00000000">
              <w:rPr>
                <w:rtl w:val="0"/>
              </w:rPr>
              <w:t xml:space="preserve">Accept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spacing w:after="0" w:line="240" w:lineRule="auto"/>
              <w:rPr/>
            </w:pPr>
            <w:r w:rsidDel="00000000" w:rsidR="00000000" w:rsidRPr="00000000">
              <w:rPr>
                <w:rtl w:val="0"/>
              </w:rPr>
              <w:t xml:space="preserve">Already Requested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widowControl w:val="0"/>
              <w:spacing w:after="0" w:line="240" w:lineRule="auto"/>
              <w:rPr/>
            </w:pPr>
            <w:r w:rsidDel="00000000" w:rsidR="00000000" w:rsidRPr="00000000">
              <w:rPr>
                <w:rtl w:val="0"/>
              </w:rPr>
              <w:t xml:space="preserve">Request Pending (Disabled)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after="0" w:line="240" w:lineRule="auto"/>
              <w:rPr/>
            </w:pPr>
            <w:r w:rsidDel="00000000" w:rsidR="00000000" w:rsidRPr="00000000">
              <w:rPr>
                <w:rtl w:val="0"/>
              </w:rPr>
              <w:t xml:space="preserve">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after="0" w:line="240" w:lineRule="auto"/>
              <w:rPr/>
            </w:pPr>
            <w:r w:rsidDel="00000000" w:rsidR="00000000" w:rsidRPr="00000000">
              <w:rPr>
                <w:rtl w:val="0"/>
              </w:rPr>
              <w:t xml:space="preserve">Move the league to MY leagues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spacing w:after="0" w:line="240" w:lineRule="auto"/>
              <w:rPr/>
            </w:pPr>
            <w:r w:rsidDel="00000000" w:rsidR="00000000" w:rsidRPr="00000000">
              <w:rPr>
                <w:rtl w:val="0"/>
              </w:rPr>
              <w:t xml:space="preserve">Decline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after="0" w:line="240" w:lineRule="auto"/>
              <w:rPr>
                <w:b w:val="1"/>
                <w:bCs w:val="1"/>
              </w:rPr>
            </w:pPr>
            <w:r w:rsidDel="00000000" w:rsidR="00000000" w:rsidRPr="00000000">
              <w:rPr>
                <w:b w:val="1"/>
                <w:bCs w:val="1"/>
                <w:rtl w:val="0"/>
              </w:rPr>
              <w:t xml:space="preserve">Remove the invitation </w:t>
            </w:r>
          </w:p>
        </w:tc>
      </w:tr>
    </w:tbl>
    <w:p w:rsidR="00000000" w:rsidDel="00000000" w:rsidP="00000000" w:rsidRDefault="00000000" w:rsidRPr="00000000" w14:paraId="00000A46">
      <w:pPr>
        <w:ind w:left="720" w:firstLine="0"/>
        <w:rPr/>
      </w:pPr>
      <w:r w:rsidDel="00000000" w:rsidR="00000000" w:rsidRPr="00000000">
        <w:rPr>
          <w:rtl w:val="0"/>
        </w:rPr>
      </w:r>
    </w:p>
    <w:p w:rsidR="00000000" w:rsidDel="00000000" w:rsidP="00000000" w:rsidRDefault="00000000" w:rsidRPr="00000000" w14:paraId="00000A47">
      <w:pPr>
        <w:numPr>
          <w:ilvl w:val="0"/>
          <w:numId w:val="94"/>
        </w:numPr>
        <w:spacing w:after="0" w:afterAutospacing="0"/>
        <w:ind w:left="720" w:hanging="360"/>
        <w:rPr>
          <w:b w:val="1"/>
          <w:bCs w:val="1"/>
        </w:rPr>
      </w:pPr>
      <w:r w:rsidDel="00000000" w:rsidR="00000000" w:rsidRPr="00000000">
        <w:rPr>
          <w:b w:val="1"/>
          <w:bCs w:val="1"/>
          <w:rtl w:val="0"/>
        </w:rPr>
        <w:t xml:space="preserve">Empty State</w:t>
      </w:r>
    </w:p>
    <w:p w:rsidR="00000000" w:rsidDel="00000000" w:rsidP="00000000" w:rsidRDefault="00000000" w:rsidRPr="00000000" w14:paraId="00000A48">
      <w:pPr>
        <w:numPr>
          <w:ilvl w:val="1"/>
          <w:numId w:val="94"/>
        </w:numPr>
        <w:spacing w:after="0" w:afterAutospacing="0"/>
        <w:ind w:left="1440" w:hanging="360"/>
        <w:rPr/>
      </w:pPr>
      <w:r w:rsidDel="00000000" w:rsidR="00000000" w:rsidRPr="00000000">
        <w:rPr>
          <w:rtl w:val="0"/>
        </w:rPr>
        <w:t xml:space="preserve">If the user has no invitations, Display a message : “No Invitations Available.You will see league invitations here when other users invite you to join their leagues”.</w:t>
      </w:r>
    </w:p>
    <w:p w:rsidR="00000000" w:rsidDel="00000000" w:rsidP="00000000" w:rsidRDefault="00000000" w:rsidRPr="00000000" w14:paraId="00000A49">
      <w:pPr>
        <w:numPr>
          <w:ilvl w:val="0"/>
          <w:numId w:val="94"/>
        </w:numPr>
        <w:spacing w:after="0" w:afterAutospacing="0"/>
        <w:ind w:left="720" w:hanging="360"/>
        <w:rPr>
          <w:b w:val="1"/>
          <w:bCs w:val="1"/>
        </w:rPr>
      </w:pPr>
      <w:r w:rsidDel="00000000" w:rsidR="00000000" w:rsidRPr="00000000">
        <w:rPr>
          <w:b w:val="1"/>
          <w:bCs w:val="1"/>
          <w:rtl w:val="0"/>
        </w:rPr>
        <w:t xml:space="preserve">Notification indicator</w:t>
      </w:r>
    </w:p>
    <w:p w:rsidR="00000000" w:rsidDel="00000000" w:rsidP="00000000" w:rsidRDefault="00000000" w:rsidRPr="00000000" w14:paraId="00000A4A">
      <w:pPr>
        <w:numPr>
          <w:ilvl w:val="1"/>
          <w:numId w:val="94"/>
        </w:numPr>
        <w:spacing w:after="0" w:afterAutospacing="0"/>
        <w:ind w:left="1440" w:hanging="360"/>
        <w:rPr/>
      </w:pPr>
      <w:r w:rsidDel="00000000" w:rsidR="00000000" w:rsidRPr="00000000">
        <w:rPr>
          <w:rtl w:val="0"/>
        </w:rPr>
        <w:t xml:space="preserve">If the user receives a new invitation,the invitations category should display a notification badge.</w:t>
      </w:r>
    </w:p>
    <w:p w:rsidR="00000000" w:rsidDel="00000000" w:rsidP="00000000" w:rsidRDefault="00000000" w:rsidRPr="00000000" w14:paraId="00000A4B">
      <w:pPr>
        <w:numPr>
          <w:ilvl w:val="1"/>
          <w:numId w:val="94"/>
        </w:numPr>
        <w:spacing w:after="0" w:afterAutospacing="0"/>
        <w:ind w:left="1440" w:hanging="360"/>
        <w:rPr>
          <w:u w:val="none"/>
        </w:rPr>
      </w:pPr>
      <w:r w:rsidDel="00000000" w:rsidR="00000000" w:rsidRPr="00000000">
        <w:rPr>
          <w:rtl w:val="0"/>
        </w:rPr>
        <w:t xml:space="preserve">Example : </w:t>
      </w:r>
      <w:r w:rsidDel="00000000" w:rsidR="00000000" w:rsidRPr="00000000">
        <w:rPr>
          <w:b w:val="1"/>
          <w:bCs w:val="1"/>
          <w:rtl w:val="0"/>
        </w:rPr>
        <w:t xml:space="preserve">Invitations (2)</w:t>
      </w:r>
      <w:r w:rsidDel="00000000" w:rsidR="00000000" w:rsidRPr="00000000">
        <w:rPr>
          <w:rtl w:val="0"/>
        </w:rPr>
        <w:t xml:space="preserve">, this indicates two pending invitations.</w:t>
      </w:r>
    </w:p>
    <w:p w:rsidR="00000000" w:rsidDel="00000000" w:rsidP="00000000" w:rsidRDefault="00000000" w:rsidRPr="00000000" w14:paraId="00000A4C">
      <w:pPr>
        <w:numPr>
          <w:ilvl w:val="0"/>
          <w:numId w:val="94"/>
        </w:numPr>
        <w:spacing w:after="0" w:afterAutospacing="0"/>
        <w:ind w:left="720" w:hanging="360"/>
        <w:rPr>
          <w:b w:val="1"/>
          <w:bCs w:val="1"/>
        </w:rPr>
      </w:pPr>
      <w:r w:rsidDel="00000000" w:rsidR="00000000" w:rsidRPr="00000000">
        <w:rPr>
          <w:b w:val="1"/>
          <w:bCs w:val="1"/>
          <w:rtl w:val="0"/>
        </w:rPr>
        <w:t xml:space="preserve">Security Rules</w:t>
      </w:r>
    </w:p>
    <w:p w:rsidR="00000000" w:rsidDel="00000000" w:rsidP="00000000" w:rsidRDefault="00000000" w:rsidRPr="00000000" w14:paraId="00000A4D">
      <w:pPr>
        <w:numPr>
          <w:ilvl w:val="1"/>
          <w:numId w:val="94"/>
        </w:numPr>
        <w:spacing w:after="0" w:afterAutospacing="0"/>
        <w:ind w:left="1440" w:hanging="360"/>
        <w:rPr/>
      </w:pPr>
      <w:r w:rsidDel="00000000" w:rsidR="00000000" w:rsidRPr="00000000">
        <w:rPr>
          <w:rtl w:val="0"/>
        </w:rPr>
        <w:t xml:space="preserve">Users must only see invitations where : </w:t>
      </w:r>
    </w:p>
    <w:p w:rsidR="00000000" w:rsidDel="00000000" w:rsidP="00000000" w:rsidRDefault="00000000" w:rsidRPr="00000000" w14:paraId="00000A4E">
      <w:pPr>
        <w:numPr>
          <w:ilvl w:val="2"/>
          <w:numId w:val="94"/>
        </w:numPr>
        <w:spacing w:after="0" w:afterAutospacing="0"/>
        <w:ind w:left="2160" w:hanging="360"/>
        <w:rPr>
          <w:u w:val="none"/>
        </w:rPr>
      </w:pPr>
      <w:r w:rsidDel="00000000" w:rsidR="00000000" w:rsidRPr="00000000">
        <w:rPr>
          <w:rtl w:val="0"/>
        </w:rPr>
        <w:t xml:space="preserve">The invitation was sent specifically to them.</w:t>
      </w:r>
    </w:p>
    <w:p w:rsidR="00000000" w:rsidDel="00000000" w:rsidP="00000000" w:rsidRDefault="00000000" w:rsidRPr="00000000" w14:paraId="00000A4F">
      <w:pPr>
        <w:numPr>
          <w:ilvl w:val="2"/>
          <w:numId w:val="94"/>
        </w:numPr>
        <w:spacing w:after="0" w:afterAutospacing="0"/>
        <w:ind w:left="2160" w:hanging="360"/>
        <w:rPr>
          <w:u w:val="none"/>
        </w:rPr>
      </w:pPr>
      <w:r w:rsidDel="00000000" w:rsidR="00000000" w:rsidRPr="00000000">
        <w:rPr>
          <w:rtl w:val="0"/>
        </w:rPr>
        <w:t xml:space="preserve">The league still exists</w:t>
      </w:r>
    </w:p>
    <w:p w:rsidR="00000000" w:rsidDel="00000000" w:rsidP="00000000" w:rsidRDefault="00000000" w:rsidRPr="00000000" w14:paraId="00000A50">
      <w:pPr>
        <w:numPr>
          <w:ilvl w:val="2"/>
          <w:numId w:val="94"/>
        </w:numPr>
        <w:spacing w:after="0" w:afterAutospacing="0"/>
        <w:ind w:left="2160" w:hanging="360"/>
        <w:rPr>
          <w:u w:val="none"/>
        </w:rPr>
      </w:pPr>
      <w:r w:rsidDel="00000000" w:rsidR="00000000" w:rsidRPr="00000000">
        <w:rPr>
          <w:rtl w:val="0"/>
        </w:rPr>
        <w:t xml:space="preserve">The league has available slots.</w:t>
      </w:r>
    </w:p>
    <w:p w:rsidR="00000000" w:rsidDel="00000000" w:rsidP="00000000" w:rsidRDefault="00000000" w:rsidRPr="00000000" w14:paraId="00000A51">
      <w:pPr>
        <w:numPr>
          <w:ilvl w:val="0"/>
          <w:numId w:val="94"/>
        </w:numPr>
        <w:spacing w:after="0" w:afterAutospacing="0"/>
        <w:ind w:left="720" w:hanging="360"/>
        <w:rPr>
          <w:b w:val="1"/>
          <w:bCs w:val="1"/>
        </w:rPr>
      </w:pPr>
      <w:r w:rsidDel="00000000" w:rsidR="00000000" w:rsidRPr="00000000">
        <w:rPr>
          <w:b w:val="1"/>
          <w:bCs w:val="1"/>
          <w:rtl w:val="0"/>
        </w:rPr>
        <w:t xml:space="preserve">Edge Cases</w:t>
      </w:r>
    </w:p>
    <w:p w:rsidR="00000000" w:rsidDel="00000000" w:rsidP="00000000" w:rsidRDefault="00000000" w:rsidRPr="00000000" w14:paraId="00000A52">
      <w:pPr>
        <w:numPr>
          <w:ilvl w:val="1"/>
          <w:numId w:val="94"/>
        </w:numPr>
        <w:spacing w:after="0" w:afterAutospacing="0"/>
        <w:ind w:left="1440" w:hanging="360"/>
        <w:rPr>
          <w:b w:val="1"/>
          <w:bCs w:val="1"/>
        </w:rPr>
      </w:pPr>
      <w:r w:rsidDel="00000000" w:rsidR="00000000" w:rsidRPr="00000000">
        <w:rPr>
          <w:b w:val="1"/>
          <w:bCs w:val="1"/>
          <w:rtl w:val="0"/>
        </w:rPr>
        <w:t xml:space="preserve">League Becomes Full</w:t>
      </w:r>
    </w:p>
    <w:p w:rsidR="00000000" w:rsidDel="00000000" w:rsidP="00000000" w:rsidRDefault="00000000" w:rsidRPr="00000000" w14:paraId="00000A53">
      <w:pPr>
        <w:numPr>
          <w:ilvl w:val="2"/>
          <w:numId w:val="94"/>
        </w:numPr>
        <w:spacing w:after="0" w:afterAutospacing="0"/>
        <w:ind w:left="2160" w:hanging="360"/>
        <w:rPr/>
      </w:pPr>
      <w:r w:rsidDel="00000000" w:rsidR="00000000" w:rsidRPr="00000000">
        <w:rPr>
          <w:rtl w:val="0"/>
        </w:rPr>
        <w:t xml:space="preserve">If a league becomes full before the user accepts, display : “League is full.Invitation cannot be accepted”.</w:t>
      </w:r>
    </w:p>
    <w:p w:rsidR="00000000" w:rsidDel="00000000" w:rsidP="00000000" w:rsidRDefault="00000000" w:rsidRPr="00000000" w14:paraId="00000A54">
      <w:pPr>
        <w:numPr>
          <w:ilvl w:val="1"/>
          <w:numId w:val="94"/>
        </w:numPr>
        <w:spacing w:after="0" w:afterAutospacing="0"/>
        <w:ind w:left="1440" w:hanging="360"/>
        <w:rPr>
          <w:b w:val="1"/>
          <w:bCs w:val="1"/>
        </w:rPr>
      </w:pPr>
      <w:r w:rsidDel="00000000" w:rsidR="00000000" w:rsidRPr="00000000">
        <w:rPr>
          <w:b w:val="1"/>
          <w:bCs w:val="1"/>
          <w:rtl w:val="0"/>
        </w:rPr>
        <w:t xml:space="preserve">User Already Joined</w:t>
      </w:r>
    </w:p>
    <w:p w:rsidR="00000000" w:rsidDel="00000000" w:rsidP="00000000" w:rsidRDefault="00000000" w:rsidRPr="00000000" w14:paraId="00000A55">
      <w:pPr>
        <w:numPr>
          <w:ilvl w:val="2"/>
          <w:numId w:val="94"/>
        </w:numPr>
        <w:ind w:left="2160" w:hanging="360"/>
        <w:rPr/>
      </w:pPr>
      <w:r w:rsidDel="00000000" w:rsidR="00000000" w:rsidRPr="00000000">
        <w:rPr>
          <w:rtl w:val="0"/>
        </w:rPr>
        <w:t xml:space="preserve">If a user already joined through another invite method the invitation must be automatically removed.</w:t>
      </w:r>
    </w:p>
    <w:p w:rsidR="00000000" w:rsidDel="00000000" w:rsidP="00000000" w:rsidRDefault="00000000" w:rsidRPr="00000000" w14:paraId="00000A56">
      <w:pPr>
        <w:pStyle w:val="Heading3"/>
        <w:rPr/>
      </w:pPr>
      <w:bookmarkStart w:colFirst="0" w:colLast="0" w:name="_xw4axad3roo7" w:id="64"/>
      <w:bookmarkEnd w:id="64"/>
      <w:r w:rsidDel="00000000" w:rsidR="00000000" w:rsidRPr="00000000">
        <w:rPr>
          <w:rtl w:val="0"/>
        </w:rPr>
      </w:r>
    </w:p>
    <w:p w:rsidR="00000000" w:rsidDel="00000000" w:rsidP="00000000" w:rsidRDefault="00000000" w:rsidRPr="00000000" w14:paraId="00000A57">
      <w:pPr>
        <w:pStyle w:val="Heading3"/>
        <w:rPr/>
      </w:pPr>
      <w:bookmarkStart w:colFirst="0" w:colLast="0" w:name="_r5p4mdlk2f12" w:id="65"/>
      <w:bookmarkEnd w:id="65"/>
      <w:r w:rsidDel="00000000" w:rsidR="00000000" w:rsidRPr="00000000">
        <w:rPr>
          <w:rtl w:val="0"/>
        </w:rPr>
        <w:t xml:space="preserve">User story -1.6 Create Private Leagues</w:t>
      </w:r>
    </w:p>
    <w:p w:rsidR="00000000" w:rsidDel="00000000" w:rsidP="00000000" w:rsidRDefault="00000000" w:rsidRPr="00000000" w14:paraId="00000A58">
      <w:pPr>
        <w:ind w:left="0" w:firstLine="0"/>
        <w:rPr/>
      </w:pPr>
      <w:r w:rsidDel="00000000" w:rsidR="00000000" w:rsidRPr="00000000">
        <w:rPr>
          <w:rtl w:val="0"/>
        </w:rPr>
        <w:t xml:space="preserve">As a User, I want to create a </w:t>
      </w:r>
      <w:r w:rsidDel="00000000" w:rsidR="00000000" w:rsidRPr="00000000">
        <w:rPr>
          <w:b w:val="1"/>
          <w:bCs w:val="1"/>
          <w:rtl w:val="0"/>
        </w:rPr>
        <w:t xml:space="preserve">Private League</w:t>
      </w:r>
      <w:r w:rsidDel="00000000" w:rsidR="00000000" w:rsidRPr="00000000">
        <w:rPr>
          <w:rtl w:val="0"/>
        </w:rPr>
        <w:t xml:space="preserve"> from my mobile app so that I can invite </w:t>
      </w:r>
      <w:commentRangeStart w:id="71"/>
      <w:commentRangeStart w:id="72"/>
      <w:r w:rsidDel="00000000" w:rsidR="00000000" w:rsidRPr="00000000">
        <w:rPr>
          <w:rtl w:val="0"/>
        </w:rPr>
        <w:t xml:space="preserve">specific</w:t>
      </w:r>
      <w:commentRangeEnd w:id="71"/>
      <w:r w:rsidDel="00000000" w:rsidR="00000000" w:rsidRPr="00000000">
        <w:commentReference w:id="71"/>
      </w:r>
      <w:commentRangeEnd w:id="72"/>
      <w:r w:rsidDel="00000000" w:rsidR="00000000" w:rsidRPr="00000000">
        <w:commentReference w:id="72"/>
      </w:r>
      <w:r w:rsidDel="00000000" w:rsidR="00000000" w:rsidRPr="00000000">
        <w:rPr>
          <w:rtl w:val="0"/>
        </w:rPr>
        <w:t xml:space="preserve"> friends or users to compete in a fantasy league.</w:t>
      </w:r>
    </w:p>
    <w:p w:rsidR="00000000" w:rsidDel="00000000" w:rsidP="00000000" w:rsidRDefault="00000000" w:rsidRPr="00000000" w14:paraId="00000A59">
      <w:pPr>
        <w:ind w:left="0" w:firstLine="0"/>
        <w:rPr>
          <w:b w:val="1"/>
          <w:bCs w:val="1"/>
        </w:rPr>
      </w:pPr>
      <w:r w:rsidDel="00000000" w:rsidR="00000000" w:rsidRPr="00000000">
        <w:rPr>
          <w:b w:val="1"/>
          <w:bCs w:val="1"/>
          <w:rtl w:val="0"/>
        </w:rPr>
        <w:t xml:space="preserve">Acceptance Criteria</w:t>
      </w:r>
    </w:p>
    <w:p w:rsidR="00000000" w:rsidDel="00000000" w:rsidP="00000000" w:rsidRDefault="00000000" w:rsidRPr="00000000" w14:paraId="00000A5A">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Precondition:</w:t>
      </w:r>
    </w:p>
    <w:p w:rsidR="00000000" w:rsidDel="00000000" w:rsidP="00000000" w:rsidRDefault="00000000" w:rsidRPr="00000000" w14:paraId="00000A5B">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pPr>
      <w:r w:rsidDel="00000000" w:rsidR="00000000" w:rsidRPr="00000000">
        <w:rPr>
          <w:rtl w:val="0"/>
        </w:rPr>
        <w:t xml:space="preserve">Only logged-in users must be allowed to create leagues.</w:t>
      </w:r>
    </w:p>
    <w:p w:rsidR="00000000" w:rsidDel="00000000" w:rsidP="00000000" w:rsidRDefault="00000000" w:rsidRPr="00000000" w14:paraId="00000A5C">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Access Create League Option</w:t>
      </w:r>
    </w:p>
    <w:p w:rsidR="00000000" w:rsidDel="00000000" w:rsidP="00000000" w:rsidRDefault="00000000" w:rsidRPr="00000000" w14:paraId="00000A5D">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pPr>
      <w:r w:rsidDel="00000000" w:rsidR="00000000" w:rsidRPr="00000000">
        <w:rPr>
          <w:rtl w:val="0"/>
        </w:rPr>
        <w:t xml:space="preserve">The Leagues Module must provide a “Create League “ option.</w:t>
      </w:r>
    </w:p>
    <w:p w:rsidR="00000000" w:rsidDel="00000000" w:rsidP="00000000" w:rsidRDefault="00000000" w:rsidRPr="00000000" w14:paraId="00000A5E">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The option must be accessible from : </w:t>
      </w:r>
    </w:p>
    <w:p w:rsidR="00000000" w:rsidDel="00000000" w:rsidP="00000000" w:rsidRDefault="00000000" w:rsidRPr="00000000" w14:paraId="00000A5F">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Fonts w:ascii="Arial Unicode MS" w:cs="Arial Unicode MS" w:eastAsia="Arial Unicode MS" w:hAnsi="Arial Unicode MS"/>
          <w:rtl w:val="0"/>
        </w:rPr>
        <w:t xml:space="preserve">Leagues Module  → My Leagues Tab/Category</w:t>
      </w:r>
    </w:p>
    <w:p w:rsidR="00000000" w:rsidDel="00000000" w:rsidP="00000000" w:rsidRDefault="00000000" w:rsidRPr="00000000" w14:paraId="00000A60">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Fonts w:ascii="Arial Unicode MS" w:cs="Arial Unicode MS" w:eastAsia="Arial Unicode MS" w:hAnsi="Arial Unicode MS"/>
          <w:rtl w:val="0"/>
        </w:rPr>
        <w:t xml:space="preserve">Leagues Module  → Created Leagues  Tab/Category</w:t>
      </w:r>
      <w:r w:rsidDel="00000000" w:rsidR="00000000" w:rsidRPr="00000000">
        <w:rPr>
          <w:rtl w:val="0"/>
        </w:rPr>
      </w:r>
    </w:p>
    <w:p w:rsidR="00000000" w:rsidDel="00000000" w:rsidP="00000000" w:rsidRDefault="00000000" w:rsidRPr="00000000" w14:paraId="00000A61">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League Type Selection</w:t>
      </w:r>
    </w:p>
    <w:p w:rsidR="00000000" w:rsidDel="00000000" w:rsidP="00000000" w:rsidRDefault="00000000" w:rsidRPr="00000000" w14:paraId="00000A62">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pPr>
      <w:r w:rsidDel="00000000" w:rsidR="00000000" w:rsidRPr="00000000">
        <w:rPr>
          <w:rtl w:val="0"/>
        </w:rPr>
        <w:t xml:space="preserve">When the user taps Create League, the system must automatically take it as Private League.</w:t>
      </w:r>
    </w:p>
    <w:p w:rsidR="00000000" w:rsidDel="00000000" w:rsidP="00000000" w:rsidRDefault="00000000" w:rsidRPr="00000000" w14:paraId="00000A63">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The system navigate to the Private League Creation Screen</w:t>
      </w:r>
    </w:p>
    <w:p w:rsidR="00000000" w:rsidDel="00000000" w:rsidP="00000000" w:rsidRDefault="00000000" w:rsidRPr="00000000" w14:paraId="00000A64">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League Creation Screen</w:t>
      </w:r>
    </w:p>
    <w:p w:rsidR="00000000" w:rsidDel="00000000" w:rsidP="00000000" w:rsidRDefault="00000000" w:rsidRPr="00000000" w14:paraId="00000A65">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pPr>
      <w:r w:rsidDel="00000000" w:rsidR="00000000" w:rsidRPr="00000000">
        <w:rPr>
          <w:rtl w:val="0"/>
        </w:rPr>
        <w:t xml:space="preserve">The league creation screen must capture the following information : </w:t>
      </w:r>
    </w:p>
    <w:p w:rsidR="00000000" w:rsidDel="00000000" w:rsidP="00000000" w:rsidRDefault="00000000" w:rsidRPr="00000000" w14:paraId="00000A66">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League Name </w:t>
      </w:r>
    </w:p>
    <w:p w:rsidR="00000000" w:rsidDel="00000000" w:rsidP="00000000" w:rsidRDefault="00000000" w:rsidRPr="00000000" w14:paraId="00000A67">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League Size (Number of Teams)</w:t>
      </w:r>
    </w:p>
    <w:p w:rsidR="00000000" w:rsidDel="00000000" w:rsidP="00000000" w:rsidRDefault="00000000" w:rsidRPr="00000000" w14:paraId="00000A68">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Start Date</w:t>
      </w:r>
    </w:p>
    <w:p w:rsidR="00000000" w:rsidDel="00000000" w:rsidP="00000000" w:rsidRDefault="00000000" w:rsidRPr="00000000" w14:paraId="00000A69">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Season Length/Duration (Number of weeks)</w:t>
      </w:r>
    </w:p>
    <w:p w:rsidR="00000000" w:rsidDel="00000000" w:rsidP="00000000" w:rsidRDefault="00000000" w:rsidRPr="00000000" w14:paraId="00000A6A">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Starting Currency</w:t>
      </w:r>
    </w:p>
    <w:p w:rsidR="00000000" w:rsidDel="00000000" w:rsidP="00000000" w:rsidRDefault="00000000" w:rsidRPr="00000000" w14:paraId="00000A6B">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Max Buy-in Cap</w:t>
      </w:r>
    </w:p>
    <w:p w:rsidR="00000000" w:rsidDel="00000000" w:rsidP="00000000" w:rsidRDefault="00000000" w:rsidRPr="00000000" w14:paraId="00000A6C">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Buy-In Conversion Rate </w:t>
      </w:r>
    </w:p>
    <w:p w:rsidR="00000000" w:rsidDel="00000000" w:rsidP="00000000" w:rsidRDefault="00000000" w:rsidRPr="00000000" w14:paraId="00000A6D">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Scoring Model - “Half PPR” (Read-only)</w:t>
      </w:r>
    </w:p>
    <w:p w:rsidR="00000000" w:rsidDel="00000000" w:rsidP="00000000" w:rsidRDefault="00000000" w:rsidRPr="00000000" w14:paraId="00000A6E">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Playoffs toggle </w:t>
      </w:r>
    </w:p>
    <w:p w:rsidR="00000000" w:rsidDel="00000000" w:rsidP="00000000" w:rsidRDefault="00000000" w:rsidRPr="00000000" w14:paraId="00000A6F">
      <w:pPr>
        <w:pStyle w:val="Heading5"/>
        <w:numPr>
          <w:ilvl w:val="0"/>
          <w:numId w:val="94"/>
        </w:numPr>
        <w:spacing w:after="0" w:afterAutospacing="0"/>
        <w:ind w:left="720" w:hanging="360"/>
        <w:rPr/>
      </w:pPr>
      <w:bookmarkStart w:colFirst="0" w:colLast="0" w:name="_1qypky6rfdlc" w:id="66"/>
      <w:bookmarkEnd w:id="66"/>
      <w:r w:rsidDel="00000000" w:rsidR="00000000" w:rsidRPr="00000000">
        <w:rPr>
          <w:rtl w:val="0"/>
        </w:rPr>
        <w:t xml:space="preserve">Fields Information/requirement:</w:t>
      </w:r>
    </w:p>
    <w:p w:rsidR="00000000" w:rsidDel="00000000" w:rsidP="00000000" w:rsidRDefault="00000000" w:rsidRPr="00000000" w14:paraId="00000A70">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u w:val="none"/>
        </w:rPr>
      </w:pPr>
      <w:r w:rsidDel="00000000" w:rsidR="00000000" w:rsidRPr="00000000">
        <w:rPr>
          <w:b w:val="1"/>
          <w:bCs w:val="1"/>
          <w:rtl w:val="0"/>
        </w:rPr>
        <w:t xml:space="preserve">League Name : </w:t>
      </w:r>
    </w:p>
    <w:p w:rsidR="00000000" w:rsidDel="00000000" w:rsidP="00000000" w:rsidRDefault="00000000" w:rsidRPr="00000000" w14:paraId="00000A71">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The League Name is the unique identifier displayed to participants representing the private league.</w:t>
      </w:r>
    </w:p>
    <w:p w:rsidR="00000000" w:rsidDel="00000000" w:rsidP="00000000" w:rsidRDefault="00000000" w:rsidRPr="00000000" w14:paraId="00000A72">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Field Type :  Text Input</w:t>
      </w:r>
    </w:p>
    <w:p w:rsidR="00000000" w:rsidDel="00000000" w:rsidP="00000000" w:rsidRDefault="00000000" w:rsidRPr="00000000" w14:paraId="00000A73">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Validation Rules : </w:t>
      </w:r>
    </w:p>
    <w:p w:rsidR="00000000" w:rsidDel="00000000" w:rsidP="00000000" w:rsidRDefault="00000000" w:rsidRPr="00000000" w14:paraId="00000A74">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Minimum characters : 3</w:t>
      </w:r>
    </w:p>
    <w:p w:rsidR="00000000" w:rsidDel="00000000" w:rsidP="00000000" w:rsidRDefault="00000000" w:rsidRPr="00000000" w14:paraId="00000A75">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Maximum characters: 50</w:t>
      </w:r>
    </w:p>
    <w:p w:rsidR="00000000" w:rsidDel="00000000" w:rsidP="00000000" w:rsidRDefault="00000000" w:rsidRPr="00000000" w14:paraId="00000A76">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Must allow : </w:t>
      </w:r>
    </w:p>
    <w:p w:rsidR="00000000" w:rsidDel="00000000" w:rsidP="00000000" w:rsidRDefault="00000000" w:rsidRPr="00000000" w14:paraId="00000A77">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Alphabets (A-Z, a-z)</w:t>
      </w:r>
    </w:p>
    <w:p w:rsidR="00000000" w:rsidDel="00000000" w:rsidP="00000000" w:rsidRDefault="00000000" w:rsidRPr="00000000" w14:paraId="00000A78">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Numbers </w:t>
      </w:r>
    </w:p>
    <w:p w:rsidR="00000000" w:rsidDel="00000000" w:rsidP="00000000" w:rsidRDefault="00000000" w:rsidRPr="00000000" w14:paraId="00000A79">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Spaces</w:t>
      </w:r>
    </w:p>
    <w:p w:rsidR="00000000" w:rsidDel="00000000" w:rsidP="00000000" w:rsidRDefault="00000000" w:rsidRPr="00000000" w14:paraId="00000A7A">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All Special characters </w:t>
      </w:r>
    </w:p>
    <w:p w:rsidR="00000000" w:rsidDel="00000000" w:rsidP="00000000" w:rsidRDefault="00000000" w:rsidRPr="00000000" w14:paraId="00000A7B">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Restrictions</w:t>
      </w:r>
    </w:p>
    <w:p w:rsidR="00000000" w:rsidDel="00000000" w:rsidP="00000000" w:rsidRDefault="00000000" w:rsidRPr="00000000" w14:paraId="00000A7C">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The system must prevent duplicate league names for the same sector.</w:t>
      </w:r>
    </w:p>
    <w:p w:rsidR="00000000" w:rsidDel="00000000" w:rsidP="00000000" w:rsidRDefault="00000000" w:rsidRPr="00000000" w14:paraId="00000A7D">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color w:val="9900ff"/>
        </w:rPr>
      </w:pPr>
      <w:r w:rsidDel="00000000" w:rsidR="00000000" w:rsidRPr="00000000">
        <w:rPr>
          <w:color w:val="9900ff"/>
          <w:rtl w:val="0"/>
        </w:rPr>
        <w:t xml:space="preserve">Offensive or restricted words must be blocked</w:t>
      </w:r>
    </w:p>
    <w:p w:rsidR="00000000" w:rsidDel="00000000" w:rsidP="00000000" w:rsidRDefault="00000000" w:rsidRPr="00000000" w14:paraId="00000A7E">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System Behavior</w:t>
      </w:r>
    </w:p>
    <w:p w:rsidR="00000000" w:rsidDel="00000000" w:rsidP="00000000" w:rsidRDefault="00000000" w:rsidRPr="00000000" w14:paraId="00000A7F">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pPr>
      <w:r w:rsidDel="00000000" w:rsidR="00000000" w:rsidRPr="00000000">
        <w:rPr>
          <w:rtl w:val="0"/>
        </w:rPr>
        <w:t xml:space="preserve">The league name must be displayed in : </w:t>
      </w:r>
    </w:p>
    <w:p w:rsidR="00000000" w:rsidDel="00000000" w:rsidP="00000000" w:rsidRDefault="00000000" w:rsidRPr="00000000" w14:paraId="00000A80">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League Dashboard</w:t>
      </w:r>
    </w:p>
    <w:p w:rsidR="00000000" w:rsidDel="00000000" w:rsidP="00000000" w:rsidRDefault="00000000" w:rsidRPr="00000000" w14:paraId="00000A81">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League Invitations</w:t>
      </w:r>
    </w:p>
    <w:p w:rsidR="00000000" w:rsidDel="00000000" w:rsidP="00000000" w:rsidRDefault="00000000" w:rsidRPr="00000000" w14:paraId="00000A82">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League cards in Dashboard</w:t>
      </w:r>
    </w:p>
    <w:p w:rsidR="00000000" w:rsidDel="00000000" w:rsidP="00000000" w:rsidRDefault="00000000" w:rsidRPr="00000000" w14:paraId="00000A83">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Standing and History modules</w:t>
      </w:r>
    </w:p>
    <w:p w:rsidR="00000000" w:rsidDel="00000000" w:rsidP="00000000" w:rsidRDefault="00000000" w:rsidRPr="00000000" w14:paraId="00000A84">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Logs</w:t>
      </w:r>
    </w:p>
    <w:p w:rsidR="00000000" w:rsidDel="00000000" w:rsidP="00000000" w:rsidRDefault="00000000" w:rsidRPr="00000000" w14:paraId="00000A85">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League Size (Number of Teams )</w:t>
      </w:r>
    </w:p>
    <w:p w:rsidR="00000000" w:rsidDel="00000000" w:rsidP="00000000" w:rsidRDefault="00000000" w:rsidRPr="00000000" w14:paraId="00000A86">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Defines the maximum  number of participants/teams that can join the league.</w:t>
      </w:r>
    </w:p>
    <w:p w:rsidR="00000000" w:rsidDel="00000000" w:rsidP="00000000" w:rsidRDefault="00000000" w:rsidRPr="00000000" w14:paraId="00000A87">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Field Type : Text Input</w:t>
      </w:r>
      <w:r w:rsidDel="00000000" w:rsidR="00000000" w:rsidRPr="00000000">
        <w:rPr>
          <w:rtl w:val="0"/>
        </w:rPr>
      </w:r>
    </w:p>
    <w:p w:rsidR="00000000" w:rsidDel="00000000" w:rsidP="00000000" w:rsidRDefault="00000000" w:rsidRPr="00000000" w14:paraId="00000A88">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Allowed Values : </w:t>
      </w:r>
    </w:p>
    <w:p w:rsidR="00000000" w:rsidDel="00000000" w:rsidP="00000000" w:rsidRDefault="00000000" w:rsidRPr="00000000" w14:paraId="00000A89">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Only Numerics</w:t>
      </w:r>
    </w:p>
    <w:p w:rsidR="00000000" w:rsidDel="00000000" w:rsidP="00000000" w:rsidRDefault="00000000" w:rsidRPr="00000000" w14:paraId="00000A8A">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Validation Rules</w:t>
      </w:r>
    </w:p>
    <w:p w:rsidR="00000000" w:rsidDel="00000000" w:rsidP="00000000" w:rsidRDefault="00000000" w:rsidRPr="00000000" w14:paraId="00000A8B">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Minimum : 4 Teams</w:t>
      </w:r>
    </w:p>
    <w:p w:rsidR="00000000" w:rsidDel="00000000" w:rsidP="00000000" w:rsidRDefault="00000000" w:rsidRPr="00000000" w14:paraId="00000A8C">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strike w:val="1"/>
        </w:rPr>
      </w:pPr>
      <w:r w:rsidDel="00000000" w:rsidR="00000000" w:rsidRPr="00000000">
        <w:rPr>
          <w:strike w:val="1"/>
          <w:rtl w:val="0"/>
        </w:rPr>
        <w:t xml:space="preserve">Maximum : </w:t>
      </w:r>
    </w:p>
    <w:p w:rsidR="00000000" w:rsidDel="00000000" w:rsidP="00000000" w:rsidRDefault="00000000" w:rsidRPr="00000000" w14:paraId="00000A8D">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System Behavior</w:t>
      </w:r>
    </w:p>
    <w:p w:rsidR="00000000" w:rsidDel="00000000" w:rsidP="00000000" w:rsidRDefault="00000000" w:rsidRPr="00000000" w14:paraId="00000A8E">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pPr>
      <w:r w:rsidDel="00000000" w:rsidR="00000000" w:rsidRPr="00000000">
        <w:rPr>
          <w:rtl w:val="0"/>
        </w:rPr>
        <w:t xml:space="preserve">The creator automatically occupies one team slot.</w:t>
      </w:r>
    </w:p>
    <w:p w:rsidR="00000000" w:rsidDel="00000000" w:rsidP="00000000" w:rsidRDefault="00000000" w:rsidRPr="00000000" w14:paraId="00000A8F">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Remaining slots become available for invited users.</w:t>
      </w:r>
    </w:p>
    <w:p w:rsidR="00000000" w:rsidDel="00000000" w:rsidP="00000000" w:rsidRDefault="00000000" w:rsidRPr="00000000" w14:paraId="00000A90">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When the league reaches the maximum size : </w:t>
      </w:r>
    </w:p>
    <w:p w:rsidR="00000000" w:rsidDel="00000000" w:rsidP="00000000" w:rsidRDefault="00000000" w:rsidRPr="00000000" w14:paraId="00000A91">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No additional Users can Join.</w:t>
      </w:r>
    </w:p>
    <w:p w:rsidR="00000000" w:rsidDel="00000000" w:rsidP="00000000" w:rsidRDefault="00000000" w:rsidRPr="00000000" w14:paraId="00000A92">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Start Date </w:t>
      </w:r>
    </w:p>
    <w:p w:rsidR="00000000" w:rsidDel="00000000" w:rsidP="00000000" w:rsidRDefault="00000000" w:rsidRPr="00000000" w14:paraId="00000A93">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The start date determines when the league competition begins.</w:t>
      </w:r>
    </w:p>
    <w:p w:rsidR="00000000" w:rsidDel="00000000" w:rsidP="00000000" w:rsidRDefault="00000000" w:rsidRPr="00000000" w14:paraId="00000A94">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Field Type :  Date selector</w:t>
      </w:r>
    </w:p>
    <w:p w:rsidR="00000000" w:rsidDel="00000000" w:rsidP="00000000" w:rsidRDefault="00000000" w:rsidRPr="00000000" w14:paraId="00000A95">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Validation Rules </w:t>
      </w:r>
    </w:p>
    <w:p w:rsidR="00000000" w:rsidDel="00000000" w:rsidP="00000000" w:rsidRDefault="00000000" w:rsidRPr="00000000" w14:paraId="00000A96">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The selected date must strictly fall on or after the F2MX platform's global market opening date, and on or before the relevant NFL season start date.</w:t>
      </w:r>
    </w:p>
    <w:p w:rsidR="00000000" w:rsidDel="00000000" w:rsidP="00000000" w:rsidRDefault="00000000" w:rsidRPr="00000000" w14:paraId="00000A97">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System Behavior</w:t>
      </w:r>
    </w:p>
    <w:p w:rsidR="00000000" w:rsidDel="00000000" w:rsidP="00000000" w:rsidRDefault="00000000" w:rsidRPr="00000000" w14:paraId="00000A98">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Triggers the generation of the weekly head-to-head matchups and initiates the allocation of starting currency to all joined users</w:t>
      </w:r>
    </w:p>
    <w:p w:rsidR="00000000" w:rsidDel="00000000" w:rsidP="00000000" w:rsidRDefault="00000000" w:rsidRPr="00000000" w14:paraId="00000A99">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pPr>
      <w:r w:rsidDel="00000000" w:rsidR="00000000" w:rsidRPr="00000000">
        <w:rPr>
          <w:rtl w:val="0"/>
        </w:rPr>
        <w:t xml:space="preserve">If Auto-Reactivate is used for future seasons, the start date does not automatically roll forward and must be manually re-confirmed by the commissioner.</w:t>
      </w:r>
    </w:p>
    <w:p w:rsidR="00000000" w:rsidDel="00000000" w:rsidP="00000000" w:rsidRDefault="00000000" w:rsidRPr="00000000" w14:paraId="00000A9A">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Season Length (Number of Weeks)</w:t>
      </w:r>
    </w:p>
    <w:p w:rsidR="00000000" w:rsidDel="00000000" w:rsidP="00000000" w:rsidRDefault="00000000" w:rsidRPr="00000000" w14:paraId="00000A9B">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Defines how long the league competition runs before playoffs begin.</w:t>
      </w:r>
    </w:p>
    <w:p w:rsidR="00000000" w:rsidDel="00000000" w:rsidP="00000000" w:rsidRDefault="00000000" w:rsidRPr="00000000" w14:paraId="00000A9C">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Field Type : Dropdown selector</w:t>
      </w:r>
    </w:p>
    <w:p w:rsidR="00000000" w:rsidDel="00000000" w:rsidP="00000000" w:rsidRDefault="00000000" w:rsidRPr="00000000" w14:paraId="00000A9D">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Allowed values : </w:t>
      </w:r>
    </w:p>
    <w:p w:rsidR="00000000" w:rsidDel="00000000" w:rsidP="00000000" w:rsidRDefault="00000000" w:rsidRPr="00000000" w14:paraId="00000A9E">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1 weeks</w:t>
      </w:r>
    </w:p>
    <w:p w:rsidR="00000000" w:rsidDel="00000000" w:rsidP="00000000" w:rsidRDefault="00000000" w:rsidRPr="00000000" w14:paraId="00000A9F">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2 weeks</w:t>
      </w:r>
    </w:p>
    <w:p w:rsidR="00000000" w:rsidDel="00000000" w:rsidP="00000000" w:rsidRDefault="00000000" w:rsidRPr="00000000" w14:paraId="00000AA0">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3 weeks</w:t>
      </w:r>
    </w:p>
    <w:p w:rsidR="00000000" w:rsidDel="00000000" w:rsidP="00000000" w:rsidRDefault="00000000" w:rsidRPr="00000000" w14:paraId="00000AA1">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4 weeks so on… </w:t>
      </w:r>
      <w:r w:rsidDel="00000000" w:rsidR="00000000" w:rsidRPr="00000000">
        <w:rPr>
          <w:rtl w:val="0"/>
        </w:rPr>
        <w:t xml:space="preserve">upto</w:t>
      </w:r>
      <w:commentRangeStart w:id="73"/>
      <w:commentRangeStart w:id="74"/>
      <w:r w:rsidDel="00000000" w:rsidR="00000000" w:rsidRPr="00000000">
        <w:rPr>
          <w:rtl w:val="0"/>
        </w:rPr>
        <w:t xml:space="preserve"> </w:t>
      </w:r>
      <w:r w:rsidDel="00000000" w:rsidR="00000000" w:rsidRPr="00000000">
        <w:rPr>
          <w:strike w:val="1"/>
          <w:rtl w:val="0"/>
        </w:rPr>
        <w:t xml:space="preserve">18 weeks</w:t>
      </w:r>
      <w:commentRangeEnd w:id="73"/>
      <w:r w:rsidDel="00000000" w:rsidR="00000000" w:rsidRPr="00000000">
        <w:commentReference w:id="73"/>
      </w:r>
      <w:commentRangeEnd w:id="74"/>
      <w:r w:rsidDel="00000000" w:rsidR="00000000" w:rsidRPr="00000000">
        <w:commentReference w:id="74"/>
      </w:r>
      <w:r w:rsidDel="00000000" w:rsidR="00000000" w:rsidRPr="00000000">
        <w:rPr>
          <w:strike w:val="1"/>
          <w:rtl w:val="0"/>
        </w:rPr>
        <w:t xml:space="preserve"> </w:t>
      </w:r>
      <w:r w:rsidDel="00000000" w:rsidR="00000000" w:rsidRPr="00000000">
        <w:rPr>
          <w:rtl w:val="0"/>
        </w:rPr>
        <w:t xml:space="preserve">  23 weeks </w:t>
      </w:r>
    </w:p>
    <w:p w:rsidR="00000000" w:rsidDel="00000000" w:rsidP="00000000" w:rsidRDefault="00000000" w:rsidRPr="00000000" w14:paraId="00000AA2">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strike w:val="1"/>
        </w:rPr>
      </w:pPr>
      <w:r w:rsidDel="00000000" w:rsidR="00000000" w:rsidRPr="00000000">
        <w:rPr>
          <w:strike w:val="1"/>
          <w:rtl w:val="0"/>
        </w:rPr>
        <w:t xml:space="preserve">Validation Rules</w:t>
      </w:r>
    </w:p>
    <w:p w:rsidR="00000000" w:rsidDel="00000000" w:rsidP="00000000" w:rsidRDefault="00000000" w:rsidRPr="00000000" w14:paraId="00000AA3">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strike w:val="1"/>
        </w:rPr>
      </w:pPr>
      <w:r w:rsidDel="00000000" w:rsidR="00000000" w:rsidRPr="00000000">
        <w:rPr>
          <w:strike w:val="1"/>
          <w:rtl w:val="0"/>
        </w:rPr>
        <w:t xml:space="preserve">Must not exceed NFL Regular season duration (18 weeks)</w:t>
      </w:r>
    </w:p>
    <w:p w:rsidR="00000000" w:rsidDel="00000000" w:rsidP="00000000" w:rsidRDefault="00000000" w:rsidRPr="00000000" w14:paraId="00000AA4">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System Behavior</w:t>
      </w:r>
    </w:p>
    <w:p w:rsidR="00000000" w:rsidDel="00000000" w:rsidP="00000000" w:rsidRDefault="00000000" w:rsidRPr="00000000" w14:paraId="00000AA5">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The system must generate weekly matchups automatically.</w:t>
      </w:r>
    </w:p>
    <w:p w:rsidR="00000000" w:rsidDel="00000000" w:rsidP="00000000" w:rsidRDefault="00000000" w:rsidRPr="00000000" w14:paraId="00000AA6">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League standings must be updated after every week.</w:t>
      </w:r>
    </w:p>
    <w:p w:rsidR="00000000" w:rsidDel="00000000" w:rsidP="00000000" w:rsidRDefault="00000000" w:rsidRPr="00000000" w14:paraId="00000AA7">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A season length of 7 or fewer weeks is classified by the system as a "short league," which prompts the commissioner with an option to reactivate the league for a second time within the same NFL season</w:t>
      </w:r>
    </w:p>
    <w:p w:rsidR="00000000" w:rsidDel="00000000" w:rsidP="00000000" w:rsidRDefault="00000000" w:rsidRPr="00000000" w14:paraId="00000AA8">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Starting Currency</w:t>
      </w:r>
    </w:p>
    <w:p w:rsidR="00000000" w:rsidDel="00000000" w:rsidP="00000000" w:rsidRDefault="00000000" w:rsidRPr="00000000" w14:paraId="00000AA9">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Defines the initial virtual credits/game currency balance assigned to each participant for trading players.</w:t>
      </w:r>
    </w:p>
    <w:p w:rsidR="00000000" w:rsidDel="00000000" w:rsidP="00000000" w:rsidRDefault="00000000" w:rsidRPr="00000000" w14:paraId="00000AAA">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Field Type :  Input Text</w:t>
      </w:r>
    </w:p>
    <w:p w:rsidR="00000000" w:rsidDel="00000000" w:rsidP="00000000" w:rsidRDefault="00000000" w:rsidRPr="00000000" w14:paraId="00000AAB">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Only numeric values are allowed.</w:t>
      </w:r>
    </w:p>
    <w:p w:rsidR="00000000" w:rsidDel="00000000" w:rsidP="00000000" w:rsidRDefault="00000000" w:rsidRPr="00000000" w14:paraId="00000AAC">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ins w:author="Fan 2 Market Experience" w:id="0" w:date="2026-03-27T03:01:44Z"/>
        </w:rPr>
      </w:pPr>
      <w:r w:rsidDel="00000000" w:rsidR="00000000" w:rsidRPr="00000000">
        <w:rPr>
          <w:rtl w:val="0"/>
        </w:rPr>
        <w:t xml:space="preserve">Min : $2,000</w:t>
      </w:r>
      <w:ins w:author="Fan 2 Market Experience" w:id="0" w:date="2026-03-27T03:01:44Z">
        <w:commentRangeStart w:id="75"/>
        <w:commentRangeStart w:id="76"/>
        <w:r w:rsidDel="00000000" w:rsidR="00000000" w:rsidRPr="00000000">
          <w:rPr>
            <w:rtl w:val="0"/>
          </w:rPr>
        </w:r>
      </w:ins>
    </w:p>
    <w:p w:rsidR="00000000" w:rsidDel="00000000" w:rsidP="00000000" w:rsidRDefault="00000000" w:rsidRPr="00000000" w14:paraId="00000AAD">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rPrChange w:author="Fan 2 Market Experience" w:id="1" w:date="2026-03-27T03:01:44Z">
            <w:rPr/>
          </w:rPrChange>
        </w:rPr>
        <w:pPrChange w:author="Fan 2 Market Experience" w:id="0" w:date="2026-03-27T03:01:44Z">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200" w:before="0" w:line="276" w:lineRule="auto"/>
            <w:ind w:left="2880" w:right="0" w:hanging="360"/>
            <w:jc w:val="left"/>
          </w:pPr>
        </w:pPrChange>
      </w:pPr>
      <w:ins w:author="Fan 2 Market Experience" w:id="0" w:date="2026-03-27T03:01:44Z">
        <w:r w:rsidDel="00000000" w:rsidR="00000000" w:rsidRPr="00000000">
          <w:rPr>
            <w:rtl w:val="0"/>
          </w:rPr>
          <w:t xml:space="preserve">Max: $5,000</w:t>
        </w:r>
      </w:ins>
      <w:commentRangeEnd w:id="75"/>
      <w:r w:rsidDel="00000000" w:rsidR="00000000" w:rsidRPr="00000000">
        <w:commentReference w:id="75"/>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0AAE">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System Behavior : </w:t>
      </w:r>
    </w:p>
    <w:p w:rsidR="00000000" w:rsidDel="00000000" w:rsidP="00000000" w:rsidRDefault="00000000" w:rsidRPr="00000000" w14:paraId="00000AAF">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pPr>
      <w:r w:rsidDel="00000000" w:rsidR="00000000" w:rsidRPr="00000000">
        <w:rPr>
          <w:rtl w:val="0"/>
        </w:rPr>
        <w:t xml:space="preserve">Every participant receives the same starting balance.</w:t>
      </w:r>
    </w:p>
    <w:p w:rsidR="00000000" w:rsidDel="00000000" w:rsidP="00000000" w:rsidRDefault="00000000" w:rsidRPr="00000000" w14:paraId="00000AB0">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pPr>
      <w:r w:rsidDel="00000000" w:rsidR="00000000" w:rsidRPr="00000000">
        <w:rPr>
          <w:rtl w:val="0"/>
        </w:rPr>
        <w:t xml:space="preserve">Currency is used for : </w:t>
      </w:r>
    </w:p>
    <w:p w:rsidR="00000000" w:rsidDel="00000000" w:rsidP="00000000" w:rsidRDefault="00000000" w:rsidRPr="00000000" w14:paraId="00000AB1">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pPr>
      <w:r w:rsidDel="00000000" w:rsidR="00000000" w:rsidRPr="00000000">
        <w:rPr>
          <w:rtl w:val="0"/>
        </w:rPr>
        <w:t xml:space="preserve">Buying players</w:t>
      </w:r>
    </w:p>
    <w:p w:rsidR="00000000" w:rsidDel="00000000" w:rsidP="00000000" w:rsidRDefault="00000000" w:rsidRPr="00000000" w14:paraId="00000AB2">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pPr>
      <w:r w:rsidDel="00000000" w:rsidR="00000000" w:rsidRPr="00000000">
        <w:rPr>
          <w:rtl w:val="0"/>
        </w:rPr>
        <w:t xml:space="preserve">Trading in the market</w:t>
      </w:r>
    </w:p>
    <w:p w:rsidR="00000000" w:rsidDel="00000000" w:rsidP="00000000" w:rsidRDefault="00000000" w:rsidRPr="00000000" w14:paraId="00000AB3">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pPr>
      <w:r w:rsidDel="00000000" w:rsidR="00000000" w:rsidRPr="00000000">
        <w:rPr>
          <w:rtl w:val="0"/>
        </w:rPr>
        <w:t xml:space="preserve">This currency is placed in an isolated "League Wallet" and can only be used for buying/selling players and paying commissions/Spread within that specific league.</w:t>
      </w:r>
    </w:p>
    <w:p w:rsidR="00000000" w:rsidDel="00000000" w:rsidP="00000000" w:rsidRDefault="00000000" w:rsidRPr="00000000" w14:paraId="00000AB4">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pPr>
      <w:r w:rsidDel="00000000" w:rsidR="00000000" w:rsidRPr="00000000">
        <w:rPr>
          <w:rtl w:val="0"/>
        </w:rPr>
        <w:t xml:space="preserve">At the end of the season, this baseline starting allocation is excluded from end-of-League profit settlements transferred to the persistent User Wallet. (defined as ending league currency minus starting allocation).</w:t>
      </w:r>
    </w:p>
    <w:p w:rsidR="00000000" w:rsidDel="00000000" w:rsidP="00000000" w:rsidRDefault="00000000" w:rsidRPr="00000000" w14:paraId="00000AB5">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Max Additional Buy-In Cap</w:t>
      </w:r>
    </w:p>
    <w:p w:rsidR="00000000" w:rsidDel="00000000" w:rsidP="00000000" w:rsidRDefault="00000000" w:rsidRPr="00000000" w14:paraId="00000AB6">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Defines the maximum amount of additional currency a user can purchase or add to their league wallet.</w:t>
      </w:r>
    </w:p>
    <w:p w:rsidR="00000000" w:rsidDel="00000000" w:rsidP="00000000" w:rsidRDefault="00000000" w:rsidRPr="00000000" w14:paraId="00000AB7">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Field Type : Input field along with $ symbol.</w:t>
      </w:r>
    </w:p>
    <w:p w:rsidR="00000000" w:rsidDel="00000000" w:rsidP="00000000" w:rsidRDefault="00000000" w:rsidRPr="00000000" w14:paraId="00000AB8">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Only numeric values are allowed.</w:t>
      </w:r>
    </w:p>
    <w:p w:rsidR="00000000" w:rsidDel="00000000" w:rsidP="00000000" w:rsidRDefault="00000000" w:rsidRPr="00000000" w14:paraId="00000AB9">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Validation Rules</w:t>
      </w:r>
    </w:p>
    <w:p w:rsidR="00000000" w:rsidDel="00000000" w:rsidP="00000000" w:rsidRDefault="00000000" w:rsidRPr="00000000" w14:paraId="00000ABA">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Users can purchase additional buy-ins at any time, in increments, up to this maximum limit.</w:t>
      </w:r>
    </w:p>
    <w:p w:rsidR="00000000" w:rsidDel="00000000" w:rsidP="00000000" w:rsidRDefault="00000000" w:rsidRPr="00000000" w14:paraId="00000ABB">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If a user purchases an amount that pushes them over this league cap, the system should not allow the Transfer/Buy-in.</w:t>
      </w:r>
      <w:r w:rsidDel="00000000" w:rsidR="00000000" w:rsidRPr="00000000">
        <w:rPr>
          <w:rtl w:val="0"/>
        </w:rPr>
      </w:r>
    </w:p>
    <w:p w:rsidR="00000000" w:rsidDel="00000000" w:rsidP="00000000" w:rsidRDefault="00000000" w:rsidRPr="00000000" w14:paraId="00000ABC">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System Behavior</w:t>
      </w:r>
    </w:p>
    <w:p w:rsidR="00000000" w:rsidDel="00000000" w:rsidP="00000000" w:rsidRDefault="00000000" w:rsidRPr="00000000" w14:paraId="00000ABD">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Prevents users from exceeding the configured limit.</w:t>
      </w:r>
    </w:p>
    <w:p w:rsidR="00000000" w:rsidDel="00000000" w:rsidP="00000000" w:rsidRDefault="00000000" w:rsidRPr="00000000" w14:paraId="00000ABE">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Helps maintain fair competition across participants.</w:t>
      </w:r>
    </w:p>
    <w:p w:rsidR="00000000" w:rsidDel="00000000" w:rsidP="00000000" w:rsidRDefault="00000000" w:rsidRPr="00000000" w14:paraId="00000ABF">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Converted into league currency using a platform-controlled conversion rate (Mode B), which for the MVP is restricted to an allowable conversion range of 0% to 40%.</w:t>
      </w:r>
    </w:p>
    <w:p w:rsidR="00000000" w:rsidDel="00000000" w:rsidP="00000000" w:rsidRDefault="00000000" w:rsidRPr="00000000" w14:paraId="00000AC0">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Example : </w:t>
      </w:r>
    </w:p>
    <w:p w:rsidR="00000000" w:rsidDel="00000000" w:rsidP="00000000" w:rsidRDefault="00000000" w:rsidRPr="00000000" w14:paraId="00000AC1">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Let’s Assume a User contains of 1000$ in User Wallet</w:t>
      </w:r>
    </w:p>
    <w:p w:rsidR="00000000" w:rsidDel="00000000" w:rsidP="00000000" w:rsidRDefault="00000000" w:rsidRPr="00000000" w14:paraId="00000AC2">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Now, he joined a League called Friends League</w:t>
      </w:r>
    </w:p>
    <w:p w:rsidR="00000000" w:rsidDel="00000000" w:rsidP="00000000" w:rsidRDefault="00000000" w:rsidRPr="00000000" w14:paraId="00000AC3">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Friends league created with : </w:t>
      </w:r>
    </w:p>
    <w:p w:rsidR="00000000" w:rsidDel="00000000" w:rsidP="00000000" w:rsidRDefault="00000000" w:rsidRPr="00000000" w14:paraId="00000AC4">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Starting Allocation = $ 2000  </w:t>
      </w:r>
    </w:p>
    <w:p w:rsidR="00000000" w:rsidDel="00000000" w:rsidP="00000000" w:rsidRDefault="00000000" w:rsidRPr="00000000" w14:paraId="00000AC5">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Max Buy-In Cap =  $ 3000</w:t>
        <w:tab/>
      </w:r>
    </w:p>
    <w:p w:rsidR="00000000" w:rsidDel="00000000" w:rsidP="00000000" w:rsidRDefault="00000000" w:rsidRPr="00000000" w14:paraId="00000AC6">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Buy-In Conversion Rate = Mode B and the commissioner sets 20 %.</w:t>
      </w:r>
    </w:p>
    <w:p w:rsidR="00000000" w:rsidDel="00000000" w:rsidP="00000000" w:rsidRDefault="00000000" w:rsidRPr="00000000" w14:paraId="00000AC7">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Now, when the Users clicks on “ transfer/Add Funds” from League Wallet. </w:t>
      </w:r>
    </w:p>
    <w:p w:rsidR="00000000" w:rsidDel="00000000" w:rsidP="00000000" w:rsidRDefault="00000000" w:rsidRPr="00000000" w14:paraId="00000AC8">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And enters the amount 1000$ , the system will check 2 things here : </w:t>
      </w:r>
    </w:p>
    <w:p w:rsidR="00000000" w:rsidDel="00000000" w:rsidP="00000000" w:rsidRDefault="00000000" w:rsidRPr="00000000" w14:paraId="00000AC9">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Max Buy-In Cap</w:t>
      </w:r>
    </w:p>
    <w:p w:rsidR="00000000" w:rsidDel="00000000" w:rsidP="00000000" w:rsidRDefault="00000000" w:rsidRPr="00000000" w14:paraId="00000ACA">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Buy-in Conversion Rate </w:t>
      </w:r>
    </w:p>
    <w:p w:rsidR="00000000" w:rsidDel="00000000" w:rsidP="00000000" w:rsidRDefault="00000000" w:rsidRPr="00000000" w14:paraId="00000ACB">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As, the 1000 $ is within the max Buy-in cap that is 3000 $. Now, the system will check the 2nd one that is Buy-in Conversion rate set to 20%. </w:t>
      </w:r>
    </w:p>
    <w:p w:rsidR="00000000" w:rsidDel="00000000" w:rsidP="00000000" w:rsidRDefault="00000000" w:rsidRPr="00000000" w14:paraId="00000ACC">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Now, 20% will be from the amount the User enters to transfer . i.e., $1000.</w:t>
      </w:r>
    </w:p>
    <w:p w:rsidR="00000000" w:rsidDel="00000000" w:rsidP="00000000" w:rsidRDefault="00000000" w:rsidRPr="00000000" w14:paraId="00000ACD">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20% 1000 = $200</w:t>
      </w:r>
    </w:p>
    <w:p w:rsidR="00000000" w:rsidDel="00000000" w:rsidP="00000000" w:rsidRDefault="00000000" w:rsidRPr="00000000" w14:paraId="00000ACE">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Now, only the 200 credits/game currency will be credited into users league wallet.</w:t>
      </w:r>
    </w:p>
    <w:p w:rsidR="00000000" w:rsidDel="00000000" w:rsidP="00000000" w:rsidRDefault="00000000" w:rsidRPr="00000000" w14:paraId="00000ACF">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The system updates the Max Buy-In cap for this User. That is as he already used 200. Remaining 2800 will be his Max buy-In cap.</w:t>
      </w:r>
    </w:p>
    <w:p w:rsidR="00000000" w:rsidDel="00000000" w:rsidP="00000000" w:rsidRDefault="00000000" w:rsidRPr="00000000" w14:paraId="00000AD0">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Buy-in Conversion Rate </w:t>
      </w:r>
    </w:p>
    <w:p w:rsidR="00000000" w:rsidDel="00000000" w:rsidP="00000000" w:rsidRDefault="00000000" w:rsidRPr="00000000" w14:paraId="00000AD1">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Buy-In Conversion Rate : </w:t>
      </w:r>
    </w:p>
    <w:p w:rsidR="00000000" w:rsidDel="00000000" w:rsidP="00000000" w:rsidRDefault="00000000" w:rsidRPr="00000000" w14:paraId="00000AD2">
      <w:pPr>
        <w:numPr>
          <w:ilvl w:val="2"/>
          <w:numId w:val="94"/>
        </w:numPr>
        <w:spacing w:after="0" w:afterAutospacing="0"/>
        <w:ind w:left="2160" w:hanging="360"/>
      </w:pPr>
      <w:r w:rsidDel="00000000" w:rsidR="00000000" w:rsidRPr="00000000">
        <w:rPr>
          <w:rtl w:val="0"/>
        </w:rPr>
        <w:t xml:space="preserve">Defines how purchased or earned funds (from User Wallet) are converted into </w:t>
      </w:r>
      <w:r w:rsidDel="00000000" w:rsidR="00000000" w:rsidRPr="00000000">
        <w:rPr>
          <w:b w:val="1"/>
          <w:bCs w:val="1"/>
          <w:rtl w:val="0"/>
        </w:rPr>
        <w:t xml:space="preserve">League Wallet currency</w:t>
      </w:r>
      <w:r w:rsidDel="00000000" w:rsidR="00000000" w:rsidRPr="00000000">
        <w:rPr>
          <w:rtl w:val="0"/>
        </w:rPr>
        <w:t xml:space="preserve">.</w:t>
      </w:r>
    </w:p>
    <w:p w:rsidR="00000000" w:rsidDel="00000000" w:rsidP="00000000" w:rsidRDefault="00000000" w:rsidRPr="00000000" w14:paraId="00000AD3">
      <w:pPr>
        <w:numPr>
          <w:ilvl w:val="2"/>
          <w:numId w:val="94"/>
        </w:numPr>
        <w:spacing w:after="0" w:afterAutospacing="0"/>
        <w:ind w:left="2160" w:hanging="360"/>
        <w:rPr>
          <w:u w:val="none"/>
        </w:rPr>
      </w:pPr>
      <w:r w:rsidDel="00000000" w:rsidR="00000000" w:rsidRPr="00000000">
        <w:rPr>
          <w:rtl w:val="0"/>
        </w:rPr>
        <w:t xml:space="preserve">This field behaves differently based on the selected Conversion Mode by Admin :</w:t>
      </w:r>
    </w:p>
    <w:p w:rsidR="00000000" w:rsidDel="00000000" w:rsidP="00000000" w:rsidRDefault="00000000" w:rsidRPr="00000000" w14:paraId="00000AD4">
      <w:pPr>
        <w:numPr>
          <w:ilvl w:val="3"/>
          <w:numId w:val="94"/>
        </w:numPr>
        <w:spacing w:after="0" w:afterAutospacing="0"/>
        <w:ind w:left="2880" w:hanging="360"/>
        <w:rPr>
          <w:u w:val="none"/>
        </w:rPr>
      </w:pPr>
      <w:r w:rsidDel="00000000" w:rsidR="00000000" w:rsidRPr="00000000">
        <w:rPr>
          <w:rtl w:val="0"/>
        </w:rPr>
        <w:t xml:space="preserve">Mode A : Single Fixed Conversion Rate</w:t>
      </w:r>
    </w:p>
    <w:p w:rsidR="00000000" w:rsidDel="00000000" w:rsidP="00000000" w:rsidRDefault="00000000" w:rsidRPr="00000000" w14:paraId="00000AD5">
      <w:pPr>
        <w:numPr>
          <w:ilvl w:val="3"/>
          <w:numId w:val="94"/>
        </w:numPr>
        <w:spacing w:after="0" w:afterAutospacing="0"/>
        <w:ind w:left="2880" w:hanging="360"/>
        <w:rPr>
          <w:u w:val="none"/>
        </w:rPr>
      </w:pPr>
      <w:r w:rsidDel="00000000" w:rsidR="00000000" w:rsidRPr="00000000">
        <w:rPr>
          <w:rtl w:val="0"/>
        </w:rPr>
        <w:t xml:space="preserve">Mode B : Range-Based (Min-Max),Used by Commissioner</w:t>
      </w:r>
    </w:p>
    <w:p w:rsidR="00000000" w:rsidDel="00000000" w:rsidP="00000000" w:rsidRDefault="00000000" w:rsidRPr="00000000" w14:paraId="00000AD6">
      <w:pPr>
        <w:numPr>
          <w:ilvl w:val="2"/>
          <w:numId w:val="94"/>
        </w:numPr>
        <w:spacing w:after="0" w:afterAutospacing="0"/>
        <w:ind w:left="2160" w:hanging="360"/>
        <w:rPr>
          <w:u w:val="none"/>
        </w:rPr>
      </w:pPr>
      <w:r w:rsidDel="00000000" w:rsidR="00000000" w:rsidRPr="00000000">
        <w:rPr>
          <w:rtl w:val="0"/>
        </w:rPr>
        <w:t xml:space="preserve">If the Admin sets Mode A then this field becomes Ready-only displaying the Exact Fixed Conversion rate.</w:t>
      </w:r>
    </w:p>
    <w:p w:rsidR="00000000" w:rsidDel="00000000" w:rsidP="00000000" w:rsidRDefault="00000000" w:rsidRPr="00000000" w14:paraId="00000AD7">
      <w:pPr>
        <w:numPr>
          <w:ilvl w:val="2"/>
          <w:numId w:val="94"/>
        </w:numPr>
        <w:spacing w:after="0" w:afterAutospacing="0"/>
        <w:ind w:left="2160" w:hanging="360"/>
        <w:rPr>
          <w:u w:val="none"/>
        </w:rPr>
      </w:pPr>
      <w:r w:rsidDel="00000000" w:rsidR="00000000" w:rsidRPr="00000000">
        <w:rPr>
          <w:rtl w:val="0"/>
        </w:rPr>
        <w:t xml:space="preserve">If the Admin sets Mode B then this field will be Input field allowing the Commissioner to set the percentage. </w:t>
      </w:r>
    </w:p>
    <w:p w:rsidR="00000000" w:rsidDel="00000000" w:rsidP="00000000" w:rsidRDefault="00000000" w:rsidRPr="00000000" w14:paraId="00000AD8">
      <w:pPr>
        <w:numPr>
          <w:ilvl w:val="2"/>
          <w:numId w:val="94"/>
        </w:numPr>
        <w:spacing w:after="0" w:afterAutospacing="0"/>
        <w:ind w:left="2160" w:hanging="360"/>
      </w:pPr>
      <w:r w:rsidDel="00000000" w:rsidR="00000000" w:rsidRPr="00000000">
        <w:rPr>
          <w:rtl w:val="0"/>
        </w:rPr>
        <w:t xml:space="preserve">Field Type : Input field along with % symbol.</w:t>
      </w:r>
    </w:p>
    <w:p w:rsidR="00000000" w:rsidDel="00000000" w:rsidP="00000000" w:rsidRDefault="00000000" w:rsidRPr="00000000" w14:paraId="00000AD9">
      <w:pPr>
        <w:numPr>
          <w:ilvl w:val="2"/>
          <w:numId w:val="94"/>
        </w:numPr>
        <w:spacing w:after="0" w:afterAutospacing="0"/>
        <w:ind w:left="2160" w:hanging="360"/>
      </w:pPr>
      <w:r w:rsidDel="00000000" w:rsidR="00000000" w:rsidRPr="00000000">
        <w:rPr>
          <w:rtl w:val="0"/>
        </w:rPr>
        <w:t xml:space="preserve">Only numeric values are allowed.</w:t>
      </w:r>
    </w:p>
    <w:p w:rsidR="00000000" w:rsidDel="00000000" w:rsidP="00000000" w:rsidRDefault="00000000" w:rsidRPr="00000000" w14:paraId="00000ADA">
      <w:pPr>
        <w:numPr>
          <w:ilvl w:val="2"/>
          <w:numId w:val="94"/>
        </w:numPr>
        <w:spacing w:after="0" w:afterAutospacing="0"/>
        <w:ind w:left="2160" w:hanging="360"/>
      </w:pPr>
      <w:r w:rsidDel="00000000" w:rsidR="00000000" w:rsidRPr="00000000">
        <w:rPr>
          <w:rtl w:val="0"/>
        </w:rPr>
        <w:t xml:space="preserve">Validation Rules</w:t>
      </w:r>
    </w:p>
    <w:p w:rsidR="00000000" w:rsidDel="00000000" w:rsidP="00000000" w:rsidRDefault="00000000" w:rsidRPr="00000000" w14:paraId="00000ADB">
      <w:pPr>
        <w:numPr>
          <w:ilvl w:val="3"/>
          <w:numId w:val="94"/>
        </w:numPr>
        <w:spacing w:after="0" w:afterAutospacing="0"/>
        <w:ind w:left="2880" w:hanging="360"/>
      </w:pPr>
      <w:r w:rsidDel="00000000" w:rsidR="00000000" w:rsidRPr="00000000">
        <w:rPr>
          <w:rtl w:val="0"/>
        </w:rPr>
        <w:t xml:space="preserve">If Mode B then, the exact conversion rate set by commissioner should lie between the (0% - 40%)</w:t>
      </w:r>
      <w:r w:rsidDel="00000000" w:rsidR="00000000" w:rsidRPr="00000000">
        <w:rPr>
          <w:rtl w:val="0"/>
        </w:rPr>
      </w:r>
    </w:p>
    <w:p w:rsidR="00000000" w:rsidDel="00000000" w:rsidP="00000000" w:rsidRDefault="00000000" w:rsidRPr="00000000" w14:paraId="00000ADC">
      <w:pPr>
        <w:numPr>
          <w:ilvl w:val="2"/>
          <w:numId w:val="94"/>
        </w:numPr>
        <w:spacing w:after="0" w:afterAutospacing="0"/>
        <w:ind w:left="2160" w:hanging="360"/>
      </w:pPr>
      <w:r w:rsidDel="00000000" w:rsidR="00000000" w:rsidRPr="00000000">
        <w:rPr>
          <w:rtl w:val="0"/>
        </w:rPr>
        <w:t xml:space="preserve">Example 1 :  (Mode A - Fixed Conversion)</w:t>
      </w:r>
    </w:p>
    <w:p w:rsidR="00000000" w:rsidDel="00000000" w:rsidP="00000000" w:rsidRDefault="00000000" w:rsidRPr="00000000" w14:paraId="00000ADD">
      <w:pPr>
        <w:numPr>
          <w:ilvl w:val="3"/>
          <w:numId w:val="94"/>
        </w:numPr>
        <w:spacing w:after="0" w:afterAutospacing="0"/>
        <w:ind w:left="2880" w:hanging="360"/>
        <w:rPr>
          <w:u w:val="none"/>
        </w:rPr>
      </w:pPr>
      <w:r w:rsidDel="00000000" w:rsidR="00000000" w:rsidRPr="00000000">
        <w:rPr>
          <w:rtl w:val="0"/>
        </w:rPr>
        <w:t xml:space="preserve">Admin sets : </w:t>
      </w:r>
    </w:p>
    <w:p w:rsidR="00000000" w:rsidDel="00000000" w:rsidP="00000000" w:rsidRDefault="00000000" w:rsidRPr="00000000" w14:paraId="00000ADE">
      <w:pPr>
        <w:numPr>
          <w:ilvl w:val="4"/>
          <w:numId w:val="94"/>
        </w:numPr>
        <w:spacing w:after="0" w:afterAutospacing="0"/>
        <w:ind w:left="3600" w:hanging="360"/>
        <w:rPr>
          <w:u w:val="none"/>
        </w:rPr>
      </w:pPr>
      <w:r w:rsidDel="00000000" w:rsidR="00000000" w:rsidRPr="00000000">
        <w:rPr>
          <w:rtl w:val="0"/>
        </w:rPr>
        <w:t xml:space="preserve">Buy-In Conversion rate = 20%</w:t>
      </w:r>
    </w:p>
    <w:p w:rsidR="00000000" w:rsidDel="00000000" w:rsidP="00000000" w:rsidRDefault="00000000" w:rsidRPr="00000000" w14:paraId="00000ADF">
      <w:pPr>
        <w:numPr>
          <w:ilvl w:val="3"/>
          <w:numId w:val="94"/>
        </w:numPr>
        <w:spacing w:after="0" w:afterAutospacing="0"/>
        <w:ind w:left="2880" w:hanging="360"/>
        <w:rPr>
          <w:u w:val="none"/>
        </w:rPr>
      </w:pPr>
      <w:r w:rsidDel="00000000" w:rsidR="00000000" w:rsidRPr="00000000">
        <w:rPr>
          <w:rtl w:val="0"/>
        </w:rPr>
        <w:t xml:space="preserve">User performs : </w:t>
      </w:r>
    </w:p>
    <w:p w:rsidR="00000000" w:rsidDel="00000000" w:rsidP="00000000" w:rsidRDefault="00000000" w:rsidRPr="00000000" w14:paraId="00000AE0">
      <w:pPr>
        <w:numPr>
          <w:ilvl w:val="4"/>
          <w:numId w:val="94"/>
        </w:numPr>
        <w:spacing w:after="0" w:afterAutospacing="0"/>
        <w:ind w:left="3600" w:hanging="360"/>
        <w:rPr>
          <w:u w:val="none"/>
        </w:rPr>
      </w:pPr>
      <w:r w:rsidDel="00000000" w:rsidR="00000000" w:rsidRPr="00000000">
        <w:rPr>
          <w:rtl w:val="0"/>
        </w:rPr>
        <w:t xml:space="preserve">Buy-In =$100</w:t>
      </w:r>
    </w:p>
    <w:p w:rsidR="00000000" w:rsidDel="00000000" w:rsidP="00000000" w:rsidRDefault="00000000" w:rsidRPr="00000000" w14:paraId="00000AE1">
      <w:pPr>
        <w:numPr>
          <w:ilvl w:val="3"/>
          <w:numId w:val="94"/>
        </w:numPr>
        <w:spacing w:after="0" w:afterAutospacing="0"/>
        <w:ind w:left="2880" w:hanging="360"/>
        <w:rPr>
          <w:u w:val="none"/>
        </w:rPr>
      </w:pPr>
      <w:r w:rsidDel="00000000" w:rsidR="00000000" w:rsidRPr="00000000">
        <w:rPr>
          <w:rtl w:val="0"/>
        </w:rPr>
        <w:t xml:space="preserve">System Calculation:</w:t>
      </w:r>
    </w:p>
    <w:p w:rsidR="00000000" w:rsidDel="00000000" w:rsidP="00000000" w:rsidRDefault="00000000" w:rsidRPr="00000000" w14:paraId="00000AE2">
      <w:pPr>
        <w:numPr>
          <w:ilvl w:val="4"/>
          <w:numId w:val="94"/>
        </w:numPr>
        <w:spacing w:after="0" w:afterAutospacing="0"/>
        <w:ind w:left="3600" w:hanging="360"/>
        <w:rPr>
          <w:u w:val="none"/>
        </w:rPr>
      </w:pPr>
      <w:r w:rsidDel="00000000" w:rsidR="00000000" w:rsidRPr="00000000">
        <w:rPr>
          <w:rtl w:val="0"/>
        </w:rPr>
        <w:t xml:space="preserve">Converted Amount = 100*20% = $20</w:t>
      </w:r>
    </w:p>
    <w:p w:rsidR="00000000" w:rsidDel="00000000" w:rsidP="00000000" w:rsidRDefault="00000000" w:rsidRPr="00000000" w14:paraId="00000AE3">
      <w:pPr>
        <w:numPr>
          <w:ilvl w:val="3"/>
          <w:numId w:val="94"/>
        </w:numPr>
        <w:spacing w:after="0" w:afterAutospacing="0"/>
        <w:ind w:left="2880" w:hanging="360"/>
        <w:rPr>
          <w:u w:val="none"/>
        </w:rPr>
      </w:pPr>
      <w:r w:rsidDel="00000000" w:rsidR="00000000" w:rsidRPr="00000000">
        <w:rPr>
          <w:rtl w:val="0"/>
        </w:rPr>
        <w:t xml:space="preserve">Result : </w:t>
      </w:r>
    </w:p>
    <w:p w:rsidR="00000000" w:rsidDel="00000000" w:rsidP="00000000" w:rsidRDefault="00000000" w:rsidRPr="00000000" w14:paraId="00000AE4">
      <w:pPr>
        <w:numPr>
          <w:ilvl w:val="4"/>
          <w:numId w:val="94"/>
        </w:numPr>
        <w:spacing w:after="0" w:afterAutospacing="0"/>
        <w:ind w:left="3600" w:hanging="360"/>
        <w:rPr>
          <w:u w:val="none"/>
        </w:rPr>
      </w:pPr>
      <w:r w:rsidDel="00000000" w:rsidR="00000000" w:rsidRPr="00000000">
        <w:rPr>
          <w:rtl w:val="0"/>
        </w:rPr>
        <w:t xml:space="preserve">User Wallet = $100 minus</w:t>
      </w:r>
    </w:p>
    <w:p w:rsidR="00000000" w:rsidDel="00000000" w:rsidP="00000000" w:rsidRDefault="00000000" w:rsidRPr="00000000" w14:paraId="00000AE5">
      <w:pPr>
        <w:numPr>
          <w:ilvl w:val="4"/>
          <w:numId w:val="94"/>
        </w:numPr>
        <w:spacing w:after="0" w:afterAutospacing="0"/>
        <w:ind w:left="3600" w:hanging="360"/>
        <w:rPr>
          <w:u w:val="none"/>
        </w:rPr>
      </w:pPr>
      <w:r w:rsidDel="00000000" w:rsidR="00000000" w:rsidRPr="00000000">
        <w:rPr>
          <w:rtl w:val="0"/>
        </w:rPr>
        <w:t xml:space="preserve">League Wallet =  $20 credits </w:t>
      </w:r>
    </w:p>
    <w:p w:rsidR="00000000" w:rsidDel="00000000" w:rsidP="00000000" w:rsidRDefault="00000000" w:rsidRPr="00000000" w14:paraId="00000AE6">
      <w:pPr>
        <w:numPr>
          <w:ilvl w:val="2"/>
          <w:numId w:val="94"/>
        </w:numPr>
        <w:spacing w:after="0" w:afterAutospacing="0"/>
        <w:ind w:left="2160" w:hanging="360"/>
        <w:rPr>
          <w:u w:val="none"/>
        </w:rPr>
      </w:pPr>
      <w:r w:rsidDel="00000000" w:rsidR="00000000" w:rsidRPr="00000000">
        <w:rPr>
          <w:rtl w:val="0"/>
        </w:rPr>
        <w:t xml:space="preserve">Example 2 : (Mode B - Range-Based (Min-Max),Used by Commissioner)</w:t>
      </w:r>
    </w:p>
    <w:p w:rsidR="00000000" w:rsidDel="00000000" w:rsidP="00000000" w:rsidRDefault="00000000" w:rsidRPr="00000000" w14:paraId="00000AE7">
      <w:pPr>
        <w:numPr>
          <w:ilvl w:val="3"/>
          <w:numId w:val="94"/>
        </w:numPr>
        <w:spacing w:after="0" w:afterAutospacing="0"/>
        <w:ind w:left="2880" w:hanging="360"/>
        <w:rPr>
          <w:u w:val="none"/>
        </w:rPr>
      </w:pPr>
      <w:r w:rsidDel="00000000" w:rsidR="00000000" w:rsidRPr="00000000">
        <w:rPr>
          <w:rtl w:val="0"/>
        </w:rPr>
        <w:t xml:space="preserve">Commissioner sets : </w:t>
      </w:r>
    </w:p>
    <w:p w:rsidR="00000000" w:rsidDel="00000000" w:rsidP="00000000" w:rsidRDefault="00000000" w:rsidRPr="00000000" w14:paraId="00000AE8">
      <w:pPr>
        <w:numPr>
          <w:ilvl w:val="4"/>
          <w:numId w:val="94"/>
        </w:numPr>
        <w:spacing w:after="0" w:afterAutospacing="0"/>
        <w:ind w:left="3600" w:hanging="360"/>
        <w:rPr>
          <w:u w:val="none"/>
        </w:rPr>
      </w:pPr>
      <w:r w:rsidDel="00000000" w:rsidR="00000000" w:rsidRPr="00000000">
        <w:rPr>
          <w:rtl w:val="0"/>
        </w:rPr>
        <w:t xml:space="preserve">Buy-In Conversion rate = 20%</w:t>
      </w:r>
    </w:p>
    <w:p w:rsidR="00000000" w:rsidDel="00000000" w:rsidP="00000000" w:rsidRDefault="00000000" w:rsidRPr="00000000" w14:paraId="00000AE9">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User performs : </w:t>
      </w:r>
    </w:p>
    <w:p w:rsidR="00000000" w:rsidDel="00000000" w:rsidP="00000000" w:rsidRDefault="00000000" w:rsidRPr="00000000" w14:paraId="00000AEA">
      <w:pPr>
        <w:numPr>
          <w:ilvl w:val="4"/>
          <w:numId w:val="94"/>
        </w:numPr>
        <w:spacing w:after="0" w:afterAutospacing="0"/>
        <w:ind w:left="3600" w:hanging="360"/>
        <w:rPr>
          <w:u w:val="none"/>
        </w:rPr>
      </w:pPr>
      <w:r w:rsidDel="00000000" w:rsidR="00000000" w:rsidRPr="00000000">
        <w:rPr>
          <w:rtl w:val="0"/>
        </w:rPr>
        <w:t xml:space="preserve">Buy-In =$200</w:t>
      </w:r>
    </w:p>
    <w:p w:rsidR="00000000" w:rsidDel="00000000" w:rsidP="00000000" w:rsidRDefault="00000000" w:rsidRPr="00000000" w14:paraId="00000AEB">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System Calculation:</w:t>
      </w:r>
    </w:p>
    <w:p w:rsidR="00000000" w:rsidDel="00000000" w:rsidP="00000000" w:rsidRDefault="00000000" w:rsidRPr="00000000" w14:paraId="00000AEC">
      <w:pPr>
        <w:numPr>
          <w:ilvl w:val="4"/>
          <w:numId w:val="94"/>
        </w:numPr>
        <w:spacing w:after="0" w:afterAutospacing="0"/>
        <w:ind w:left="3600" w:hanging="360"/>
        <w:rPr>
          <w:u w:val="none"/>
        </w:rPr>
      </w:pPr>
      <w:r w:rsidDel="00000000" w:rsidR="00000000" w:rsidRPr="00000000">
        <w:rPr>
          <w:rtl w:val="0"/>
        </w:rPr>
        <w:t xml:space="preserve">Converted Amount = 200*20% = $40</w:t>
      </w:r>
    </w:p>
    <w:p w:rsidR="00000000" w:rsidDel="00000000" w:rsidP="00000000" w:rsidRDefault="00000000" w:rsidRPr="00000000" w14:paraId="00000AED">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Result : </w:t>
      </w:r>
    </w:p>
    <w:p w:rsidR="00000000" w:rsidDel="00000000" w:rsidP="00000000" w:rsidRDefault="00000000" w:rsidRPr="00000000" w14:paraId="00000AEE">
      <w:pPr>
        <w:numPr>
          <w:ilvl w:val="4"/>
          <w:numId w:val="94"/>
        </w:numPr>
        <w:spacing w:after="0" w:afterAutospacing="0"/>
        <w:ind w:left="3600" w:hanging="360"/>
        <w:rPr>
          <w:u w:val="none"/>
        </w:rPr>
      </w:pPr>
      <w:r w:rsidDel="00000000" w:rsidR="00000000" w:rsidRPr="00000000">
        <w:rPr>
          <w:rtl w:val="0"/>
        </w:rPr>
        <w:t xml:space="preserve">User Wallet = $200 minus</w:t>
      </w:r>
    </w:p>
    <w:p w:rsidR="00000000" w:rsidDel="00000000" w:rsidP="00000000" w:rsidRDefault="00000000" w:rsidRPr="00000000" w14:paraId="00000AEF">
      <w:pPr>
        <w:numPr>
          <w:ilvl w:val="4"/>
          <w:numId w:val="94"/>
        </w:numPr>
        <w:spacing w:after="0" w:afterAutospacing="0"/>
        <w:ind w:left="3600" w:hanging="360"/>
        <w:rPr>
          <w:u w:val="none"/>
        </w:rPr>
      </w:pPr>
      <w:r w:rsidDel="00000000" w:rsidR="00000000" w:rsidRPr="00000000">
        <w:rPr>
          <w:rtl w:val="0"/>
        </w:rPr>
        <w:t xml:space="preserve">League Wallet =  $40 credits </w:t>
      </w:r>
      <w:r w:rsidDel="00000000" w:rsidR="00000000" w:rsidRPr="00000000">
        <w:rPr>
          <w:rtl w:val="0"/>
        </w:rPr>
      </w:r>
    </w:p>
    <w:p w:rsidR="00000000" w:rsidDel="00000000" w:rsidP="00000000" w:rsidRDefault="00000000" w:rsidRPr="00000000" w14:paraId="00000AF0">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Scoring Model - Half PPR (Read-Only)</w:t>
      </w:r>
    </w:p>
    <w:p w:rsidR="00000000" w:rsidDel="00000000" w:rsidP="00000000" w:rsidRDefault="00000000" w:rsidRPr="00000000" w14:paraId="00000AF1">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Defines how player performance points are calculated.</w:t>
      </w:r>
    </w:p>
    <w:p w:rsidR="00000000" w:rsidDel="00000000" w:rsidP="00000000" w:rsidRDefault="00000000" w:rsidRPr="00000000" w14:paraId="00000AF2">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It should be an expandable /clickable field .Clicking on the View Scoring points/ rules should display the Events &amp; Points awarded in Read-Only.</w:t>
      </w:r>
    </w:p>
    <w:p w:rsidR="00000000" w:rsidDel="00000000" w:rsidP="00000000" w:rsidRDefault="00000000" w:rsidRPr="00000000" w14:paraId="00000AF3">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Validation Rules</w:t>
      </w:r>
    </w:p>
    <w:p w:rsidR="00000000" w:rsidDel="00000000" w:rsidP="00000000" w:rsidRDefault="00000000" w:rsidRPr="00000000" w14:paraId="00000AF4">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For the MVP, this is NOT actually configurable by the commissioner. Because player pricing relies on global aggregate scoring, Half-PPR (0.5 points per reception) is strictly enforced platform-wide</w:t>
      </w:r>
    </w:p>
    <w:p w:rsidR="00000000" w:rsidDel="00000000" w:rsidP="00000000" w:rsidRDefault="00000000" w:rsidRPr="00000000" w14:paraId="00000AF5">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System Behavior</w:t>
      </w:r>
    </w:p>
    <w:p w:rsidR="00000000" w:rsidDel="00000000" w:rsidP="00000000" w:rsidRDefault="00000000" w:rsidRPr="00000000" w14:paraId="00000AF6">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The scoring model cannot be modified in MVP.</w:t>
      </w:r>
    </w:p>
    <w:p w:rsidR="00000000" w:rsidDel="00000000" w:rsidP="00000000" w:rsidRDefault="00000000" w:rsidRPr="00000000" w14:paraId="00000AF7">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All leagues operate under the Half PPR scoring system (Half Point Per Reception).</w:t>
      </w:r>
    </w:p>
    <w:p w:rsidR="00000000" w:rsidDel="00000000" w:rsidP="00000000" w:rsidRDefault="00000000" w:rsidRPr="00000000" w14:paraId="00000AF8">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The system automatically applies standard fantasy scoring rules with fractional precision (e.g., 87 rushing yards = 8.7 points, no rounding) and explicitly excludes Defense/Special Teams and performance bonuses.</w:t>
      </w:r>
    </w:p>
    <w:p w:rsidR="00000000" w:rsidDel="00000000" w:rsidP="00000000" w:rsidRDefault="00000000" w:rsidRPr="00000000" w14:paraId="00000AF9">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r>
    </w:p>
    <w:p w:rsidR="00000000" w:rsidDel="00000000" w:rsidP="00000000" w:rsidRDefault="00000000" w:rsidRPr="00000000" w14:paraId="00000AFA">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u w:val="none"/>
        </w:rPr>
      </w:pPr>
      <w:r w:rsidDel="00000000" w:rsidR="00000000" w:rsidRPr="00000000">
        <w:rPr>
          <w:rtl w:val="0"/>
        </w:rPr>
        <w:t xml:space="preserve">F2MX MVP Half PPR Scoring Table</w:t>
      </w:r>
      <w:r w:rsidDel="00000000" w:rsidR="00000000" w:rsidRPr="00000000">
        <w:rPr>
          <w:rtl w:val="0"/>
        </w:rPr>
      </w:r>
    </w:p>
    <w:tbl>
      <w:tblPr>
        <w:tblStyle w:val="Table39"/>
        <w:tblW w:w="9540.0"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2355"/>
        <w:gridCol w:w="2490"/>
        <w:gridCol w:w="4695"/>
        <w:tblGridChange w:id="0">
          <w:tblGrid>
            <w:gridCol w:w="2355"/>
            <w:gridCol w:w="2490"/>
            <w:gridCol w:w="469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FB">
            <w:pPr>
              <w:spacing w:after="0" w:before="0" w:lineRule="auto"/>
              <w:jc w:val="center"/>
              <w:rPr>
                <w:b w:val="1"/>
                <w:bCs w:val="1"/>
                <w:highlight w:val="white"/>
              </w:rPr>
            </w:pPr>
            <w:r w:rsidDel="00000000" w:rsidR="00000000" w:rsidRPr="00000000">
              <w:rPr>
                <w:b w:val="1"/>
                <w:bCs w:val="1"/>
                <w:highlight w:val="white"/>
                <w:rtl w:val="0"/>
              </w:rPr>
              <w:t xml:space="preserve">Event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FC">
            <w:pPr>
              <w:spacing w:after="0" w:before="0" w:lineRule="auto"/>
              <w:jc w:val="center"/>
              <w:rPr>
                <w:b w:val="1"/>
                <w:bCs w:val="1"/>
                <w:highlight w:val="white"/>
              </w:rPr>
            </w:pPr>
            <w:r w:rsidDel="00000000" w:rsidR="00000000" w:rsidRPr="00000000">
              <w:rPr>
                <w:b w:val="1"/>
                <w:bCs w:val="1"/>
                <w:highlight w:val="white"/>
                <w:rtl w:val="0"/>
              </w:rPr>
              <w:t xml:space="preserve">Points Awarded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FD">
            <w:pPr>
              <w:spacing w:after="0" w:before="0" w:lineRule="auto"/>
              <w:jc w:val="center"/>
              <w:rPr>
                <w:b w:val="1"/>
                <w:bCs w:val="1"/>
                <w:highlight w:val="white"/>
              </w:rPr>
            </w:pPr>
            <w:r w:rsidDel="00000000" w:rsidR="00000000" w:rsidRPr="00000000">
              <w:rPr>
                <w:b w:val="1"/>
                <w:bCs w:val="1"/>
                <w:highlight w:val="white"/>
                <w:rtl w:val="0"/>
              </w:rPr>
              <w:t xml:space="preserve">Additional Rules &amp; System Behavior</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FE">
            <w:pPr>
              <w:spacing w:after="0" w:before="0" w:lineRule="auto"/>
              <w:rPr>
                <w:highlight w:val="white"/>
              </w:rPr>
            </w:pPr>
            <w:r w:rsidDel="00000000" w:rsidR="00000000" w:rsidRPr="00000000">
              <w:rPr>
                <w:highlight w:val="white"/>
                <w:rtl w:val="0"/>
              </w:rPr>
              <w:t xml:space="preserve">Passing Yards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FF">
            <w:pPr>
              <w:spacing w:after="0" w:before="0" w:lineRule="auto"/>
              <w:rPr>
                <w:highlight w:val="white"/>
              </w:rPr>
            </w:pPr>
            <w:r w:rsidDel="00000000" w:rsidR="00000000" w:rsidRPr="00000000">
              <w:rPr>
                <w:highlight w:val="white"/>
                <w:rtl w:val="0"/>
              </w:rPr>
              <w:t xml:space="preserve">0.04 points per yard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0">
            <w:pPr>
              <w:spacing w:after="0" w:before="0" w:lineRule="auto"/>
              <w:rPr>
                <w:highlight w:val="white"/>
              </w:rPr>
            </w:pPr>
            <w:r w:rsidDel="00000000" w:rsidR="00000000" w:rsidRPr="00000000">
              <w:rPr>
                <w:highlight w:val="white"/>
                <w:rtl w:val="0"/>
              </w:rPr>
              <w:t xml:space="preserve">Fractional scoring applies (e.g., 249 yards = 9.96 points).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1">
            <w:pPr>
              <w:spacing w:after="0" w:before="0" w:lineRule="auto"/>
              <w:rPr>
                <w:highlight w:val="white"/>
              </w:rPr>
            </w:pPr>
            <w:r w:rsidDel="00000000" w:rsidR="00000000" w:rsidRPr="00000000">
              <w:rPr>
                <w:highlight w:val="white"/>
                <w:rtl w:val="0"/>
              </w:rPr>
              <w:t xml:space="preserve">Passing Touchdown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2">
            <w:pPr>
              <w:spacing w:after="0" w:before="0" w:lineRule="auto"/>
              <w:rPr>
                <w:highlight w:val="white"/>
              </w:rPr>
            </w:pPr>
            <w:r w:rsidDel="00000000" w:rsidR="00000000" w:rsidRPr="00000000">
              <w:rPr>
                <w:highlight w:val="white"/>
                <w:rtl w:val="0"/>
              </w:rPr>
              <w:t xml:space="preserve">+4 points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3">
            <w:pPr>
              <w:spacing w:after="0" w:before="0" w:lineRule="auto"/>
              <w:rPr>
                <w:highlight w:val="white"/>
              </w:rPr>
            </w:pPr>
            <w:r w:rsidDel="00000000" w:rsidR="00000000" w:rsidRPr="00000000">
              <w:rPr>
                <w:highlight w:val="white"/>
                <w:rtl w:val="0"/>
              </w:rPr>
              <w:t xml:space="preserve">Standard MVP default for QBs.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4">
            <w:pPr>
              <w:spacing w:after="0" w:before="0" w:lineRule="auto"/>
              <w:rPr>
                <w:highlight w:val="white"/>
              </w:rPr>
            </w:pPr>
            <w:r w:rsidDel="00000000" w:rsidR="00000000" w:rsidRPr="00000000">
              <w:rPr>
                <w:highlight w:val="white"/>
                <w:rtl w:val="0"/>
              </w:rPr>
              <w:t xml:space="preserve">Interception Thrown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5">
            <w:pPr>
              <w:spacing w:after="0" w:before="0" w:lineRule="auto"/>
              <w:rPr>
                <w:highlight w:val="white"/>
              </w:rPr>
            </w:pPr>
            <w:r w:rsidDel="00000000" w:rsidR="00000000" w:rsidRPr="00000000">
              <w:rPr>
                <w:highlight w:val="white"/>
                <w:rtl w:val="0"/>
              </w:rPr>
              <w:t xml:space="preserve">-2 points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6">
            <w:pPr>
              <w:spacing w:after="0" w:before="0" w:lineRule="auto"/>
              <w:rPr>
                <w:highlight w:val="white"/>
              </w:rPr>
            </w:pPr>
            <w:r w:rsidDel="00000000" w:rsidR="00000000" w:rsidRPr="00000000">
              <w:rPr>
                <w:highlight w:val="white"/>
                <w:rtl w:val="0"/>
              </w:rPr>
              <w:t xml:space="preserve">Penalty applied to the passer.</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7">
            <w:pPr>
              <w:spacing w:after="0" w:before="0" w:lineRule="auto"/>
              <w:rPr>
                <w:highlight w:val="white"/>
              </w:rPr>
            </w:pPr>
            <w:r w:rsidDel="00000000" w:rsidR="00000000" w:rsidRPr="00000000">
              <w:rPr>
                <w:highlight w:val="white"/>
                <w:rtl w:val="0"/>
              </w:rPr>
              <w:t xml:space="preserve">Rushing Yards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8">
            <w:pPr>
              <w:spacing w:after="0" w:before="0" w:lineRule="auto"/>
              <w:rPr>
                <w:highlight w:val="white"/>
              </w:rPr>
            </w:pPr>
            <w:r w:rsidDel="00000000" w:rsidR="00000000" w:rsidRPr="00000000">
              <w:rPr>
                <w:highlight w:val="white"/>
                <w:rtl w:val="0"/>
              </w:rPr>
              <w:t xml:space="preserve">0.10 points per yard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9">
            <w:pPr>
              <w:spacing w:after="0" w:before="0" w:lineRule="auto"/>
              <w:rPr>
                <w:highlight w:val="white"/>
              </w:rPr>
            </w:pPr>
            <w:r w:rsidDel="00000000" w:rsidR="00000000" w:rsidRPr="00000000">
              <w:rPr>
                <w:highlight w:val="white"/>
                <w:rtl w:val="0"/>
              </w:rPr>
              <w:t xml:space="preserve">Fractional scoring applies (e.g., 87 yards = 8.7 points).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A">
            <w:pPr>
              <w:spacing w:after="0" w:before="0" w:lineRule="auto"/>
              <w:rPr>
                <w:highlight w:val="white"/>
              </w:rPr>
            </w:pPr>
            <w:r w:rsidDel="00000000" w:rsidR="00000000" w:rsidRPr="00000000">
              <w:rPr>
                <w:highlight w:val="white"/>
                <w:rtl w:val="0"/>
              </w:rPr>
              <w:t xml:space="preserve">Rushing Touchdown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B">
            <w:pPr>
              <w:spacing w:after="0" w:before="0" w:lineRule="auto"/>
              <w:rPr>
                <w:highlight w:val="white"/>
              </w:rPr>
            </w:pPr>
            <w:r w:rsidDel="00000000" w:rsidR="00000000" w:rsidRPr="00000000">
              <w:rPr>
                <w:highlight w:val="white"/>
                <w:rtl w:val="0"/>
              </w:rPr>
              <w:t xml:space="preserve">+6 points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C">
            <w:pPr>
              <w:spacing w:after="0" w:before="0" w:lineRule="auto"/>
              <w:rPr>
                <w:highlight w:val="white"/>
              </w:rPr>
            </w:pPr>
            <w:r w:rsidDel="00000000" w:rsidR="00000000" w:rsidRPr="00000000">
              <w:rPr>
                <w:highlight w:val="white"/>
                <w:rtl w:val="0"/>
              </w:rPr>
              <w:t xml:space="preserve">Standard scoring applies.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D">
            <w:pPr>
              <w:spacing w:after="0" w:before="0" w:lineRule="auto"/>
              <w:rPr>
                <w:highlight w:val="white"/>
              </w:rPr>
            </w:pPr>
            <w:r w:rsidDel="00000000" w:rsidR="00000000" w:rsidRPr="00000000">
              <w:rPr>
                <w:highlight w:val="white"/>
                <w:rtl w:val="0"/>
              </w:rPr>
              <w:t xml:space="preserve">Receiving Yards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E">
            <w:pPr>
              <w:spacing w:after="0" w:before="0" w:lineRule="auto"/>
              <w:rPr>
                <w:highlight w:val="white"/>
              </w:rPr>
            </w:pPr>
            <w:r w:rsidDel="00000000" w:rsidR="00000000" w:rsidRPr="00000000">
              <w:rPr>
                <w:highlight w:val="white"/>
                <w:rtl w:val="0"/>
              </w:rPr>
              <w:t xml:space="preserve">0.10 points per yard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F">
            <w:pPr>
              <w:spacing w:after="0" w:before="0" w:lineRule="auto"/>
              <w:rPr>
                <w:highlight w:val="white"/>
              </w:rPr>
            </w:pPr>
            <w:r w:rsidDel="00000000" w:rsidR="00000000" w:rsidRPr="00000000">
              <w:rPr>
                <w:highlight w:val="white"/>
                <w:rtl w:val="0"/>
              </w:rPr>
              <w:t xml:space="preserve">Fractional scoring applies.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0">
            <w:pPr>
              <w:spacing w:after="0" w:before="0" w:lineRule="auto"/>
              <w:rPr>
                <w:highlight w:val="white"/>
              </w:rPr>
            </w:pPr>
            <w:r w:rsidDel="00000000" w:rsidR="00000000" w:rsidRPr="00000000">
              <w:rPr>
                <w:highlight w:val="white"/>
                <w:rtl w:val="0"/>
              </w:rPr>
              <w:t xml:space="preserve">Receiving Touchdown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1">
            <w:pPr>
              <w:spacing w:after="0" w:before="0" w:lineRule="auto"/>
              <w:rPr>
                <w:highlight w:val="white"/>
              </w:rPr>
            </w:pPr>
            <w:r w:rsidDel="00000000" w:rsidR="00000000" w:rsidRPr="00000000">
              <w:rPr>
                <w:highlight w:val="white"/>
                <w:rtl w:val="0"/>
              </w:rPr>
              <w:t xml:space="preserve">+6 points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2">
            <w:pPr>
              <w:spacing w:after="0" w:before="0" w:lineRule="auto"/>
              <w:rPr>
                <w:highlight w:val="white"/>
              </w:rPr>
            </w:pPr>
            <w:r w:rsidDel="00000000" w:rsidR="00000000" w:rsidRPr="00000000">
              <w:rPr>
                <w:highlight w:val="white"/>
                <w:rtl w:val="0"/>
              </w:rPr>
              <w:t xml:space="preserve">Standard scoring applies.</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3">
            <w:pPr>
              <w:spacing w:after="0" w:before="0" w:lineRule="auto"/>
              <w:rPr>
                <w:highlight w:val="white"/>
              </w:rPr>
            </w:pPr>
            <w:r w:rsidDel="00000000" w:rsidR="00000000" w:rsidRPr="00000000">
              <w:rPr>
                <w:highlight w:val="white"/>
                <w:rtl w:val="0"/>
              </w:rPr>
              <w:t xml:space="preserve">Reception (Half-PPR)</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4">
            <w:pPr>
              <w:spacing w:after="0" w:before="0" w:lineRule="auto"/>
              <w:rPr>
                <w:highlight w:val="white"/>
              </w:rPr>
            </w:pPr>
            <w:r w:rsidDel="00000000" w:rsidR="00000000" w:rsidRPr="00000000">
              <w:rPr>
                <w:highlight w:val="white"/>
                <w:rtl w:val="0"/>
              </w:rPr>
              <w:t xml:space="preserve">+0.5 points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5">
            <w:pPr>
              <w:spacing w:after="0" w:before="0" w:lineRule="auto"/>
              <w:rPr>
                <w:highlight w:val="white"/>
              </w:rPr>
            </w:pPr>
            <w:r w:rsidDel="00000000" w:rsidR="00000000" w:rsidRPr="00000000">
              <w:rPr>
                <w:highlight w:val="white"/>
                <w:rtl w:val="0"/>
              </w:rPr>
              <w:t xml:space="preserve">Awarded for every caught pass, on top of yardage and touchdown points.</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6">
            <w:pPr>
              <w:spacing w:after="0" w:before="0" w:lineRule="auto"/>
              <w:rPr>
                <w:highlight w:val="white"/>
              </w:rPr>
            </w:pPr>
            <w:r w:rsidDel="00000000" w:rsidR="00000000" w:rsidRPr="00000000">
              <w:rPr>
                <w:highlight w:val="white"/>
                <w:rtl w:val="0"/>
              </w:rPr>
              <w:t xml:space="preserve">Fumble Lost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7">
            <w:pPr>
              <w:spacing w:after="0" w:before="0" w:lineRule="auto"/>
              <w:rPr>
                <w:highlight w:val="white"/>
              </w:rPr>
            </w:pPr>
            <w:r w:rsidDel="00000000" w:rsidR="00000000" w:rsidRPr="00000000">
              <w:rPr>
                <w:highlight w:val="white"/>
                <w:rtl w:val="0"/>
              </w:rPr>
              <w:t xml:space="preserve">-2 points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8">
            <w:pPr>
              <w:spacing w:after="0" w:before="0" w:lineRule="auto"/>
              <w:rPr>
                <w:highlight w:val="white"/>
              </w:rPr>
            </w:pPr>
            <w:r w:rsidDel="00000000" w:rsidR="00000000" w:rsidRPr="00000000">
              <w:rPr>
                <w:highlight w:val="white"/>
                <w:rtl w:val="0"/>
              </w:rPr>
              <w:t xml:space="preserve">Only penalized if the fumble results in a turnover (recovered by the opposing team).</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9">
            <w:pPr>
              <w:spacing w:after="0" w:before="0" w:lineRule="auto"/>
              <w:rPr>
                <w:highlight w:val="white"/>
              </w:rPr>
            </w:pPr>
            <w:r w:rsidDel="00000000" w:rsidR="00000000" w:rsidRPr="00000000">
              <w:rPr>
                <w:highlight w:val="white"/>
                <w:rtl w:val="0"/>
              </w:rPr>
              <w:t xml:space="preserve">Fumble (Not Lost)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A">
            <w:pPr>
              <w:spacing w:after="0" w:before="0" w:lineRule="auto"/>
              <w:rPr>
                <w:highlight w:val="white"/>
              </w:rPr>
            </w:pPr>
            <w:r w:rsidDel="00000000" w:rsidR="00000000" w:rsidRPr="00000000">
              <w:rPr>
                <w:highlight w:val="white"/>
                <w:rtl w:val="0"/>
              </w:rPr>
              <w:t xml:space="preserve">0 points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B">
            <w:pPr>
              <w:spacing w:after="0" w:before="0" w:lineRule="auto"/>
              <w:rPr>
                <w:highlight w:val="white"/>
              </w:rPr>
            </w:pPr>
            <w:r w:rsidDel="00000000" w:rsidR="00000000" w:rsidRPr="00000000">
              <w:rPr>
                <w:highlight w:val="white"/>
                <w:rtl w:val="0"/>
              </w:rPr>
              <w:t xml:space="preserve">If a player fumbles but their own team recovers it, there is no penalty.</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C">
            <w:pPr>
              <w:spacing w:after="0" w:before="0" w:lineRule="auto"/>
              <w:rPr>
                <w:highlight w:val="white"/>
              </w:rPr>
            </w:pPr>
            <w:r w:rsidDel="00000000" w:rsidR="00000000" w:rsidRPr="00000000">
              <w:rPr>
                <w:highlight w:val="white"/>
                <w:rtl w:val="0"/>
              </w:rPr>
              <w:t xml:space="preserve">2-Point Conversion (Scored)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D">
            <w:pPr>
              <w:spacing w:after="0" w:before="0" w:lineRule="auto"/>
              <w:rPr>
                <w:highlight w:val="white"/>
              </w:rPr>
            </w:pPr>
            <w:r w:rsidDel="00000000" w:rsidR="00000000" w:rsidRPr="00000000">
              <w:rPr>
                <w:highlight w:val="white"/>
                <w:rtl w:val="0"/>
              </w:rPr>
              <w:t xml:space="preserve">+2 points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E">
            <w:pPr>
              <w:spacing w:after="0" w:before="0" w:lineRule="auto"/>
              <w:rPr>
                <w:highlight w:val="white"/>
              </w:rPr>
            </w:pPr>
            <w:r w:rsidDel="00000000" w:rsidR="00000000" w:rsidRPr="00000000">
              <w:rPr>
                <w:highlight w:val="white"/>
                <w:rtl w:val="0"/>
              </w:rPr>
              <w:t xml:space="preserve">Awarded to the player who scores the conversion via rush or reception.</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F">
            <w:pPr>
              <w:spacing w:after="0" w:before="0" w:lineRule="auto"/>
              <w:rPr>
                <w:highlight w:val="white"/>
              </w:rPr>
            </w:pPr>
            <w:r w:rsidDel="00000000" w:rsidR="00000000" w:rsidRPr="00000000">
              <w:rPr>
                <w:highlight w:val="white"/>
                <w:rtl w:val="0"/>
              </w:rPr>
              <w:t xml:space="preserve">2-Point Conversion (Passer)</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0">
            <w:pPr>
              <w:spacing w:after="0" w:before="0" w:lineRule="auto"/>
              <w:rPr>
                <w:highlight w:val="white"/>
              </w:rPr>
            </w:pPr>
            <w:r w:rsidDel="00000000" w:rsidR="00000000" w:rsidRPr="00000000">
              <w:rPr>
                <w:highlight w:val="white"/>
                <w:rtl w:val="0"/>
              </w:rPr>
              <w:t xml:space="preserve">+2 points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1">
            <w:pPr>
              <w:spacing w:after="0" w:before="0" w:lineRule="auto"/>
              <w:rPr>
                <w:highlight w:val="white"/>
              </w:rPr>
            </w:pPr>
            <w:r w:rsidDel="00000000" w:rsidR="00000000" w:rsidRPr="00000000">
              <w:rPr>
                <w:highlight w:val="white"/>
                <w:rtl w:val="0"/>
              </w:rPr>
              <w:t xml:space="preserve">F2MX management explicitly confirmed the QB/passer also receives +2 points for a successful passing conversion</w:t>
            </w:r>
          </w:p>
        </w:tc>
      </w:tr>
    </w:tbl>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b w:val="1"/>
          <w:bCs w:val="1"/>
        </w:rPr>
      </w:pPr>
      <w:r w:rsidDel="00000000" w:rsidR="00000000" w:rsidRPr="00000000">
        <w:rPr>
          <w:rtl w:val="0"/>
        </w:rPr>
      </w:r>
    </w:p>
    <w:p w:rsidR="00000000" w:rsidDel="00000000" w:rsidP="00000000" w:rsidRDefault="00000000" w:rsidRPr="00000000" w14:paraId="00000B23">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color w:val="0000ff"/>
        </w:rPr>
      </w:pPr>
      <w:r w:rsidDel="00000000" w:rsidR="00000000" w:rsidRPr="00000000">
        <w:rPr>
          <w:b w:val="1"/>
          <w:bCs w:val="1"/>
          <w:color w:val="0000ff"/>
          <w:rtl w:val="0"/>
        </w:rPr>
        <w:t xml:space="preserve">Playoffs Toggle </w:t>
      </w:r>
    </w:p>
    <w:p w:rsidR="00000000" w:rsidDel="00000000" w:rsidP="00000000" w:rsidRDefault="00000000" w:rsidRPr="00000000" w14:paraId="00000B24">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Allows the league creator to enable or disable playoffs at the end of the season.</w:t>
      </w:r>
    </w:p>
    <w:p w:rsidR="00000000" w:rsidDel="00000000" w:rsidP="00000000" w:rsidRDefault="00000000" w:rsidRPr="00000000" w14:paraId="00000B25">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Field Type : Toggle Switch (ON/OFF) </w:t>
      </w:r>
    </w:p>
    <w:p w:rsidR="00000000" w:rsidDel="00000000" w:rsidP="00000000" w:rsidRDefault="00000000" w:rsidRPr="00000000" w14:paraId="00000B26">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Default : OFF</w:t>
      </w:r>
    </w:p>
    <w:p w:rsidR="00000000" w:rsidDel="00000000" w:rsidP="00000000" w:rsidRDefault="00000000" w:rsidRPr="00000000" w14:paraId="00000B27">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If Playoffs =  enabled</w:t>
      </w:r>
    </w:p>
    <w:p w:rsidR="00000000" w:rsidDel="00000000" w:rsidP="00000000" w:rsidRDefault="00000000" w:rsidRPr="00000000" w14:paraId="00000B28">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The system must display 2 options &amp; 1 additional configuration field.</w:t>
      </w:r>
    </w:p>
    <w:p w:rsidR="00000000" w:rsidDel="00000000" w:rsidP="00000000" w:rsidRDefault="00000000" w:rsidRPr="00000000" w14:paraId="00000B29">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Option 1 : “Traditional Head-to-Head Bracket Playoffs” (10+ Weeks)</w:t>
      </w:r>
    </w:p>
    <w:p w:rsidR="00000000" w:rsidDel="00000000" w:rsidP="00000000" w:rsidRDefault="00000000" w:rsidRPr="00000000" w14:paraId="00000B2A">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The system generates an NFL-style seeded bracket (e.g., 1 vs 4, 2 vs 3) based on the final regular-season standings.</w:t>
      </w:r>
    </w:p>
    <w:p w:rsidR="00000000" w:rsidDel="00000000" w:rsidP="00000000" w:rsidRDefault="00000000" w:rsidRPr="00000000" w14:paraId="00000B2B">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These playoff matchups replace standard regular-season matchups for the designated playoff weeks.</w:t>
      </w:r>
    </w:p>
    <w:p w:rsidR="00000000" w:rsidDel="00000000" w:rsidP="00000000" w:rsidRDefault="00000000" w:rsidRPr="00000000" w14:paraId="00000B2C">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b w:val="1"/>
          <w:bCs w:val="1"/>
          <w:rtl w:val="0"/>
        </w:rPr>
        <w:t xml:space="preserve">Matchup clause :</w:t>
      </w:r>
      <w:r w:rsidDel="00000000" w:rsidR="00000000" w:rsidRPr="00000000">
        <w:rPr>
          <w:rtl w:val="0"/>
        </w:rPr>
        <w:t xml:space="preserve">Teams are seeded based on final regular-season standings.</w:t>
      </w:r>
    </w:p>
    <w:p w:rsidR="00000000" w:rsidDel="00000000" w:rsidP="00000000" w:rsidRDefault="00000000" w:rsidRPr="00000000" w14:paraId="00000B2D">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Matchups are structured such that:</w:t>
      </w:r>
    </w:p>
    <w:p w:rsidR="00000000" w:rsidDel="00000000" w:rsidP="00000000" w:rsidRDefault="00000000" w:rsidRPr="00000000" w14:paraId="00000B2E">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Highest seed plays lowest seed (e.g., 1 vs 4)</w:t>
      </w:r>
    </w:p>
    <w:p w:rsidR="00000000" w:rsidDel="00000000" w:rsidP="00000000" w:rsidRDefault="00000000" w:rsidRPr="00000000" w14:paraId="00000B2F">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Next highest plays next lowest ( e.g., 2 vs 3)</w:t>
      </w:r>
    </w:p>
    <w:p w:rsidR="00000000" w:rsidDel="00000000" w:rsidP="00000000" w:rsidRDefault="00000000" w:rsidRPr="00000000" w14:paraId="00000B30">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b w:val="1"/>
          <w:bCs w:val="1"/>
          <w:rtl w:val="0"/>
        </w:rPr>
        <w:t xml:space="preserve">Bracket Generation</w:t>
      </w:r>
    </w:p>
    <w:p w:rsidR="00000000" w:rsidDel="00000000" w:rsidP="00000000" w:rsidRDefault="00000000" w:rsidRPr="00000000" w14:paraId="00000B31">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At the end of the regular season: </w:t>
      </w:r>
    </w:p>
    <w:p w:rsidR="00000000" w:rsidDel="00000000" w:rsidP="00000000" w:rsidRDefault="00000000" w:rsidRPr="00000000" w14:paraId="00000B32">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System locks standings</w:t>
      </w:r>
    </w:p>
    <w:p w:rsidR="00000000" w:rsidDel="00000000" w:rsidP="00000000" w:rsidRDefault="00000000" w:rsidRPr="00000000" w14:paraId="00000B33">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Identifies Top-N teams</w:t>
      </w:r>
    </w:p>
    <w:p w:rsidR="00000000" w:rsidDel="00000000" w:rsidP="00000000" w:rsidRDefault="00000000" w:rsidRPr="00000000" w14:paraId="00000B34">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Generates a seeded playoff bracket.</w:t>
      </w:r>
    </w:p>
    <w:p w:rsidR="00000000" w:rsidDel="00000000" w:rsidP="00000000" w:rsidRDefault="00000000" w:rsidRPr="00000000" w14:paraId="00000B35">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b w:val="1"/>
          <w:bCs w:val="1"/>
          <w:rtl w:val="0"/>
        </w:rPr>
        <w:t xml:space="preserve">Playoff Gameplay Behavior</w:t>
      </w:r>
    </w:p>
    <w:p w:rsidR="00000000" w:rsidDel="00000000" w:rsidP="00000000" w:rsidRDefault="00000000" w:rsidRPr="00000000" w14:paraId="00000B36">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During playoff weeks:</w:t>
      </w:r>
    </w:p>
    <w:p w:rsidR="00000000" w:rsidDel="00000000" w:rsidP="00000000" w:rsidRDefault="00000000" w:rsidRPr="00000000" w14:paraId="00000B37">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pPr>
      <w:r w:rsidDel="00000000" w:rsidR="00000000" w:rsidRPr="00000000">
        <w:rPr>
          <w:rtl w:val="0"/>
        </w:rPr>
        <w:t xml:space="preserve">Same trading rules as regular season</w:t>
      </w:r>
    </w:p>
    <w:p w:rsidR="00000000" w:rsidDel="00000000" w:rsidP="00000000" w:rsidRDefault="00000000" w:rsidRPr="00000000" w14:paraId="00000B38">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pPr>
      <w:r w:rsidDel="00000000" w:rsidR="00000000" w:rsidRPr="00000000">
        <w:rPr>
          <w:rtl w:val="0"/>
        </w:rPr>
        <w:t xml:space="preserve">Same scoring rules</w:t>
      </w:r>
    </w:p>
    <w:p w:rsidR="00000000" w:rsidDel="00000000" w:rsidP="00000000" w:rsidRDefault="00000000" w:rsidRPr="00000000" w14:paraId="00000B39">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pPr>
      <w:r w:rsidDel="00000000" w:rsidR="00000000" w:rsidRPr="00000000">
        <w:rPr>
          <w:rtl w:val="0"/>
        </w:rPr>
        <w:t xml:space="preserve">Same ownership-based attribution</w:t>
      </w:r>
    </w:p>
    <w:p w:rsidR="00000000" w:rsidDel="00000000" w:rsidP="00000000" w:rsidRDefault="00000000" w:rsidRPr="00000000" w14:paraId="00000B3A">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pPr>
      <w:r w:rsidDel="00000000" w:rsidR="00000000" w:rsidRPr="00000000">
        <w:rPr>
          <w:rtl w:val="0"/>
        </w:rPr>
        <w:t xml:space="preserve">Same pricing model</w:t>
      </w:r>
    </w:p>
    <w:p w:rsidR="00000000" w:rsidDel="00000000" w:rsidP="00000000" w:rsidRDefault="00000000" w:rsidRPr="00000000" w14:paraId="00000B3B">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pPr>
      <w:r w:rsidDel="00000000" w:rsidR="00000000" w:rsidRPr="00000000">
        <w:rPr>
          <w:rtl w:val="0"/>
        </w:rPr>
        <w:t xml:space="preserve">Same match logic</w:t>
      </w:r>
    </w:p>
    <w:p w:rsidR="00000000" w:rsidDel="00000000" w:rsidP="00000000" w:rsidRDefault="00000000" w:rsidRPr="00000000" w14:paraId="00000B3C">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b w:val="1"/>
          <w:bCs w:val="1"/>
          <w:rtl w:val="0"/>
        </w:rPr>
        <w:t xml:space="preserve">Validation Rule:</w:t>
      </w:r>
      <w:r w:rsidDel="00000000" w:rsidR="00000000" w:rsidRPr="00000000">
        <w:rPr>
          <w:rtl w:val="0"/>
        </w:rPr>
        <w:t xml:space="preserve"> The league's "Season Length" must be at least 10 weeks long to select this format.</w:t>
      </w:r>
    </w:p>
    <w:p w:rsidR="00000000" w:rsidDel="00000000" w:rsidP="00000000" w:rsidRDefault="00000000" w:rsidRPr="00000000" w14:paraId="00000B3D">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b w:val="1"/>
          <w:bCs w:val="1"/>
          <w:rtl w:val="0"/>
        </w:rPr>
        <w:t xml:space="preserve">Playoff Elimination Clause </w:t>
      </w:r>
    </w:p>
    <w:p w:rsidR="00000000" w:rsidDel="00000000" w:rsidP="00000000" w:rsidRDefault="00000000" w:rsidRPr="00000000" w14:paraId="00000B3E">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Teams that lose in any playoff round:</w:t>
      </w:r>
    </w:p>
    <w:p w:rsidR="00000000" w:rsidDel="00000000" w:rsidP="00000000" w:rsidRDefault="00000000" w:rsidRPr="00000000" w14:paraId="00000B3F">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Are immediately eliminated</w:t>
      </w:r>
    </w:p>
    <w:p w:rsidR="00000000" w:rsidDel="00000000" w:rsidP="00000000" w:rsidRDefault="00000000" w:rsidRPr="00000000" w14:paraId="00000B40">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Do not progress to further weeks</w:t>
      </w:r>
    </w:p>
    <w:p w:rsidR="00000000" w:rsidDel="00000000" w:rsidP="00000000" w:rsidRDefault="00000000" w:rsidRPr="00000000" w14:paraId="00000B41">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Do not enter the consolation bracket</w:t>
      </w:r>
    </w:p>
    <w:p w:rsidR="00000000" w:rsidDel="00000000" w:rsidP="00000000" w:rsidRDefault="00000000" w:rsidRPr="00000000" w14:paraId="00000B42">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Their competitive participation ends in that week.</w:t>
      </w:r>
    </w:p>
    <w:p w:rsidR="00000000" w:rsidDel="00000000" w:rsidP="00000000" w:rsidRDefault="00000000" w:rsidRPr="00000000" w14:paraId="00000B43">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b w:val="1"/>
          <w:bCs w:val="1"/>
          <w:rtl w:val="0"/>
        </w:rPr>
        <w:t xml:space="preserve">Example - Traditional Playoffs</w:t>
      </w:r>
      <w:r w:rsidDel="00000000" w:rsidR="00000000" w:rsidRPr="00000000">
        <w:rPr>
          <w:rtl w:val="0"/>
        </w:rPr>
      </w:r>
    </w:p>
    <w:p w:rsidR="00000000" w:rsidDel="00000000" w:rsidP="00000000" w:rsidRDefault="00000000" w:rsidRPr="00000000" w14:paraId="00000B44">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League Size: 10</w:t>
      </w:r>
    </w:p>
    <w:p w:rsidR="00000000" w:rsidDel="00000000" w:rsidP="00000000" w:rsidRDefault="00000000" w:rsidRPr="00000000" w14:paraId="00000B45">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Top 4 Qualified for Playoffs: A, B, C, D</w:t>
      </w:r>
    </w:p>
    <w:p w:rsidR="00000000" w:rsidDel="00000000" w:rsidP="00000000" w:rsidRDefault="00000000" w:rsidRPr="00000000" w14:paraId="00000B46">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Playoff Weeks: 2</w:t>
      </w:r>
    </w:p>
    <w:p w:rsidR="00000000" w:rsidDel="00000000" w:rsidP="00000000" w:rsidRDefault="00000000" w:rsidRPr="00000000" w14:paraId="00000B47">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Week 1 – Semi-finals:</w:t>
      </w:r>
    </w:p>
    <w:p w:rsidR="00000000" w:rsidDel="00000000" w:rsidP="00000000" w:rsidRDefault="00000000" w:rsidRPr="00000000" w14:paraId="00000B48">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pPr>
      <w:r w:rsidDel="00000000" w:rsidR="00000000" w:rsidRPr="00000000">
        <w:rPr>
          <w:rFonts w:ascii="Arial Unicode MS" w:cs="Arial Unicode MS" w:eastAsia="Arial Unicode MS" w:hAnsi="Arial Unicode MS"/>
          <w:rtl w:val="0"/>
        </w:rPr>
        <w:t xml:space="preserve">A vs D → A wins</w:t>
      </w:r>
    </w:p>
    <w:p w:rsidR="00000000" w:rsidDel="00000000" w:rsidP="00000000" w:rsidRDefault="00000000" w:rsidRPr="00000000" w14:paraId="00000B49">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pPr>
      <w:r w:rsidDel="00000000" w:rsidR="00000000" w:rsidRPr="00000000">
        <w:rPr>
          <w:rFonts w:ascii="Arial Unicode MS" w:cs="Arial Unicode MS" w:eastAsia="Arial Unicode MS" w:hAnsi="Arial Unicode MS"/>
          <w:rtl w:val="0"/>
        </w:rPr>
        <w:t xml:space="preserve">B vs C → C wins</w:t>
      </w:r>
    </w:p>
    <w:p w:rsidR="00000000" w:rsidDel="00000000" w:rsidP="00000000" w:rsidRDefault="00000000" w:rsidRPr="00000000" w14:paraId="00000B4A">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Week 2 – Final:</w:t>
      </w:r>
    </w:p>
    <w:p w:rsidR="00000000" w:rsidDel="00000000" w:rsidP="00000000" w:rsidRDefault="00000000" w:rsidRPr="00000000" w14:paraId="00000B4B">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pPr>
      <w:r w:rsidDel="00000000" w:rsidR="00000000" w:rsidRPr="00000000">
        <w:rPr>
          <w:rtl w:val="0"/>
        </w:rPr>
        <w:t xml:space="preserve">A vs C</w:t>
      </w:r>
    </w:p>
    <w:p w:rsidR="00000000" w:rsidDel="00000000" w:rsidP="00000000" w:rsidRDefault="00000000" w:rsidRPr="00000000" w14:paraId="00000B4C">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Outcome:</w:t>
      </w:r>
    </w:p>
    <w:p w:rsidR="00000000" w:rsidDel="00000000" w:rsidP="00000000" w:rsidRDefault="00000000" w:rsidRPr="00000000" w14:paraId="00000B4D">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pPr>
      <w:r w:rsidDel="00000000" w:rsidR="00000000" w:rsidRPr="00000000">
        <w:rPr>
          <w:rtl w:val="0"/>
        </w:rPr>
        <w:t xml:space="preserve">Teams B and D are eliminated in Week 1</w:t>
      </w:r>
    </w:p>
    <w:p w:rsidR="00000000" w:rsidDel="00000000" w:rsidP="00000000" w:rsidRDefault="00000000" w:rsidRPr="00000000" w14:paraId="00000B4E">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pPr>
      <w:r w:rsidDel="00000000" w:rsidR="00000000" w:rsidRPr="00000000">
        <w:rPr>
          <w:rtl w:val="0"/>
        </w:rPr>
        <w:t xml:space="preserve">They do not proceed to Week 2</w:t>
      </w:r>
    </w:p>
    <w:p w:rsidR="00000000" w:rsidDel="00000000" w:rsidP="00000000" w:rsidRDefault="00000000" w:rsidRPr="00000000" w14:paraId="00000B4F">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pPr>
      <w:r w:rsidDel="00000000" w:rsidR="00000000" w:rsidRPr="00000000">
        <w:rPr>
          <w:rtl w:val="0"/>
        </w:rPr>
        <w:t xml:space="preserve">They do not enter the consolation bracket</w:t>
      </w:r>
    </w:p>
    <w:p w:rsidR="00000000" w:rsidDel="00000000" w:rsidP="00000000" w:rsidRDefault="00000000" w:rsidRPr="00000000" w14:paraId="00000B50">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pPr>
      <w:r w:rsidDel="00000000" w:rsidR="00000000" w:rsidRPr="00000000">
        <w:rPr>
          <w:rtl w:val="0"/>
        </w:rPr>
        <w:t xml:space="preserve">Their league participation (matches and competition-related actions) ends after Week 1. </w:t>
      </w:r>
    </w:p>
    <w:p w:rsidR="00000000" w:rsidDel="00000000" w:rsidP="00000000" w:rsidRDefault="00000000" w:rsidRPr="00000000" w14:paraId="00000B51">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A vs C determines champion</w:t>
      </w:r>
    </w:p>
    <w:p w:rsidR="00000000" w:rsidDel="00000000" w:rsidP="00000000" w:rsidRDefault="00000000" w:rsidRPr="00000000" w14:paraId="00000B52">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Option 2 : “Point Total Playoffs” (3+ Weeks)</w:t>
      </w:r>
    </w:p>
    <w:p w:rsidR="00000000" w:rsidDel="00000000" w:rsidP="00000000" w:rsidRDefault="00000000" w:rsidRPr="00000000" w14:paraId="00000B53">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There is no bracket or head-to-head play.</w:t>
      </w:r>
    </w:p>
    <w:p w:rsidR="00000000" w:rsidDel="00000000" w:rsidP="00000000" w:rsidRDefault="00000000" w:rsidRPr="00000000" w14:paraId="00000B54">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The winner of the league is determined solely by the total number of fantasy points accumulated throughout the entire season.</w:t>
      </w:r>
    </w:p>
    <w:p w:rsidR="00000000" w:rsidDel="00000000" w:rsidP="00000000" w:rsidRDefault="00000000" w:rsidRPr="00000000" w14:paraId="00000B55">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b w:val="1"/>
          <w:bCs w:val="1"/>
          <w:rtl w:val="0"/>
        </w:rPr>
        <w:t xml:space="preserve">Validation Rule:</w:t>
      </w:r>
      <w:r w:rsidDel="00000000" w:rsidR="00000000" w:rsidRPr="00000000">
        <w:rPr>
          <w:rtl w:val="0"/>
        </w:rPr>
        <w:t xml:space="preserve"> The league's "Season Length" must be at least 3 weeks long to select this format</w:t>
      </w:r>
    </w:p>
    <w:p w:rsidR="00000000" w:rsidDel="00000000" w:rsidP="00000000" w:rsidRDefault="00000000" w:rsidRPr="00000000" w14:paraId="00000B56">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b w:val="1"/>
          <w:bCs w:val="1"/>
          <w:rtl w:val="0"/>
        </w:rPr>
        <w:t xml:space="preserve">Behavior : </w:t>
      </w:r>
    </w:p>
    <w:p w:rsidR="00000000" w:rsidDel="00000000" w:rsidP="00000000" w:rsidRDefault="00000000" w:rsidRPr="00000000" w14:paraId="00000B57">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No playoff matchups</w:t>
      </w:r>
    </w:p>
    <w:p w:rsidR="00000000" w:rsidDel="00000000" w:rsidP="00000000" w:rsidRDefault="00000000" w:rsidRPr="00000000" w14:paraId="00000B58">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No elimination rounds</w:t>
      </w:r>
    </w:p>
    <w:p w:rsidR="00000000" w:rsidDel="00000000" w:rsidP="00000000" w:rsidRDefault="00000000" w:rsidRPr="00000000" w14:paraId="00000B59">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Final standings based purely on total points</w:t>
      </w:r>
    </w:p>
    <w:p w:rsidR="00000000" w:rsidDel="00000000" w:rsidP="00000000" w:rsidRDefault="00000000" w:rsidRPr="00000000" w14:paraId="00000B5A">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b w:val="1"/>
          <w:bCs w:val="1"/>
          <w:rtl w:val="0"/>
        </w:rPr>
        <w:t xml:space="preserve">Example - Point Total Playoffs</w:t>
      </w:r>
    </w:p>
    <w:p w:rsidR="00000000" w:rsidDel="00000000" w:rsidP="00000000" w:rsidRDefault="00000000" w:rsidRPr="00000000" w14:paraId="00000B5B">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League Size: 10</w:t>
      </w:r>
    </w:p>
    <w:p w:rsidR="00000000" w:rsidDel="00000000" w:rsidP="00000000" w:rsidRDefault="00000000" w:rsidRPr="00000000" w14:paraId="00000B5C">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Season Length: 10 weeks</w:t>
      </w:r>
    </w:p>
    <w:p w:rsidR="00000000" w:rsidDel="00000000" w:rsidP="00000000" w:rsidRDefault="00000000" w:rsidRPr="00000000" w14:paraId="00000B5D">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Total points: </w:t>
      </w:r>
    </w:p>
    <w:p w:rsidR="00000000" w:rsidDel="00000000" w:rsidP="00000000" w:rsidRDefault="00000000" w:rsidRPr="00000000" w14:paraId="00000B5E">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Fonts w:ascii="Arial Unicode MS" w:cs="Arial Unicode MS" w:eastAsia="Arial Unicode MS" w:hAnsi="Arial Unicode MS"/>
          <w:rtl w:val="0"/>
        </w:rPr>
        <w:t xml:space="preserve">User A →1920</w:t>
      </w:r>
    </w:p>
    <w:p w:rsidR="00000000" w:rsidDel="00000000" w:rsidP="00000000" w:rsidRDefault="00000000" w:rsidRPr="00000000" w14:paraId="00000B5F">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Fonts w:ascii="Arial Unicode MS" w:cs="Arial Unicode MS" w:eastAsia="Arial Unicode MS" w:hAnsi="Arial Unicode MS"/>
          <w:rtl w:val="0"/>
        </w:rPr>
        <w:t xml:space="preserve">User B →2000</w:t>
      </w:r>
    </w:p>
    <w:p w:rsidR="00000000" w:rsidDel="00000000" w:rsidP="00000000" w:rsidRDefault="00000000" w:rsidRPr="00000000" w14:paraId="00000B60">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Fonts w:ascii="Arial Unicode MS" w:cs="Arial Unicode MS" w:eastAsia="Arial Unicode MS" w:hAnsi="Arial Unicode MS"/>
          <w:rtl w:val="0"/>
        </w:rPr>
        <w:t xml:space="preserve">User C →1750</w:t>
      </w:r>
    </w:p>
    <w:p w:rsidR="00000000" w:rsidDel="00000000" w:rsidP="00000000" w:rsidRDefault="00000000" w:rsidRPr="00000000" w14:paraId="00000B61">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Winner : </w:t>
      </w:r>
    </w:p>
    <w:p w:rsidR="00000000" w:rsidDel="00000000" w:rsidP="00000000" w:rsidRDefault="00000000" w:rsidRPr="00000000" w14:paraId="00000B62">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User B (highest total points) </w:t>
      </w:r>
    </w:p>
    <w:p w:rsidR="00000000" w:rsidDel="00000000" w:rsidP="00000000" w:rsidRDefault="00000000" w:rsidRPr="00000000" w14:paraId="00000B63">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Additional Field :  “ Playoff Weeks”</w:t>
      </w:r>
    </w:p>
    <w:p w:rsidR="00000000" w:rsidDel="00000000" w:rsidP="00000000" w:rsidRDefault="00000000" w:rsidRPr="00000000" w14:paraId="00000B64">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pPr>
      <w:r w:rsidDel="00000000" w:rsidR="00000000" w:rsidRPr="00000000">
        <w:rPr>
          <w:rtl w:val="0"/>
        </w:rPr>
        <w:t xml:space="preserve">Defines the number of weeks allocated for playoffs at the end of league.</w:t>
      </w:r>
    </w:p>
    <w:p w:rsidR="00000000" w:rsidDel="00000000" w:rsidP="00000000" w:rsidRDefault="00000000" w:rsidRPr="00000000" w14:paraId="00000B65">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Field Type : Dropdown </w:t>
      </w:r>
    </w:p>
    <w:p w:rsidR="00000000" w:rsidDel="00000000" w:rsidP="00000000" w:rsidRDefault="00000000" w:rsidRPr="00000000" w14:paraId="00000B66">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Options :  2, 3, 4  weeks </w:t>
      </w:r>
    </w:p>
    <w:p w:rsidR="00000000" w:rsidDel="00000000" w:rsidP="00000000" w:rsidRDefault="00000000" w:rsidRPr="00000000" w14:paraId="00000B67">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Mandatory field if playoffs enabled.</w:t>
      </w:r>
    </w:p>
    <w:p w:rsidR="00000000" w:rsidDel="00000000" w:rsidP="00000000" w:rsidRDefault="00000000" w:rsidRPr="00000000" w14:paraId="00000B68">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Validation : </w:t>
      </w:r>
    </w:p>
    <w:p w:rsidR="00000000" w:rsidDel="00000000" w:rsidP="00000000" w:rsidRDefault="00000000" w:rsidRPr="00000000" w14:paraId="00000B69">
      <w:pPr>
        <w:numPr>
          <w:ilvl w:val="5"/>
          <w:numId w:val="94"/>
        </w:numPr>
        <w:spacing w:after="0" w:afterAutospacing="0"/>
        <w:ind w:left="4320" w:hanging="360"/>
      </w:pPr>
      <w:r w:rsidDel="00000000" w:rsidR="00000000" w:rsidRPr="00000000">
        <w:rPr>
          <w:rtl w:val="0"/>
        </w:rPr>
        <w:t xml:space="preserve">Min = 2 weeks</w:t>
      </w:r>
    </w:p>
    <w:p w:rsidR="00000000" w:rsidDel="00000000" w:rsidP="00000000" w:rsidRDefault="00000000" w:rsidRPr="00000000" w14:paraId="00000B6A">
      <w:pPr>
        <w:numPr>
          <w:ilvl w:val="5"/>
          <w:numId w:val="94"/>
        </w:numPr>
        <w:spacing w:after="0" w:afterAutospacing="0"/>
        <w:ind w:left="4320" w:hanging="360"/>
      </w:pPr>
      <w:r w:rsidDel="00000000" w:rsidR="00000000" w:rsidRPr="00000000">
        <w:rPr>
          <w:rtl w:val="0"/>
        </w:rPr>
        <w:t xml:space="preserve">Max = 4 Weeks </w:t>
      </w:r>
    </w:p>
    <w:p w:rsidR="00000000" w:rsidDel="00000000" w:rsidP="00000000" w:rsidRDefault="00000000" w:rsidRPr="00000000" w14:paraId="00000B6B">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Playoff Weeks must be less than Season Length</w:t>
      </w:r>
    </w:p>
    <w:p w:rsidR="00000000" w:rsidDel="00000000" w:rsidP="00000000" w:rsidRDefault="00000000" w:rsidRPr="00000000" w14:paraId="00000B6C">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A minimum number of regular season weeks must remain after allocating playoff weeks.</w:t>
      </w:r>
    </w:p>
    <w:p w:rsidR="00000000" w:rsidDel="00000000" w:rsidP="00000000" w:rsidRDefault="00000000" w:rsidRPr="00000000" w14:paraId="00000B6D">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Additional Field: “Top-N Advance” (Auto-Fill)</w:t>
      </w:r>
    </w:p>
    <w:p w:rsidR="00000000" w:rsidDel="00000000" w:rsidP="00000000" w:rsidRDefault="00000000" w:rsidRPr="00000000" w14:paraId="00000B6E">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Defines how many teams qualify for playoffs.</w:t>
      </w:r>
    </w:p>
    <w:p w:rsidR="00000000" w:rsidDel="00000000" w:rsidP="00000000" w:rsidRDefault="00000000" w:rsidRPr="00000000" w14:paraId="00000B6F">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Field Type : Auto-calculated </w:t>
      </w:r>
      <w:r w:rsidDel="00000000" w:rsidR="00000000" w:rsidRPr="00000000">
        <w:rPr>
          <w:rtl w:val="0"/>
        </w:rPr>
        <w:t xml:space="preserve">(Auto-fill )</w:t>
      </w:r>
    </w:p>
    <w:p w:rsidR="00000000" w:rsidDel="00000000" w:rsidP="00000000" w:rsidRDefault="00000000" w:rsidRPr="00000000" w14:paraId="00000B70">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Visibility : Displayed only if playoffs enabled.</w:t>
      </w:r>
    </w:p>
    <w:p w:rsidR="00000000" w:rsidDel="00000000" w:rsidP="00000000" w:rsidRDefault="00000000" w:rsidRPr="00000000" w14:paraId="00000B71">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Mandatory : Yes (When playoffs enabled)</w:t>
      </w:r>
    </w:p>
    <w:p w:rsidR="00000000" w:rsidDel="00000000" w:rsidP="00000000" w:rsidRDefault="00000000" w:rsidRPr="00000000" w14:paraId="00000B72">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The </w:t>
      </w:r>
      <w:r w:rsidDel="00000000" w:rsidR="00000000" w:rsidRPr="00000000">
        <w:rPr>
          <w:rtl w:val="0"/>
        </w:rPr>
        <w:t xml:space="preserve">No.of</w:t>
      </w:r>
      <w:r w:rsidDel="00000000" w:rsidR="00000000" w:rsidRPr="00000000">
        <w:rPr>
          <w:rtl w:val="0"/>
        </w:rPr>
        <w:t xml:space="preserve"> Playoff Teams fields depend on the League Size and the playoff weeks.</w:t>
      </w:r>
    </w:p>
    <w:p w:rsidR="00000000" w:rsidDel="00000000" w:rsidP="00000000" w:rsidRDefault="00000000" w:rsidRPr="00000000" w14:paraId="00000B73">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The system should automatically suggest the no.of teams advancing to playoffs based on the configured playoff weeks.</w:t>
      </w:r>
    </w:p>
    <w:p w:rsidR="00000000" w:rsidDel="00000000" w:rsidP="00000000" w:rsidRDefault="00000000" w:rsidRPr="00000000" w14:paraId="00000B74">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200" w:before="0" w:line="276" w:lineRule="auto"/>
        <w:ind w:left="3600" w:right="0" w:hanging="360"/>
        <w:jc w:val="left"/>
        <w:rPr>
          <w:u w:val="none"/>
        </w:rPr>
      </w:pPr>
      <w:r w:rsidDel="00000000" w:rsidR="00000000" w:rsidRPr="00000000">
        <w:rPr>
          <w:b w:val="1"/>
          <w:bCs w:val="1"/>
          <w:rtl w:val="0"/>
        </w:rPr>
        <w:t xml:space="preserve">Auto- Suggestion Mapping </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Playoff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Suggested Top -N Advance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Playoff structure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Semi- final +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Quarter-final + Semi-final +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Round of 6 + QF+SF+Final</w:t>
            </w:r>
          </w:p>
        </w:tc>
      </w:tr>
    </w:tbl>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B82">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Logic  :  </w:t>
      </w:r>
    </w:p>
    <w:p w:rsidR="00000000" w:rsidDel="00000000" w:rsidP="00000000" w:rsidRDefault="00000000" w:rsidRPr="00000000" w14:paraId="00000B83">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pPr>
      <w:r w:rsidDel="00000000" w:rsidR="00000000" w:rsidRPr="00000000">
        <w:rPr>
          <w:rtl w:val="0"/>
        </w:rPr>
        <w:t xml:space="preserve">The total Season Length includes both Regular Season and playoff Weeks.</w:t>
      </w:r>
    </w:p>
    <w:p w:rsidR="00000000" w:rsidDel="00000000" w:rsidP="00000000" w:rsidRDefault="00000000" w:rsidRPr="00000000" w14:paraId="00000B84">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Regular Season Weeks = Season Length - Playoff Weeks.</w:t>
      </w:r>
    </w:p>
    <w:p w:rsidR="00000000" w:rsidDel="00000000" w:rsidP="00000000" w:rsidRDefault="00000000" w:rsidRPr="00000000" w14:paraId="00000B85">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The configured Season Length represents the </w:t>
      </w:r>
      <w:r w:rsidDel="00000000" w:rsidR="00000000" w:rsidRPr="00000000">
        <w:rPr>
          <w:b w:val="1"/>
          <w:bCs w:val="1"/>
          <w:rtl w:val="0"/>
        </w:rPr>
        <w:t xml:space="preserve">total duration of the league</w:t>
      </w:r>
      <w:r w:rsidDel="00000000" w:rsidR="00000000" w:rsidRPr="00000000">
        <w:rPr>
          <w:rtl w:val="0"/>
        </w:rPr>
        <w:t xml:space="preserve">, including both regular season and playoff weeks. Playoff weeks are not additional but are part of the selected season length.</w:t>
      </w:r>
    </w:p>
    <w:p w:rsidR="00000000" w:rsidDel="00000000" w:rsidP="00000000" w:rsidRDefault="00000000" w:rsidRPr="00000000" w14:paraId="00000B86">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b w:val="1"/>
          <w:bCs w:val="1"/>
          <w:rtl w:val="0"/>
        </w:rPr>
        <w:t xml:space="preserve">Playoff &amp; Consolation Flow:</w:t>
      </w:r>
    </w:p>
    <w:p w:rsidR="00000000" w:rsidDel="00000000" w:rsidP="00000000" w:rsidRDefault="00000000" w:rsidRPr="00000000" w14:paraId="00000B87">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 Qualified teams (Top-N) enter the playoff bracket.</w:t>
      </w:r>
    </w:p>
    <w:p w:rsidR="00000000" w:rsidDel="00000000" w:rsidP="00000000" w:rsidRDefault="00000000" w:rsidRPr="00000000" w14:paraId="00000B88">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 Non-qualified teams enter the consolation bracket.</w:t>
      </w:r>
    </w:p>
    <w:p w:rsidR="00000000" w:rsidDel="00000000" w:rsidP="00000000" w:rsidRDefault="00000000" w:rsidRPr="00000000" w14:paraId="00000B89">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 Once a team enters the playoff bracket, they cannot move to the consolation bracket, even if eliminated.</w:t>
      </w:r>
    </w:p>
    <w:p w:rsidR="00000000" w:rsidDel="00000000" w:rsidP="00000000" w:rsidRDefault="00000000" w:rsidRPr="00000000" w14:paraId="00000B8A">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Non-qualifiers for playoffs </w:t>
      </w:r>
    </w:p>
    <w:p w:rsidR="00000000" w:rsidDel="00000000" w:rsidP="00000000" w:rsidRDefault="00000000" w:rsidRPr="00000000" w14:paraId="00000B8B">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pPr>
      <w:r w:rsidDel="00000000" w:rsidR="00000000" w:rsidRPr="00000000">
        <w:rPr>
          <w:rtl w:val="0"/>
        </w:rPr>
        <w:t xml:space="preserve">Teams that do not qualify for the main playoff bracket will participate in a separate losers/consolation bracket.</w:t>
      </w:r>
    </w:p>
    <w:p w:rsidR="00000000" w:rsidDel="00000000" w:rsidP="00000000" w:rsidRDefault="00000000" w:rsidRPr="00000000" w14:paraId="00000B8C">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b w:val="1"/>
          <w:bCs w:val="1"/>
          <w:rtl w:val="0"/>
        </w:rPr>
        <w:t xml:space="preserve">Eligibility Rule : </w:t>
      </w:r>
    </w:p>
    <w:p w:rsidR="00000000" w:rsidDel="00000000" w:rsidP="00000000" w:rsidRDefault="00000000" w:rsidRPr="00000000" w14:paraId="00000B8D">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Only teams who fail to qualify for the playoff bracket are included.</w:t>
      </w:r>
    </w:p>
    <w:p w:rsidR="00000000" w:rsidDel="00000000" w:rsidP="00000000" w:rsidRDefault="00000000" w:rsidRPr="00000000" w14:paraId="00000B8E">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 Teams eliminated from the main playoff bracket (after qualifying) must NOT enter the consolation bracket.</w:t>
      </w:r>
    </w:p>
    <w:p w:rsidR="00000000" w:rsidDel="00000000" w:rsidP="00000000" w:rsidRDefault="00000000" w:rsidRPr="00000000" w14:paraId="00000B8F">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Example : </w:t>
      </w:r>
    </w:p>
    <w:p w:rsidR="00000000" w:rsidDel="00000000" w:rsidP="00000000" w:rsidRDefault="00000000" w:rsidRPr="00000000" w14:paraId="00000B90">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League Size: 10  </w:t>
      </w:r>
    </w:p>
    <w:p w:rsidR="00000000" w:rsidDel="00000000" w:rsidP="00000000" w:rsidRDefault="00000000" w:rsidRPr="00000000" w14:paraId="00000B91">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Top-N (Playoff Qualified): 4 (Ranks 1–4)  </w:t>
      </w:r>
    </w:p>
    <w:p w:rsidR="00000000" w:rsidDel="00000000" w:rsidP="00000000" w:rsidRDefault="00000000" w:rsidRPr="00000000" w14:paraId="00000B92">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Consolation Bracket Teams: 6 (Ranks 5–10)</w:t>
      </w:r>
    </w:p>
    <w:p w:rsidR="00000000" w:rsidDel="00000000" w:rsidP="00000000" w:rsidRDefault="00000000" w:rsidRPr="00000000" w14:paraId="00000B93">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b w:val="1"/>
          <w:bCs w:val="1"/>
        </w:rPr>
      </w:pPr>
      <w:r w:rsidDel="00000000" w:rsidR="00000000" w:rsidRPr="00000000">
        <w:rPr>
          <w:b w:val="1"/>
          <w:bCs w:val="1"/>
          <w:rtl w:val="0"/>
        </w:rPr>
        <w:t xml:space="preserve">Behavior : </w:t>
      </w:r>
    </w:p>
    <w:p w:rsidR="00000000" w:rsidDel="00000000" w:rsidP="00000000" w:rsidRDefault="00000000" w:rsidRPr="00000000" w14:paraId="00000B94">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pPr>
      <w:r w:rsidDel="00000000" w:rsidR="00000000" w:rsidRPr="00000000">
        <w:rPr>
          <w:rtl w:val="0"/>
        </w:rPr>
        <w:t xml:space="preserve">Consolation bracket runs parallel to playoff weeks.</w:t>
      </w:r>
    </w:p>
    <w:p w:rsidR="00000000" w:rsidDel="00000000" w:rsidP="00000000" w:rsidRDefault="00000000" w:rsidRPr="00000000" w14:paraId="00000B95">
      <w:pPr>
        <w:keepNext w:val="0"/>
        <w:keepLines w:val="0"/>
        <w:pageBreakBefore w:val="0"/>
        <w:widowControl w:val="1"/>
        <w:numPr>
          <w:ilvl w:val="6"/>
          <w:numId w:val="94"/>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b w:val="1"/>
          <w:bCs w:val="1"/>
          <w:u w:val="none"/>
        </w:rPr>
      </w:pPr>
      <w:r w:rsidDel="00000000" w:rsidR="00000000" w:rsidRPr="00000000">
        <w:rPr>
          <w:rtl w:val="0"/>
        </w:rPr>
        <w:t xml:space="preserve">- Provides continued engagement for non-qualified teams</w:t>
      </w:r>
      <w:r w:rsidDel="00000000" w:rsidR="00000000" w:rsidRPr="00000000">
        <w:rPr>
          <w:b w:val="1"/>
          <w:bCs w:val="1"/>
          <w:rtl w:val="0"/>
        </w:rPr>
        <w:t xml:space="preserve">.</w:t>
      </w:r>
    </w:p>
    <w:p w:rsidR="00000000" w:rsidDel="00000000" w:rsidP="00000000" w:rsidRDefault="00000000" w:rsidRPr="00000000" w14:paraId="00000B96">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b w:val="1"/>
          <w:bCs w:val="1"/>
          <w:u w:val="none"/>
        </w:rPr>
      </w:pPr>
      <w:r w:rsidDel="00000000" w:rsidR="00000000" w:rsidRPr="00000000">
        <w:rPr>
          <w:b w:val="1"/>
          <w:bCs w:val="1"/>
          <w:rtl w:val="0"/>
        </w:rPr>
        <w:t xml:space="preserve">Achievement:</w:t>
      </w:r>
    </w:p>
    <w:p w:rsidR="00000000" w:rsidDel="00000000" w:rsidP="00000000" w:rsidRDefault="00000000" w:rsidRPr="00000000" w14:paraId="00000B97">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pPr>
      <w:r w:rsidDel="00000000" w:rsidR="00000000" w:rsidRPr="00000000">
        <w:rPr>
          <w:rtl w:val="0"/>
        </w:rPr>
        <w:t xml:space="preserve">All users participating in the consolation bracket can continue playing matches to earn XP (Experience Points).</w:t>
      </w:r>
    </w:p>
    <w:p w:rsidR="00000000" w:rsidDel="00000000" w:rsidP="00000000" w:rsidRDefault="00000000" w:rsidRPr="00000000" w14:paraId="00000B98">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b w:val="1"/>
          <w:bCs w:val="1"/>
          <w:u w:val="none"/>
        </w:rPr>
      </w:pPr>
      <w:r w:rsidDel="00000000" w:rsidR="00000000" w:rsidRPr="00000000">
        <w:rPr>
          <w:b w:val="1"/>
          <w:bCs w:val="1"/>
          <w:rtl w:val="0"/>
        </w:rPr>
        <w:t xml:space="preserve">- </w:t>
      </w:r>
      <w:r w:rsidDel="00000000" w:rsidR="00000000" w:rsidRPr="00000000">
        <w:rPr>
          <w:color w:val="0000ff"/>
          <w:rtl w:val="0"/>
        </w:rPr>
        <w:t xml:space="preserve">A separate achievement/reward can be defined for the winner of the consolation bracket.</w:t>
      </w:r>
    </w:p>
    <w:p w:rsidR="00000000" w:rsidDel="00000000" w:rsidP="00000000" w:rsidRDefault="00000000" w:rsidRPr="00000000" w14:paraId="00000B99">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Validation Rules</w:t>
      </w:r>
    </w:p>
    <w:p w:rsidR="00000000" w:rsidDel="00000000" w:rsidP="00000000" w:rsidRDefault="00000000" w:rsidRPr="00000000" w14:paraId="00000B9A">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pPr>
      <w:r w:rsidDel="00000000" w:rsidR="00000000" w:rsidRPr="00000000">
        <w:rPr>
          <w:rtl w:val="0"/>
        </w:rPr>
        <w:t xml:space="preserve">League Size Constraint </w:t>
      </w:r>
    </w:p>
    <w:p w:rsidR="00000000" w:rsidDel="00000000" w:rsidP="00000000" w:rsidRDefault="00000000" w:rsidRPr="00000000" w14:paraId="00000B9B">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Top N Advance must be &lt; League Size</w:t>
      </w:r>
    </w:p>
    <w:p w:rsidR="00000000" w:rsidDel="00000000" w:rsidP="00000000" w:rsidRDefault="00000000" w:rsidRPr="00000000" w14:paraId="00000B9C">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Bracket Compatibility</w:t>
      </w:r>
    </w:p>
    <w:p w:rsidR="00000000" w:rsidDel="00000000" w:rsidP="00000000" w:rsidRDefault="00000000" w:rsidRPr="00000000" w14:paraId="00000B9D">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Only valid bracket size allowed (4,8,14…)</w:t>
      </w:r>
    </w:p>
    <w:p w:rsidR="00000000" w:rsidDel="00000000" w:rsidP="00000000" w:rsidRDefault="00000000" w:rsidRPr="00000000" w14:paraId="00000B9E">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Playoff Weeks Dependency</w:t>
      </w:r>
    </w:p>
    <w:p w:rsidR="00000000" w:rsidDel="00000000" w:rsidP="00000000" w:rsidRDefault="00000000" w:rsidRPr="00000000" w14:paraId="00000B9F">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Selected Top N must be compatible with the number of playoff rounds.</w:t>
      </w:r>
    </w:p>
    <w:p w:rsidR="00000000" w:rsidDel="00000000" w:rsidP="00000000" w:rsidRDefault="00000000" w:rsidRPr="00000000" w14:paraId="00000BA0">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Consolation Bracket Validation : </w:t>
      </w:r>
    </w:p>
    <w:p w:rsidR="00000000" w:rsidDel="00000000" w:rsidP="00000000" w:rsidRDefault="00000000" w:rsidRPr="00000000" w14:paraId="00000BA1">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Only non-qualified teams (based on final regular season standings) are eligible.</w:t>
      </w:r>
    </w:p>
    <w:p w:rsidR="00000000" w:rsidDel="00000000" w:rsidP="00000000" w:rsidRDefault="00000000" w:rsidRPr="00000000" w14:paraId="00000BA2">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 Teams eliminated from playoff rounds must NOT be re-routed to the consolation bracket.</w:t>
      </w:r>
    </w:p>
    <w:p w:rsidR="00000000" w:rsidDel="00000000" w:rsidP="00000000" w:rsidRDefault="00000000" w:rsidRPr="00000000" w14:paraId="00000BA3">
      <w:pPr>
        <w:keepNext w:val="0"/>
        <w:keepLines w:val="0"/>
        <w:pageBreakBefore w:val="0"/>
        <w:widowControl w:val="1"/>
        <w:numPr>
          <w:ilvl w:val="5"/>
          <w:numId w:val="9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 Consolation bracket size = League Size – Top-N Advance</w:t>
      </w:r>
      <w:r w:rsidDel="00000000" w:rsidR="00000000" w:rsidRPr="00000000">
        <w:rPr>
          <w:rtl w:val="0"/>
        </w:rPr>
      </w:r>
    </w:p>
    <w:p w:rsidR="00000000" w:rsidDel="00000000" w:rsidP="00000000" w:rsidRDefault="00000000" w:rsidRPr="00000000" w14:paraId="00000BA4">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pPr>
      <w:r w:rsidDel="00000000" w:rsidR="00000000" w:rsidRPr="00000000">
        <w:rPr>
          <w:rtl w:val="0"/>
        </w:rPr>
        <w:t xml:space="preserve">Examples : </w:t>
      </w:r>
    </w:p>
    <w:tbl>
      <w:tblPr>
        <w:tblStyle w:val="Table41"/>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tblGridChange w:id="0">
          <w:tblGrid>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League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Playoff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Suggested Top -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Final Allowed (Playoff participants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spacing w:after="0" w:line="240" w:lineRule="auto"/>
              <w:rPr/>
            </w:pPr>
            <w:r w:rsidDel="00000000" w:rsidR="00000000" w:rsidRPr="00000000">
              <w:rPr>
                <w:rtl w:val="0"/>
              </w:rPr>
              <w:t xml:space="preserve">3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after="0" w:line="240" w:lineRule="auto"/>
              <w:rPr/>
            </w:pPr>
            <w:r w:rsidDel="00000000" w:rsidR="00000000" w:rsidRPr="00000000">
              <w:rPr>
                <w:rtl w:val="0"/>
              </w:rPr>
              <w:t xml:space="preserve">3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after="0" w:line="240" w:lineRule="auto"/>
              <w:rPr/>
            </w:pPr>
            <w:r w:rsidDel="00000000" w:rsidR="00000000" w:rsidRPr="00000000">
              <w:rPr>
                <w:rtl w:val="0"/>
              </w:rPr>
              <w:t xml:space="preserve">2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after="0" w:line="240" w:lineRule="auto"/>
              <w:rPr/>
            </w:pPr>
            <w:r w:rsidDel="00000000" w:rsidR="00000000" w:rsidRPr="00000000">
              <w:rPr>
                <w:rtl w:val="0"/>
              </w:rPr>
              <w:t xml:space="preserve">2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bl>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160" w:right="0" w:firstLine="0"/>
        <w:jc w:val="left"/>
        <w:rPr/>
      </w:pPr>
      <w:r w:rsidDel="00000000" w:rsidR="00000000" w:rsidRPr="00000000">
        <w:rPr>
          <w:rtl w:val="0"/>
        </w:rPr>
      </w:r>
    </w:p>
    <w:p w:rsidR="00000000" w:rsidDel="00000000" w:rsidP="00000000" w:rsidRDefault="00000000" w:rsidRPr="00000000" w14:paraId="00000BBA">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Validation Rules &amp; Dependencies:</w:t>
      </w:r>
    </w:p>
    <w:p w:rsidR="00000000" w:rsidDel="00000000" w:rsidP="00000000" w:rsidRDefault="00000000" w:rsidRPr="00000000" w14:paraId="00000BBB">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If the commissioner selects a Traditional Head-to-Head Bracket, the Season Length must be at least 10 weeks.</w:t>
      </w:r>
    </w:p>
    <w:p w:rsidR="00000000" w:rsidDel="00000000" w:rsidP="00000000" w:rsidRDefault="00000000" w:rsidRPr="00000000" w14:paraId="00000BBC">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If the commissioner selects Point Total Playoffs, the Season Length must be at least 3 weeks.</w:t>
      </w:r>
    </w:p>
    <w:p w:rsidR="00000000" w:rsidDel="00000000" w:rsidP="00000000" w:rsidRDefault="00000000" w:rsidRPr="00000000" w14:paraId="00000BBD">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If the season length is below the required threshold for a format, the system will warn the commissioner or block the option from being enabled.</w:t>
      </w:r>
    </w:p>
    <w:p w:rsidR="00000000" w:rsidDel="00000000" w:rsidP="00000000" w:rsidRDefault="00000000" w:rsidRPr="00000000" w14:paraId="00000BBE">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Additional System Behaviors &amp; Clauses</w:t>
      </w:r>
    </w:p>
    <w:p w:rsidR="00000000" w:rsidDel="00000000" w:rsidP="00000000" w:rsidRDefault="00000000" w:rsidRPr="00000000" w14:paraId="00000BBF">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Dependency Warnings: If the configured season length is below the minimum threshold required for either format, the system will warn the commissioner or actively block the playoffs option from being enabled.</w:t>
      </w:r>
    </w:p>
    <w:p w:rsidR="00000000" w:rsidDel="00000000" w:rsidP="00000000" w:rsidRDefault="00000000" w:rsidRPr="00000000" w14:paraId="00000BC0">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If F2MX fantasy playoffs overlap with real-life NFL playoff games, those games will be treated as standard scoring events.</w:t>
      </w:r>
    </w:p>
    <w:p w:rsidR="00000000" w:rsidDel="00000000" w:rsidP="00000000" w:rsidRDefault="00000000" w:rsidRPr="00000000" w14:paraId="00000BC1">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Fantasy playoff structure remains independent of NFL playoff structure.</w:t>
      </w:r>
    </w:p>
    <w:p w:rsidR="00000000" w:rsidDel="00000000" w:rsidP="00000000" w:rsidRDefault="00000000" w:rsidRPr="00000000" w14:paraId="00000BC2">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Create League Button</w:t>
      </w:r>
    </w:p>
    <w:p w:rsidR="00000000" w:rsidDel="00000000" w:rsidP="00000000" w:rsidRDefault="00000000" w:rsidRPr="00000000" w14:paraId="00000BC3">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User clicks “Create League” </w:t>
      </w:r>
    </w:p>
    <w:p w:rsidR="00000000" w:rsidDel="00000000" w:rsidP="00000000" w:rsidRDefault="00000000" w:rsidRPr="00000000" w14:paraId="00000BC4">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The system must validate all the fields</w:t>
      </w:r>
    </w:p>
    <w:p w:rsidR="00000000" w:rsidDel="00000000" w:rsidP="00000000" w:rsidRDefault="00000000" w:rsidRPr="00000000" w14:paraId="00000BC5">
      <w:pPr>
        <w:keepNext w:val="0"/>
        <w:keepLines w:val="0"/>
        <w:pageBreakBefore w:val="0"/>
        <w:widowControl w:val="1"/>
        <w:numPr>
          <w:ilvl w:val="4"/>
          <w:numId w:val="9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All fields are Mandatory (Except playoffs when disabled ) &amp; cannot be empty.</w:t>
      </w:r>
    </w:p>
    <w:p w:rsidR="00000000" w:rsidDel="00000000" w:rsidP="00000000" w:rsidRDefault="00000000" w:rsidRPr="00000000" w14:paraId="00000BC6">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System Initialization &amp; Commissioner Wallet Funding</w:t>
      </w:r>
      <w:r w:rsidDel="00000000" w:rsidR="00000000" w:rsidRPr="00000000">
        <w:rPr>
          <w:rtl w:val="0"/>
        </w:rPr>
      </w:r>
    </w:p>
    <w:p w:rsidR="00000000" w:rsidDel="00000000" w:rsidP="00000000" w:rsidRDefault="00000000" w:rsidRPr="00000000" w14:paraId="00000BC7">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b w:val="1"/>
          <w:bCs w:val="1"/>
          <w:rtl w:val="0"/>
        </w:rPr>
        <w:t xml:space="preserve">Unique ID</w:t>
      </w:r>
      <w:r w:rsidDel="00000000" w:rsidR="00000000" w:rsidRPr="00000000">
        <w:rPr>
          <w:rtl w:val="0"/>
        </w:rPr>
        <w:t xml:space="preserve">: The system generates a unique League ID used for invitation handling.</w:t>
      </w:r>
    </w:p>
    <w:p w:rsidR="00000000" w:rsidDel="00000000" w:rsidP="00000000" w:rsidRDefault="00000000" w:rsidRPr="00000000" w14:paraId="00000BC8">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b w:val="1"/>
          <w:bCs w:val="1"/>
          <w:rtl w:val="0"/>
        </w:rPr>
        <w:t xml:space="preserve">Wallet Initialization</w:t>
      </w:r>
      <w:r w:rsidDel="00000000" w:rsidR="00000000" w:rsidRPr="00000000">
        <w:rPr>
          <w:rtl w:val="0"/>
        </w:rPr>
        <w:t xml:space="preserve">: A specific League Wallet is instantly initialized for the Commissioner and </w:t>
      </w:r>
      <w:r w:rsidDel="00000000" w:rsidR="00000000" w:rsidRPr="00000000">
        <w:rPr>
          <w:rtl w:val="0"/>
        </w:rPr>
        <w:t xml:space="preserve">funded with the exact "Starting Currency" amount defined during the creation step.</w:t>
      </w:r>
    </w:p>
    <w:p w:rsidR="00000000" w:rsidDel="00000000" w:rsidP="00000000" w:rsidRDefault="00000000" w:rsidRPr="00000000" w14:paraId="00000BC9">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“Invite Users” Button (Commissioner Action)</w:t>
      </w:r>
    </w:p>
    <w:p w:rsidR="00000000" w:rsidDel="00000000" w:rsidP="00000000" w:rsidRDefault="00000000" w:rsidRPr="00000000" w14:paraId="00000BCA">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b w:val="1"/>
          <w:bCs w:val="1"/>
          <w:rtl w:val="0"/>
        </w:rPr>
        <w:t xml:space="preserve">Creation</w:t>
      </w:r>
      <w:r w:rsidDel="00000000" w:rsidR="00000000" w:rsidRPr="00000000">
        <w:rPr>
          <w:rtl w:val="0"/>
        </w:rPr>
        <w:t xml:space="preserve">: The system should generate a shareable invitation URL and a corresponding scannable QR code linked to the new League ID.</w:t>
      </w:r>
    </w:p>
    <w:p w:rsidR="00000000" w:rsidDel="00000000" w:rsidP="00000000" w:rsidRDefault="00000000" w:rsidRPr="00000000" w14:paraId="00000BCB">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b w:val="1"/>
          <w:bCs w:val="1"/>
          <w:rtl w:val="0"/>
        </w:rPr>
        <w:t xml:space="preserve">Sharing</w:t>
      </w:r>
      <w:r w:rsidDel="00000000" w:rsidR="00000000" w:rsidRPr="00000000">
        <w:rPr>
          <w:rtl w:val="0"/>
        </w:rPr>
        <w:t xml:space="preserve">: These are non-personalized (one-to-many) links that the Commissioner can distribute via text, email, or social media using the device's native share sheet.</w:t>
      </w:r>
    </w:p>
    <w:p w:rsidR="00000000" w:rsidDel="00000000" w:rsidP="00000000" w:rsidRDefault="00000000" w:rsidRPr="00000000" w14:paraId="00000BCC">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1"/>
          <w:bCs w:val="1"/>
        </w:rPr>
      </w:pPr>
      <w:r w:rsidDel="00000000" w:rsidR="00000000" w:rsidRPr="00000000">
        <w:rPr>
          <w:b w:val="1"/>
          <w:bCs w:val="1"/>
          <w:rtl w:val="0"/>
        </w:rPr>
        <w:t xml:space="preserve">Validations </w:t>
      </w:r>
    </w:p>
    <w:tbl>
      <w:tblPr>
        <w:tblStyle w:val="Table4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885"/>
        <w:gridCol w:w="1275"/>
        <w:gridCol w:w="1395"/>
        <w:gridCol w:w="2070"/>
        <w:gridCol w:w="2355"/>
        <w:tblGridChange w:id="0">
          <w:tblGrid>
            <w:gridCol w:w="1140"/>
            <w:gridCol w:w="885"/>
            <w:gridCol w:w="1275"/>
            <w:gridCol w:w="1395"/>
            <w:gridCol w:w="2070"/>
            <w:gridCol w:w="235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D">
            <w:pPr>
              <w:jc w:val="center"/>
              <w:rPr>
                <w:b w:val="1"/>
                <w:bCs w:val="1"/>
              </w:rPr>
            </w:pPr>
            <w:r w:rsidDel="00000000" w:rsidR="00000000" w:rsidRPr="00000000">
              <w:rPr>
                <w:b w:val="1"/>
                <w:bCs w:val="1"/>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E">
            <w:pPr>
              <w:jc w:val="center"/>
              <w:rPr>
                <w:b w:val="1"/>
                <w:bCs w:val="1"/>
              </w:rPr>
            </w:pPr>
            <w:r w:rsidDel="00000000" w:rsidR="00000000" w:rsidRPr="00000000">
              <w:rPr>
                <w:b w:val="1"/>
                <w:bCs w:val="1"/>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F">
            <w:pPr>
              <w:jc w:val="center"/>
              <w:rPr>
                <w:b w:val="1"/>
                <w:bCs w:val="1"/>
              </w:rPr>
            </w:pPr>
            <w:r w:rsidDel="00000000" w:rsidR="00000000" w:rsidRPr="00000000">
              <w:rPr>
                <w:b w:val="1"/>
                <w:bCs w:val="1"/>
                <w:rtl w:val="0"/>
              </w:rPr>
              <w:t xml:space="preserve">Mandatory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0">
            <w:pPr>
              <w:jc w:val="center"/>
              <w:rPr>
                <w:b w:val="1"/>
                <w:bCs w:val="1"/>
              </w:rPr>
            </w:pPr>
            <w:r w:rsidDel="00000000" w:rsidR="00000000" w:rsidRPr="00000000">
              <w:rPr>
                <w:b w:val="1"/>
                <w:bCs w:val="1"/>
                <w:rtl w:val="0"/>
              </w:rPr>
              <w:t xml:space="preserve">Validation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1">
            <w:pPr>
              <w:jc w:val="center"/>
              <w:rPr>
                <w:b w:val="1"/>
                <w:bCs w:val="1"/>
              </w:rPr>
            </w:pPr>
            <w:r w:rsidDel="00000000" w:rsidR="00000000" w:rsidRPr="00000000">
              <w:rPr>
                <w:b w:val="1"/>
                <w:bCs w:val="1"/>
                <w:rtl w:val="0"/>
              </w:rPr>
              <w:t xml:space="preserve">Validation 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2">
            <w:pPr>
              <w:jc w:val="center"/>
              <w:rPr>
                <w:b w:val="1"/>
                <w:bCs w:val="1"/>
              </w:rPr>
            </w:pPr>
            <w:r w:rsidDel="00000000" w:rsidR="00000000" w:rsidRPr="00000000">
              <w:rPr>
                <w:b w:val="1"/>
                <w:bCs w:val="1"/>
                <w:rtl w:val="0"/>
              </w:rPr>
              <w:t xml:space="preserve">Error Message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3">
            <w:pPr>
              <w:rPr/>
            </w:pPr>
            <w:r w:rsidDel="00000000" w:rsidR="00000000" w:rsidRPr="00000000">
              <w:rPr>
                <w:rtl w:val="0"/>
              </w:rPr>
              <w:t xml:space="preserve">League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4">
            <w:pPr>
              <w:rPr/>
            </w:pPr>
            <w:r w:rsidDel="00000000" w:rsidR="00000000" w:rsidRPr="00000000">
              <w:rPr>
                <w:rtl w:val="0"/>
              </w:rPr>
              <w:t xml:space="preserve">Text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5">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6">
            <w:pPr>
              <w:rPr/>
            </w:pPr>
            <w:r w:rsidDel="00000000" w:rsidR="00000000" w:rsidRPr="00000000">
              <w:rPr>
                <w:rtl w:val="0"/>
              </w:rPr>
              <w:t xml:space="preserve">Empty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7">
            <w:pPr>
              <w:rPr/>
            </w:pPr>
            <w:r w:rsidDel="00000000" w:rsidR="00000000" w:rsidRPr="00000000">
              <w:rPr>
                <w:rtl w:val="0"/>
              </w:rPr>
              <w:t xml:space="preserve">Cannot be blank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8">
            <w:pPr>
              <w:rPr/>
            </w:pPr>
            <w:r w:rsidDel="00000000" w:rsidR="00000000" w:rsidRPr="00000000">
              <w:rPr>
                <w:rtl w:val="0"/>
              </w:rPr>
              <w:t xml:space="preserve">“League Name is required”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C">
            <w:pPr>
              <w:rPr/>
            </w:pPr>
            <w:r w:rsidDel="00000000" w:rsidR="00000000" w:rsidRPr="00000000">
              <w:rPr>
                <w:rtl w:val="0"/>
              </w:rPr>
              <w:t xml:space="preserve">Min Length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D">
            <w:pPr>
              <w:rPr/>
            </w:pPr>
            <w:r w:rsidDel="00000000" w:rsidR="00000000" w:rsidRPr="00000000">
              <w:rPr>
                <w:rtl w:val="0"/>
              </w:rPr>
              <w:t xml:space="preserve">Minimum 3 characters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E">
            <w:pPr>
              <w:rPr/>
            </w:pPr>
            <w:r w:rsidDel="00000000" w:rsidR="00000000" w:rsidRPr="00000000">
              <w:rPr>
                <w:rtl w:val="0"/>
              </w:rPr>
              <w:t xml:space="preserve">“League Name must be at least 3 characters”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2">
            <w:pPr>
              <w:rPr/>
            </w:pPr>
            <w:r w:rsidDel="00000000" w:rsidR="00000000" w:rsidRPr="00000000">
              <w:rPr>
                <w:rtl w:val="0"/>
              </w:rPr>
              <w:t xml:space="preserve">Max Length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3">
            <w:pPr>
              <w:rPr/>
            </w:pPr>
            <w:r w:rsidDel="00000000" w:rsidR="00000000" w:rsidRPr="00000000">
              <w:rPr>
                <w:rtl w:val="0"/>
              </w:rPr>
              <w:t xml:space="preserve">Maximum 50 characters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4">
            <w:pPr>
              <w:rPr/>
            </w:pPr>
            <w:r w:rsidDel="00000000" w:rsidR="00000000" w:rsidRPr="00000000">
              <w:rPr>
                <w:rtl w:val="0"/>
              </w:rPr>
              <w:t xml:space="preserve">“League Name cannot exceed 50 characters”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8">
            <w:pPr>
              <w:rPr/>
            </w:pPr>
            <w:r w:rsidDel="00000000" w:rsidR="00000000" w:rsidRPr="00000000">
              <w:rPr>
                <w:rtl w:val="0"/>
              </w:rPr>
              <w:t xml:space="preserve">Duplicate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9">
            <w:pPr>
              <w:rPr/>
            </w:pPr>
            <w:r w:rsidDel="00000000" w:rsidR="00000000" w:rsidRPr="00000000">
              <w:rPr>
                <w:rtl w:val="0"/>
              </w:rPr>
              <w:t xml:space="preserve">Must be unique across 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A">
            <w:pPr>
              <w:rPr/>
            </w:pPr>
            <w:r w:rsidDel="00000000" w:rsidR="00000000" w:rsidRPr="00000000">
              <w:rPr>
                <w:rtl w:val="0"/>
              </w:rPr>
              <w:t xml:space="preserve">“League Name already exists”</w:t>
            </w:r>
          </w:p>
        </w:tc>
      </w:tr>
    </w:tbl>
    <w:p w:rsidR="00000000" w:rsidDel="00000000" w:rsidP="00000000" w:rsidRDefault="00000000" w:rsidRPr="00000000" w14:paraId="00000BEB">
      <w:pPr>
        <w:pStyle w:val="Heading3"/>
        <w:rPr/>
      </w:pPr>
      <w:bookmarkStart w:colFirst="0" w:colLast="0" w:name="_v63og6t9u95" w:id="67"/>
      <w:bookmarkEnd w:id="67"/>
      <w:r w:rsidDel="00000000" w:rsidR="00000000" w:rsidRPr="00000000">
        <w:rPr>
          <w:rtl w:val="0"/>
        </w:rPr>
      </w:r>
    </w:p>
    <w:p w:rsidR="00000000" w:rsidDel="00000000" w:rsidP="00000000" w:rsidRDefault="00000000" w:rsidRPr="00000000" w14:paraId="00000BEC">
      <w:pPr>
        <w:rPr/>
      </w:pPr>
      <w:r w:rsidDel="00000000" w:rsidR="00000000" w:rsidRPr="00000000">
        <w:rPr>
          <w:rtl w:val="0"/>
        </w:rPr>
      </w:r>
    </w:p>
    <w:tbl>
      <w:tblPr>
        <w:tblStyle w:val="Table43"/>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2390"/>
        <w:gridCol w:w="3740"/>
        <w:tblGridChange w:id="0">
          <w:tblGrid>
            <w:gridCol w:w="1850"/>
            <w:gridCol w:w="2390"/>
            <w:gridCol w:w="37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D">
            <w:pPr>
              <w:jc w:val="center"/>
              <w:rPr/>
            </w:pPr>
            <w:r w:rsidDel="00000000" w:rsidR="00000000" w:rsidRPr="00000000">
              <w:rPr>
                <w:b w:val="1"/>
                <w:bCs w:val="1"/>
                <w:rtl w:val="0"/>
              </w:rPr>
              <w:t xml:space="preserve">Validation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E">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F">
            <w:pPr>
              <w:jc w:val="center"/>
              <w:rPr/>
            </w:pPr>
            <w:r w:rsidDel="00000000" w:rsidR="00000000" w:rsidRPr="00000000">
              <w:rPr>
                <w:b w:val="1"/>
                <w:bCs w:val="1"/>
                <w:rtl w:val="0"/>
              </w:rPr>
              <w:t xml:space="preserve">Error Message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0">
            <w:pPr>
              <w:rPr/>
            </w:pPr>
            <w:r w:rsidDel="00000000" w:rsidR="00000000" w:rsidRPr="00000000">
              <w:rPr>
                <w:rtl w:val="0"/>
              </w:rPr>
              <w:t xml:space="preserve">Empty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1">
            <w:pPr>
              <w:rPr/>
            </w:pPr>
            <w:r w:rsidDel="00000000" w:rsidR="00000000" w:rsidRPr="00000000">
              <w:rPr>
                <w:rtl w:val="0"/>
              </w:rPr>
              <w:t xml:space="preserve">Cannot be blank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2">
            <w:pPr>
              <w:rPr/>
            </w:pPr>
            <w:r w:rsidDel="00000000" w:rsidR="00000000" w:rsidRPr="00000000">
              <w:rPr>
                <w:rtl w:val="0"/>
              </w:rPr>
              <w:t xml:space="preserve">“League Size is required”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3">
            <w:pPr>
              <w:rPr/>
            </w:pPr>
            <w:r w:rsidDel="00000000" w:rsidR="00000000" w:rsidRPr="00000000">
              <w:rPr>
                <w:rtl w:val="0"/>
              </w:rPr>
              <w:t xml:space="preserve">Min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4">
            <w:pPr>
              <w:rPr/>
            </w:pPr>
            <w:r w:rsidDel="00000000" w:rsidR="00000000" w:rsidRPr="00000000">
              <w:rPr>
                <w:rFonts w:ascii="Arial Unicode MS" w:cs="Arial Unicode MS" w:eastAsia="Arial Unicode MS" w:hAnsi="Arial Unicode MS"/>
                <w:rtl w:val="0"/>
              </w:rPr>
              <w:t xml:space="preserve">≥ 4 teams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5">
            <w:pPr>
              <w:rPr/>
            </w:pPr>
            <w:r w:rsidDel="00000000" w:rsidR="00000000" w:rsidRPr="00000000">
              <w:rPr>
                <w:rtl w:val="0"/>
              </w:rPr>
              <w:t xml:space="preserve">“League must have at least 4 teams”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6">
            <w:pPr>
              <w:rPr/>
            </w:pPr>
            <w:r w:rsidDel="00000000" w:rsidR="00000000" w:rsidRPr="00000000">
              <w:rPr>
                <w:rtl w:val="0"/>
              </w:rPr>
              <w:t xml:space="preserve">Max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7">
            <w:pPr>
              <w:rPr/>
            </w:pPr>
            <w:r w:rsidDel="00000000" w:rsidR="00000000" w:rsidRPr="00000000">
              <w:rPr>
                <w:rtl w:val="0"/>
              </w:rPr>
              <w:t xml:space="preserve">Platform-defined limit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8">
            <w:pPr>
              <w:rPr/>
            </w:pPr>
            <w:r w:rsidDel="00000000" w:rsidR="00000000" w:rsidRPr="00000000">
              <w:rPr>
                <w:rtl w:val="0"/>
              </w:rPr>
              <w:t xml:space="preserve">“League size exceeds allowed limit”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9">
            <w:pPr>
              <w:rPr/>
            </w:pPr>
            <w:r w:rsidDel="00000000" w:rsidR="00000000" w:rsidRPr="00000000">
              <w:rPr>
                <w:rtl w:val="0"/>
              </w:rPr>
              <w:t xml:space="preserve">Integer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A">
            <w:pPr>
              <w:rPr/>
            </w:pPr>
            <w:r w:rsidDel="00000000" w:rsidR="00000000" w:rsidRPr="00000000">
              <w:rPr>
                <w:rtl w:val="0"/>
              </w:rPr>
              <w:t xml:space="preserve">No decimals allowed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B">
            <w:pPr>
              <w:rPr/>
            </w:pPr>
            <w:r w:rsidDel="00000000" w:rsidR="00000000" w:rsidRPr="00000000">
              <w:rPr>
                <w:rtl w:val="0"/>
              </w:rPr>
              <w:t xml:space="preserve">“Enter a valid whole number”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C">
            <w:pPr>
              <w:rPr/>
            </w:pPr>
            <w:r w:rsidDel="00000000" w:rsidR="00000000" w:rsidRPr="00000000">
              <w:rPr>
                <w:rtl w:val="0"/>
              </w:rPr>
              <w:t xml:space="preserve">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D">
            <w:pPr>
              <w:rPr/>
            </w:pPr>
            <w:r w:rsidDel="00000000" w:rsidR="00000000" w:rsidRPr="00000000">
              <w:rPr>
                <w:rtl w:val="0"/>
              </w:rPr>
              <w:t xml:space="preserve">Numeric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rtl w:val="0"/>
              </w:rPr>
              <w:t xml:space="preserve">“Invalid input”</w:t>
            </w:r>
          </w:p>
        </w:tc>
      </w:tr>
    </w:tbl>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8.7539936102235"/>
        <w:gridCol w:w="3144.9201277955267"/>
        <w:gridCol w:w="4266.325878594249"/>
        <w:tblGridChange w:id="0">
          <w:tblGrid>
            <w:gridCol w:w="1948.7539936102235"/>
            <w:gridCol w:w="3144.9201277955267"/>
            <w:gridCol w:w="4266.32587859424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1">
            <w:pPr>
              <w:jc w:val="center"/>
              <w:rPr/>
            </w:pPr>
            <w:r w:rsidDel="00000000" w:rsidR="00000000" w:rsidRPr="00000000">
              <w:rPr>
                <w:b w:val="1"/>
                <w:bCs w:val="1"/>
                <w:rtl w:val="0"/>
              </w:rPr>
              <w:t xml:space="preserve">Validation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2">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3">
            <w:pPr>
              <w:jc w:val="center"/>
              <w:rPr/>
            </w:pPr>
            <w:r w:rsidDel="00000000" w:rsidR="00000000" w:rsidRPr="00000000">
              <w:rPr>
                <w:b w:val="1"/>
                <w:bCs w:val="1"/>
                <w:rtl w:val="0"/>
              </w:rPr>
              <w:t xml:space="preserve">Error Message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4">
            <w:pPr>
              <w:rPr/>
            </w:pPr>
            <w:r w:rsidDel="00000000" w:rsidR="00000000" w:rsidRPr="00000000">
              <w:rPr>
                <w:rtl w:val="0"/>
              </w:rPr>
              <w:t xml:space="preserve">Empty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5">
            <w:pPr>
              <w:rPr/>
            </w:pPr>
            <w:r w:rsidDel="00000000" w:rsidR="00000000" w:rsidRPr="00000000">
              <w:rPr>
                <w:rtl w:val="0"/>
              </w:rPr>
              <w:t xml:space="preserve">Cannot be blank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6">
            <w:pPr>
              <w:rPr/>
            </w:pPr>
            <w:r w:rsidDel="00000000" w:rsidR="00000000" w:rsidRPr="00000000">
              <w:rPr>
                <w:rtl w:val="0"/>
              </w:rPr>
              <w:t xml:space="preserve">“Start Date is required”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7">
            <w:pPr>
              <w:rPr/>
            </w:pPr>
            <w:r w:rsidDel="00000000" w:rsidR="00000000" w:rsidRPr="00000000">
              <w:rPr>
                <w:rtl w:val="0"/>
              </w:rPr>
              <w:t xml:space="preserve">Past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8">
            <w:pPr>
              <w:rPr/>
            </w:pPr>
            <w:r w:rsidDel="00000000" w:rsidR="00000000" w:rsidRPr="00000000">
              <w:rPr>
                <w:rtl w:val="0"/>
              </w:rPr>
              <w:t xml:space="preserve">Must be future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9">
            <w:pPr>
              <w:rPr/>
            </w:pPr>
            <w:r w:rsidDel="00000000" w:rsidR="00000000" w:rsidRPr="00000000">
              <w:rPr>
                <w:rtl w:val="0"/>
              </w:rPr>
              <w:t xml:space="preserve">“Start Date cannot be in the past”</w:t>
            </w:r>
          </w:p>
        </w:tc>
      </w:tr>
    </w:tbl>
    <w:p w:rsidR="00000000" w:rsidDel="00000000" w:rsidP="00000000" w:rsidRDefault="00000000" w:rsidRPr="00000000" w14:paraId="00000C0A">
      <w:pPr>
        <w:rPr/>
      </w:pPr>
      <w:r w:rsidDel="00000000" w:rsidR="00000000" w:rsidRPr="00000000">
        <w:rPr>
          <w:rtl w:val="0"/>
        </w:rPr>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8.7539936102235"/>
        <w:gridCol w:w="3144.9201277955267"/>
        <w:gridCol w:w="4266.325878594249"/>
        <w:tblGridChange w:id="0">
          <w:tblGrid>
            <w:gridCol w:w="1948.7539936102235"/>
            <w:gridCol w:w="3144.9201277955267"/>
            <w:gridCol w:w="4266.32587859424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B">
            <w:pPr>
              <w:jc w:val="center"/>
              <w:rPr/>
            </w:pPr>
            <w:r w:rsidDel="00000000" w:rsidR="00000000" w:rsidRPr="00000000">
              <w:rPr>
                <w:b w:val="1"/>
                <w:bCs w:val="1"/>
                <w:rtl w:val="0"/>
              </w:rPr>
              <w:t xml:space="preserve">Validation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C">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D">
            <w:pPr>
              <w:jc w:val="center"/>
              <w:rPr/>
            </w:pPr>
            <w:r w:rsidDel="00000000" w:rsidR="00000000" w:rsidRPr="00000000">
              <w:rPr>
                <w:b w:val="1"/>
                <w:bCs w:val="1"/>
                <w:rtl w:val="0"/>
              </w:rPr>
              <w:t xml:space="preserve">Error Message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E">
            <w:pPr>
              <w:rPr/>
            </w:pPr>
            <w:r w:rsidDel="00000000" w:rsidR="00000000" w:rsidRPr="00000000">
              <w:rPr>
                <w:rtl w:val="0"/>
              </w:rPr>
              <w:t xml:space="preserve">Empty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F">
            <w:pPr>
              <w:rPr/>
            </w:pPr>
            <w:r w:rsidDel="00000000" w:rsidR="00000000" w:rsidRPr="00000000">
              <w:rPr>
                <w:rtl w:val="0"/>
              </w:rPr>
              <w:t xml:space="preserve">Cannot be blank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0">
            <w:pPr>
              <w:rPr/>
            </w:pPr>
            <w:r w:rsidDel="00000000" w:rsidR="00000000" w:rsidRPr="00000000">
              <w:rPr>
                <w:rtl w:val="0"/>
              </w:rPr>
              <w:t xml:space="preserve">“Start Date is required”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1">
            <w:pPr>
              <w:rPr/>
            </w:pPr>
            <w:r w:rsidDel="00000000" w:rsidR="00000000" w:rsidRPr="00000000">
              <w:rPr>
                <w:rtl w:val="0"/>
              </w:rPr>
              <w:t xml:space="preserve">Past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2">
            <w:pPr>
              <w:rPr/>
            </w:pPr>
            <w:r w:rsidDel="00000000" w:rsidR="00000000" w:rsidRPr="00000000">
              <w:rPr>
                <w:rtl w:val="0"/>
              </w:rPr>
              <w:t xml:space="preserve">Must be future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3">
            <w:pPr>
              <w:rPr/>
            </w:pPr>
            <w:r w:rsidDel="00000000" w:rsidR="00000000" w:rsidRPr="00000000">
              <w:rPr>
                <w:rtl w:val="0"/>
              </w:rPr>
              <w:t xml:space="preserve">“Start Date cannot be in the past”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4">
            <w:pPr>
              <w:rPr/>
            </w:pPr>
            <w:r w:rsidDel="00000000" w:rsidR="00000000" w:rsidRPr="00000000">
              <w:rPr>
                <w:rtl w:val="0"/>
              </w:rPr>
              <w:t xml:space="preserve">Logical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5">
            <w:pPr>
              <w:rPr/>
            </w:pPr>
            <w:r w:rsidDel="00000000" w:rsidR="00000000" w:rsidRPr="00000000">
              <w:rPr>
                <w:rtl w:val="0"/>
              </w:rPr>
              <w:t xml:space="preserve">Must align with season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6">
            <w:pPr>
              <w:rPr/>
            </w:pPr>
            <w:r w:rsidDel="00000000" w:rsidR="00000000" w:rsidRPr="00000000">
              <w:rPr>
                <w:rtl w:val="0"/>
              </w:rPr>
              <w:t xml:space="preserve">“Invalid start date based on season duration”</w:t>
            </w:r>
          </w:p>
        </w:tc>
      </w:tr>
    </w:tbl>
    <w:p w:rsidR="00000000" w:rsidDel="00000000" w:rsidP="00000000" w:rsidRDefault="00000000" w:rsidRPr="00000000" w14:paraId="00000C17">
      <w:pPr>
        <w:rPr/>
      </w:pPr>
      <w:r w:rsidDel="00000000" w:rsidR="00000000" w:rsidRPr="00000000">
        <w:rPr>
          <w:rtl w:val="0"/>
        </w:rPr>
      </w:r>
    </w:p>
    <w:tbl>
      <w:tblPr>
        <w:tblStyle w:val="Table46"/>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2390"/>
        <w:gridCol w:w="4130"/>
        <w:tblGridChange w:id="0">
          <w:tblGrid>
            <w:gridCol w:w="1850"/>
            <w:gridCol w:w="2390"/>
            <w:gridCol w:w="41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8">
            <w:pPr>
              <w:jc w:val="center"/>
              <w:rPr/>
            </w:pPr>
            <w:r w:rsidDel="00000000" w:rsidR="00000000" w:rsidRPr="00000000">
              <w:rPr>
                <w:b w:val="1"/>
                <w:bCs w:val="1"/>
                <w:rtl w:val="0"/>
              </w:rPr>
              <w:t xml:space="preserve">Validation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9">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A">
            <w:pPr>
              <w:jc w:val="center"/>
              <w:rPr/>
            </w:pPr>
            <w:r w:rsidDel="00000000" w:rsidR="00000000" w:rsidRPr="00000000">
              <w:rPr>
                <w:b w:val="1"/>
                <w:bCs w:val="1"/>
                <w:rtl w:val="0"/>
              </w:rPr>
              <w:t xml:space="preserve">Error Message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B">
            <w:pPr>
              <w:rPr/>
            </w:pPr>
            <w:r w:rsidDel="00000000" w:rsidR="00000000" w:rsidRPr="00000000">
              <w:rPr>
                <w:rtl w:val="0"/>
              </w:rPr>
              <w:t xml:space="preserve">Empty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C">
            <w:pPr>
              <w:rPr/>
            </w:pPr>
            <w:r w:rsidDel="00000000" w:rsidR="00000000" w:rsidRPr="00000000">
              <w:rPr>
                <w:rtl w:val="0"/>
              </w:rPr>
              <w:t xml:space="preserve">Cannot be blank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D">
            <w:pPr>
              <w:rPr/>
            </w:pPr>
            <w:r w:rsidDel="00000000" w:rsidR="00000000" w:rsidRPr="00000000">
              <w:rPr>
                <w:rtl w:val="0"/>
              </w:rPr>
              <w:t xml:space="preserve">“Season duration is required”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E">
            <w:pPr>
              <w:rPr/>
            </w:pPr>
            <w:r w:rsidDel="00000000" w:rsidR="00000000" w:rsidRPr="00000000">
              <w:rPr>
                <w:rtl w:val="0"/>
              </w:rPr>
              <w:t xml:space="preserve">Min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F">
            <w:pPr>
              <w:rPr/>
            </w:pPr>
            <w:r w:rsidDel="00000000" w:rsidR="00000000" w:rsidRPr="00000000">
              <w:rPr>
                <w:rFonts w:ascii="Arial Unicode MS" w:cs="Arial Unicode MS" w:eastAsia="Arial Unicode MS" w:hAnsi="Arial Unicode MS"/>
                <w:rtl w:val="0"/>
              </w:rPr>
              <w:t xml:space="preserve">≥ 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0">
            <w:pPr>
              <w:rPr/>
            </w:pPr>
            <w:r w:rsidDel="00000000" w:rsidR="00000000" w:rsidRPr="00000000">
              <w:rPr>
                <w:rtl w:val="0"/>
              </w:rPr>
              <w:t xml:space="preserve">“Season must be at least 1 week”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1">
            <w:pPr>
              <w:rPr/>
            </w:pPr>
            <w:r w:rsidDel="00000000" w:rsidR="00000000" w:rsidRPr="00000000">
              <w:rPr>
                <w:rtl w:val="0"/>
              </w:rPr>
              <w:t xml:space="preserve">Max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2">
            <w:pPr>
              <w:rPr/>
            </w:pPr>
            <w:r w:rsidDel="00000000" w:rsidR="00000000" w:rsidRPr="00000000">
              <w:rPr>
                <w:rtl w:val="0"/>
              </w:rPr>
              <w:t xml:space="preserve">Platform-defined limit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3">
            <w:pPr>
              <w:rPr/>
            </w:pPr>
            <w:r w:rsidDel="00000000" w:rsidR="00000000" w:rsidRPr="00000000">
              <w:rPr>
                <w:rtl w:val="0"/>
              </w:rPr>
              <w:t xml:space="preserve">“Season duration exceeds allowed limit”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4">
            <w:pPr>
              <w:rPr/>
            </w:pPr>
            <w:r w:rsidDel="00000000" w:rsidR="00000000" w:rsidRPr="00000000">
              <w:rPr>
                <w:rtl w:val="0"/>
              </w:rPr>
              <w:t xml:space="preserve">Integer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5">
            <w:pPr>
              <w:rPr/>
            </w:pPr>
            <w:r w:rsidDel="00000000" w:rsidR="00000000" w:rsidRPr="00000000">
              <w:rPr>
                <w:rtl w:val="0"/>
              </w:rPr>
              <w:t xml:space="preserve">No decimals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6">
            <w:pPr>
              <w:rPr/>
            </w:pPr>
            <w:r w:rsidDel="00000000" w:rsidR="00000000" w:rsidRPr="00000000">
              <w:rPr>
                <w:rtl w:val="0"/>
              </w:rPr>
              <w:t xml:space="preserve">“Enter a valid number of weeks”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7">
            <w:pPr>
              <w:rPr/>
            </w:pPr>
            <w:r w:rsidDel="00000000" w:rsidR="00000000" w:rsidRPr="00000000">
              <w:rPr>
                <w:rtl w:val="0"/>
              </w:rPr>
              <w:t xml:space="preserve">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8">
            <w:pPr>
              <w:rPr/>
            </w:pPr>
            <w:r w:rsidDel="00000000" w:rsidR="00000000" w:rsidRPr="00000000">
              <w:rPr>
                <w:rtl w:val="0"/>
              </w:rPr>
              <w:t xml:space="preserve">Numeric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9">
            <w:pPr>
              <w:rPr/>
            </w:pPr>
            <w:r w:rsidDel="00000000" w:rsidR="00000000" w:rsidRPr="00000000">
              <w:rPr>
                <w:rtl w:val="0"/>
              </w:rPr>
              <w:t xml:space="preserve">“Invalid input”</w:t>
            </w:r>
          </w:p>
        </w:tc>
      </w:tr>
    </w:tbl>
    <w:p w:rsidR="00000000" w:rsidDel="00000000" w:rsidP="00000000" w:rsidRDefault="00000000" w:rsidRPr="00000000" w14:paraId="00000C2A">
      <w:pPr>
        <w:rPr/>
      </w:pPr>
      <w:r w:rsidDel="00000000" w:rsidR="00000000" w:rsidRPr="00000000">
        <w:rPr>
          <w:rtl w:val="0"/>
        </w:rPr>
      </w:r>
    </w:p>
    <w:tbl>
      <w:tblPr>
        <w:tblStyle w:val="Table4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2330"/>
        <w:gridCol w:w="4775"/>
        <w:tblGridChange w:id="0">
          <w:tblGrid>
            <w:gridCol w:w="1850"/>
            <w:gridCol w:w="2330"/>
            <w:gridCol w:w="47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B">
            <w:pPr>
              <w:jc w:val="center"/>
              <w:rPr/>
            </w:pPr>
            <w:r w:rsidDel="00000000" w:rsidR="00000000" w:rsidRPr="00000000">
              <w:rPr>
                <w:b w:val="1"/>
                <w:bCs w:val="1"/>
                <w:rtl w:val="0"/>
              </w:rPr>
              <w:t xml:space="preserve">Validation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C">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D">
            <w:pPr>
              <w:jc w:val="center"/>
              <w:rPr/>
            </w:pPr>
            <w:r w:rsidDel="00000000" w:rsidR="00000000" w:rsidRPr="00000000">
              <w:rPr>
                <w:b w:val="1"/>
                <w:bCs w:val="1"/>
                <w:rtl w:val="0"/>
              </w:rPr>
              <w:t xml:space="preserve">Error Message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E">
            <w:pPr>
              <w:rPr/>
            </w:pPr>
            <w:r w:rsidDel="00000000" w:rsidR="00000000" w:rsidRPr="00000000">
              <w:rPr>
                <w:rtl w:val="0"/>
              </w:rPr>
              <w:t xml:space="preserve">Empty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F">
            <w:pPr>
              <w:rPr/>
            </w:pPr>
            <w:r w:rsidDel="00000000" w:rsidR="00000000" w:rsidRPr="00000000">
              <w:rPr>
                <w:rtl w:val="0"/>
              </w:rPr>
              <w:t xml:space="preserve">Cannot be blank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0">
            <w:pPr>
              <w:rPr/>
            </w:pPr>
            <w:r w:rsidDel="00000000" w:rsidR="00000000" w:rsidRPr="00000000">
              <w:rPr>
                <w:rtl w:val="0"/>
              </w:rPr>
              <w:t xml:space="preserve">“Starting currency is required”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1">
            <w:pPr>
              <w:rPr/>
            </w:pPr>
            <w:r w:rsidDel="00000000" w:rsidR="00000000" w:rsidRPr="00000000">
              <w:rPr>
                <w:rtl w:val="0"/>
              </w:rPr>
              <w:t xml:space="preserve">Min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2">
            <w:pPr>
              <w:rPr/>
            </w:pPr>
            <w:r w:rsidDel="00000000" w:rsidR="00000000" w:rsidRPr="00000000">
              <w:rPr>
                <w:rtl w:val="0"/>
              </w:rPr>
              <w:t xml:space="preserve">Must be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3">
            <w:pPr>
              <w:rPr/>
            </w:pPr>
            <w:r w:rsidDel="00000000" w:rsidR="00000000" w:rsidRPr="00000000">
              <w:rPr>
                <w:rtl w:val="0"/>
              </w:rPr>
              <w:t xml:space="preserve">“Starting currency must be greater than 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4">
            <w:pPr>
              <w:rPr>
                <w:color w:val="ff0000"/>
              </w:rPr>
            </w:pPr>
            <w:r w:rsidDel="00000000" w:rsidR="00000000" w:rsidRPr="00000000">
              <w:rPr>
                <w:color w:val="ff0000"/>
                <w:rtl w:val="0"/>
              </w:rPr>
              <w:t xml:space="preserve">Max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5">
            <w:pPr>
              <w:rPr>
                <w:color w:val="ff0000"/>
              </w:rPr>
            </w:pPr>
            <w:r w:rsidDel="00000000" w:rsidR="00000000" w:rsidRPr="00000000">
              <w:rPr>
                <w:color w:val="ff0000"/>
                <w:rtl w:val="0"/>
              </w:rPr>
              <w:t xml:space="preserve">Platform-defined cap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6">
            <w:pPr>
              <w:rPr>
                <w:color w:val="ff0000"/>
              </w:rPr>
            </w:pPr>
            <w:r w:rsidDel="00000000" w:rsidR="00000000" w:rsidRPr="00000000">
              <w:rPr>
                <w:color w:val="ff0000"/>
                <w:rtl w:val="0"/>
              </w:rPr>
              <w:t xml:space="preserve">“Exceeds maximum allowed starting 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7">
            <w:pPr>
              <w:rPr/>
            </w:pPr>
            <w:r w:rsidDel="00000000" w:rsidR="00000000" w:rsidRPr="00000000">
              <w:rPr>
                <w:rtl w:val="0"/>
              </w:rPr>
              <w:t xml:space="preserve">Decimal Limit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8">
            <w:pPr>
              <w:rPr/>
            </w:pPr>
            <w:r w:rsidDel="00000000" w:rsidR="00000000" w:rsidRPr="00000000">
              <w:rPr>
                <w:rtl w:val="0"/>
              </w:rPr>
              <w:t xml:space="preserve">Max 2 decimal places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tl w:val="0"/>
              </w:rPr>
              <w:t xml:space="preserve">“Invalid currency format”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rtl w:val="0"/>
              </w:rPr>
              <w:t xml:space="preserve">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B">
            <w:pPr>
              <w:rPr/>
            </w:pPr>
            <w:r w:rsidDel="00000000" w:rsidR="00000000" w:rsidRPr="00000000">
              <w:rPr>
                <w:rtl w:val="0"/>
              </w:rPr>
              <w:t xml:space="preserve">Numeric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C">
            <w:pPr>
              <w:rPr/>
            </w:pPr>
            <w:r w:rsidDel="00000000" w:rsidR="00000000" w:rsidRPr="00000000">
              <w:rPr>
                <w:rtl w:val="0"/>
              </w:rPr>
              <w:t xml:space="preserve">“Invalid amount entered”</w:t>
            </w:r>
          </w:p>
        </w:tc>
      </w:tr>
    </w:tbl>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8977635782746"/>
        <w:gridCol w:w="3100.063897763578"/>
        <w:gridCol w:w="4356.038338658147"/>
        <w:tblGridChange w:id="0">
          <w:tblGrid>
            <w:gridCol w:w="1903.8977635782746"/>
            <w:gridCol w:w="3100.063897763578"/>
            <w:gridCol w:w="4356.03833865814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F">
            <w:pPr>
              <w:jc w:val="center"/>
              <w:rPr/>
            </w:pPr>
            <w:r w:rsidDel="00000000" w:rsidR="00000000" w:rsidRPr="00000000">
              <w:rPr>
                <w:b w:val="1"/>
                <w:bCs w:val="1"/>
                <w:rtl w:val="0"/>
              </w:rPr>
              <w:t xml:space="preserve">Validation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0">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1">
            <w:pPr>
              <w:jc w:val="center"/>
              <w:rPr/>
            </w:pPr>
            <w:r w:rsidDel="00000000" w:rsidR="00000000" w:rsidRPr="00000000">
              <w:rPr>
                <w:b w:val="1"/>
                <w:bCs w:val="1"/>
                <w:rtl w:val="0"/>
              </w:rPr>
              <w:t xml:space="preserve">Error Message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2">
            <w:pPr>
              <w:rPr/>
            </w:pPr>
            <w:r w:rsidDel="00000000" w:rsidR="00000000" w:rsidRPr="00000000">
              <w:rPr>
                <w:rtl w:val="0"/>
              </w:rPr>
              <w:t xml:space="preserve">Empty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3">
            <w:pPr>
              <w:rPr/>
            </w:pPr>
            <w:r w:rsidDel="00000000" w:rsidR="00000000" w:rsidRPr="00000000">
              <w:rPr>
                <w:rtl w:val="0"/>
              </w:rPr>
              <w:t xml:space="preserve">Cannot be blank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4">
            <w:pPr>
              <w:rPr/>
            </w:pPr>
            <w:r w:rsidDel="00000000" w:rsidR="00000000" w:rsidRPr="00000000">
              <w:rPr>
                <w:rtl w:val="0"/>
              </w:rPr>
              <w:t xml:space="preserve">“Max Buy-in Cap is required”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5">
            <w:pPr>
              <w:rPr/>
            </w:pPr>
            <w:r w:rsidDel="00000000" w:rsidR="00000000" w:rsidRPr="00000000">
              <w:rPr>
                <w:rtl w:val="0"/>
              </w:rPr>
              <w:t xml:space="preserve">Min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6">
            <w:pPr>
              <w:rPr/>
            </w:pPr>
            <w:r w:rsidDel="00000000" w:rsidR="00000000" w:rsidRPr="00000000">
              <w:rPr>
                <w:rtl w:val="0"/>
              </w:rPr>
              <w:t xml:space="preserve">Must be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7">
            <w:pPr>
              <w:rPr/>
            </w:pPr>
            <w:r w:rsidDel="00000000" w:rsidR="00000000" w:rsidRPr="00000000">
              <w:rPr>
                <w:rtl w:val="0"/>
              </w:rPr>
              <w:t xml:space="preserve">“Buy-in cap must be greater than 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8">
            <w:pPr>
              <w:rPr/>
            </w:pPr>
            <w:r w:rsidDel="00000000" w:rsidR="00000000" w:rsidRPr="00000000">
              <w:rPr>
                <w:rtl w:val="0"/>
              </w:rPr>
              <w:t xml:space="preserve">Decimal Limit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9">
            <w:pPr>
              <w:rPr/>
            </w:pPr>
            <w:r w:rsidDel="00000000" w:rsidR="00000000" w:rsidRPr="00000000">
              <w:rPr>
                <w:rtl w:val="0"/>
              </w:rPr>
              <w:t xml:space="preserve">Max 2 decimal places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A">
            <w:pPr>
              <w:rPr/>
            </w:pPr>
            <w:r w:rsidDel="00000000" w:rsidR="00000000" w:rsidRPr="00000000">
              <w:rPr>
                <w:rtl w:val="0"/>
              </w:rPr>
              <w:t xml:space="preserve">“Invalid amount format”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B">
            <w:pPr>
              <w:rPr/>
            </w:pPr>
            <w:r w:rsidDel="00000000" w:rsidR="00000000" w:rsidRPr="00000000">
              <w:rPr>
                <w:rtl w:val="0"/>
              </w:rPr>
              <w:t xml:space="preserve">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C">
            <w:pPr>
              <w:rPr/>
            </w:pPr>
            <w:r w:rsidDel="00000000" w:rsidR="00000000" w:rsidRPr="00000000">
              <w:rPr>
                <w:rtl w:val="0"/>
              </w:rPr>
              <w:t xml:space="preserve">Numeric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D">
            <w:pPr>
              <w:rPr/>
            </w:pPr>
            <w:r w:rsidDel="00000000" w:rsidR="00000000" w:rsidRPr="00000000">
              <w:rPr>
                <w:rtl w:val="0"/>
              </w:rPr>
              <w:t xml:space="preserve">“Invalid input”</w:t>
            </w:r>
          </w:p>
        </w:tc>
      </w:tr>
    </w:tbl>
    <w:p w:rsidR="00000000" w:rsidDel="00000000" w:rsidP="00000000" w:rsidRDefault="00000000" w:rsidRPr="00000000" w14:paraId="00000C4E">
      <w:pPr>
        <w:rPr/>
      </w:pPr>
      <w:r w:rsidDel="00000000" w:rsidR="00000000" w:rsidRPr="00000000">
        <w:rPr>
          <w:rtl w:val="0"/>
        </w:rPr>
      </w:r>
    </w:p>
    <w:tbl>
      <w:tblPr>
        <w:tblStyle w:val="Table49"/>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2330"/>
        <w:gridCol w:w="3335"/>
        <w:tblGridChange w:id="0">
          <w:tblGrid>
            <w:gridCol w:w="1850"/>
            <w:gridCol w:w="2330"/>
            <w:gridCol w:w="33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F">
            <w:pPr>
              <w:jc w:val="center"/>
              <w:rPr/>
            </w:pPr>
            <w:r w:rsidDel="00000000" w:rsidR="00000000" w:rsidRPr="00000000">
              <w:rPr>
                <w:b w:val="1"/>
                <w:bCs w:val="1"/>
                <w:rtl w:val="0"/>
              </w:rPr>
              <w:t xml:space="preserve">Validation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0">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1">
            <w:pPr>
              <w:jc w:val="center"/>
              <w:rPr/>
            </w:pPr>
            <w:r w:rsidDel="00000000" w:rsidR="00000000" w:rsidRPr="00000000">
              <w:rPr>
                <w:b w:val="1"/>
                <w:bCs w:val="1"/>
                <w:rtl w:val="0"/>
              </w:rPr>
              <w:t xml:space="preserve">Error Message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2">
            <w:pPr>
              <w:rPr/>
            </w:pPr>
            <w:r w:rsidDel="00000000" w:rsidR="00000000" w:rsidRPr="00000000">
              <w:rPr>
                <w:rtl w:val="0"/>
              </w:rPr>
              <w:t xml:space="preserve">Empty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3">
            <w:pPr>
              <w:rPr/>
            </w:pPr>
            <w:r w:rsidDel="00000000" w:rsidR="00000000" w:rsidRPr="00000000">
              <w:rPr>
                <w:rtl w:val="0"/>
              </w:rPr>
              <w:t xml:space="preserve">Cannot be blank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4">
            <w:pPr>
              <w:rPr/>
            </w:pPr>
            <w:r w:rsidDel="00000000" w:rsidR="00000000" w:rsidRPr="00000000">
              <w:rPr>
                <w:rtl w:val="0"/>
              </w:rPr>
              <w:t xml:space="preserve">“Conversion rate is required”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5">
            <w:pPr>
              <w:rPr/>
            </w:pPr>
            <w:r w:rsidDel="00000000" w:rsidR="00000000" w:rsidRPr="00000000">
              <w:rPr>
                <w:rtl w:val="0"/>
              </w:rPr>
              <w:t xml:space="preserve">Zero Restriction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6">
            <w:pPr>
              <w:rPr/>
            </w:pPr>
            <w:r w:rsidDel="00000000" w:rsidR="00000000" w:rsidRPr="00000000">
              <w:rPr>
                <w:rtl w:val="0"/>
              </w:rPr>
              <w:t xml:space="preserve">Cannot be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7">
            <w:pPr>
              <w:rPr/>
            </w:pPr>
            <w:r w:rsidDel="00000000" w:rsidR="00000000" w:rsidRPr="00000000">
              <w:rPr>
                <w:rtl w:val="0"/>
              </w:rPr>
              <w:t xml:space="preserve">“Conversion rate cannot be 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8">
            <w:pPr>
              <w:rPr/>
            </w:pPr>
            <w:r w:rsidDel="00000000" w:rsidR="00000000" w:rsidRPr="00000000">
              <w:rPr>
                <w:rtl w:val="0"/>
              </w:rPr>
              <w:t xml:space="preserve">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9">
            <w:pPr>
              <w:rPr/>
            </w:pPr>
            <w:r w:rsidDel="00000000" w:rsidR="00000000" w:rsidRPr="00000000">
              <w:rPr>
                <w:rtl w:val="0"/>
              </w:rPr>
              <w:t xml:space="preserve">Numeric (percentage)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A">
            <w:pPr>
              <w:rPr/>
            </w:pPr>
            <w:r w:rsidDel="00000000" w:rsidR="00000000" w:rsidRPr="00000000">
              <w:rPr>
                <w:rtl w:val="0"/>
              </w:rPr>
              <w:t xml:space="preserve">“Enter a valid percentage”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B">
            <w:pPr>
              <w:rPr/>
            </w:pPr>
            <w:r w:rsidDel="00000000" w:rsidR="00000000" w:rsidRPr="00000000">
              <w:rPr>
                <w:rtl w:val="0"/>
              </w:rPr>
              <w:t xml:space="preserve">Decimal Limit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C">
            <w:pPr>
              <w:rPr/>
            </w:pPr>
            <w:r w:rsidDel="00000000" w:rsidR="00000000" w:rsidRPr="00000000">
              <w:rPr>
                <w:rtl w:val="0"/>
              </w:rPr>
              <w:t xml:space="preserve">Max 2 decimals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D">
            <w:pPr>
              <w:rPr/>
            </w:pPr>
            <w:r w:rsidDel="00000000" w:rsidR="00000000" w:rsidRPr="00000000">
              <w:rPr>
                <w:rtl w:val="0"/>
              </w:rPr>
              <w:t xml:space="preserve">“Invalid percentage format”</w:t>
            </w:r>
          </w:p>
        </w:tc>
      </w:tr>
    </w:tbl>
    <w:p w:rsidR="00000000" w:rsidDel="00000000" w:rsidP="00000000" w:rsidRDefault="00000000" w:rsidRPr="00000000" w14:paraId="00000C5E">
      <w:pPr>
        <w:rPr/>
      </w:pPr>
      <w:r w:rsidDel="00000000" w:rsidR="00000000" w:rsidRPr="00000000">
        <w:rPr>
          <w:rtl w:val="0"/>
        </w:rPr>
      </w:r>
    </w:p>
    <w:tbl>
      <w:tblPr>
        <w:tblStyle w:val="Table50"/>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2375"/>
        <w:gridCol w:w="4070"/>
        <w:tblGridChange w:id="0">
          <w:tblGrid>
            <w:gridCol w:w="2150"/>
            <w:gridCol w:w="2375"/>
            <w:gridCol w:w="40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F">
            <w:pPr>
              <w:jc w:val="center"/>
              <w:rPr/>
            </w:pPr>
            <w:r w:rsidDel="00000000" w:rsidR="00000000" w:rsidRPr="00000000">
              <w:rPr>
                <w:b w:val="1"/>
                <w:bCs w:val="1"/>
                <w:rtl w:val="0"/>
              </w:rPr>
              <w:t xml:space="preserve">Validation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0">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1">
            <w:pPr>
              <w:jc w:val="center"/>
              <w:rPr/>
            </w:pPr>
            <w:r w:rsidDel="00000000" w:rsidR="00000000" w:rsidRPr="00000000">
              <w:rPr>
                <w:b w:val="1"/>
                <w:bCs w:val="1"/>
                <w:rtl w:val="0"/>
              </w:rPr>
              <w:t xml:space="preserve">Error Message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2">
            <w:pPr>
              <w:rPr/>
            </w:pPr>
            <w:r w:rsidDel="00000000" w:rsidR="00000000" w:rsidRPr="00000000">
              <w:rPr>
                <w:rtl w:val="0"/>
              </w:rPr>
              <w:t xml:space="preserve">Max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3">
            <w:pPr>
              <w:rPr/>
            </w:pPr>
            <w:r w:rsidDel="00000000" w:rsidR="00000000" w:rsidRPr="00000000">
              <w:rPr>
                <w:rFonts w:ascii="Arial Unicode MS" w:cs="Arial Unicode MS" w:eastAsia="Arial Unicode MS" w:hAnsi="Arial Unicode MS"/>
                <w:rtl w:val="0"/>
              </w:rPr>
              <w:t xml:space="preserve">≤ 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4">
            <w:pPr>
              <w:rPr/>
            </w:pPr>
            <w:r w:rsidDel="00000000" w:rsidR="00000000" w:rsidRPr="00000000">
              <w:rPr>
                <w:rtl w:val="0"/>
              </w:rPr>
              <w:t xml:space="preserve">“Conversion rate cannot exceed 40%”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5">
            <w:pPr>
              <w:rPr/>
            </w:pPr>
            <w:r w:rsidDel="00000000" w:rsidR="00000000" w:rsidRPr="00000000">
              <w:rPr>
                <w:rtl w:val="0"/>
              </w:rPr>
              <w:t xml:space="preserve">Range Enforcement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6">
            <w:pPr>
              <w:rPr/>
            </w:pPr>
            <w:r w:rsidDel="00000000" w:rsidR="00000000" w:rsidRPr="00000000">
              <w:rPr>
                <w:rtl w:val="0"/>
              </w:rPr>
              <w:t xml:space="preserve">Must fall within 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7">
            <w:pPr>
              <w:rPr/>
            </w:pPr>
            <w:r w:rsidDel="00000000" w:rsidR="00000000" w:rsidRPr="00000000">
              <w:rPr>
                <w:rtl w:val="0"/>
              </w:rPr>
              <w:t xml:space="preserve">“Value must be between 0% and 40%”</w:t>
            </w:r>
          </w:p>
        </w:tc>
      </w:tr>
    </w:tbl>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pStyle w:val="Heading3"/>
        <w:rPr/>
      </w:pPr>
      <w:bookmarkStart w:colFirst="0" w:colLast="0" w:name="_d4yng4ude3wd" w:id="68"/>
      <w:bookmarkEnd w:id="68"/>
      <w:r w:rsidDel="00000000" w:rsidR="00000000" w:rsidRPr="00000000">
        <w:rPr>
          <w:rtl w:val="0"/>
        </w:rPr>
        <w:t xml:space="preserve">User story -1.7 The Three Invitation Methods &amp; User Joining </w:t>
      </w:r>
    </w:p>
    <w:p w:rsidR="00000000" w:rsidDel="00000000" w:rsidP="00000000" w:rsidRDefault="00000000" w:rsidRPr="00000000" w14:paraId="00000C6A">
      <w:pPr>
        <w:rPr/>
      </w:pPr>
      <w:r w:rsidDel="00000000" w:rsidR="00000000" w:rsidRPr="00000000">
        <w:rPr>
          <w:rtl w:val="0"/>
        </w:rPr>
        <w:t xml:space="preserve">As an F2MX League Commissioner, I want to invite other users to join my Private League using multiple invitation methods, so that participants can easily join the league before the season begins.</w:t>
      </w:r>
    </w:p>
    <w:p w:rsidR="00000000" w:rsidDel="00000000" w:rsidP="00000000" w:rsidRDefault="00000000" w:rsidRPr="00000000" w14:paraId="00000C6B">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0C6C">
      <w:pPr>
        <w:numPr>
          <w:ilvl w:val="0"/>
          <w:numId w:val="3"/>
        </w:numPr>
        <w:spacing w:after="0" w:afterAutospacing="0"/>
        <w:ind w:left="1440" w:hanging="360"/>
        <w:rPr/>
      </w:pPr>
      <w:r w:rsidDel="00000000" w:rsidR="00000000" w:rsidRPr="00000000">
        <w:rPr>
          <w:rtl w:val="0"/>
        </w:rPr>
        <w:t xml:space="preserve">Once a Private League is created, the League Commissioner must be able to invite users to join the league.</w:t>
      </w:r>
    </w:p>
    <w:p w:rsidR="00000000" w:rsidDel="00000000" w:rsidP="00000000" w:rsidRDefault="00000000" w:rsidRPr="00000000" w14:paraId="00000C6D">
      <w:pPr>
        <w:numPr>
          <w:ilvl w:val="1"/>
          <w:numId w:val="3"/>
        </w:numPr>
        <w:spacing w:after="0" w:afterAutospacing="0"/>
        <w:ind w:left="2160" w:hanging="360"/>
        <w:rPr>
          <w:u w:val="none"/>
        </w:rPr>
      </w:pPr>
      <w:r w:rsidDel="00000000" w:rsidR="00000000" w:rsidRPr="00000000">
        <w:rPr>
          <w:rtl w:val="0"/>
        </w:rPr>
        <w:t xml:space="preserve">The system supports three distinct mechanisms for inviting users to a league :</w:t>
      </w:r>
    </w:p>
    <w:p w:rsidR="00000000" w:rsidDel="00000000" w:rsidP="00000000" w:rsidRDefault="00000000" w:rsidRPr="00000000" w14:paraId="00000C6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b w:val="1"/>
          <w:bCs w:val="1"/>
          <w:rtl w:val="0"/>
        </w:rPr>
        <w:t xml:space="preserve">Direct Link (URL):</w:t>
      </w:r>
      <w:r w:rsidDel="00000000" w:rsidR="00000000" w:rsidRPr="00000000">
        <w:rPr>
          <w:rtl w:val="0"/>
        </w:rPr>
        <w:t xml:space="preserve"> A shareable web link (e.g., f2mx.app/join/xyz123)that is linked to a specific League ID.</w:t>
      </w:r>
    </w:p>
    <w:p w:rsidR="00000000" w:rsidDel="00000000" w:rsidP="00000000" w:rsidRDefault="00000000" w:rsidRPr="00000000" w14:paraId="00000C6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b w:val="1"/>
          <w:bCs w:val="1"/>
          <w:rtl w:val="0"/>
        </w:rPr>
        <w:t xml:space="preserve">Generation</w:t>
      </w:r>
      <w:r w:rsidDel="00000000" w:rsidR="00000000" w:rsidRPr="00000000">
        <w:rPr>
          <w:rtl w:val="0"/>
        </w:rPr>
        <w:t xml:space="preserve">: The system should automatically generate this unique URL.</w:t>
      </w:r>
    </w:p>
    <w:p w:rsidR="00000000" w:rsidDel="00000000" w:rsidP="00000000" w:rsidRDefault="00000000" w:rsidRPr="00000000" w14:paraId="00000C7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b w:val="1"/>
          <w:bCs w:val="1"/>
          <w:rtl w:val="0"/>
        </w:rPr>
        <w:t xml:space="preserve">Sharing Mechanism</w:t>
      </w:r>
      <w:r w:rsidDel="00000000" w:rsidR="00000000" w:rsidRPr="00000000">
        <w:rPr>
          <w:rtl w:val="0"/>
        </w:rPr>
        <w:t xml:space="preserve">: The app provides a "Copy Link" button and a "Share" button. </w:t>
      </w:r>
    </w:p>
    <w:p w:rsidR="00000000" w:rsidDel="00000000" w:rsidP="00000000" w:rsidRDefault="00000000" w:rsidRPr="00000000" w14:paraId="00000C7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The "Share" button explicitly triggers the device’s native OS share sheet, allowing the OS to handle distribution via text, email, social media.</w:t>
      </w:r>
      <w:r w:rsidDel="00000000" w:rsidR="00000000" w:rsidRPr="00000000">
        <w:rPr>
          <w:rtl w:val="0"/>
        </w:rPr>
      </w:r>
    </w:p>
    <w:p w:rsidR="00000000" w:rsidDel="00000000" w:rsidP="00000000" w:rsidRDefault="00000000" w:rsidRPr="00000000" w14:paraId="00000C7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b w:val="1"/>
          <w:bCs w:val="1"/>
          <w:rtl w:val="0"/>
        </w:rPr>
        <w:t xml:space="preserve">Deep Linking</w:t>
      </w:r>
      <w:r w:rsidDel="00000000" w:rsidR="00000000" w:rsidRPr="00000000">
        <w:rPr>
          <w:rtl w:val="0"/>
        </w:rPr>
        <w:t xml:space="preserve">: Clicking the link on a mobile device must automatically open the F2MX app.</w:t>
      </w:r>
    </w:p>
    <w:p w:rsidR="00000000" w:rsidDel="00000000" w:rsidP="00000000" w:rsidRDefault="00000000" w:rsidRPr="00000000" w14:paraId="00000C73">
      <w:pPr>
        <w:numPr>
          <w:ilvl w:val="2"/>
          <w:numId w:val="3"/>
        </w:numPr>
        <w:spacing w:after="0" w:afterAutospacing="0"/>
        <w:ind w:left="2880" w:hanging="360"/>
      </w:pPr>
      <w:r w:rsidDel="00000000" w:rsidR="00000000" w:rsidRPr="00000000">
        <w:rPr>
          <w:rtl w:val="0"/>
        </w:rPr>
        <w:t xml:space="preserve">System behavior depends on the </w:t>
      </w:r>
      <w:hyperlink w:anchor="_c8vqpqqrx584">
        <w:r w:rsidDel="00000000" w:rsidR="00000000" w:rsidRPr="00000000">
          <w:rPr>
            <w:color w:val="1155cc"/>
            <w:u w:val="single"/>
            <w:rtl w:val="0"/>
          </w:rPr>
          <w:t xml:space="preserve">Join flow</w:t>
        </w:r>
      </w:hyperlink>
      <w:r w:rsidDel="00000000" w:rsidR="00000000" w:rsidRPr="00000000">
        <w:rPr>
          <w:rtl w:val="0"/>
        </w:rPr>
        <w:t xml:space="preserve">.</w:t>
      </w:r>
    </w:p>
    <w:p w:rsidR="00000000" w:rsidDel="00000000" w:rsidP="00000000" w:rsidRDefault="00000000" w:rsidRPr="00000000" w14:paraId="00000C7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b w:val="1"/>
          <w:bCs w:val="1"/>
          <w:rtl w:val="0"/>
        </w:rPr>
        <w:t xml:space="preserve">QR Code:</w:t>
      </w:r>
      <w:r w:rsidDel="00000000" w:rsidR="00000000" w:rsidRPr="00000000">
        <w:rPr>
          <w:rtl w:val="0"/>
        </w:rPr>
        <w:t xml:space="preserve"> A scannable graphic designed  to the specific League ID, designed to be "event-friendly" for in-person sharing..</w:t>
      </w:r>
    </w:p>
    <w:p w:rsidR="00000000" w:rsidDel="00000000" w:rsidP="00000000" w:rsidRDefault="00000000" w:rsidRPr="00000000" w14:paraId="00000C7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b w:val="1"/>
          <w:bCs w:val="1"/>
          <w:rtl w:val="0"/>
        </w:rPr>
        <w:t xml:space="preserve">Generation</w:t>
      </w:r>
      <w:r w:rsidDel="00000000" w:rsidR="00000000" w:rsidRPr="00000000">
        <w:rPr>
          <w:rtl w:val="0"/>
        </w:rPr>
        <w:t xml:space="preserve">: The system automatically generates the QR code alongside the Direct Link URL.</w:t>
      </w:r>
    </w:p>
    <w:p w:rsidR="00000000" w:rsidDel="00000000" w:rsidP="00000000" w:rsidRDefault="00000000" w:rsidRPr="00000000" w14:paraId="00000C7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The QR Code must encode the same invitation URL.</w:t>
      </w:r>
    </w:p>
    <w:p w:rsidR="00000000" w:rsidDel="00000000" w:rsidP="00000000" w:rsidRDefault="00000000" w:rsidRPr="00000000" w14:paraId="00000C7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Only the League Commissioner can access and share this QR Code.</w:t>
      </w:r>
    </w:p>
    <w:p w:rsidR="00000000" w:rsidDel="00000000" w:rsidP="00000000" w:rsidRDefault="00000000" w:rsidRPr="00000000" w14:paraId="00000C7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b w:val="1"/>
          <w:bCs w:val="1"/>
          <w:rtl w:val="0"/>
        </w:rPr>
        <w:t xml:space="preserve">Targeting</w:t>
      </w:r>
      <w:r w:rsidDel="00000000" w:rsidR="00000000" w:rsidRPr="00000000">
        <w:rPr>
          <w:rtl w:val="0"/>
        </w:rPr>
        <w:t xml:space="preserve">: The QR code is inherently generic and non-personalized (one-to-many).</w:t>
      </w:r>
    </w:p>
    <w:p w:rsidR="00000000" w:rsidDel="00000000" w:rsidP="00000000" w:rsidRDefault="00000000" w:rsidRPr="00000000" w14:paraId="00000C7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QR COde User Interface Components</w:t>
      </w:r>
    </w:p>
    <w:p w:rsidR="00000000" w:rsidDel="00000000" w:rsidP="00000000" w:rsidRDefault="00000000" w:rsidRPr="00000000" w14:paraId="00000C7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pPr>
      <w:r w:rsidDel="00000000" w:rsidR="00000000" w:rsidRPr="00000000">
        <w:rPr>
          <w:rtl w:val="0"/>
        </w:rPr>
        <w:t xml:space="preserve">The code Code section must display : </w:t>
      </w:r>
    </w:p>
    <w:p w:rsidR="00000000" w:rsidDel="00000000" w:rsidP="00000000" w:rsidRDefault="00000000" w:rsidRPr="00000000" w14:paraId="00000C7B">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QR Code Image</w:t>
      </w:r>
    </w:p>
    <w:p w:rsidR="00000000" w:rsidDel="00000000" w:rsidP="00000000" w:rsidRDefault="00000000" w:rsidRPr="00000000" w14:paraId="00000C7C">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Download Button</w:t>
      </w:r>
    </w:p>
    <w:p w:rsidR="00000000" w:rsidDel="00000000" w:rsidP="00000000" w:rsidRDefault="00000000" w:rsidRPr="00000000" w14:paraId="00000C7D">
      <w:pPr>
        <w:keepNext w:val="0"/>
        <w:keepLines w:val="0"/>
        <w:pageBreakBefore w:val="0"/>
        <w:widowControl w:val="1"/>
        <w:numPr>
          <w:ilvl w:val="5"/>
          <w:numId w:val="3"/>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The system must allow the commissioner to download the QR Code as an image file.</w:t>
      </w:r>
    </w:p>
    <w:p w:rsidR="00000000" w:rsidDel="00000000" w:rsidP="00000000" w:rsidRDefault="00000000" w:rsidRPr="00000000" w14:paraId="00000C7E">
      <w:pPr>
        <w:keepNext w:val="0"/>
        <w:keepLines w:val="0"/>
        <w:pageBreakBefore w:val="0"/>
        <w:widowControl w:val="1"/>
        <w:numPr>
          <w:ilvl w:val="5"/>
          <w:numId w:val="3"/>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Format : PNG or JPG</w:t>
      </w:r>
    </w:p>
    <w:p w:rsidR="00000000" w:rsidDel="00000000" w:rsidP="00000000" w:rsidRDefault="00000000" w:rsidRPr="00000000" w14:paraId="00000C7F">
      <w:pPr>
        <w:keepNext w:val="0"/>
        <w:keepLines w:val="0"/>
        <w:pageBreakBefore w:val="0"/>
        <w:widowControl w:val="1"/>
        <w:numPr>
          <w:ilvl w:val="5"/>
          <w:numId w:val="3"/>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When User taps/click Download QR Code </w:t>
      </w:r>
    </w:p>
    <w:p w:rsidR="00000000" w:rsidDel="00000000" w:rsidP="00000000" w:rsidRDefault="00000000" w:rsidRPr="00000000" w14:paraId="00000C80">
      <w:pPr>
        <w:keepNext w:val="0"/>
        <w:keepLines w:val="0"/>
        <w:pageBreakBefore w:val="0"/>
        <w:widowControl w:val="1"/>
        <w:numPr>
          <w:ilvl w:val="5"/>
          <w:numId w:val="3"/>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Generate the QR Code Image  &amp; Save the image to the user’s device.</w:t>
      </w:r>
    </w:p>
    <w:p w:rsidR="00000000" w:rsidDel="00000000" w:rsidP="00000000" w:rsidRDefault="00000000" w:rsidRPr="00000000" w14:paraId="00000C81">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Share Button/Icon</w:t>
      </w:r>
    </w:p>
    <w:p w:rsidR="00000000" w:rsidDel="00000000" w:rsidP="00000000" w:rsidRDefault="00000000" w:rsidRPr="00000000" w14:paraId="00000C82">
      <w:pPr>
        <w:keepNext w:val="0"/>
        <w:keepLines w:val="0"/>
        <w:pageBreakBefore w:val="0"/>
        <w:widowControl w:val="1"/>
        <w:numPr>
          <w:ilvl w:val="5"/>
          <w:numId w:val="3"/>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The systems must allow users to share the QR Code directly using the device’s native share options(Whatsapp, EMail, SMS, Social Media )</w:t>
      </w:r>
    </w:p>
    <w:p w:rsidR="00000000" w:rsidDel="00000000" w:rsidP="00000000" w:rsidRDefault="00000000" w:rsidRPr="00000000" w14:paraId="00000C8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QR Code Scan Behavior</w:t>
      </w:r>
    </w:p>
    <w:p w:rsidR="00000000" w:rsidDel="00000000" w:rsidP="00000000" w:rsidRDefault="00000000" w:rsidRPr="00000000" w14:paraId="00000C8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u w:val="none"/>
        </w:rPr>
      </w:pPr>
      <w:r w:rsidDel="00000000" w:rsidR="00000000" w:rsidRPr="00000000">
        <w:rPr>
          <w:rtl w:val="0"/>
        </w:rPr>
        <w:t xml:space="preserve">The device opens the encoded URL.</w:t>
      </w:r>
    </w:p>
    <w:p w:rsidR="00000000" w:rsidDel="00000000" w:rsidP="00000000" w:rsidRDefault="00000000" w:rsidRPr="00000000" w14:paraId="00000C8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System behavior depends on the </w:t>
      </w:r>
      <w:hyperlink w:anchor="_c8vqpqqrx584">
        <w:r w:rsidDel="00000000" w:rsidR="00000000" w:rsidRPr="00000000">
          <w:rPr>
            <w:color w:val="1155cc"/>
            <w:u w:val="single"/>
            <w:rtl w:val="0"/>
          </w:rPr>
          <w:t xml:space="preserve">Join flow</w:t>
        </w:r>
      </w:hyperlink>
      <w:r w:rsidDel="00000000" w:rsidR="00000000" w:rsidRPr="00000000">
        <w:rPr>
          <w:rtl w:val="0"/>
        </w:rPr>
        <w:t xml:space="preserve">.</w:t>
      </w:r>
    </w:p>
    <w:p w:rsidR="00000000" w:rsidDel="00000000" w:rsidP="00000000" w:rsidRDefault="00000000" w:rsidRPr="00000000" w14:paraId="00000C8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b w:val="1"/>
          <w:bCs w:val="1"/>
          <w:rtl w:val="0"/>
        </w:rPr>
        <w:t xml:space="preserve">Deep Linking:</w:t>
      </w:r>
      <w:r w:rsidDel="00000000" w:rsidR="00000000" w:rsidRPr="00000000">
        <w:rPr>
          <w:rtl w:val="0"/>
        </w:rPr>
        <w:t xml:space="preserve"> Scanning the QR code functions identically to the Direct Link, directing the user into the F2MX app's </w:t>
      </w:r>
      <w:hyperlink w:anchor="_c8vqpqqrx584">
        <w:r w:rsidDel="00000000" w:rsidR="00000000" w:rsidRPr="00000000">
          <w:rPr>
            <w:color w:val="1155cc"/>
            <w:u w:val="single"/>
            <w:rtl w:val="0"/>
          </w:rPr>
          <w:t xml:space="preserve">join flow</w:t>
        </w:r>
      </w:hyperlink>
      <w:r w:rsidDel="00000000" w:rsidR="00000000" w:rsidRPr="00000000">
        <w:rPr>
          <w:rtl w:val="0"/>
        </w:rPr>
      </w:r>
    </w:p>
    <w:p w:rsidR="00000000" w:rsidDel="00000000" w:rsidP="00000000" w:rsidRDefault="00000000" w:rsidRPr="00000000" w14:paraId="00000C8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r>
    </w:p>
    <w:p w:rsidR="00000000" w:rsidDel="00000000" w:rsidP="00000000" w:rsidRDefault="00000000" w:rsidRPr="00000000" w14:paraId="00000C8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b w:val="1"/>
          <w:bCs w:val="1"/>
          <w:rtl w:val="0"/>
        </w:rPr>
        <w:t xml:space="preserve">In-App Invite: </w:t>
      </w:r>
      <w:r w:rsidDel="00000000" w:rsidR="00000000" w:rsidRPr="00000000">
        <w:rPr>
          <w:rtl w:val="0"/>
        </w:rPr>
        <w:t xml:space="preserve">Direct invitations sent through the F2MX platform directly to existing F2MX users.</w:t>
      </w:r>
    </w:p>
    <w:p w:rsidR="00000000" w:rsidDel="00000000" w:rsidP="00000000" w:rsidRDefault="00000000" w:rsidRPr="00000000" w14:paraId="00000C89">
      <w:pPr>
        <w:numPr>
          <w:ilvl w:val="2"/>
          <w:numId w:val="3"/>
        </w:numPr>
        <w:spacing w:after="0" w:afterAutospacing="0"/>
        <w:ind w:left="2880" w:hanging="360"/>
        <w:rPr>
          <w:b w:val="1"/>
          <w:bCs w:val="1"/>
        </w:rPr>
      </w:pPr>
      <w:r w:rsidDel="00000000" w:rsidR="00000000" w:rsidRPr="00000000">
        <w:rPr>
          <w:b w:val="1"/>
          <w:bCs w:val="1"/>
          <w:rtl w:val="0"/>
        </w:rPr>
        <w:t xml:space="preserve">Invitation Flow</w:t>
      </w:r>
    </w:p>
    <w:p w:rsidR="00000000" w:rsidDel="00000000" w:rsidP="00000000" w:rsidRDefault="00000000" w:rsidRPr="00000000" w14:paraId="00000C8A">
      <w:pPr>
        <w:numPr>
          <w:ilvl w:val="2"/>
          <w:numId w:val="3"/>
        </w:numPr>
        <w:spacing w:after="0" w:afterAutospacing="0"/>
        <w:ind w:left="2880" w:hanging="360"/>
        <w:rPr>
          <w:b w:val="1"/>
          <w:bCs w:val="1"/>
        </w:rPr>
      </w:pPr>
      <w:r w:rsidDel="00000000" w:rsidR="00000000" w:rsidRPr="00000000">
        <w:rPr>
          <w:rtl w:val="0"/>
        </w:rPr>
        <w:t xml:space="preserve">Commission can : </w:t>
      </w:r>
    </w:p>
    <w:p w:rsidR="00000000" w:rsidDel="00000000" w:rsidP="00000000" w:rsidRDefault="00000000" w:rsidRPr="00000000" w14:paraId="00000C8B">
      <w:pPr>
        <w:numPr>
          <w:ilvl w:val="3"/>
          <w:numId w:val="3"/>
        </w:numPr>
        <w:spacing w:after="0" w:afterAutospacing="0"/>
        <w:ind w:left="3600" w:hanging="360"/>
        <w:rPr>
          <w:u w:val="none"/>
        </w:rPr>
      </w:pPr>
      <w:r w:rsidDel="00000000" w:rsidR="00000000" w:rsidRPr="00000000">
        <w:rPr>
          <w:rtl w:val="0"/>
        </w:rPr>
        <w:t xml:space="preserve">Search users by </w:t>
      </w:r>
      <w:r w:rsidDel="00000000" w:rsidR="00000000" w:rsidRPr="00000000">
        <w:rPr>
          <w:b w:val="1"/>
          <w:bCs w:val="1"/>
          <w:rtl w:val="0"/>
        </w:rPr>
        <w:t xml:space="preserve">username</w:t>
      </w:r>
    </w:p>
    <w:p w:rsidR="00000000" w:rsidDel="00000000" w:rsidP="00000000" w:rsidRDefault="00000000" w:rsidRPr="00000000" w14:paraId="00000C8C">
      <w:pPr>
        <w:numPr>
          <w:ilvl w:val="3"/>
          <w:numId w:val="3"/>
        </w:numPr>
        <w:spacing w:after="0" w:afterAutospacing="0"/>
        <w:ind w:left="3600" w:hanging="360"/>
        <w:rPr/>
      </w:pPr>
      <w:r w:rsidDel="00000000" w:rsidR="00000000" w:rsidRPr="00000000">
        <w:rPr>
          <w:rtl w:val="0"/>
        </w:rPr>
        <w:t xml:space="preserve">Select one or multiple users</w:t>
      </w:r>
    </w:p>
    <w:p w:rsidR="00000000" w:rsidDel="00000000" w:rsidP="00000000" w:rsidRDefault="00000000" w:rsidRPr="00000000" w14:paraId="00000C8D">
      <w:pPr>
        <w:numPr>
          <w:ilvl w:val="3"/>
          <w:numId w:val="3"/>
        </w:numPr>
        <w:spacing w:after="0" w:afterAutospacing="0"/>
        <w:ind w:left="3600" w:hanging="360"/>
        <w:rPr>
          <w:u w:val="none"/>
        </w:rPr>
      </w:pPr>
      <w:r w:rsidDel="00000000" w:rsidR="00000000" w:rsidRPr="00000000">
        <w:rPr>
          <w:rtl w:val="0"/>
        </w:rPr>
        <w:t xml:space="preserve">Send Invitation</w:t>
      </w:r>
    </w:p>
    <w:p w:rsidR="00000000" w:rsidDel="00000000" w:rsidP="00000000" w:rsidRDefault="00000000" w:rsidRPr="00000000" w14:paraId="00000C8E">
      <w:pPr>
        <w:numPr>
          <w:ilvl w:val="2"/>
          <w:numId w:val="3"/>
        </w:numPr>
        <w:spacing w:after="0" w:afterAutospacing="0"/>
        <w:ind w:left="2880" w:hanging="360"/>
        <w:rPr>
          <w:u w:val="none"/>
        </w:rPr>
      </w:pPr>
      <w:r w:rsidDel="00000000" w:rsidR="00000000" w:rsidRPr="00000000">
        <w:rPr>
          <w:rtl w:val="0"/>
        </w:rPr>
        <w:t xml:space="preserve">Once the invitation is sent, the invited user receives the invitation inside the application.</w:t>
      </w:r>
    </w:p>
    <w:p w:rsidR="00000000" w:rsidDel="00000000" w:rsidP="00000000" w:rsidRDefault="00000000" w:rsidRPr="00000000" w14:paraId="00000C8F">
      <w:pPr>
        <w:numPr>
          <w:ilvl w:val="2"/>
          <w:numId w:val="3"/>
        </w:numPr>
        <w:spacing w:after="0" w:afterAutospacing="0"/>
        <w:ind w:left="2880" w:hanging="360"/>
        <w:rPr>
          <w:u w:val="none"/>
        </w:rPr>
      </w:pPr>
      <w:r w:rsidDel="00000000" w:rsidR="00000000" w:rsidRPr="00000000">
        <w:rPr>
          <w:rFonts w:ascii="Arial Unicode MS" w:cs="Arial Unicode MS" w:eastAsia="Arial Unicode MS" w:hAnsi="Arial Unicode MS"/>
          <w:rtl w:val="0"/>
        </w:rPr>
        <w:t xml:space="preserve">The invitation must appear in : Leagues → Invitations</w:t>
      </w:r>
    </w:p>
    <w:p w:rsidR="00000000" w:rsidDel="00000000" w:rsidP="00000000" w:rsidRDefault="00000000" w:rsidRPr="00000000" w14:paraId="00000C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Users Requesting to Join (User Action)</w:t>
      </w:r>
    </w:p>
    <w:p w:rsidR="00000000" w:rsidDel="00000000" w:rsidP="00000000" w:rsidRDefault="00000000" w:rsidRPr="00000000" w14:paraId="00000C91">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User must be able to : </w:t>
      </w:r>
    </w:p>
    <w:p w:rsidR="00000000" w:rsidDel="00000000" w:rsidP="00000000" w:rsidRDefault="00000000" w:rsidRPr="00000000" w14:paraId="00000C92">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Accept </w:t>
      </w:r>
    </w:p>
    <w:p w:rsidR="00000000" w:rsidDel="00000000" w:rsidP="00000000" w:rsidRDefault="00000000" w:rsidRPr="00000000" w14:paraId="00000C93">
      <w:pPr>
        <w:keepNext w:val="0"/>
        <w:keepLines w:val="0"/>
        <w:pageBreakBefore w:val="0"/>
        <w:widowControl w:val="1"/>
        <w:numPr>
          <w:ilvl w:val="3"/>
          <w:numId w:val="94"/>
        </w:numPr>
        <w:pBdr>
          <w:top w:space="0" w:sz="0" w:val="nil"/>
          <w:left w:space="0" w:sz="0" w:val="nil"/>
          <w:bottom w:space="0" w:sz="0" w:val="nil"/>
          <w:right w:space="0" w:sz="0" w:val="nil"/>
          <w:between w:space="0" w:sz="0" w:val="nil"/>
        </w:pBdr>
        <w:shd w:fill="auto" w:val="clear"/>
        <w:spacing w:after="200" w:before="0" w:line="276" w:lineRule="auto"/>
        <w:ind w:left="2880" w:right="0" w:hanging="360"/>
        <w:jc w:val="left"/>
        <w:rPr>
          <w:u w:val="none"/>
        </w:rPr>
      </w:pPr>
      <w:r w:rsidDel="00000000" w:rsidR="00000000" w:rsidRPr="00000000">
        <w:rPr>
          <w:rtl w:val="0"/>
        </w:rPr>
        <w:t xml:space="preserve">Decline </w:t>
      </w:r>
      <w:r w:rsidDel="00000000" w:rsidR="00000000" w:rsidRPr="00000000">
        <w:rPr>
          <w:rtl w:val="0"/>
        </w:rPr>
      </w:r>
    </w:p>
    <w:p w:rsidR="00000000" w:rsidDel="00000000" w:rsidP="00000000" w:rsidRDefault="00000000" w:rsidRPr="00000000" w14:paraId="00000C94">
      <w:pPr>
        <w:pStyle w:val="Heading5"/>
        <w:ind w:left="0" w:firstLine="0"/>
        <w:rPr/>
      </w:pPr>
      <w:bookmarkStart w:colFirst="0" w:colLast="0" w:name="_c8vqpqqrx584" w:id="69"/>
      <w:bookmarkEnd w:id="69"/>
      <w:r w:rsidDel="00000000" w:rsidR="00000000" w:rsidRPr="00000000">
        <w:rPr>
          <w:rtl w:val="0"/>
        </w:rPr>
        <w:t xml:space="preserve">Joining Flow : </w:t>
      </w:r>
    </w:p>
    <w:p w:rsidR="00000000" w:rsidDel="00000000" w:rsidP="00000000" w:rsidRDefault="00000000" w:rsidRPr="00000000" w14:paraId="00000C95">
      <w:pPr>
        <w:numPr>
          <w:ilvl w:val="0"/>
          <w:numId w:val="94"/>
        </w:numPr>
        <w:spacing w:after="0" w:afterAutospacing="0"/>
        <w:ind w:left="720" w:hanging="360"/>
      </w:pPr>
      <w:r w:rsidDel="00000000" w:rsidR="00000000" w:rsidRPr="00000000">
        <w:rPr>
          <w:b w:val="1"/>
          <w:bCs w:val="1"/>
          <w:rtl w:val="0"/>
        </w:rPr>
        <w:t xml:space="preserve">If the user is already logged in</w:t>
      </w:r>
      <w:r w:rsidDel="00000000" w:rsidR="00000000" w:rsidRPr="00000000">
        <w:rPr>
          <w:rtl w:val="0"/>
        </w:rPr>
        <w:t xml:space="preserve"> : The system must open the League Invitation Detail Screen.</w:t>
      </w:r>
    </w:p>
    <w:p w:rsidR="00000000" w:rsidDel="00000000" w:rsidP="00000000" w:rsidRDefault="00000000" w:rsidRPr="00000000" w14:paraId="00000C96">
      <w:pPr>
        <w:numPr>
          <w:ilvl w:val="0"/>
          <w:numId w:val="94"/>
        </w:numPr>
        <w:spacing w:after="0" w:afterAutospacing="0"/>
        <w:ind w:left="720" w:hanging="360"/>
      </w:pPr>
      <w:r w:rsidDel="00000000" w:rsidR="00000000" w:rsidRPr="00000000">
        <w:rPr>
          <w:b w:val="1"/>
          <w:bCs w:val="1"/>
          <w:rtl w:val="0"/>
        </w:rPr>
        <w:t xml:space="preserve">If the user is not logged in :  </w:t>
      </w:r>
      <w:r w:rsidDel="00000000" w:rsidR="00000000" w:rsidRPr="00000000">
        <w:rPr>
          <w:rtl w:val="0"/>
        </w:rPr>
        <w:t xml:space="preserve">The system must:</w:t>
      </w:r>
    </w:p>
    <w:p w:rsidR="00000000" w:rsidDel="00000000" w:rsidP="00000000" w:rsidRDefault="00000000" w:rsidRPr="00000000" w14:paraId="00000C97">
      <w:pPr>
        <w:numPr>
          <w:ilvl w:val="1"/>
          <w:numId w:val="94"/>
        </w:numPr>
        <w:spacing w:after="0" w:afterAutospacing="0"/>
        <w:ind w:left="1440" w:hanging="360"/>
      </w:pPr>
      <w:r w:rsidDel="00000000" w:rsidR="00000000" w:rsidRPr="00000000">
        <w:rPr>
          <w:rtl w:val="0"/>
        </w:rPr>
        <w:t xml:space="preserve">Redirect the user to Login.</w:t>
      </w:r>
    </w:p>
    <w:p w:rsidR="00000000" w:rsidDel="00000000" w:rsidP="00000000" w:rsidRDefault="00000000" w:rsidRPr="00000000" w14:paraId="00000C98">
      <w:pPr>
        <w:numPr>
          <w:ilvl w:val="1"/>
          <w:numId w:val="94"/>
        </w:numPr>
        <w:spacing w:after="0" w:afterAutospacing="0"/>
        <w:ind w:left="1440" w:hanging="360"/>
      </w:pPr>
      <w:r w:rsidDel="00000000" w:rsidR="00000000" w:rsidRPr="00000000">
        <w:rPr>
          <w:rtl w:val="0"/>
        </w:rPr>
        <w:t xml:space="preserve">After authentication, redirect the user back to the League Invitation Detail Screen.</w:t>
      </w:r>
    </w:p>
    <w:p w:rsidR="00000000" w:rsidDel="00000000" w:rsidP="00000000" w:rsidRDefault="00000000" w:rsidRPr="00000000" w14:paraId="00000C99">
      <w:pPr>
        <w:numPr>
          <w:ilvl w:val="0"/>
          <w:numId w:val="94"/>
        </w:numPr>
        <w:spacing w:after="0" w:afterAutospacing="0"/>
        <w:ind w:left="720" w:hanging="360"/>
      </w:pPr>
      <w:r w:rsidDel="00000000" w:rsidR="00000000" w:rsidRPr="00000000">
        <w:rPr>
          <w:b w:val="1"/>
          <w:bCs w:val="1"/>
          <w:rtl w:val="0"/>
        </w:rPr>
        <w:t xml:space="preserve">If the app is not installed : </w:t>
      </w:r>
      <w:r w:rsidDel="00000000" w:rsidR="00000000" w:rsidRPr="00000000">
        <w:rPr>
          <w:rtl w:val="0"/>
        </w:rPr>
        <w:t xml:space="preserve">it must redirect the user to the App Store/Play store.</w:t>
      </w:r>
    </w:p>
    <w:p w:rsidR="00000000" w:rsidDel="00000000" w:rsidP="00000000" w:rsidRDefault="00000000" w:rsidRPr="00000000" w14:paraId="00000C9A">
      <w:pPr>
        <w:numPr>
          <w:ilvl w:val="1"/>
          <w:numId w:val="94"/>
        </w:numPr>
        <w:spacing w:after="0" w:afterAutospacing="0"/>
        <w:ind w:left="1440" w:hanging="360"/>
      </w:pPr>
      <w:r w:rsidDel="00000000" w:rsidR="00000000" w:rsidRPr="00000000">
        <w:rPr>
          <w:rtl w:val="0"/>
        </w:rPr>
        <w:t xml:space="preserve">After authentication, redirect the user back to the League Invitation Detail Screen.</w:t>
      </w:r>
    </w:p>
    <w:p w:rsidR="00000000" w:rsidDel="00000000" w:rsidP="00000000" w:rsidRDefault="00000000" w:rsidRPr="00000000" w14:paraId="00000C9B">
      <w:pPr>
        <w:numPr>
          <w:ilvl w:val="0"/>
          <w:numId w:val="94"/>
        </w:numPr>
        <w:spacing w:after="0" w:afterAutospacing="0"/>
        <w:ind w:left="720" w:hanging="360"/>
        <w:rPr>
          <w:b w:val="1"/>
          <w:bCs w:val="1"/>
        </w:rPr>
      </w:pPr>
      <w:r w:rsidDel="00000000" w:rsidR="00000000" w:rsidRPr="00000000">
        <w:rPr>
          <w:b w:val="1"/>
          <w:bCs w:val="1"/>
          <w:rtl w:val="0"/>
        </w:rPr>
        <w:t xml:space="preserve">Validation Rules </w:t>
      </w:r>
    </w:p>
    <w:p w:rsidR="00000000" w:rsidDel="00000000" w:rsidP="00000000" w:rsidRDefault="00000000" w:rsidRPr="00000000" w14:paraId="00000C9C">
      <w:pPr>
        <w:numPr>
          <w:ilvl w:val="1"/>
          <w:numId w:val="94"/>
        </w:numPr>
        <w:spacing w:after="0" w:afterAutospacing="0"/>
        <w:ind w:left="1440" w:hanging="360"/>
        <w:rPr/>
      </w:pPr>
      <w:r w:rsidDel="00000000" w:rsidR="00000000" w:rsidRPr="00000000">
        <w:rPr>
          <w:rtl w:val="0"/>
        </w:rPr>
        <w:t xml:space="preserve">The league must not be full.</w:t>
      </w:r>
    </w:p>
    <w:p w:rsidR="00000000" w:rsidDel="00000000" w:rsidP="00000000" w:rsidRDefault="00000000" w:rsidRPr="00000000" w14:paraId="00000C9D">
      <w:pPr>
        <w:numPr>
          <w:ilvl w:val="1"/>
          <w:numId w:val="94"/>
        </w:numPr>
        <w:spacing w:after="0" w:afterAutospacing="0"/>
        <w:ind w:left="1440" w:hanging="360"/>
        <w:rPr>
          <w:u w:val="none"/>
        </w:rPr>
      </w:pPr>
      <w:r w:rsidDel="00000000" w:rsidR="00000000" w:rsidRPr="00000000">
        <w:rPr>
          <w:rtl w:val="0"/>
        </w:rPr>
        <w:t xml:space="preserve">The league must not have started.</w:t>
      </w:r>
    </w:p>
    <w:p w:rsidR="00000000" w:rsidDel="00000000" w:rsidP="00000000" w:rsidRDefault="00000000" w:rsidRPr="00000000" w14:paraId="00000C9E">
      <w:pPr>
        <w:numPr>
          <w:ilvl w:val="1"/>
          <w:numId w:val="94"/>
        </w:numPr>
        <w:spacing w:after="0" w:afterAutospacing="0"/>
        <w:ind w:left="1440" w:hanging="360"/>
        <w:rPr>
          <w:u w:val="none"/>
        </w:rPr>
      </w:pPr>
      <w:r w:rsidDel="00000000" w:rsidR="00000000" w:rsidRPr="00000000">
        <w:rPr>
          <w:rtl w:val="0"/>
        </w:rPr>
        <w:t xml:space="preserve">The user must not already belong to the league.</w:t>
      </w:r>
    </w:p>
    <w:p w:rsidR="00000000" w:rsidDel="00000000" w:rsidP="00000000" w:rsidRDefault="00000000" w:rsidRPr="00000000" w14:paraId="00000C9F">
      <w:pPr>
        <w:numPr>
          <w:ilvl w:val="0"/>
          <w:numId w:val="94"/>
        </w:numPr>
        <w:spacing w:after="0" w:afterAutospacing="0"/>
        <w:ind w:left="720" w:hanging="360"/>
        <w:rPr>
          <w:b w:val="1"/>
          <w:bCs w:val="1"/>
        </w:rPr>
      </w:pPr>
      <w:r w:rsidDel="00000000" w:rsidR="00000000" w:rsidRPr="00000000">
        <w:rPr>
          <w:b w:val="1"/>
          <w:bCs w:val="1"/>
          <w:rtl w:val="0"/>
        </w:rPr>
        <w:t xml:space="preserve">Successful Join Behavior</w:t>
      </w:r>
    </w:p>
    <w:p w:rsidR="00000000" w:rsidDel="00000000" w:rsidP="00000000" w:rsidRDefault="00000000" w:rsidRPr="00000000" w14:paraId="00000CA0">
      <w:pPr>
        <w:numPr>
          <w:ilvl w:val="1"/>
          <w:numId w:val="94"/>
        </w:numPr>
        <w:spacing w:after="0" w:afterAutospacing="0"/>
        <w:ind w:left="1440" w:hanging="360"/>
        <w:rPr/>
      </w:pPr>
      <w:r w:rsidDel="00000000" w:rsidR="00000000" w:rsidRPr="00000000">
        <w:rPr>
          <w:rtl w:val="0"/>
        </w:rPr>
        <w:t xml:space="preserve">If validation passes, the system must:</w:t>
      </w:r>
    </w:p>
    <w:p w:rsidR="00000000" w:rsidDel="00000000" w:rsidP="00000000" w:rsidRDefault="00000000" w:rsidRPr="00000000" w14:paraId="00000CA1">
      <w:pPr>
        <w:numPr>
          <w:ilvl w:val="2"/>
          <w:numId w:val="94"/>
        </w:numPr>
        <w:spacing w:after="0" w:afterAutospacing="0"/>
        <w:ind w:left="2160" w:hanging="360"/>
        <w:rPr/>
      </w:pPr>
      <w:r w:rsidDel="00000000" w:rsidR="00000000" w:rsidRPr="00000000">
        <w:rPr>
          <w:rtl w:val="0"/>
        </w:rPr>
        <w:t xml:space="preserve">Add the user to the league participant list</w:t>
      </w:r>
    </w:p>
    <w:p w:rsidR="00000000" w:rsidDel="00000000" w:rsidP="00000000" w:rsidRDefault="00000000" w:rsidRPr="00000000" w14:paraId="00000CA2">
      <w:pPr>
        <w:numPr>
          <w:ilvl w:val="2"/>
          <w:numId w:val="94"/>
        </w:numPr>
        <w:spacing w:after="0" w:afterAutospacing="0"/>
        <w:ind w:left="2160" w:hanging="360"/>
        <w:rPr/>
      </w:pPr>
      <w:r w:rsidDel="00000000" w:rsidR="00000000" w:rsidRPr="00000000">
        <w:rPr>
          <w:rtl w:val="0"/>
        </w:rPr>
        <w:t xml:space="preserve">Allocate Starting Currency</w:t>
      </w:r>
    </w:p>
    <w:p w:rsidR="00000000" w:rsidDel="00000000" w:rsidP="00000000" w:rsidRDefault="00000000" w:rsidRPr="00000000" w14:paraId="00000CA3">
      <w:pPr>
        <w:numPr>
          <w:ilvl w:val="2"/>
          <w:numId w:val="94"/>
        </w:numPr>
        <w:spacing w:after="0" w:afterAutospacing="0"/>
        <w:ind w:left="2160" w:hanging="360"/>
        <w:rPr/>
      </w:pPr>
      <w:r w:rsidDel="00000000" w:rsidR="00000000" w:rsidRPr="00000000">
        <w:rPr>
          <w:rtl w:val="0"/>
        </w:rPr>
        <w:t xml:space="preserve">Assign a team slot</w:t>
      </w:r>
    </w:p>
    <w:p w:rsidR="00000000" w:rsidDel="00000000" w:rsidP="00000000" w:rsidRDefault="00000000" w:rsidRPr="00000000" w14:paraId="00000CA4">
      <w:pPr>
        <w:numPr>
          <w:ilvl w:val="2"/>
          <w:numId w:val="94"/>
        </w:numPr>
        <w:spacing w:after="0" w:afterAutospacing="0"/>
        <w:ind w:left="2160" w:hanging="360"/>
        <w:rPr/>
      </w:pPr>
      <w:r w:rsidDel="00000000" w:rsidR="00000000" w:rsidRPr="00000000">
        <w:rPr>
          <w:rtl w:val="0"/>
        </w:rPr>
        <w:t xml:space="preserve">Update Teams Joined counter</w:t>
      </w:r>
    </w:p>
    <w:p w:rsidR="00000000" w:rsidDel="00000000" w:rsidP="00000000" w:rsidRDefault="00000000" w:rsidRPr="00000000" w14:paraId="00000CA5">
      <w:pPr>
        <w:numPr>
          <w:ilvl w:val="0"/>
          <w:numId w:val="94"/>
        </w:numPr>
        <w:spacing w:after="0" w:afterAutospacing="0"/>
        <w:ind w:left="720" w:hanging="360"/>
        <w:rPr>
          <w:b w:val="1"/>
          <w:bCs w:val="1"/>
        </w:rPr>
      </w:pPr>
      <w:r w:rsidDel="00000000" w:rsidR="00000000" w:rsidRPr="00000000">
        <w:rPr>
          <w:b w:val="1"/>
          <w:bCs w:val="1"/>
          <w:rtl w:val="0"/>
        </w:rPr>
        <w:t xml:space="preserve">Post  Join Behavior</w:t>
      </w:r>
    </w:p>
    <w:p w:rsidR="00000000" w:rsidDel="00000000" w:rsidP="00000000" w:rsidRDefault="00000000" w:rsidRPr="00000000" w14:paraId="00000CA6">
      <w:pPr>
        <w:numPr>
          <w:ilvl w:val="1"/>
          <w:numId w:val="94"/>
        </w:numPr>
        <w:spacing w:after="0" w:afterAutospacing="0"/>
        <w:ind w:left="1440" w:hanging="360"/>
        <w:rPr/>
      </w:pPr>
      <w:r w:rsidDel="00000000" w:rsidR="00000000" w:rsidRPr="00000000">
        <w:rPr>
          <w:rtl w:val="0"/>
        </w:rPr>
        <w:t xml:space="preserve">After successfully joining:</w:t>
      </w:r>
    </w:p>
    <w:p w:rsidR="00000000" w:rsidDel="00000000" w:rsidP="00000000" w:rsidRDefault="00000000" w:rsidRPr="00000000" w14:paraId="00000CA7">
      <w:pPr>
        <w:numPr>
          <w:ilvl w:val="2"/>
          <w:numId w:val="94"/>
        </w:numPr>
        <w:spacing w:after="0" w:afterAutospacing="0"/>
        <w:ind w:left="2160" w:hanging="360"/>
        <w:rPr/>
      </w:pPr>
      <w:r w:rsidDel="00000000" w:rsidR="00000000" w:rsidRPr="00000000">
        <w:rPr>
          <w:rtl w:val="0"/>
        </w:rPr>
        <w:t xml:space="preserve">The system must:</w:t>
      </w:r>
    </w:p>
    <w:p w:rsidR="00000000" w:rsidDel="00000000" w:rsidP="00000000" w:rsidRDefault="00000000" w:rsidRPr="00000000" w14:paraId="00000CA8">
      <w:pPr>
        <w:numPr>
          <w:ilvl w:val="2"/>
          <w:numId w:val="94"/>
        </w:numPr>
        <w:spacing w:after="0" w:afterAutospacing="0"/>
        <w:ind w:left="2160" w:hanging="360"/>
        <w:rPr/>
      </w:pPr>
      <w:r w:rsidDel="00000000" w:rsidR="00000000" w:rsidRPr="00000000">
        <w:rPr>
          <w:rtl w:val="0"/>
        </w:rPr>
        <w:t xml:space="preserve">Redirect the user to the League Dashboard</w:t>
      </w:r>
    </w:p>
    <w:p w:rsidR="00000000" w:rsidDel="00000000" w:rsidP="00000000" w:rsidRDefault="00000000" w:rsidRPr="00000000" w14:paraId="00000CA9">
      <w:pPr>
        <w:numPr>
          <w:ilvl w:val="2"/>
          <w:numId w:val="94"/>
        </w:numPr>
        <w:spacing w:after="0" w:afterAutospacing="0"/>
        <w:ind w:left="2160" w:hanging="360"/>
        <w:rPr/>
      </w:pPr>
      <w:r w:rsidDel="00000000" w:rsidR="00000000" w:rsidRPr="00000000">
        <w:rPr>
          <w:rtl w:val="0"/>
        </w:rPr>
        <w:t xml:space="preserve">Display the league under:</w:t>
      </w:r>
    </w:p>
    <w:p w:rsidR="00000000" w:rsidDel="00000000" w:rsidP="00000000" w:rsidRDefault="00000000" w:rsidRPr="00000000" w14:paraId="00000CAA">
      <w:pPr>
        <w:numPr>
          <w:ilvl w:val="3"/>
          <w:numId w:val="94"/>
        </w:numPr>
        <w:spacing w:after="0" w:afterAutospacing="0"/>
        <w:ind w:left="2880" w:hanging="360"/>
        <w:rPr>
          <w:u w:val="none"/>
        </w:rPr>
      </w:pPr>
      <w:r w:rsidDel="00000000" w:rsidR="00000000" w:rsidRPr="00000000">
        <w:rPr>
          <w:rFonts w:ascii="Arial Unicode MS" w:cs="Arial Unicode MS" w:eastAsia="Arial Unicode MS" w:hAnsi="Arial Unicode MS"/>
          <w:rtl w:val="0"/>
        </w:rPr>
        <w:t xml:space="preserve">Leagues → My Leagues</w:t>
      </w:r>
    </w:p>
    <w:p w:rsidR="00000000" w:rsidDel="00000000" w:rsidP="00000000" w:rsidRDefault="00000000" w:rsidRPr="00000000" w14:paraId="00000CAB">
      <w:pPr>
        <w:numPr>
          <w:ilvl w:val="0"/>
          <w:numId w:val="94"/>
        </w:numPr>
        <w:spacing w:after="0" w:afterAutospacing="0"/>
        <w:ind w:left="720" w:hanging="360"/>
        <w:rPr>
          <w:b w:val="1"/>
          <w:bCs w:val="1"/>
        </w:rPr>
      </w:pPr>
      <w:r w:rsidDel="00000000" w:rsidR="00000000" w:rsidRPr="00000000">
        <w:rPr>
          <w:b w:val="1"/>
          <w:bCs w:val="1"/>
          <w:rtl w:val="0"/>
        </w:rPr>
        <w:t xml:space="preserve">Decline Invitation Flow</w:t>
      </w:r>
    </w:p>
    <w:p w:rsidR="00000000" w:rsidDel="00000000" w:rsidP="00000000" w:rsidRDefault="00000000" w:rsidRPr="00000000" w14:paraId="00000CAC">
      <w:pPr>
        <w:numPr>
          <w:ilvl w:val="1"/>
          <w:numId w:val="94"/>
        </w:numPr>
        <w:spacing w:after="0" w:afterAutospacing="0"/>
        <w:ind w:left="1440" w:hanging="360"/>
        <w:rPr/>
      </w:pPr>
      <w:r w:rsidDel="00000000" w:rsidR="00000000" w:rsidRPr="00000000">
        <w:rPr>
          <w:rtl w:val="0"/>
        </w:rPr>
        <w:t xml:space="preserve">If the user selects Decline Invitation:</w:t>
      </w:r>
    </w:p>
    <w:p w:rsidR="00000000" w:rsidDel="00000000" w:rsidP="00000000" w:rsidRDefault="00000000" w:rsidRPr="00000000" w14:paraId="00000CAD">
      <w:pPr>
        <w:numPr>
          <w:ilvl w:val="1"/>
          <w:numId w:val="94"/>
        </w:numPr>
        <w:spacing w:after="0" w:afterAutospacing="0"/>
        <w:ind w:left="1440" w:hanging="360"/>
        <w:rPr/>
      </w:pPr>
      <w:r w:rsidDel="00000000" w:rsidR="00000000" w:rsidRPr="00000000">
        <w:rPr>
          <w:rtl w:val="0"/>
        </w:rPr>
        <w:t xml:space="preserve">The system must:</w:t>
      </w:r>
    </w:p>
    <w:p w:rsidR="00000000" w:rsidDel="00000000" w:rsidP="00000000" w:rsidRDefault="00000000" w:rsidRPr="00000000" w14:paraId="00000CAE">
      <w:pPr>
        <w:numPr>
          <w:ilvl w:val="2"/>
          <w:numId w:val="94"/>
        </w:numPr>
        <w:spacing w:after="0" w:afterAutospacing="0"/>
        <w:ind w:left="2160" w:hanging="360"/>
        <w:rPr/>
      </w:pPr>
      <w:r w:rsidDel="00000000" w:rsidR="00000000" w:rsidRPr="00000000">
        <w:rPr>
          <w:rtl w:val="0"/>
        </w:rPr>
        <w:t xml:space="preserve">Remove the invitation from the user’s invitation list.</w:t>
      </w:r>
    </w:p>
    <w:p w:rsidR="00000000" w:rsidDel="00000000" w:rsidP="00000000" w:rsidRDefault="00000000" w:rsidRPr="00000000" w14:paraId="00000CAF">
      <w:pPr>
        <w:numPr>
          <w:ilvl w:val="0"/>
          <w:numId w:val="94"/>
        </w:numPr>
        <w:spacing w:after="0" w:afterAutospacing="0"/>
        <w:ind w:left="720" w:hanging="360"/>
        <w:rPr>
          <w:b w:val="1"/>
          <w:bCs w:val="1"/>
        </w:rPr>
      </w:pPr>
      <w:r w:rsidDel="00000000" w:rsidR="00000000" w:rsidRPr="00000000">
        <w:rPr>
          <w:b w:val="1"/>
          <w:bCs w:val="1"/>
          <w:rtl w:val="0"/>
        </w:rPr>
        <w:t xml:space="preserve">League Capacity Handling</w:t>
      </w:r>
    </w:p>
    <w:p w:rsidR="00000000" w:rsidDel="00000000" w:rsidP="00000000" w:rsidRDefault="00000000" w:rsidRPr="00000000" w14:paraId="00000CB0">
      <w:pPr>
        <w:numPr>
          <w:ilvl w:val="1"/>
          <w:numId w:val="94"/>
        </w:numPr>
        <w:spacing w:after="0" w:afterAutospacing="0"/>
        <w:ind w:left="1440" w:hanging="360"/>
        <w:rPr/>
      </w:pPr>
      <w:r w:rsidDel="00000000" w:rsidR="00000000" w:rsidRPr="00000000">
        <w:rPr>
          <w:rtl w:val="0"/>
        </w:rPr>
        <w:t xml:space="preserve">If the league has reached the configured League Size, the system must:</w:t>
      </w:r>
    </w:p>
    <w:p w:rsidR="00000000" w:rsidDel="00000000" w:rsidP="00000000" w:rsidRDefault="00000000" w:rsidRPr="00000000" w14:paraId="00000CB1">
      <w:pPr>
        <w:numPr>
          <w:ilvl w:val="2"/>
          <w:numId w:val="94"/>
        </w:numPr>
        <w:spacing w:after="0" w:afterAutospacing="0"/>
        <w:ind w:left="2160" w:hanging="360"/>
        <w:rPr/>
      </w:pPr>
      <w:r w:rsidDel="00000000" w:rsidR="00000000" w:rsidRPr="00000000">
        <w:rPr>
          <w:rtl w:val="0"/>
        </w:rPr>
        <w:t xml:space="preserve">Disable the Join League option</w:t>
      </w:r>
    </w:p>
    <w:p w:rsidR="00000000" w:rsidDel="00000000" w:rsidP="00000000" w:rsidRDefault="00000000" w:rsidRPr="00000000" w14:paraId="00000CB2">
      <w:pPr>
        <w:numPr>
          <w:ilvl w:val="2"/>
          <w:numId w:val="94"/>
        </w:numPr>
        <w:ind w:left="2160" w:hanging="360"/>
        <w:rPr/>
      </w:pPr>
      <w:r w:rsidDel="00000000" w:rsidR="00000000" w:rsidRPr="00000000">
        <w:rPr>
          <w:rtl w:val="0"/>
        </w:rPr>
        <w:t xml:space="preserve">Display the message: “This League is full”</w:t>
      </w:r>
    </w:p>
    <w:p w:rsidR="00000000" w:rsidDel="00000000" w:rsidP="00000000" w:rsidRDefault="00000000" w:rsidRPr="00000000" w14:paraId="00000CB3">
      <w:pPr>
        <w:pStyle w:val="Heading3"/>
        <w:rPr/>
      </w:pPr>
      <w:bookmarkStart w:colFirst="0" w:colLast="0" w:name="_ftrfekmt96e8" w:id="70"/>
      <w:bookmarkEnd w:id="70"/>
      <w:r w:rsidDel="00000000" w:rsidR="00000000" w:rsidRPr="00000000">
        <w:rPr>
          <w:rtl w:val="0"/>
        </w:rPr>
      </w:r>
    </w:p>
    <w:p w:rsidR="00000000" w:rsidDel="00000000" w:rsidP="00000000" w:rsidRDefault="00000000" w:rsidRPr="00000000" w14:paraId="00000CB4">
      <w:pPr>
        <w:pStyle w:val="Heading3"/>
        <w:rPr/>
      </w:pPr>
      <w:bookmarkStart w:colFirst="0" w:colLast="0" w:name="_hmwnlo34sghn" w:id="71"/>
      <w:bookmarkEnd w:id="71"/>
      <w:r w:rsidDel="00000000" w:rsidR="00000000" w:rsidRPr="00000000">
        <w:rPr>
          <w:rtl w:val="0"/>
        </w:rPr>
        <w:t xml:space="preserve">User story -1.8  Leagues - “Created Leagues” Category</w:t>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As an F2MX user acting as a League Commissioner, I want to view all the leagues I have created and manage incoming join requests, so that I can control who participates in my private league.</w:t>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0CB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Unicode MS" w:cs="Arial Unicode MS" w:eastAsia="Arial Unicode MS" w:hAnsi="Arial Unicode MS"/>
          <w:rtl w:val="0"/>
        </w:rPr>
        <w:t xml:space="preserve">All leagues created by the user must appear under :  Leagues → Created Leagues</w:t>
      </w:r>
    </w:p>
    <w:p w:rsidR="00000000" w:rsidDel="00000000" w:rsidP="00000000" w:rsidRDefault="00000000" w:rsidRPr="00000000" w14:paraId="00000CB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Each created league must appear as a League Card.</w:t>
      </w:r>
    </w:p>
    <w:p w:rsidR="00000000" w:rsidDel="00000000" w:rsidP="00000000" w:rsidRDefault="00000000" w:rsidRPr="00000000" w14:paraId="00000CB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 card must display : </w:t>
      </w:r>
    </w:p>
    <w:p w:rsidR="00000000" w:rsidDel="00000000" w:rsidP="00000000" w:rsidRDefault="00000000" w:rsidRPr="00000000" w14:paraId="00000CBA">
      <w:pPr>
        <w:widowControl w:val="0"/>
        <w:numPr>
          <w:ilvl w:val="1"/>
          <w:numId w:val="51"/>
        </w:numPr>
        <w:spacing w:after="0" w:lineRule="auto"/>
        <w:ind w:left="1440" w:hanging="360"/>
      </w:pPr>
      <w:r w:rsidDel="00000000" w:rsidR="00000000" w:rsidRPr="00000000">
        <w:rPr>
          <w:rtl w:val="0"/>
        </w:rPr>
      </w:r>
    </w:p>
    <w:tbl>
      <w:tblPr>
        <w:tblStyle w:val="Table51"/>
        <w:tblpPr w:leftFromText="180" w:rightFromText="180" w:topFromText="180" w:bottomFromText="180" w:vertAnchor="text" w:horzAnchor="text" w:tblpX="1440" w:tblpY="0"/>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300"/>
        <w:tblGridChange w:id="0">
          <w:tblGrid>
            <w:gridCol w:w="1965"/>
            <w:gridCol w:w="33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B">
            <w:pPr>
              <w:widowControl w:val="0"/>
              <w:spacing w:after="0" w:lineRule="auto"/>
              <w:ind w:left="720" w:firstLine="0"/>
              <w:jc w:val="center"/>
              <w:rPr/>
            </w:pPr>
            <w:commentRangeStart w:id="77"/>
            <w:commentRangeStart w:id="78"/>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C">
            <w:pPr>
              <w:widowControl w:val="0"/>
              <w:spacing w:after="0" w:lineRule="auto"/>
              <w:ind w:left="720" w:firstLine="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D">
            <w:pPr>
              <w:widowControl w:val="0"/>
              <w:spacing w:after="0" w:lineRule="auto"/>
              <w:rPr/>
            </w:pPr>
            <w:commentRangeEnd w:id="77"/>
            <w:r w:rsidDel="00000000" w:rsidR="00000000" w:rsidRPr="00000000">
              <w:commentReference w:id="77"/>
            </w:r>
            <w:commentRangeEnd w:id="78"/>
            <w:r w:rsidDel="00000000" w:rsidR="00000000" w:rsidRPr="00000000">
              <w:commentReference w:id="78"/>
            </w:r>
            <w:commentRangeStart w:id="79"/>
            <w:commentRangeStart w:id="80"/>
            <w:r w:rsidDel="00000000" w:rsidR="00000000" w:rsidRPr="00000000">
              <w:rPr>
                <w:rtl w:val="0"/>
              </w:rPr>
              <w:t xml:space="preserve">League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E">
            <w:pPr>
              <w:widowControl w:val="0"/>
              <w:spacing w:after="0" w:lineRule="auto"/>
              <w:rPr/>
            </w:pPr>
            <w:r w:rsidDel="00000000" w:rsidR="00000000" w:rsidRPr="00000000">
              <w:rPr>
                <w:rtl w:val="0"/>
              </w:rPr>
              <w:t xml:space="preserve">Name of the league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F">
            <w:pPr>
              <w:widowControl w:val="0"/>
              <w:spacing w:after="0" w:lineRule="auto"/>
              <w:rPr/>
            </w:pPr>
            <w:commentRangeEnd w:id="79"/>
            <w:r w:rsidDel="00000000" w:rsidR="00000000" w:rsidRPr="00000000">
              <w:commentReference w:id="79"/>
            </w:r>
            <w:commentRangeEnd w:id="80"/>
            <w:r w:rsidDel="00000000" w:rsidR="00000000" w:rsidRPr="00000000">
              <w:commentReference w:id="80"/>
            </w:r>
            <w:commentRangeStart w:id="81"/>
            <w:commentRangeStart w:id="82"/>
            <w:r w:rsidDel="00000000" w:rsidR="00000000" w:rsidRPr="00000000">
              <w:rPr>
                <w:rtl w:val="0"/>
              </w:rPr>
              <w:t xml:space="preserve">League Size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0">
            <w:pPr>
              <w:widowControl w:val="0"/>
              <w:spacing w:after="0" w:lineRule="auto"/>
              <w:rPr/>
            </w:pPr>
            <w:r w:rsidDel="00000000" w:rsidR="00000000" w:rsidRPr="00000000">
              <w:rPr>
                <w:rtl w:val="0"/>
              </w:rPr>
              <w:t xml:space="preserve">Example: 6 / 10 teams joined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1">
            <w:pPr>
              <w:widowControl w:val="0"/>
              <w:spacing w:after="0" w:lineRule="auto"/>
              <w:rPr/>
            </w:pPr>
            <w:commentRangeEnd w:id="81"/>
            <w:r w:rsidDel="00000000" w:rsidR="00000000" w:rsidRPr="00000000">
              <w:commentReference w:id="81"/>
            </w:r>
            <w:commentRangeEnd w:id="82"/>
            <w:r w:rsidDel="00000000" w:rsidR="00000000" w:rsidRPr="00000000">
              <w:commentReference w:id="82"/>
            </w:r>
            <w:commentRangeStart w:id="83"/>
            <w:commentRangeStart w:id="84"/>
            <w:r w:rsidDel="00000000" w:rsidR="00000000" w:rsidRPr="00000000">
              <w:rPr>
                <w:rtl w:val="0"/>
              </w:rPr>
              <w:t xml:space="preserve">League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2">
            <w:pPr>
              <w:widowControl w:val="0"/>
              <w:spacing w:after="0" w:lineRule="auto"/>
              <w:rPr/>
            </w:pPr>
            <w:r w:rsidDel="00000000" w:rsidR="00000000" w:rsidRPr="00000000">
              <w:rPr>
                <w:rtl w:val="0"/>
              </w:rPr>
              <w:t xml:space="preserve">Waiting / Ready / Active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3">
            <w:pPr>
              <w:widowControl w:val="0"/>
              <w:spacing w:after="0" w:lineRule="auto"/>
              <w:rPr/>
            </w:pPr>
            <w:commentRangeEnd w:id="83"/>
            <w:r w:rsidDel="00000000" w:rsidR="00000000" w:rsidRPr="00000000">
              <w:commentReference w:id="83"/>
            </w:r>
            <w:commentRangeEnd w:id="84"/>
            <w:r w:rsidDel="00000000" w:rsidR="00000000" w:rsidRPr="00000000">
              <w:commentReference w:id="84"/>
            </w:r>
            <w:commentRangeStart w:id="85"/>
            <w:commentRangeStart w:id="86"/>
            <w:r w:rsidDel="00000000" w:rsidR="00000000" w:rsidRPr="00000000">
              <w:rPr>
                <w:rtl w:val="0"/>
              </w:rPr>
              <w:t xml:space="preserve">Start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4">
            <w:pPr>
              <w:widowControl w:val="0"/>
              <w:spacing w:after="0" w:lineRule="auto"/>
              <w:rPr/>
            </w:pPr>
            <w:r w:rsidDel="00000000" w:rsidR="00000000" w:rsidRPr="00000000">
              <w:rPr>
                <w:rtl w:val="0"/>
              </w:rPr>
              <w:t xml:space="preserve">League start 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5">
            <w:pPr>
              <w:widowControl w:val="0"/>
              <w:spacing w:after="0" w:lineRule="auto"/>
              <w:rPr/>
            </w:pPr>
            <w:commentRangeEnd w:id="85"/>
            <w:r w:rsidDel="00000000" w:rsidR="00000000" w:rsidRPr="00000000">
              <w:commentReference w:id="85"/>
            </w:r>
            <w:commentRangeEnd w:id="86"/>
            <w:r w:rsidDel="00000000" w:rsidR="00000000" w:rsidRPr="00000000">
              <w:commentReference w:id="86"/>
            </w:r>
            <w:r w:rsidDel="00000000" w:rsidR="00000000" w:rsidRPr="00000000">
              <w:rPr>
                <w:rtl w:val="0"/>
              </w:rPr>
              <w:t xml:space="preserve">Playoff Status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6">
            <w:pPr>
              <w:widowControl w:val="0"/>
              <w:spacing w:after="0" w:lineRule="auto"/>
              <w:rPr/>
            </w:pPr>
            <w:r w:rsidDel="00000000" w:rsidR="00000000" w:rsidRPr="00000000">
              <w:rPr>
                <w:rtl w:val="0"/>
              </w:rPr>
              <w:t xml:space="preserve">Enabled/Disabled + no.of playoff weeks</w:t>
            </w:r>
          </w:p>
        </w:tc>
      </w:tr>
    </w:tbl>
    <w:p w:rsidR="00000000" w:rsidDel="00000000" w:rsidP="00000000" w:rsidRDefault="00000000" w:rsidRPr="00000000" w14:paraId="00000CC7">
      <w:pPr>
        <w:widowControl w:val="0"/>
        <w:spacing w:after="0" w:lineRule="auto"/>
        <w:rPr/>
      </w:pPr>
      <w:r w:rsidDel="00000000" w:rsidR="00000000" w:rsidRPr="00000000">
        <w:rPr>
          <w:rtl w:val="0"/>
        </w:rPr>
      </w:r>
    </w:p>
    <w:p w:rsidR="00000000" w:rsidDel="00000000" w:rsidP="00000000" w:rsidRDefault="00000000" w:rsidRPr="00000000" w14:paraId="00000CC8">
      <w:pPr>
        <w:widowControl w:val="0"/>
        <w:spacing w:after="0" w:lineRule="auto"/>
        <w:rPr/>
      </w:pPr>
      <w:r w:rsidDel="00000000" w:rsidR="00000000" w:rsidRPr="00000000">
        <w:rPr>
          <w:rtl w:val="0"/>
        </w:rPr>
      </w:r>
    </w:p>
    <w:p w:rsidR="00000000" w:rsidDel="00000000" w:rsidP="00000000" w:rsidRDefault="00000000" w:rsidRPr="00000000" w14:paraId="00000CC9">
      <w:pPr>
        <w:widowControl w:val="0"/>
        <w:spacing w:after="0" w:lineRule="auto"/>
        <w:rPr/>
      </w:pPr>
      <w:r w:rsidDel="00000000" w:rsidR="00000000" w:rsidRPr="00000000">
        <w:rPr>
          <w:rtl w:val="0"/>
        </w:rPr>
      </w:r>
    </w:p>
    <w:p w:rsidR="00000000" w:rsidDel="00000000" w:rsidP="00000000" w:rsidRDefault="00000000" w:rsidRPr="00000000" w14:paraId="00000CCA">
      <w:pPr>
        <w:widowControl w:val="0"/>
        <w:spacing w:after="0" w:lineRule="auto"/>
        <w:rPr/>
      </w:pPr>
      <w:r w:rsidDel="00000000" w:rsidR="00000000" w:rsidRPr="00000000">
        <w:rPr>
          <w:rtl w:val="0"/>
        </w:rPr>
      </w:r>
    </w:p>
    <w:p w:rsidR="00000000" w:rsidDel="00000000" w:rsidP="00000000" w:rsidRDefault="00000000" w:rsidRPr="00000000" w14:paraId="00000CC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Opening the League Dashboard Sections (Commissioner View)</w:t>
      </w:r>
    </w:p>
    <w:p w:rsidR="00000000" w:rsidDel="00000000" w:rsidP="00000000" w:rsidRDefault="00000000" w:rsidRPr="00000000" w14:paraId="00000CCC">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The league Dashboard must contain the following sections : </w:t>
      </w:r>
    </w:p>
    <w:p w:rsidR="00000000" w:rsidDel="00000000" w:rsidP="00000000" w:rsidRDefault="00000000" w:rsidRPr="00000000" w14:paraId="00000CCD">
      <w:pPr>
        <w:pStyle w:val="Heading5"/>
        <w:widowControl w:val="0"/>
        <w:numPr>
          <w:ilvl w:val="0"/>
          <w:numId w:val="51"/>
        </w:numPr>
        <w:spacing w:after="0" w:lineRule="auto"/>
        <w:ind w:left="720" w:hanging="360"/>
        <w:rPr/>
      </w:pPr>
      <w:bookmarkStart w:colFirst="0" w:colLast="0" w:name="_djx83ik0rikv" w:id="72"/>
      <w:bookmarkEnd w:id="72"/>
      <w:r w:rsidDel="00000000" w:rsidR="00000000" w:rsidRPr="00000000">
        <w:rPr>
          <w:rtl w:val="0"/>
        </w:rPr>
        <w:t xml:space="preserve">Section 1  : League Overview</w:t>
      </w:r>
    </w:p>
    <w:p w:rsidR="00000000" w:rsidDel="00000000" w:rsidP="00000000" w:rsidRDefault="00000000" w:rsidRPr="00000000" w14:paraId="00000CCE">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Displays : </w:t>
      </w:r>
    </w:p>
    <w:tbl>
      <w:tblPr>
        <w:tblStyle w:val="Table5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5595"/>
        <w:tblGridChange w:id="0">
          <w:tblGrid>
            <w:gridCol w:w="2325"/>
            <w:gridCol w:w="5595"/>
          </w:tblGrid>
        </w:tblGridChange>
      </w:tblGrid>
      <w:tr>
        <w:trPr>
          <w:cantSplit w:val="0"/>
          <w:trHeight w:val="4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F">
            <w:pPr>
              <w:widowControl w:val="0"/>
              <w:spacing w:after="0" w:line="240" w:lineRule="auto"/>
              <w:jc w:val="center"/>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widowControl w:val="0"/>
              <w:spacing w:after="0" w:line="240" w:lineRule="auto"/>
              <w:jc w:val="center"/>
              <w:rPr>
                <w:b w:val="1"/>
                <w:bCs w:val="1"/>
              </w:rPr>
            </w:pPr>
            <w:r w:rsidDel="00000000" w:rsidR="00000000" w:rsidRPr="00000000">
              <w:rPr>
                <w:b w:val="1"/>
                <w:bCs w:val="1"/>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tl w:val="0"/>
              </w:rPr>
              <w:t xml:space="preserve">League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widowControl w:val="0"/>
              <w:spacing w:after="0" w:line="240" w:lineRule="auto"/>
              <w:rPr/>
            </w:pPr>
            <w:r w:rsidDel="00000000" w:rsidR="00000000" w:rsidRPr="00000000">
              <w:rPr>
                <w:rtl w:val="0"/>
              </w:rPr>
              <w:t xml:space="preserve">Name of the League</w:t>
            </w:r>
          </w:p>
        </w:tc>
      </w:tr>
      <w:tr>
        <w:trPr>
          <w:cantSplit w:val="0"/>
          <w:trHeight w:val="419.5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tl w:val="0"/>
              </w:rPr>
              <w:t xml:space="preserve">Commissioner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widowControl w:val="0"/>
              <w:spacing w:after="0" w:line="240" w:lineRule="auto"/>
              <w:rPr/>
            </w:pPr>
            <w:r w:rsidDel="00000000" w:rsidR="00000000" w:rsidRPr="00000000">
              <w:rPr>
                <w:rtl w:val="0"/>
              </w:rPr>
              <w:t xml:space="preserve">The owner of the league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League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widowControl w:val="0"/>
              <w:spacing w:after="0" w:line="240" w:lineRule="auto"/>
              <w:rPr/>
            </w:pPr>
            <w:r w:rsidDel="00000000" w:rsidR="00000000" w:rsidRPr="00000000">
              <w:rPr>
                <w:rtl w:val="0"/>
              </w:rPr>
              <w:t xml:space="preserve">The total number of teams participating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tl w:val="0"/>
              </w:rPr>
              <w:t xml:space="preserve">Scoring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widowControl w:val="0"/>
              <w:spacing w:after="0" w:line="240" w:lineRule="auto"/>
              <w:rPr/>
            </w:pPr>
            <w:r w:rsidDel="00000000" w:rsidR="00000000" w:rsidRPr="00000000">
              <w:rPr>
                <w:rtl w:val="0"/>
              </w:rPr>
              <w:t xml:space="preserve">The specific scoring rules, including the PPR (Points Per Reception)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9">
            <w:pPr>
              <w:rPr/>
            </w:pPr>
            <w:r w:rsidDel="00000000" w:rsidR="00000000" w:rsidRPr="00000000">
              <w:rPr>
                <w:rtl w:val="0"/>
              </w:rPr>
              <w:t xml:space="preserve">Trading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widowControl w:val="0"/>
              <w:spacing w:after="0" w:line="240" w:lineRule="auto"/>
              <w:rPr/>
            </w:pPr>
            <w:r w:rsidDel="00000000" w:rsidR="00000000" w:rsidRPr="00000000">
              <w:rPr>
                <w:rtl w:val="0"/>
              </w:rPr>
              <w:t xml:space="preserve">The market restrictions, including minimum hold-time requirements and other trading limitations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B">
            <w:pPr>
              <w:rPr/>
            </w:pPr>
            <w:r w:rsidDel="00000000" w:rsidR="00000000" w:rsidRPr="00000000">
              <w:rPr>
                <w:rtl w:val="0"/>
              </w:rPr>
              <w:t xml:space="preserve">Buy-In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widowControl w:val="0"/>
              <w:spacing w:after="0" w:line="240" w:lineRule="auto"/>
              <w:rPr/>
            </w:pPr>
            <w:r w:rsidDel="00000000" w:rsidR="00000000" w:rsidRPr="00000000">
              <w:rPr>
                <w:rtl w:val="0"/>
              </w:rPr>
              <w:t xml:space="preserve">The financial settings, including the starting currency allocation and the maximum additional buy-in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D">
            <w:pPr>
              <w:rPr/>
            </w:pPr>
            <w:r w:rsidDel="00000000" w:rsidR="00000000" w:rsidRPr="00000000">
              <w:rPr>
                <w:rtl w:val="0"/>
              </w:rPr>
              <w:t xml:space="preserve">Playoffs Status</w:t>
            </w:r>
          </w:p>
          <w:p w:rsidR="00000000" w:rsidDel="00000000" w:rsidP="00000000" w:rsidRDefault="00000000" w:rsidRPr="00000000" w14:paraId="00000CD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widowControl w:val="0"/>
              <w:spacing w:after="0" w:line="240" w:lineRule="auto"/>
              <w:rPr/>
            </w:pPr>
            <w:r w:rsidDel="00000000" w:rsidR="00000000" w:rsidRPr="00000000">
              <w:rPr>
                <w:rtl w:val="0"/>
              </w:rPr>
              <w:t xml:space="preserve">Details about the postseason, including the number of teams that qualify and the number of playoff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0">
            <w:pPr>
              <w:widowControl w:val="0"/>
              <w:spacing w:after="0" w:line="240" w:lineRule="auto"/>
              <w:rPr/>
            </w:pPr>
            <w:r w:rsidDel="00000000" w:rsidR="00000000" w:rsidRPr="00000000">
              <w:rPr>
                <w:rtl w:val="0"/>
              </w:rPr>
              <w:t xml:space="preserve">Season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widowControl w:val="0"/>
              <w:spacing w:after="0" w:line="240" w:lineRule="auto"/>
              <w:rPr/>
            </w:pPr>
            <w:r w:rsidDel="00000000" w:rsidR="00000000" w:rsidRPr="00000000">
              <w:rPr>
                <w:rtl w:val="0"/>
              </w:rPr>
              <w:t xml:space="preserve">The date when the current season ends, as well as a clear indication that the league settings are strictly locked and cannot be changed during an active season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2">
            <w:pPr>
              <w:widowControl w:val="0"/>
              <w:spacing w:after="0" w:line="240" w:lineRule="auto"/>
              <w:rPr/>
            </w:pPr>
            <w:r w:rsidDel="00000000" w:rsidR="00000000" w:rsidRPr="00000000">
              <w:rPr>
                <w:rtl w:val="0"/>
              </w:rPr>
              <w:t xml:space="preserve">Starting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widowControl w:val="0"/>
              <w:spacing w:after="0" w:line="240" w:lineRule="auto"/>
              <w:rPr/>
            </w:pPr>
            <w:r w:rsidDel="00000000" w:rsidR="00000000" w:rsidRPr="00000000">
              <w:rPr>
                <w:rtl w:val="0"/>
              </w:rPr>
              <w:t xml:space="preserve">Credits (e.g., $ 2000 )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4">
            <w:pPr>
              <w:widowControl w:val="0"/>
              <w:spacing w:after="0" w:line="240" w:lineRule="auto"/>
              <w:rPr/>
            </w:pPr>
            <w:r w:rsidDel="00000000" w:rsidR="00000000" w:rsidRPr="00000000">
              <w:rPr>
                <w:rtl w:val="0"/>
              </w:rPr>
              <w:t xml:space="preserve">Public League Requirements (Before Joining)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widowControl w:val="0"/>
              <w:numPr>
                <w:ilvl w:val="0"/>
                <w:numId w:val="7"/>
              </w:numPr>
              <w:spacing w:after="0" w:line="240" w:lineRule="auto"/>
              <w:ind w:left="720" w:hanging="360"/>
            </w:pPr>
            <w:r w:rsidDel="00000000" w:rsidR="00000000" w:rsidRPr="00000000">
              <w:rPr>
                <w:rtl w:val="0"/>
              </w:rPr>
              <w:t xml:space="preserve">users can also view the league's start date.</w:t>
            </w:r>
          </w:p>
          <w:p w:rsidR="00000000" w:rsidDel="00000000" w:rsidP="00000000" w:rsidRDefault="00000000" w:rsidRPr="00000000" w14:paraId="00000CE6">
            <w:pPr>
              <w:widowControl w:val="0"/>
              <w:numPr>
                <w:ilvl w:val="0"/>
                <w:numId w:val="7"/>
              </w:numPr>
              <w:spacing w:after="0" w:line="240" w:lineRule="auto"/>
              <w:ind w:left="720" w:hanging="360"/>
            </w:pPr>
            <w:r w:rsidDel="00000000" w:rsidR="00000000" w:rsidRPr="00000000">
              <w:rPr>
                <w:rtl w:val="0"/>
              </w:rPr>
              <w:t xml:space="preserve">The specific XP tier/threshold requirements needed to join.</w:t>
            </w:r>
          </w:p>
        </w:tc>
      </w:tr>
    </w:tbl>
    <w:p w:rsidR="00000000" w:rsidDel="00000000" w:rsidP="00000000" w:rsidRDefault="00000000" w:rsidRPr="00000000" w14:paraId="00000CE7">
      <w:pPr>
        <w:ind w:left="720" w:firstLine="0"/>
        <w:rPr/>
      </w:pPr>
      <w:r w:rsidDel="00000000" w:rsidR="00000000" w:rsidRPr="00000000">
        <w:rPr>
          <w:rtl w:val="0"/>
        </w:rPr>
      </w:r>
    </w:p>
    <w:p w:rsidR="00000000" w:rsidDel="00000000" w:rsidP="00000000" w:rsidRDefault="00000000" w:rsidRPr="00000000" w14:paraId="00000CE8">
      <w:pPr>
        <w:widowControl w:val="0"/>
        <w:numPr>
          <w:ilvl w:val="1"/>
          <w:numId w:val="51"/>
        </w:numPr>
        <w:spacing w:after="0" w:lineRule="auto"/>
        <w:ind w:left="1440" w:hanging="360"/>
        <w:rPr>
          <w:b w:val="1"/>
          <w:bCs w:val="1"/>
        </w:rPr>
      </w:pPr>
      <w:r w:rsidDel="00000000" w:rsidR="00000000" w:rsidRPr="00000000">
        <w:rPr>
          <w:b w:val="1"/>
          <w:bCs w:val="1"/>
          <w:rtl w:val="0"/>
        </w:rPr>
        <w:t xml:space="preserve">Settings Icon (⚙️) : </w:t>
      </w:r>
    </w:p>
    <w:p w:rsidR="00000000" w:rsidDel="00000000" w:rsidP="00000000" w:rsidRDefault="00000000" w:rsidRPr="00000000" w14:paraId="00000CE9">
      <w:pPr>
        <w:widowControl w:val="0"/>
        <w:numPr>
          <w:ilvl w:val="2"/>
          <w:numId w:val="51"/>
        </w:numPr>
        <w:spacing w:after="0" w:lineRule="auto"/>
        <w:ind w:left="2160" w:hanging="360"/>
        <w:rPr/>
      </w:pPr>
      <w:r w:rsidDel="00000000" w:rsidR="00000000" w:rsidRPr="00000000">
        <w:rPr>
          <w:rtl w:val="0"/>
        </w:rPr>
        <w:t xml:space="preserve">The league Settings screen must display all </w:t>
      </w:r>
      <w:hyperlink w:anchor="_1qypky6rfdlc">
        <w:r w:rsidDel="00000000" w:rsidR="00000000" w:rsidRPr="00000000">
          <w:rPr>
            <w:color w:val="1155cc"/>
            <w:u w:val="single"/>
            <w:rtl w:val="0"/>
          </w:rPr>
          <w:t xml:space="preserve">configuration details</w:t>
        </w:r>
      </w:hyperlink>
      <w:r w:rsidDel="00000000" w:rsidR="00000000" w:rsidRPr="00000000">
        <w:rPr>
          <w:rtl w:val="0"/>
        </w:rPr>
        <w:t xml:space="preserve"> that were defined when creating the league.</w:t>
      </w:r>
    </w:p>
    <w:p w:rsidR="00000000" w:rsidDel="00000000" w:rsidP="00000000" w:rsidRDefault="00000000" w:rsidRPr="00000000" w14:paraId="00000CEA">
      <w:pPr>
        <w:widowControl w:val="0"/>
        <w:numPr>
          <w:ilvl w:val="2"/>
          <w:numId w:val="51"/>
        </w:numPr>
        <w:spacing w:after="0" w:lineRule="auto"/>
        <w:ind w:left="2160" w:hanging="360"/>
        <w:rPr>
          <w:u w:val="none"/>
        </w:rPr>
      </w:pPr>
      <w:r w:rsidDel="00000000" w:rsidR="00000000" w:rsidRPr="00000000">
        <w:rPr>
          <w:rtl w:val="0"/>
        </w:rPr>
        <w:t xml:space="preserve">The leagues Settings should be editable before the League starts.</w:t>
      </w:r>
    </w:p>
    <w:p w:rsidR="00000000" w:rsidDel="00000000" w:rsidP="00000000" w:rsidRDefault="00000000" w:rsidRPr="00000000" w14:paraId="00000CEB">
      <w:pPr>
        <w:widowControl w:val="0"/>
        <w:numPr>
          <w:ilvl w:val="2"/>
          <w:numId w:val="51"/>
        </w:numPr>
        <w:spacing w:after="0" w:lineRule="auto"/>
        <w:ind w:left="2160" w:hanging="360"/>
        <w:rPr>
          <w:u w:val="none"/>
        </w:rPr>
      </w:pPr>
      <w:r w:rsidDel="00000000" w:rsidR="00000000" w:rsidRPr="00000000">
        <w:rPr>
          <w:rtl w:val="0"/>
        </w:rPr>
        <w:t xml:space="preserve">The Settings should only be visible to the Commissioner &amp; Co-Commissioner of the League.</w:t>
      </w:r>
    </w:p>
    <w:p w:rsidR="00000000" w:rsidDel="00000000" w:rsidP="00000000" w:rsidRDefault="00000000" w:rsidRPr="00000000" w14:paraId="00000CEC">
      <w:pPr>
        <w:ind w:left="720" w:firstLine="0"/>
        <w:rPr/>
      </w:pPr>
      <w:r w:rsidDel="00000000" w:rsidR="00000000" w:rsidRPr="00000000">
        <w:rPr>
          <w:rtl w:val="0"/>
        </w:rPr>
      </w:r>
    </w:p>
    <w:p w:rsidR="00000000" w:rsidDel="00000000" w:rsidP="00000000" w:rsidRDefault="00000000" w:rsidRPr="00000000" w14:paraId="00000CED">
      <w:pPr>
        <w:pStyle w:val="Heading5"/>
        <w:keepNext w:val="1"/>
        <w:keepLines w:val="1"/>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bookmarkStart w:colFirst="0" w:colLast="0" w:name="_w6dgix5tlor" w:id="73"/>
      <w:bookmarkEnd w:id="73"/>
      <w:r w:rsidDel="00000000" w:rsidR="00000000" w:rsidRPr="00000000">
        <w:rPr>
          <w:rtl w:val="0"/>
        </w:rPr>
        <w:t xml:space="preserve">Section 2 : Invite Members Section</w:t>
      </w:r>
    </w:p>
    <w:p w:rsidR="00000000" w:rsidDel="00000000" w:rsidP="00000000" w:rsidRDefault="00000000" w:rsidRPr="00000000" w14:paraId="00000CEE">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rtl w:val="0"/>
        </w:rPr>
        <w:t xml:space="preserve">The commissioner can invite players using : </w:t>
      </w:r>
    </w:p>
    <w:p w:rsidR="00000000" w:rsidDel="00000000" w:rsidP="00000000" w:rsidRDefault="00000000" w:rsidRPr="00000000" w14:paraId="00000CEF">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Direct Link</w:t>
      </w:r>
    </w:p>
    <w:p w:rsidR="00000000" w:rsidDel="00000000" w:rsidP="00000000" w:rsidRDefault="00000000" w:rsidRPr="00000000" w14:paraId="00000CF0">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QR Code</w:t>
      </w:r>
    </w:p>
    <w:p w:rsidR="00000000" w:rsidDel="00000000" w:rsidP="00000000" w:rsidRDefault="00000000" w:rsidRPr="00000000" w14:paraId="00000CF1">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In-App Invite</w:t>
      </w:r>
    </w:p>
    <w:p w:rsidR="00000000" w:rsidDel="00000000" w:rsidP="00000000" w:rsidRDefault="00000000" w:rsidRPr="00000000" w14:paraId="00000CF2">
      <w:pPr>
        <w:pStyle w:val="Heading5"/>
        <w:keepNext w:val="1"/>
        <w:keepLines w:val="1"/>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bookmarkStart w:colFirst="0" w:colLast="0" w:name="_g7sk2c5ol3bd" w:id="74"/>
      <w:bookmarkEnd w:id="74"/>
      <w:r w:rsidDel="00000000" w:rsidR="00000000" w:rsidRPr="00000000">
        <w:rPr>
          <w:rtl w:val="0"/>
        </w:rPr>
        <w:t xml:space="preserve">Section 3 : Managing Join Requests/Pending Requests</w:t>
      </w:r>
    </w:p>
    <w:p w:rsidR="00000000" w:rsidDel="00000000" w:rsidP="00000000" w:rsidRDefault="00000000" w:rsidRPr="00000000" w14:paraId="00000CF3">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The requests must appear inside the League Dashboard under : </w:t>
      </w:r>
    </w:p>
    <w:p w:rsidR="00000000" w:rsidDel="00000000" w:rsidP="00000000" w:rsidRDefault="00000000" w:rsidRPr="00000000" w14:paraId="00000CF4">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Arial Unicode MS" w:cs="Arial Unicode MS" w:eastAsia="Arial Unicode MS" w:hAnsi="Arial Unicode MS"/>
          <w:rtl w:val="0"/>
        </w:rPr>
        <w:t xml:space="preserve">Created Leagues → League Dashboard → Join Requests</w:t>
      </w:r>
    </w:p>
    <w:p w:rsidR="00000000" w:rsidDel="00000000" w:rsidP="00000000" w:rsidRDefault="00000000" w:rsidRPr="00000000" w14:paraId="00000CF5">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b w:val="1"/>
          <w:bCs w:val="1"/>
          <w:rtl w:val="0"/>
        </w:rPr>
        <w:t xml:space="preserve">Join Request Card </w:t>
      </w:r>
    </w:p>
    <w:p w:rsidR="00000000" w:rsidDel="00000000" w:rsidP="00000000" w:rsidRDefault="00000000" w:rsidRPr="00000000" w14:paraId="00000CF6">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Each Request must display : </w:t>
      </w:r>
    </w:p>
    <w:p w:rsidR="00000000" w:rsidDel="00000000" w:rsidP="00000000" w:rsidRDefault="00000000" w:rsidRPr="00000000" w14:paraId="00000CF7">
      <w:pPr>
        <w:keepNext w:val="0"/>
        <w:keepLines w:val="0"/>
        <w:pageBreakBefore w:val="0"/>
        <w:widowControl w:val="0"/>
        <w:numPr>
          <w:ilvl w:val="4"/>
          <w:numId w:val="51"/>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Requester’s Username </w:t>
      </w:r>
    </w:p>
    <w:p w:rsidR="00000000" w:rsidDel="00000000" w:rsidP="00000000" w:rsidRDefault="00000000" w:rsidRPr="00000000" w14:paraId="00000CF8">
      <w:pPr>
        <w:keepNext w:val="0"/>
        <w:keepLines w:val="0"/>
        <w:pageBreakBefore w:val="0"/>
        <w:widowControl w:val="0"/>
        <w:numPr>
          <w:ilvl w:val="4"/>
          <w:numId w:val="51"/>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Avatar</w:t>
      </w:r>
    </w:p>
    <w:p w:rsidR="00000000" w:rsidDel="00000000" w:rsidP="00000000" w:rsidRDefault="00000000" w:rsidRPr="00000000" w14:paraId="00000CF9">
      <w:pPr>
        <w:keepNext w:val="0"/>
        <w:keepLines w:val="0"/>
        <w:pageBreakBefore w:val="0"/>
        <w:widowControl w:val="0"/>
        <w:numPr>
          <w:ilvl w:val="4"/>
          <w:numId w:val="51"/>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XP Level</w:t>
      </w:r>
    </w:p>
    <w:p w:rsidR="00000000" w:rsidDel="00000000" w:rsidP="00000000" w:rsidRDefault="00000000" w:rsidRPr="00000000" w14:paraId="00000CFA">
      <w:pPr>
        <w:keepNext w:val="0"/>
        <w:keepLines w:val="0"/>
        <w:pageBreakBefore w:val="0"/>
        <w:widowControl w:val="0"/>
        <w:numPr>
          <w:ilvl w:val="4"/>
          <w:numId w:val="51"/>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Tier</w:t>
      </w:r>
    </w:p>
    <w:p w:rsidR="00000000" w:rsidDel="00000000" w:rsidP="00000000" w:rsidRDefault="00000000" w:rsidRPr="00000000" w14:paraId="00000CFB">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b w:val="1"/>
          <w:bCs w:val="1"/>
          <w:rtl w:val="0"/>
        </w:rPr>
        <w:t xml:space="preserve">Commissioner Actions</w:t>
      </w:r>
    </w:p>
    <w:p w:rsidR="00000000" w:rsidDel="00000000" w:rsidP="00000000" w:rsidRDefault="00000000" w:rsidRPr="00000000" w14:paraId="00000CFC">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For each request the commissioner must see : </w:t>
      </w:r>
    </w:p>
    <w:p w:rsidR="00000000" w:rsidDel="00000000" w:rsidP="00000000" w:rsidRDefault="00000000" w:rsidRPr="00000000" w14:paraId="00000CFD">
      <w:pPr>
        <w:keepNext w:val="0"/>
        <w:keepLines w:val="0"/>
        <w:pageBreakBefore w:val="0"/>
        <w:widowControl w:val="0"/>
        <w:numPr>
          <w:ilvl w:val="5"/>
          <w:numId w:val="51"/>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pPr>
      <w:r w:rsidDel="00000000" w:rsidR="00000000" w:rsidRPr="00000000">
        <w:rPr>
          <w:rtl w:val="0"/>
        </w:rPr>
        <w:t xml:space="preserve">Approve </w:t>
      </w:r>
    </w:p>
    <w:p w:rsidR="00000000" w:rsidDel="00000000" w:rsidP="00000000" w:rsidRDefault="00000000" w:rsidRPr="00000000" w14:paraId="00000CFE">
      <w:pPr>
        <w:keepNext w:val="0"/>
        <w:keepLines w:val="0"/>
        <w:pageBreakBefore w:val="0"/>
        <w:widowControl w:val="0"/>
        <w:numPr>
          <w:ilvl w:val="5"/>
          <w:numId w:val="51"/>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pPr>
      <w:r w:rsidDel="00000000" w:rsidR="00000000" w:rsidRPr="00000000">
        <w:rPr>
          <w:rtl w:val="0"/>
        </w:rPr>
        <w:t xml:space="preserve">Reject</w:t>
      </w:r>
    </w:p>
    <w:p w:rsidR="00000000" w:rsidDel="00000000" w:rsidP="00000000" w:rsidRDefault="00000000" w:rsidRPr="00000000" w14:paraId="00000CFF">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b w:val="1"/>
          <w:bCs w:val="1"/>
          <w:rtl w:val="0"/>
        </w:rPr>
        <w:t xml:space="preserve">Approval Behavior :</w:t>
      </w:r>
    </w:p>
    <w:p w:rsidR="00000000" w:rsidDel="00000000" w:rsidP="00000000" w:rsidRDefault="00000000" w:rsidRPr="00000000" w14:paraId="00000D00">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When Approve is clicked/selected</w:t>
      </w:r>
    </w:p>
    <w:p w:rsidR="00000000" w:rsidDel="00000000" w:rsidP="00000000" w:rsidRDefault="00000000" w:rsidRPr="00000000" w14:paraId="00000D01">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System must : </w:t>
      </w:r>
    </w:p>
    <w:p w:rsidR="00000000" w:rsidDel="00000000" w:rsidP="00000000" w:rsidRDefault="00000000" w:rsidRPr="00000000" w14:paraId="00000D02">
      <w:pPr>
        <w:keepNext w:val="0"/>
        <w:keepLines w:val="0"/>
        <w:pageBreakBefore w:val="0"/>
        <w:widowControl w:val="0"/>
        <w:numPr>
          <w:ilvl w:val="4"/>
          <w:numId w:val="51"/>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Add the user to the league along with League Wallet</w:t>
      </w:r>
    </w:p>
    <w:p w:rsidR="00000000" w:rsidDel="00000000" w:rsidP="00000000" w:rsidRDefault="00000000" w:rsidRPr="00000000" w14:paraId="00000D03">
      <w:pPr>
        <w:keepNext w:val="0"/>
        <w:keepLines w:val="0"/>
        <w:pageBreakBefore w:val="0"/>
        <w:widowControl w:val="0"/>
        <w:numPr>
          <w:ilvl w:val="4"/>
          <w:numId w:val="51"/>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Allocate Starting Currency</w:t>
      </w:r>
    </w:p>
    <w:p w:rsidR="00000000" w:rsidDel="00000000" w:rsidP="00000000" w:rsidRDefault="00000000" w:rsidRPr="00000000" w14:paraId="00000D04">
      <w:pPr>
        <w:keepNext w:val="0"/>
        <w:keepLines w:val="0"/>
        <w:pageBreakBefore w:val="0"/>
        <w:widowControl w:val="0"/>
        <w:numPr>
          <w:ilvl w:val="4"/>
          <w:numId w:val="51"/>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Update Team Count</w:t>
      </w:r>
    </w:p>
    <w:p w:rsidR="00000000" w:rsidDel="00000000" w:rsidP="00000000" w:rsidRDefault="00000000" w:rsidRPr="00000000" w14:paraId="00000D05">
      <w:pPr>
        <w:keepNext w:val="0"/>
        <w:keepLines w:val="0"/>
        <w:pageBreakBefore w:val="0"/>
        <w:widowControl w:val="0"/>
        <w:numPr>
          <w:ilvl w:val="4"/>
          <w:numId w:val="51"/>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Notify the user that their request was approved.</w:t>
      </w:r>
    </w:p>
    <w:p w:rsidR="00000000" w:rsidDel="00000000" w:rsidP="00000000" w:rsidRDefault="00000000" w:rsidRPr="00000000" w14:paraId="00000D06">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b w:val="1"/>
          <w:bCs w:val="1"/>
          <w:rtl w:val="0"/>
        </w:rPr>
        <w:t xml:space="preserve">Reject Behavior : </w:t>
      </w:r>
    </w:p>
    <w:p w:rsidR="00000000" w:rsidDel="00000000" w:rsidP="00000000" w:rsidRDefault="00000000" w:rsidRPr="00000000" w14:paraId="00000D07">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When Reject is clicked/Selected:</w:t>
      </w:r>
    </w:p>
    <w:p w:rsidR="00000000" w:rsidDel="00000000" w:rsidP="00000000" w:rsidRDefault="00000000" w:rsidRPr="00000000" w14:paraId="00000D08">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System must : </w:t>
      </w:r>
    </w:p>
    <w:p w:rsidR="00000000" w:rsidDel="00000000" w:rsidP="00000000" w:rsidRDefault="00000000" w:rsidRPr="00000000" w14:paraId="00000D09">
      <w:pPr>
        <w:keepNext w:val="0"/>
        <w:keepLines w:val="0"/>
        <w:pageBreakBefore w:val="0"/>
        <w:widowControl w:val="0"/>
        <w:numPr>
          <w:ilvl w:val="4"/>
          <w:numId w:val="51"/>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Remove the request</w:t>
      </w:r>
    </w:p>
    <w:p w:rsidR="00000000" w:rsidDel="00000000" w:rsidP="00000000" w:rsidRDefault="00000000" w:rsidRPr="00000000" w14:paraId="00000D0A">
      <w:pPr>
        <w:keepNext w:val="0"/>
        <w:keepLines w:val="0"/>
        <w:pageBreakBefore w:val="0"/>
        <w:widowControl w:val="0"/>
        <w:numPr>
          <w:ilvl w:val="4"/>
          <w:numId w:val="51"/>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Notify the user that their request was declined.</w:t>
      </w:r>
    </w:p>
    <w:p w:rsidR="00000000" w:rsidDel="00000000" w:rsidP="00000000" w:rsidRDefault="00000000" w:rsidRPr="00000000" w14:paraId="00000D0B">
      <w:pPr>
        <w:pStyle w:val="Heading5"/>
        <w:keepNext w:val="1"/>
        <w:keepLines w:val="1"/>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bookmarkStart w:colFirst="0" w:colLast="0" w:name="_qkmqez40isq0" w:id="75"/>
      <w:bookmarkEnd w:id="75"/>
      <w:r w:rsidDel="00000000" w:rsidR="00000000" w:rsidRPr="00000000">
        <w:rPr>
          <w:b w:val="1"/>
          <w:bCs w:val="1"/>
          <w:rtl w:val="0"/>
        </w:rPr>
        <w:t xml:space="preserve">Section 4 : League Roster </w:t>
      </w:r>
      <w:r w:rsidDel="00000000" w:rsidR="00000000" w:rsidRPr="00000000">
        <w:rPr>
          <w:rtl w:val="0"/>
        </w:rPr>
      </w:r>
    </w:p>
    <w:p w:rsidR="00000000" w:rsidDel="00000000" w:rsidP="00000000" w:rsidRDefault="00000000" w:rsidRPr="00000000" w14:paraId="00000D0C">
      <w:pPr>
        <w:widowControl w:val="0"/>
        <w:numPr>
          <w:ilvl w:val="1"/>
          <w:numId w:val="51"/>
        </w:numPr>
        <w:spacing w:after="0" w:lineRule="auto"/>
        <w:ind w:left="1440" w:hanging="360"/>
      </w:pPr>
      <w:r w:rsidDel="00000000" w:rsidR="00000000" w:rsidRPr="00000000">
        <w:rPr>
          <w:rtl w:val="0"/>
        </w:rPr>
        <w:t xml:space="preserve">On this screen, the commissioner can view the Member List and see the current status of each user (e.g., Active).</w:t>
      </w:r>
    </w:p>
    <w:p w:rsidR="00000000" w:rsidDel="00000000" w:rsidP="00000000" w:rsidRDefault="00000000" w:rsidRPr="00000000" w14:paraId="00000D0D">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Member List should include/display  : </w:t>
      </w:r>
    </w:p>
    <w:p w:rsidR="00000000" w:rsidDel="00000000" w:rsidP="00000000" w:rsidRDefault="00000000" w:rsidRPr="00000000" w14:paraId="00000D0E">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Requester’s Username </w:t>
      </w:r>
    </w:p>
    <w:p w:rsidR="00000000" w:rsidDel="00000000" w:rsidP="00000000" w:rsidRDefault="00000000" w:rsidRPr="00000000" w14:paraId="00000D0F">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Avatar</w:t>
      </w:r>
    </w:p>
    <w:p w:rsidR="00000000" w:rsidDel="00000000" w:rsidP="00000000" w:rsidRDefault="00000000" w:rsidRPr="00000000" w14:paraId="00000D10">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XP Level</w:t>
      </w:r>
    </w:p>
    <w:p w:rsidR="00000000" w:rsidDel="00000000" w:rsidP="00000000" w:rsidRDefault="00000000" w:rsidRPr="00000000" w14:paraId="00000D11">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Tier</w:t>
      </w:r>
    </w:p>
    <w:p w:rsidR="00000000" w:rsidDel="00000000" w:rsidP="00000000" w:rsidRDefault="00000000" w:rsidRPr="00000000" w14:paraId="00000D12">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Current Status (</w:t>
      </w:r>
      <w:r w:rsidDel="00000000" w:rsidR="00000000" w:rsidRPr="00000000">
        <w:rPr>
          <w:color w:val="9900ff"/>
          <w:rtl w:val="0"/>
        </w:rPr>
        <w:t xml:space="preserve">Active,In-active )  </w:t>
      </w:r>
    </w:p>
    <w:p w:rsidR="00000000" w:rsidDel="00000000" w:rsidP="00000000" w:rsidRDefault="00000000" w:rsidRPr="00000000" w14:paraId="00000D13">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Action : “</w:t>
      </w:r>
      <w:r w:rsidDel="00000000" w:rsidR="00000000" w:rsidRPr="00000000">
        <w:rPr>
          <w:b w:val="1"/>
          <w:bCs w:val="1"/>
          <w:rtl w:val="0"/>
        </w:rPr>
        <w:t xml:space="preserve">Remove</w:t>
      </w:r>
      <w:r w:rsidDel="00000000" w:rsidR="00000000" w:rsidRPr="00000000">
        <w:rPr>
          <w:rtl w:val="0"/>
        </w:rPr>
        <w:t xml:space="preserve">” option </w:t>
      </w:r>
    </w:p>
    <w:p w:rsidR="00000000" w:rsidDel="00000000" w:rsidP="00000000" w:rsidRDefault="00000000" w:rsidRPr="00000000" w14:paraId="00000D14">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The Commissioner cannot remove themselves from the League.</w:t>
      </w:r>
    </w:p>
    <w:p w:rsidR="00000000" w:rsidDel="00000000" w:rsidP="00000000" w:rsidRDefault="00000000" w:rsidRPr="00000000" w14:paraId="00000D15">
      <w:pPr>
        <w:pStyle w:val="Heading5"/>
        <w:widowControl w:val="0"/>
        <w:numPr>
          <w:ilvl w:val="1"/>
          <w:numId w:val="51"/>
        </w:numPr>
        <w:spacing w:after="0" w:lineRule="auto"/>
        <w:ind w:left="1440" w:hanging="360"/>
      </w:pPr>
      <w:bookmarkStart w:colFirst="0" w:colLast="0" w:name="_raya86putsic" w:id="76"/>
      <w:bookmarkEnd w:id="76"/>
      <w:r w:rsidDel="00000000" w:rsidR="00000000" w:rsidRPr="00000000">
        <w:rPr>
          <w:rtl w:val="0"/>
        </w:rPr>
        <w:t xml:space="preserve">Remove Member Action</w:t>
      </w:r>
    </w:p>
    <w:p w:rsidR="00000000" w:rsidDel="00000000" w:rsidP="00000000" w:rsidRDefault="00000000" w:rsidRPr="00000000" w14:paraId="00000D16">
      <w:pPr>
        <w:widowControl w:val="0"/>
        <w:numPr>
          <w:ilvl w:val="2"/>
          <w:numId w:val="51"/>
        </w:numPr>
        <w:spacing w:after="0" w:lineRule="auto"/>
        <w:ind w:left="2160" w:hanging="360"/>
      </w:pPr>
      <w:r w:rsidDel="00000000" w:rsidR="00000000" w:rsidRPr="00000000">
        <w:rPr>
          <w:rtl w:val="0"/>
        </w:rPr>
        <w:t xml:space="preserve">The Remove button must appear next to each member except : </w:t>
      </w:r>
    </w:p>
    <w:p w:rsidR="00000000" w:rsidDel="00000000" w:rsidP="00000000" w:rsidRDefault="00000000" w:rsidRPr="00000000" w14:paraId="00000D17">
      <w:pPr>
        <w:widowControl w:val="0"/>
        <w:numPr>
          <w:ilvl w:val="3"/>
          <w:numId w:val="51"/>
        </w:numPr>
        <w:spacing w:after="0" w:lineRule="auto"/>
        <w:ind w:left="2880" w:hanging="360"/>
      </w:pPr>
      <w:r w:rsidDel="00000000" w:rsidR="00000000" w:rsidRPr="00000000">
        <w:rPr>
          <w:rtl w:val="0"/>
        </w:rPr>
        <w:t xml:space="preserve">Commissioner</w:t>
      </w:r>
    </w:p>
    <w:p w:rsidR="00000000" w:rsidDel="00000000" w:rsidP="00000000" w:rsidRDefault="00000000" w:rsidRPr="00000000" w14:paraId="00000D18">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Members when the league is </w:t>
      </w:r>
      <w:r w:rsidDel="00000000" w:rsidR="00000000" w:rsidRPr="00000000">
        <w:rPr>
          <w:rtl w:val="0"/>
        </w:rPr>
        <w:t xml:space="preserve">already </w:t>
      </w:r>
      <w:commentRangeStart w:id="87"/>
      <w:commentRangeStart w:id="88"/>
      <w:r w:rsidDel="00000000" w:rsidR="00000000" w:rsidRPr="00000000">
        <w:rPr>
          <w:strike w:val="1"/>
          <w:rtl w:val="0"/>
        </w:rPr>
        <w:t xml:space="preserve">Already</w:t>
      </w:r>
      <w:commentRangeEnd w:id="87"/>
      <w:r w:rsidDel="00000000" w:rsidR="00000000" w:rsidRPr="00000000">
        <w:commentReference w:id="87"/>
      </w:r>
      <w:commentRangeEnd w:id="88"/>
      <w:r w:rsidDel="00000000" w:rsidR="00000000" w:rsidRPr="00000000">
        <w:commentReference w:id="88"/>
      </w:r>
      <w:r w:rsidDel="00000000" w:rsidR="00000000" w:rsidRPr="00000000">
        <w:rPr>
          <w:rtl w:val="0"/>
        </w:rPr>
        <w:t xml:space="preserve">   Active &amp; matchup is in-progress.</w:t>
      </w:r>
    </w:p>
    <w:p w:rsidR="00000000" w:rsidDel="00000000" w:rsidP="00000000" w:rsidRDefault="00000000" w:rsidRPr="00000000" w14:paraId="00000D19">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When the Commissioner taps Remove,the system must display a confirmation message.</w:t>
      </w:r>
    </w:p>
    <w:p w:rsidR="00000000" w:rsidDel="00000000" w:rsidP="00000000" w:rsidRDefault="00000000" w:rsidRPr="00000000" w14:paraId="00000D1A">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Example : </w:t>
      </w:r>
    </w:p>
    <w:p w:rsidR="00000000" w:rsidDel="00000000" w:rsidP="00000000" w:rsidRDefault="00000000" w:rsidRPr="00000000" w14:paraId="00000D1B">
      <w:pPr>
        <w:keepNext w:val="0"/>
        <w:keepLines w:val="0"/>
        <w:pageBreakBefore w:val="0"/>
        <w:widowControl w:val="0"/>
        <w:numPr>
          <w:ilvl w:val="4"/>
          <w:numId w:val="51"/>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pPr>
      <w:r w:rsidDel="00000000" w:rsidR="00000000" w:rsidRPr="00000000">
        <w:rPr>
          <w:rtl w:val="0"/>
        </w:rPr>
        <w:t xml:space="preserve">Remove Member - Title </w:t>
      </w:r>
    </w:p>
    <w:p w:rsidR="00000000" w:rsidDel="00000000" w:rsidP="00000000" w:rsidRDefault="00000000" w:rsidRPr="00000000" w14:paraId="00000D1C">
      <w:pPr>
        <w:keepNext w:val="0"/>
        <w:keepLines w:val="0"/>
        <w:pageBreakBefore w:val="0"/>
        <w:widowControl w:val="0"/>
        <w:numPr>
          <w:ilvl w:val="4"/>
          <w:numId w:val="51"/>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pPr>
      <w:r w:rsidDel="00000000" w:rsidR="00000000" w:rsidRPr="00000000">
        <w:rPr>
          <w:rtl w:val="0"/>
        </w:rPr>
        <w:t xml:space="preserve">Are you sure you want to remove this player from the league?</w:t>
      </w:r>
    </w:p>
    <w:p w:rsidR="00000000" w:rsidDel="00000000" w:rsidP="00000000" w:rsidRDefault="00000000" w:rsidRPr="00000000" w14:paraId="00000D1D">
      <w:pPr>
        <w:keepNext w:val="0"/>
        <w:keepLines w:val="0"/>
        <w:pageBreakBefore w:val="0"/>
        <w:widowControl w:val="0"/>
        <w:numPr>
          <w:ilvl w:val="4"/>
          <w:numId w:val="51"/>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pPr>
      <w:r w:rsidDel="00000000" w:rsidR="00000000" w:rsidRPr="00000000">
        <w:rPr>
          <w:rtl w:val="0"/>
        </w:rPr>
        <w:t xml:space="preserve">This will free up a team slot.</w:t>
      </w:r>
    </w:p>
    <w:p w:rsidR="00000000" w:rsidDel="00000000" w:rsidP="00000000" w:rsidRDefault="00000000" w:rsidRPr="00000000" w14:paraId="00000D1E">
      <w:pPr>
        <w:keepNext w:val="0"/>
        <w:keepLines w:val="0"/>
        <w:pageBreakBefore w:val="0"/>
        <w:widowControl w:val="0"/>
        <w:numPr>
          <w:ilvl w:val="4"/>
          <w:numId w:val="51"/>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pPr>
      <w:r w:rsidDel="00000000" w:rsidR="00000000" w:rsidRPr="00000000">
        <w:rPr>
          <w:rtl w:val="0"/>
        </w:rPr>
        <w:t xml:space="preserve">[Cancel]     [Remove]</w:t>
      </w:r>
    </w:p>
    <w:p w:rsidR="00000000" w:rsidDel="00000000" w:rsidP="00000000" w:rsidRDefault="00000000" w:rsidRPr="00000000" w14:paraId="00000D1F">
      <w:pPr>
        <w:widowControl w:val="0"/>
        <w:numPr>
          <w:ilvl w:val="2"/>
          <w:numId w:val="51"/>
        </w:numPr>
        <w:spacing w:after="0" w:lineRule="auto"/>
        <w:ind w:left="2160" w:hanging="360"/>
        <w:rPr>
          <w:b w:val="1"/>
          <w:bCs w:val="1"/>
        </w:rPr>
      </w:pPr>
      <w:r w:rsidDel="00000000" w:rsidR="00000000" w:rsidRPr="00000000">
        <w:rPr>
          <w:b w:val="1"/>
          <w:bCs w:val="1"/>
          <w:rtl w:val="0"/>
        </w:rPr>
        <w:t xml:space="preserve">System Behavior After Removal </w:t>
      </w:r>
    </w:p>
    <w:p w:rsidR="00000000" w:rsidDel="00000000" w:rsidP="00000000" w:rsidRDefault="00000000" w:rsidRPr="00000000" w14:paraId="00000D20">
      <w:pPr>
        <w:widowControl w:val="0"/>
        <w:numPr>
          <w:ilvl w:val="3"/>
          <w:numId w:val="51"/>
        </w:numPr>
        <w:spacing w:after="0" w:lineRule="auto"/>
        <w:ind w:left="2880" w:hanging="360"/>
        <w:rPr/>
      </w:pPr>
      <w:r w:rsidDel="00000000" w:rsidR="00000000" w:rsidRPr="00000000">
        <w:rPr>
          <w:rtl w:val="0"/>
        </w:rPr>
        <w:t xml:space="preserve">If the commissioner confirms removal,the system must : </w:t>
      </w:r>
    </w:p>
    <w:p w:rsidR="00000000" w:rsidDel="00000000" w:rsidP="00000000" w:rsidRDefault="00000000" w:rsidRPr="00000000" w14:paraId="00000D21">
      <w:pPr>
        <w:widowControl w:val="0"/>
        <w:numPr>
          <w:ilvl w:val="4"/>
          <w:numId w:val="51"/>
        </w:numPr>
        <w:spacing w:after="0" w:lineRule="auto"/>
        <w:ind w:left="3600" w:hanging="360"/>
        <w:rPr>
          <w:u w:val="none"/>
        </w:rPr>
      </w:pPr>
      <w:r w:rsidDel="00000000" w:rsidR="00000000" w:rsidRPr="00000000">
        <w:rPr>
          <w:rtl w:val="0"/>
        </w:rPr>
        <w:t xml:space="preserve">Remove the user from the league participant list</w:t>
      </w:r>
    </w:p>
    <w:p w:rsidR="00000000" w:rsidDel="00000000" w:rsidP="00000000" w:rsidRDefault="00000000" w:rsidRPr="00000000" w14:paraId="00000D22">
      <w:pPr>
        <w:widowControl w:val="0"/>
        <w:numPr>
          <w:ilvl w:val="4"/>
          <w:numId w:val="51"/>
        </w:numPr>
        <w:spacing w:after="0" w:lineRule="auto"/>
        <w:ind w:left="3600" w:hanging="360"/>
        <w:rPr>
          <w:u w:val="none"/>
        </w:rPr>
      </w:pPr>
      <w:r w:rsidDel="00000000" w:rsidR="00000000" w:rsidRPr="00000000">
        <w:rPr>
          <w:rtl w:val="0"/>
        </w:rPr>
        <w:t xml:space="preserve">Free one team slot</w:t>
      </w:r>
    </w:p>
    <w:p w:rsidR="00000000" w:rsidDel="00000000" w:rsidP="00000000" w:rsidRDefault="00000000" w:rsidRPr="00000000" w14:paraId="00000D23">
      <w:pPr>
        <w:widowControl w:val="0"/>
        <w:numPr>
          <w:ilvl w:val="4"/>
          <w:numId w:val="51"/>
        </w:numPr>
        <w:spacing w:after="0" w:lineRule="auto"/>
        <w:ind w:left="3600" w:hanging="360"/>
        <w:rPr>
          <w:u w:val="none"/>
        </w:rPr>
      </w:pPr>
      <w:r w:rsidDel="00000000" w:rsidR="00000000" w:rsidRPr="00000000">
        <w:rPr>
          <w:rtl w:val="0"/>
        </w:rPr>
        <w:t xml:space="preserve">Update Teams Joined count</w:t>
      </w:r>
      <w:r w:rsidDel="00000000" w:rsidR="00000000" w:rsidRPr="00000000">
        <w:rPr>
          <w:rFonts w:ascii="Courier New" w:cs="Courier New" w:eastAsia="Courier New" w:hAnsi="Courier New"/>
          <w:color w:val="0d0d0d"/>
          <w:sz w:val="21"/>
          <w:szCs w:val="21"/>
          <w:shd w:fill="f9f9f9" w:val="clear"/>
          <w:rtl w:val="0"/>
        </w:rPr>
        <w:t xml:space="preserve"> </w:t>
      </w:r>
      <w:r w:rsidDel="00000000" w:rsidR="00000000" w:rsidRPr="00000000">
        <w:rPr>
          <w:rtl w:val="0"/>
        </w:rPr>
      </w:r>
    </w:p>
    <w:p w:rsidR="00000000" w:rsidDel="00000000" w:rsidP="00000000" w:rsidRDefault="00000000" w:rsidRPr="00000000" w14:paraId="00000D24">
      <w:pPr>
        <w:widowControl w:val="0"/>
        <w:numPr>
          <w:ilvl w:val="4"/>
          <w:numId w:val="51"/>
        </w:numPr>
        <w:spacing w:after="0" w:lineRule="auto"/>
        <w:ind w:left="3600" w:hanging="360"/>
        <w:rPr>
          <w:u w:val="none"/>
        </w:rPr>
      </w:pPr>
      <w:r w:rsidDel="00000000" w:rsidR="00000000" w:rsidRPr="00000000">
        <w:rPr>
          <w:rFonts w:ascii="Arial Unicode MS" w:cs="Arial Unicode MS" w:eastAsia="Arial Unicode MS" w:hAnsi="Arial Unicode MS"/>
          <w:rtl w:val="0"/>
        </w:rPr>
        <w:t xml:space="preserve">The league must also be removed from “Leagues  → My Leagues” for the User.</w:t>
      </w:r>
    </w:p>
    <w:p w:rsidR="00000000" w:rsidDel="00000000" w:rsidP="00000000" w:rsidRDefault="00000000" w:rsidRPr="00000000" w14:paraId="00000D25">
      <w:pPr>
        <w:widowControl w:val="0"/>
        <w:numPr>
          <w:ilvl w:val="2"/>
          <w:numId w:val="51"/>
        </w:numPr>
        <w:spacing w:after="0" w:lineRule="auto"/>
        <w:ind w:left="2160" w:hanging="360"/>
        <w:rPr>
          <w:b w:val="1"/>
          <w:bCs w:val="1"/>
        </w:rPr>
      </w:pPr>
      <w:r w:rsidDel="00000000" w:rsidR="00000000" w:rsidRPr="00000000">
        <w:rPr>
          <w:b w:val="1"/>
          <w:bCs w:val="1"/>
          <w:rtl w:val="0"/>
        </w:rPr>
        <w:t xml:space="preserve">Member Notification</w:t>
      </w:r>
    </w:p>
    <w:p w:rsidR="00000000" w:rsidDel="00000000" w:rsidP="00000000" w:rsidRDefault="00000000" w:rsidRPr="00000000" w14:paraId="00000D26">
      <w:pPr>
        <w:widowControl w:val="0"/>
        <w:numPr>
          <w:ilvl w:val="3"/>
          <w:numId w:val="51"/>
        </w:numPr>
        <w:spacing w:after="0" w:lineRule="auto"/>
        <w:ind w:left="2880" w:hanging="360"/>
        <w:rPr/>
      </w:pPr>
      <w:r w:rsidDel="00000000" w:rsidR="00000000" w:rsidRPr="00000000">
        <w:rPr>
          <w:rtl w:val="0"/>
        </w:rPr>
        <w:t xml:space="preserve">The removed user must receive a notification</w:t>
      </w:r>
    </w:p>
    <w:p w:rsidR="00000000" w:rsidDel="00000000" w:rsidP="00000000" w:rsidRDefault="00000000" w:rsidRPr="00000000" w14:paraId="00000D27">
      <w:pPr>
        <w:widowControl w:val="0"/>
        <w:numPr>
          <w:ilvl w:val="1"/>
          <w:numId w:val="51"/>
        </w:numPr>
        <w:spacing w:after="0" w:lineRule="auto"/>
        <w:ind w:left="1440" w:hanging="360"/>
        <w:rPr>
          <w:b w:val="1"/>
          <w:bCs w:val="1"/>
        </w:rPr>
      </w:pPr>
      <w:r w:rsidDel="00000000" w:rsidR="00000000" w:rsidRPr="00000000">
        <w:rPr>
          <w:b w:val="1"/>
          <w:bCs w:val="1"/>
          <w:rtl w:val="0"/>
        </w:rPr>
        <w:t xml:space="preserve">League Join Availability</w:t>
      </w:r>
    </w:p>
    <w:p w:rsidR="00000000" w:rsidDel="00000000" w:rsidP="00000000" w:rsidRDefault="00000000" w:rsidRPr="00000000" w14:paraId="00000D28">
      <w:pPr>
        <w:widowControl w:val="0"/>
        <w:numPr>
          <w:ilvl w:val="2"/>
          <w:numId w:val="51"/>
        </w:numPr>
        <w:spacing w:after="0" w:lineRule="auto"/>
        <w:ind w:left="2160" w:hanging="360"/>
        <w:rPr/>
      </w:pPr>
      <w:r w:rsidDel="00000000" w:rsidR="00000000" w:rsidRPr="00000000">
        <w:rPr>
          <w:rtl w:val="0"/>
        </w:rPr>
        <w:t xml:space="preserve">After removal : </w:t>
      </w:r>
    </w:p>
    <w:p w:rsidR="00000000" w:rsidDel="00000000" w:rsidP="00000000" w:rsidRDefault="00000000" w:rsidRPr="00000000" w14:paraId="00000D29">
      <w:pPr>
        <w:widowControl w:val="0"/>
        <w:numPr>
          <w:ilvl w:val="3"/>
          <w:numId w:val="51"/>
        </w:numPr>
        <w:spacing w:after="0" w:lineRule="auto"/>
        <w:ind w:left="2880" w:hanging="360"/>
        <w:rPr>
          <w:u w:val="none"/>
        </w:rPr>
      </w:pPr>
      <w:r w:rsidDel="00000000" w:rsidR="00000000" w:rsidRPr="00000000">
        <w:rPr>
          <w:rtl w:val="0"/>
        </w:rPr>
        <w:t xml:space="preserve">The system must reopen the vacant slot.</w:t>
      </w:r>
    </w:p>
    <w:p w:rsidR="00000000" w:rsidDel="00000000" w:rsidP="00000000" w:rsidRDefault="00000000" w:rsidRPr="00000000" w14:paraId="00000D2A">
      <w:pPr>
        <w:widowControl w:val="0"/>
        <w:numPr>
          <w:ilvl w:val="3"/>
          <w:numId w:val="51"/>
        </w:numPr>
        <w:spacing w:after="0" w:lineRule="auto"/>
        <w:ind w:left="2880" w:hanging="360"/>
        <w:rPr>
          <w:u w:val="none"/>
        </w:rPr>
      </w:pPr>
      <w:r w:rsidDel="00000000" w:rsidR="00000000" w:rsidRPr="00000000">
        <w:rPr>
          <w:rtl w:val="0"/>
        </w:rPr>
        <w:t xml:space="preserve">The commissioner can send new invitations to fill the slot.</w:t>
      </w:r>
    </w:p>
    <w:p w:rsidR="00000000" w:rsidDel="00000000" w:rsidP="00000000" w:rsidRDefault="00000000" w:rsidRPr="00000000" w14:paraId="00000D2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Commissioner Management Actions</w:t>
      </w:r>
    </w:p>
    <w:p w:rsidR="00000000" w:rsidDel="00000000" w:rsidP="00000000" w:rsidRDefault="00000000" w:rsidRPr="00000000" w14:paraId="00000D2C">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 commissioner must be able to : </w:t>
      </w:r>
    </w:p>
    <w:p w:rsidR="00000000" w:rsidDel="00000000" w:rsidP="00000000" w:rsidRDefault="00000000" w:rsidRPr="00000000" w14:paraId="00000D2D">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Invite Members (</w:t>
      </w:r>
      <w:hyperlink w:anchor="_ptbibgkovabw">
        <w:r w:rsidDel="00000000" w:rsidR="00000000" w:rsidRPr="00000000">
          <w:rPr>
            <w:color w:val="1155cc"/>
            <w:u w:val="single"/>
            <w:rtl w:val="0"/>
          </w:rPr>
          <w:t xml:space="preserve">Post Private League creation - Section 2</w:t>
        </w:r>
      </w:hyperlink>
      <w:r w:rsidDel="00000000" w:rsidR="00000000" w:rsidRPr="00000000">
        <w:rPr>
          <w:rtl w:val="0"/>
        </w:rPr>
        <w:t xml:space="preserve"> )</w:t>
      </w:r>
    </w:p>
    <w:p w:rsidR="00000000" w:rsidDel="00000000" w:rsidP="00000000" w:rsidRDefault="00000000" w:rsidRPr="00000000" w14:paraId="00000D2E">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View Members ( </w:t>
      </w:r>
      <w:hyperlink w:anchor="_srcemhwoxpf1">
        <w:r w:rsidDel="00000000" w:rsidR="00000000" w:rsidRPr="00000000">
          <w:rPr>
            <w:color w:val="1155cc"/>
            <w:u w:val="single"/>
            <w:rtl w:val="0"/>
          </w:rPr>
          <w:t xml:space="preserve">League Roster - Section 4</w:t>
        </w:r>
      </w:hyperlink>
      <w:r w:rsidDel="00000000" w:rsidR="00000000" w:rsidRPr="00000000">
        <w:rPr>
          <w:rtl w:val="0"/>
        </w:rPr>
        <w:t xml:space="preserve">) </w:t>
      </w:r>
    </w:p>
    <w:p w:rsidR="00000000" w:rsidDel="00000000" w:rsidP="00000000" w:rsidRDefault="00000000" w:rsidRPr="00000000" w14:paraId="00000D2F">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Remove Member (</w:t>
      </w:r>
      <w:hyperlink w:anchor="_3xiow3h8db01">
        <w:r w:rsidDel="00000000" w:rsidR="00000000" w:rsidRPr="00000000">
          <w:rPr>
            <w:color w:val="1155cc"/>
            <w:u w:val="single"/>
            <w:rtl w:val="0"/>
          </w:rPr>
          <w:t xml:space="preserve">before League start- Member Removal</w:t>
        </w:r>
      </w:hyperlink>
      <w:r w:rsidDel="00000000" w:rsidR="00000000" w:rsidRPr="00000000">
        <w:rPr>
          <w:rtl w:val="0"/>
        </w:rPr>
        <w:t xml:space="preserve">)</w:t>
      </w:r>
    </w:p>
    <w:p w:rsidR="00000000" w:rsidDel="00000000" w:rsidP="00000000" w:rsidRDefault="00000000" w:rsidRPr="00000000" w14:paraId="00000D30">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View Join  Requests (</w:t>
      </w:r>
      <w:hyperlink w:anchor="_6jnz0zoxixws">
        <w:r w:rsidDel="00000000" w:rsidR="00000000" w:rsidRPr="00000000">
          <w:rPr>
            <w:color w:val="1155cc"/>
            <w:u w:val="single"/>
            <w:rtl w:val="0"/>
          </w:rPr>
          <w:t xml:space="preserve">Pending Requests - Section 3</w:t>
        </w:r>
      </w:hyperlink>
      <w:r w:rsidDel="00000000" w:rsidR="00000000" w:rsidRPr="00000000">
        <w:rPr>
          <w:rtl w:val="0"/>
        </w:rPr>
        <w:t xml:space="preserve"> )</w:t>
      </w:r>
    </w:p>
    <w:p w:rsidR="00000000" w:rsidDel="00000000" w:rsidP="00000000" w:rsidRDefault="00000000" w:rsidRPr="00000000" w14:paraId="00000D31">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Remove Member should be allowed : </w:t>
      </w:r>
    </w:p>
    <w:p w:rsidR="00000000" w:rsidDel="00000000" w:rsidP="00000000" w:rsidRDefault="00000000" w:rsidRPr="00000000" w14:paraId="00000D32">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Removal should be dynamic based on matchup cycle, not league start.</w:t>
      </w:r>
    </w:p>
    <w:p w:rsidR="00000000" w:rsidDel="00000000" w:rsidP="00000000" w:rsidRDefault="00000000" w:rsidRPr="00000000" w14:paraId="00000D33">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User can leave / be removed : </w:t>
      </w:r>
    </w:p>
    <w:p w:rsidR="00000000" w:rsidDel="00000000" w:rsidP="00000000" w:rsidRDefault="00000000" w:rsidRPr="00000000" w14:paraId="00000D34">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If no active week is in progress</w:t>
      </w:r>
    </w:p>
    <w:p w:rsidR="00000000" w:rsidDel="00000000" w:rsidP="00000000" w:rsidRDefault="00000000" w:rsidRPr="00000000" w14:paraId="00000D35">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OR current week’s matchup is already completed (outcome determined)</w:t>
      </w:r>
    </w:p>
    <w:p w:rsidR="00000000" w:rsidDel="00000000" w:rsidP="00000000" w:rsidRDefault="00000000" w:rsidRPr="00000000" w14:paraId="00000D3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Remove Member Restrictions : </w:t>
      </w:r>
    </w:p>
    <w:p w:rsidR="00000000" w:rsidDel="00000000" w:rsidP="00000000" w:rsidRDefault="00000000" w:rsidRPr="00000000" w14:paraId="00000D37">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 Remove Member option must be disabled if : </w:t>
      </w:r>
    </w:p>
    <w:p w:rsidR="00000000" w:rsidDel="00000000" w:rsidP="00000000" w:rsidRDefault="00000000" w:rsidRPr="00000000" w14:paraId="00000D38">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strike w:val="1"/>
        </w:rPr>
      </w:pPr>
      <w:commentRangeStart w:id="89"/>
      <w:commentRangeStart w:id="90"/>
      <w:r w:rsidDel="00000000" w:rsidR="00000000" w:rsidRPr="00000000">
        <w:rPr>
          <w:strike w:val="1"/>
          <w:rtl w:val="0"/>
        </w:rPr>
        <w:t xml:space="preserve">The league has already started.</w:t>
      </w:r>
      <w:commentRangeEnd w:id="89"/>
      <w:r w:rsidDel="00000000" w:rsidR="00000000" w:rsidRPr="00000000">
        <w:commentReference w:id="89"/>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0D39">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During an </w:t>
      </w:r>
      <w:r w:rsidDel="00000000" w:rsidR="00000000" w:rsidRPr="00000000">
        <w:rPr>
          <w:b w:val="1"/>
          <w:bCs w:val="1"/>
          <w:rtl w:val="0"/>
        </w:rPr>
        <w:t xml:space="preserve">active matchup week (before results are finalized)</w:t>
      </w:r>
      <w:r w:rsidDel="00000000" w:rsidR="00000000" w:rsidRPr="00000000">
        <w:rPr>
          <w:rtl w:val="0"/>
        </w:rPr>
      </w:r>
    </w:p>
    <w:p w:rsidR="00000000" w:rsidDel="00000000" w:rsidP="00000000" w:rsidRDefault="00000000" w:rsidRPr="00000000" w14:paraId="00000D3A">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The league status is Active.</w:t>
      </w:r>
    </w:p>
    <w:p w:rsidR="00000000" w:rsidDel="00000000" w:rsidP="00000000" w:rsidRDefault="00000000" w:rsidRPr="00000000" w14:paraId="00000D3B">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The member being viewed is the Commissioner.</w:t>
      </w:r>
    </w:p>
    <w:p w:rsidR="00000000" w:rsidDel="00000000" w:rsidP="00000000" w:rsidRDefault="00000000" w:rsidRPr="00000000" w14:paraId="00000D3C">
      <w:pPr>
        <w:widowControl w:val="0"/>
        <w:spacing w:after="0" w:lineRule="auto"/>
        <w:rPr/>
      </w:pPr>
      <w:r w:rsidDel="00000000" w:rsidR="00000000" w:rsidRPr="00000000">
        <w:rPr>
          <w:rtl w:val="0"/>
        </w:rPr>
      </w:r>
    </w:p>
    <w:tbl>
      <w:tblPr>
        <w:tblStyle w:val="Table53"/>
        <w:tblpPr w:leftFromText="180" w:rightFromText="180" w:topFromText="180" w:bottomFromText="180" w:vertAnchor="text" w:horzAnchor="text" w:tblpX="3075" w:tblpY="0"/>
        <w:tblW w:w="5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2060"/>
        <w:tblGridChange w:id="0">
          <w:tblGrid>
            <w:gridCol w:w="3740"/>
            <w:gridCol w:w="20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D">
            <w:pPr>
              <w:widowControl w:val="0"/>
              <w:spacing w:after="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E">
            <w:pPr>
              <w:widowControl w:val="0"/>
              <w:spacing w:after="0" w:lineRule="auto"/>
              <w:jc w:val="center"/>
              <w:rPr/>
            </w:pPr>
            <w:r w:rsidDel="00000000" w:rsidR="00000000" w:rsidRPr="00000000">
              <w:rPr>
                <w:b w:val="1"/>
                <w:bCs w:val="1"/>
                <w:rtl w:val="0"/>
              </w:rPr>
              <w:t xml:space="preserve">Remove Allowed?</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F">
            <w:pPr>
              <w:widowControl w:val="0"/>
              <w:spacing w:after="0" w:lineRule="auto"/>
              <w:rPr/>
            </w:pPr>
            <w:r w:rsidDel="00000000" w:rsidR="00000000" w:rsidRPr="00000000">
              <w:rPr>
                <w:rtl w:val="0"/>
              </w:rPr>
              <w:t xml:space="preserve">Before league starts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0">
            <w:pPr>
              <w:widowControl w:val="0"/>
              <w:spacing w:after="0" w:lineRule="auto"/>
              <w:jc w:val="center"/>
              <w:rPr/>
            </w:pPr>
            <w:r w:rsidDel="00000000" w:rsidR="00000000" w:rsidRPr="00000000">
              <w:rPr>
                <w:rtl w:val="0"/>
              </w:rPr>
              <w:t xml:space="preserve">Yes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1">
            <w:pPr>
              <w:widowControl w:val="0"/>
              <w:spacing w:after="0" w:lineRule="auto"/>
              <w:rPr/>
            </w:pPr>
            <w:r w:rsidDel="00000000" w:rsidR="00000000" w:rsidRPr="00000000">
              <w:rPr>
                <w:rtl w:val="0"/>
              </w:rPr>
              <w:t xml:space="preserve">League started, Week not started yet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2">
            <w:pPr>
              <w:widowControl w:val="0"/>
              <w:spacing w:after="0" w:lineRule="auto"/>
              <w:jc w:val="center"/>
              <w:rPr/>
            </w:pPr>
            <w:r w:rsidDel="00000000" w:rsidR="00000000" w:rsidRPr="00000000">
              <w:rPr>
                <w:rtl w:val="0"/>
              </w:rPr>
              <w:t xml:space="preserve">Yes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3">
            <w:pPr>
              <w:widowControl w:val="0"/>
              <w:spacing w:after="0" w:lineRule="auto"/>
              <w:rPr/>
            </w:pPr>
            <w:r w:rsidDel="00000000" w:rsidR="00000000" w:rsidRPr="00000000">
              <w:rPr>
                <w:rtl w:val="0"/>
              </w:rPr>
              <w:t xml:space="preserve">Week in progress (matches ongoing)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4">
            <w:pPr>
              <w:widowControl w:val="0"/>
              <w:spacing w:after="0" w:lineRule="auto"/>
              <w:jc w:val="center"/>
              <w:rPr/>
            </w:pPr>
            <w:r w:rsidDel="00000000" w:rsidR="00000000" w:rsidRPr="00000000">
              <w:rPr>
                <w:rtl w:val="0"/>
              </w:rPr>
              <w:t xml:space="preserve">No</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5">
            <w:pPr>
              <w:widowControl w:val="0"/>
              <w:spacing w:after="0" w:lineRule="auto"/>
              <w:rPr/>
            </w:pPr>
            <w:r w:rsidDel="00000000" w:rsidR="00000000" w:rsidRPr="00000000">
              <w:rPr>
                <w:rtl w:val="0"/>
              </w:rPr>
              <w:t xml:space="preserve">Week completed (results declared)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6">
            <w:pPr>
              <w:widowControl w:val="0"/>
              <w:spacing w:after="0" w:lineRule="auto"/>
              <w:jc w:val="center"/>
              <w:rPr/>
            </w:pPr>
            <w:r w:rsidDel="00000000" w:rsidR="00000000" w:rsidRPr="00000000">
              <w:rPr>
                <w:rtl w:val="0"/>
              </w:rPr>
              <w:t xml:space="preserve">Yes</w:t>
            </w:r>
          </w:p>
        </w:tc>
      </w:tr>
    </w:tbl>
    <w:p w:rsidR="00000000" w:rsidDel="00000000" w:rsidP="00000000" w:rsidRDefault="00000000" w:rsidRPr="00000000" w14:paraId="00000D47">
      <w:pPr>
        <w:widowControl w:val="0"/>
        <w:spacing w:after="0" w:lineRule="auto"/>
        <w:rPr/>
      </w:pPr>
      <w:r w:rsidDel="00000000" w:rsidR="00000000" w:rsidRPr="00000000">
        <w:rPr>
          <w:rtl w:val="0"/>
        </w:rPr>
      </w:r>
    </w:p>
    <w:p w:rsidR="00000000" w:rsidDel="00000000" w:rsidP="00000000" w:rsidRDefault="00000000" w:rsidRPr="00000000" w14:paraId="00000D48">
      <w:pPr>
        <w:widowControl w:val="0"/>
        <w:spacing w:after="0" w:lineRule="auto"/>
        <w:rPr/>
      </w:pPr>
      <w:r w:rsidDel="00000000" w:rsidR="00000000" w:rsidRPr="00000000">
        <w:rPr>
          <w:rtl w:val="0"/>
        </w:rPr>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D51">
      <w:pPr>
        <w:pStyle w:val="Heading6"/>
        <w:widowControl w:val="0"/>
        <w:numPr>
          <w:ilvl w:val="0"/>
          <w:numId w:val="51"/>
        </w:numPr>
        <w:spacing w:after="0" w:lineRule="auto"/>
        <w:ind w:left="720" w:hanging="360"/>
        <w:rPr/>
      </w:pPr>
      <w:bookmarkStart w:colFirst="0" w:colLast="0" w:name="_8u15prywyx5j" w:id="77"/>
      <w:bookmarkEnd w:id="77"/>
      <w:r w:rsidDel="00000000" w:rsidR="00000000" w:rsidRPr="00000000">
        <w:rPr>
          <w:rtl w:val="0"/>
        </w:rPr>
        <w:t xml:space="preserve">Assign Co-Commissioner for League Management</w:t>
      </w:r>
    </w:p>
    <w:p w:rsidR="00000000" w:rsidDel="00000000" w:rsidP="00000000" w:rsidRDefault="00000000" w:rsidRPr="00000000" w14:paraId="00000D52">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 League Commissioner must be able to promote an existing league member to the role of Co-Commissioner.</w:t>
      </w:r>
    </w:p>
    <w:p w:rsidR="00000000" w:rsidDel="00000000" w:rsidP="00000000" w:rsidRDefault="00000000" w:rsidRPr="00000000" w14:paraId="00000D53">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Assign Co-commissioner Option</w:t>
      </w:r>
    </w:p>
    <w:p w:rsidR="00000000" w:rsidDel="00000000" w:rsidP="00000000" w:rsidRDefault="00000000" w:rsidRPr="00000000" w14:paraId="00000D54">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Under the Roster Module / Screen, in the Actions section for each user, there must be an option called “Assign Co-Commissioner.”</w:t>
      </w:r>
    </w:p>
    <w:p w:rsidR="00000000" w:rsidDel="00000000" w:rsidP="00000000" w:rsidRDefault="00000000" w:rsidRPr="00000000" w14:paraId="00000D55">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This “Assign Co-Commissioner” option must be visible only to the Commissioner of the League.</w:t>
      </w:r>
    </w:p>
    <w:p w:rsidR="00000000" w:rsidDel="00000000" w:rsidP="00000000" w:rsidRDefault="00000000" w:rsidRPr="00000000" w14:paraId="00000D56">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Confirmation Dialog</w:t>
      </w:r>
    </w:p>
    <w:p w:rsidR="00000000" w:rsidDel="00000000" w:rsidP="00000000" w:rsidRDefault="00000000" w:rsidRPr="00000000" w14:paraId="00000D57">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When the Commissioner selects Assign Co-Commissioner, the system must display a confirmation dialog.</w:t>
      </w:r>
    </w:p>
    <w:p w:rsidR="00000000" w:rsidDel="00000000" w:rsidP="00000000" w:rsidRDefault="00000000" w:rsidRPr="00000000" w14:paraId="00000D58">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Title: Assign Co-Commissioner</w:t>
      </w:r>
    </w:p>
    <w:p w:rsidR="00000000" w:rsidDel="00000000" w:rsidP="00000000" w:rsidRDefault="00000000" w:rsidRPr="00000000" w14:paraId="00000D59">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Message:“Are you sure you want to promote this member to Co-Commissioner?  Co-Commissioners can help manage league members and invitations.”</w:t>
      </w:r>
    </w:p>
    <w:p w:rsidR="00000000" w:rsidDel="00000000" w:rsidP="00000000" w:rsidRDefault="00000000" w:rsidRPr="00000000" w14:paraId="00000D5A">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Options: Cancel   &amp;   Confirm</w:t>
      </w:r>
    </w:p>
    <w:p w:rsidR="00000000" w:rsidDel="00000000" w:rsidP="00000000" w:rsidRDefault="00000000" w:rsidRPr="00000000" w14:paraId="00000D5B">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Co-commissioner Limit</w:t>
      </w:r>
    </w:p>
    <w:p w:rsidR="00000000" w:rsidDel="00000000" w:rsidP="00000000" w:rsidRDefault="00000000" w:rsidRPr="00000000" w14:paraId="00000D5C">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The maximum number of Co-Commissioners allowed for any league is two (2).</w:t>
      </w:r>
    </w:p>
    <w:p w:rsidR="00000000" w:rsidDel="00000000" w:rsidP="00000000" w:rsidRDefault="00000000" w:rsidRPr="00000000" w14:paraId="00000D5D">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Once this limit is reached, the “Assign Co-Commissioner” option must no longer be visible for other users.</w:t>
      </w:r>
    </w:p>
    <w:p w:rsidR="00000000" w:rsidDel="00000000" w:rsidP="00000000" w:rsidRDefault="00000000" w:rsidRPr="00000000" w14:paraId="00000D5E">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Co-commissioner Actions</w:t>
      </w:r>
    </w:p>
    <w:p w:rsidR="00000000" w:rsidDel="00000000" w:rsidP="00000000" w:rsidRDefault="00000000" w:rsidRPr="00000000" w14:paraId="00000D5F">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rtl w:val="0"/>
        </w:rPr>
        <w:t xml:space="preserve">A Co-Commissioner act as a secondary administrator who can help manage league operations such as : </w:t>
      </w:r>
    </w:p>
    <w:p w:rsidR="00000000" w:rsidDel="00000000" w:rsidP="00000000" w:rsidRDefault="00000000" w:rsidRPr="00000000" w14:paraId="00000D60">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Approving or denying join requests (for private leagues).</w:t>
      </w:r>
    </w:p>
    <w:p w:rsidR="00000000" w:rsidDel="00000000" w:rsidP="00000000" w:rsidRDefault="00000000" w:rsidRPr="00000000" w14:paraId="00000D61">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Removing users from the league mid-season (with the option to provide an optional reason).</w:t>
      </w:r>
    </w:p>
    <w:p w:rsidR="00000000" w:rsidDel="00000000" w:rsidP="00000000" w:rsidRDefault="00000000" w:rsidRPr="00000000" w14:paraId="00000D62">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Managing league communications (non-rule changes).</w:t>
      </w:r>
    </w:p>
    <w:p w:rsidR="00000000" w:rsidDel="00000000" w:rsidP="00000000" w:rsidRDefault="00000000" w:rsidRPr="00000000" w14:paraId="00000D63">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Editing league settings only prior to the start of the league season.</w:t>
      </w:r>
    </w:p>
    <w:p w:rsidR="00000000" w:rsidDel="00000000" w:rsidP="00000000" w:rsidRDefault="00000000" w:rsidRPr="00000000" w14:paraId="00000D64">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color w:val="9900ff"/>
        </w:rPr>
      </w:pPr>
      <w:r w:rsidDel="00000000" w:rsidR="00000000" w:rsidRPr="00000000">
        <w:rPr>
          <w:color w:val="9900ff"/>
          <w:rtl w:val="0"/>
        </w:rPr>
        <w:t xml:space="preserve">Performing a commissioner transfer if needed.</w:t>
      </w:r>
    </w:p>
    <w:p w:rsidR="00000000" w:rsidDel="00000000" w:rsidP="00000000" w:rsidRDefault="00000000" w:rsidRPr="00000000" w14:paraId="00000D65">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Un-Assign Co-commissioner Option </w:t>
      </w:r>
    </w:p>
    <w:p w:rsidR="00000000" w:rsidDel="00000000" w:rsidP="00000000" w:rsidRDefault="00000000" w:rsidRPr="00000000" w14:paraId="00000D66">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For members who have been assigned the Co-Commissioner role, an option called “Unassign Co-Commissioner” must be available.</w:t>
      </w:r>
    </w:p>
    <w:p w:rsidR="00000000" w:rsidDel="00000000" w:rsidP="00000000" w:rsidRDefault="00000000" w:rsidRPr="00000000" w14:paraId="00000D67">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This option must be visible only to the League Commissioner.</w:t>
      </w:r>
    </w:p>
    <w:p w:rsidR="00000000" w:rsidDel="00000000" w:rsidP="00000000" w:rsidRDefault="00000000" w:rsidRPr="00000000" w14:paraId="00000D68">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When the Commissioner selects an Unassign Co-Commissioner, the system must remove the role from that user.</w:t>
      </w:r>
    </w:p>
    <w:p w:rsidR="00000000" w:rsidDel="00000000" w:rsidP="00000000" w:rsidRDefault="00000000" w:rsidRPr="00000000" w14:paraId="00000D69">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After removal : </w:t>
      </w:r>
    </w:p>
    <w:p w:rsidR="00000000" w:rsidDel="00000000" w:rsidP="00000000" w:rsidRDefault="00000000" w:rsidRPr="00000000" w14:paraId="00000D6A">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The member’s role must revert to Regular member.</w:t>
      </w:r>
    </w:p>
    <w:p w:rsidR="00000000" w:rsidDel="00000000" w:rsidP="00000000" w:rsidRDefault="00000000" w:rsidRPr="00000000" w14:paraId="00000D6B">
      <w:pPr>
        <w:pStyle w:val="Heading6"/>
        <w:widowControl w:val="0"/>
        <w:numPr>
          <w:ilvl w:val="0"/>
          <w:numId w:val="51"/>
        </w:numPr>
        <w:spacing w:after="0" w:lineRule="auto"/>
        <w:ind w:left="720" w:hanging="360"/>
        <w:rPr/>
      </w:pPr>
      <w:bookmarkStart w:colFirst="0" w:colLast="0" w:name="_4dy1qecur3jr" w:id="78"/>
      <w:bookmarkEnd w:id="78"/>
      <w:r w:rsidDel="00000000" w:rsidR="00000000" w:rsidRPr="00000000">
        <w:rPr>
          <w:rtl w:val="0"/>
        </w:rPr>
        <w:t xml:space="preserve">Commissioner Role Transfer </w:t>
      </w:r>
    </w:p>
    <w:p w:rsidR="00000000" w:rsidDel="00000000" w:rsidP="00000000" w:rsidRDefault="00000000" w:rsidRPr="00000000" w14:paraId="00000D6C">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rtl w:val="0"/>
        </w:rPr>
        <w:t xml:space="preserve">This feature allows the league to continue functioning smoothly if the current commissioner no longer wishes to manage the league or wants to delegate full administrative control to another participant.</w:t>
      </w:r>
    </w:p>
    <w:p w:rsidR="00000000" w:rsidDel="00000000" w:rsidP="00000000" w:rsidRDefault="00000000" w:rsidRPr="00000000" w14:paraId="00000D6D">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rtl w:val="0"/>
        </w:rPr>
        <w:t xml:space="preserve">The League Commissioner must have the ability to transfer the Commissioner role to another existing member of the league.</w:t>
      </w:r>
    </w:p>
    <w:p w:rsidR="00000000" w:rsidDel="00000000" w:rsidP="00000000" w:rsidRDefault="00000000" w:rsidRPr="00000000" w14:paraId="00000D6E">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rtl w:val="0"/>
        </w:rPr>
        <w:t xml:space="preserve">The League Commissioner must have the ability to transfer the Commissioner role to another existing member of the league.</w:t>
      </w:r>
    </w:p>
    <w:p w:rsidR="00000000" w:rsidDel="00000000" w:rsidP="00000000" w:rsidRDefault="00000000" w:rsidRPr="00000000" w14:paraId="00000D6F">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Commissioner  Role Transfer Option</w:t>
      </w:r>
    </w:p>
    <w:p w:rsidR="00000000" w:rsidDel="00000000" w:rsidP="00000000" w:rsidRDefault="00000000" w:rsidRPr="00000000" w14:paraId="00000D70">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The Commissioner Role Transfer option must be available within the Actions column for each League Member, the must display the option : “ Transfer Role”</w:t>
      </w:r>
    </w:p>
    <w:p w:rsidR="00000000" w:rsidDel="00000000" w:rsidP="00000000" w:rsidRDefault="00000000" w:rsidRPr="00000000" w14:paraId="00000D71">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This</w:t>
      </w:r>
      <w:r w:rsidDel="00000000" w:rsidR="00000000" w:rsidRPr="00000000">
        <w:rPr>
          <w:rtl w:val="0"/>
        </w:rPr>
        <w:t xml:space="preserve"> Option must be visible only to the current league commissioner.</w:t>
      </w:r>
    </w:p>
    <w:p w:rsidR="00000000" w:rsidDel="00000000" w:rsidP="00000000" w:rsidRDefault="00000000" w:rsidRPr="00000000" w14:paraId="00000D72">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Once the current commissioner chooses the “Role Transfer” then , for the remaining users, the option must no longer be visible for other users.</w:t>
      </w:r>
    </w:p>
    <w:p w:rsidR="00000000" w:rsidDel="00000000" w:rsidP="00000000" w:rsidRDefault="00000000" w:rsidRPr="00000000" w14:paraId="00000D73">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Transfer Role Conditions</w:t>
      </w:r>
    </w:p>
    <w:p w:rsidR="00000000" w:rsidDel="00000000" w:rsidP="00000000" w:rsidRDefault="00000000" w:rsidRPr="00000000" w14:paraId="00000D74">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The commissioner Role Transfer option must be available only if : </w:t>
      </w:r>
    </w:p>
    <w:p w:rsidR="00000000" w:rsidDel="00000000" w:rsidP="00000000" w:rsidRDefault="00000000" w:rsidRPr="00000000" w14:paraId="00000D75">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The selected user is an existing league member.</w:t>
      </w:r>
    </w:p>
    <w:p w:rsidR="00000000" w:rsidDel="00000000" w:rsidP="00000000" w:rsidRDefault="00000000" w:rsidRPr="00000000" w14:paraId="00000D76">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The selected user is not already the commissioner.</w:t>
      </w:r>
    </w:p>
    <w:p w:rsidR="00000000" w:rsidDel="00000000" w:rsidP="00000000" w:rsidRDefault="00000000" w:rsidRPr="00000000" w14:paraId="00000D77">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The league is not completed or archived.</w:t>
      </w:r>
    </w:p>
    <w:p w:rsidR="00000000" w:rsidDel="00000000" w:rsidP="00000000" w:rsidRDefault="00000000" w:rsidRPr="00000000" w14:paraId="00000D78">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Role Transfer Process</w:t>
      </w:r>
    </w:p>
    <w:p w:rsidR="00000000" w:rsidDel="00000000" w:rsidP="00000000" w:rsidRDefault="00000000" w:rsidRPr="00000000" w14:paraId="00000D79">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When the commissioner selects “Transfers Role “ the system must display a confirmation dialog.</w:t>
      </w:r>
    </w:p>
    <w:p w:rsidR="00000000" w:rsidDel="00000000" w:rsidP="00000000" w:rsidRDefault="00000000" w:rsidRPr="00000000" w14:paraId="00000D7A">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Confirmation dialog : </w:t>
      </w:r>
    </w:p>
    <w:p w:rsidR="00000000" w:rsidDel="00000000" w:rsidP="00000000" w:rsidRDefault="00000000" w:rsidRPr="00000000" w14:paraId="00000D7B">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Title  : Transfer Role</w:t>
      </w:r>
    </w:p>
    <w:p w:rsidR="00000000" w:rsidDel="00000000" w:rsidP="00000000" w:rsidRDefault="00000000" w:rsidRPr="00000000" w14:paraId="00000D7C">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Message : “ Are you sure you want to transfer the commissioner role to this member ?  This action will assign them full league administrative control”.</w:t>
      </w:r>
    </w:p>
    <w:p w:rsidR="00000000" w:rsidDel="00000000" w:rsidP="00000000" w:rsidRDefault="00000000" w:rsidRPr="00000000" w14:paraId="00000D7D">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Options : Cancel &amp; Confirm.</w:t>
      </w:r>
    </w:p>
    <w:p w:rsidR="00000000" w:rsidDel="00000000" w:rsidP="00000000" w:rsidRDefault="00000000" w:rsidRPr="00000000" w14:paraId="00000D7E">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System Behavior After Confirmation</w:t>
      </w:r>
    </w:p>
    <w:p w:rsidR="00000000" w:rsidDel="00000000" w:rsidP="00000000" w:rsidRDefault="00000000" w:rsidRPr="00000000" w14:paraId="00000D7F">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When the Commissioner confirms the action, the system must : </w:t>
      </w:r>
    </w:p>
    <w:p w:rsidR="00000000" w:rsidDel="00000000" w:rsidP="00000000" w:rsidRDefault="00000000" w:rsidRPr="00000000" w14:paraId="00000D80">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Assign the selected member as the new League Commissioner.</w:t>
      </w:r>
    </w:p>
    <w:p w:rsidR="00000000" w:rsidDel="00000000" w:rsidP="00000000" w:rsidRDefault="00000000" w:rsidRPr="00000000" w14:paraId="00000D81">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Change the current Commissioner’s role to Member.</w:t>
      </w:r>
    </w:p>
    <w:p w:rsidR="00000000" w:rsidDel="00000000" w:rsidP="00000000" w:rsidRDefault="00000000" w:rsidRPr="00000000" w14:paraId="00000D82">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Update the role labels in the league member List.</w:t>
      </w:r>
    </w:p>
    <w:p w:rsidR="00000000" w:rsidDel="00000000" w:rsidP="00000000" w:rsidRDefault="00000000" w:rsidRPr="00000000" w14:paraId="00000D83">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Log the role transfer activity in the prague activity history.</w:t>
      </w:r>
    </w:p>
    <w:p w:rsidR="00000000" w:rsidDel="00000000" w:rsidP="00000000" w:rsidRDefault="00000000" w:rsidRPr="00000000" w14:paraId="00000D84">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The system must notify both users involved in the role transfer.</w:t>
      </w:r>
    </w:p>
    <w:p w:rsidR="00000000" w:rsidDel="00000000" w:rsidP="00000000" w:rsidRDefault="00000000" w:rsidRPr="00000000" w14:paraId="00000D85">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To  Old commissioner : </w:t>
      </w:r>
    </w:p>
    <w:p w:rsidR="00000000" w:rsidDel="00000000" w:rsidP="00000000" w:rsidRDefault="00000000" w:rsidRPr="00000000" w14:paraId="00000D86">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“The Commissioner role has been successfully transferred to [Username].</w:t>
      </w:r>
    </w:p>
    <w:p w:rsidR="00000000" w:rsidDel="00000000" w:rsidP="00000000" w:rsidRDefault="00000000" w:rsidRPr="00000000" w14:paraId="00000D87">
      <w:pPr>
        <w:widowControl w:val="0"/>
        <w:numPr>
          <w:ilvl w:val="3"/>
          <w:numId w:val="51"/>
        </w:numPr>
        <w:spacing w:after="0" w:lineRule="auto"/>
        <w:ind w:left="2880" w:hanging="360"/>
      </w:pPr>
      <w:r w:rsidDel="00000000" w:rsidR="00000000" w:rsidRPr="00000000">
        <w:rPr>
          <w:rtl w:val="0"/>
        </w:rPr>
        <w:t xml:space="preserve">You are now a Co-Commissioner of the league.</w:t>
      </w:r>
    </w:p>
    <w:p w:rsidR="00000000" w:rsidDel="00000000" w:rsidP="00000000" w:rsidRDefault="00000000" w:rsidRPr="00000000" w14:paraId="00000D88">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To New Commissioner : </w:t>
      </w:r>
    </w:p>
    <w:p w:rsidR="00000000" w:rsidDel="00000000" w:rsidP="00000000" w:rsidRDefault="00000000" w:rsidRPr="00000000" w14:paraId="00000D89">
      <w:pPr>
        <w:keepNext w:val="0"/>
        <w:keepLines w:val="0"/>
        <w:pageBreakBefore w:val="0"/>
        <w:widowControl w:val="0"/>
        <w:numPr>
          <w:ilvl w:val="3"/>
          <w:numId w:val="5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You have been assigned as the Commissioner of the league [League Name].</w:t>
      </w:r>
    </w:p>
    <w:p w:rsidR="00000000" w:rsidDel="00000000" w:rsidP="00000000" w:rsidRDefault="00000000" w:rsidRPr="00000000" w14:paraId="00000D8A">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commentRangeStart w:id="91"/>
      <w:commentRangeStart w:id="92"/>
      <w:r w:rsidDel="00000000" w:rsidR="00000000" w:rsidRPr="00000000">
        <w:rPr>
          <w:rtl w:val="0"/>
        </w:rPr>
        <w:t xml:space="preserve">If the Commissioner chooses to transfer the Commissioner role to an existing Co-Commissioner/member, then that Co-Commissioner will become the new Commissioner of the league.</w:t>
      </w:r>
    </w:p>
    <w:p w:rsidR="00000000" w:rsidDel="00000000" w:rsidP="00000000" w:rsidRDefault="00000000" w:rsidRPr="00000000" w14:paraId="00000D8B">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After the role transfer is completed, the previous Commissioner will be reassigned as a user, provided the maximum limit for Co-Commissioners has not been exceeded.</w:t>
      </w:r>
    </w:p>
    <w:p w:rsidR="00000000" w:rsidDel="00000000" w:rsidP="00000000" w:rsidRDefault="00000000" w:rsidRPr="00000000" w14:paraId="00000D8C">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Since the maximum limit of Co-Commissioners in a league is two (2), transferring the Commissioner role to an existing Co-Commissioner will result in one available slot for a new Co-Commissioner.</w:t>
      </w:r>
    </w:p>
    <w:p w:rsidR="00000000" w:rsidDel="00000000" w:rsidP="00000000" w:rsidRDefault="00000000" w:rsidRPr="00000000" w14:paraId="00000D8D">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Once the role transfer is completed, the new Commissioner must have access to the “Assign Co-Commissioner” option for league members, allowing them to assign another member as a Co-Commissioner if required.</w:t>
      </w:r>
      <w:commentRangeEnd w:id="91"/>
      <w:r w:rsidDel="00000000" w:rsidR="00000000" w:rsidRPr="00000000">
        <w:commentReference w:id="91"/>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D8E">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Restrictions</w:t>
      </w:r>
    </w:p>
    <w:p w:rsidR="00000000" w:rsidDel="00000000" w:rsidP="00000000" w:rsidRDefault="00000000" w:rsidRPr="00000000" w14:paraId="00000D8F">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Only the current commissioner can initiate a role transfer.</w:t>
      </w:r>
    </w:p>
    <w:p w:rsidR="00000000" w:rsidDel="00000000" w:rsidP="00000000" w:rsidRDefault="00000000" w:rsidRPr="00000000" w14:paraId="00000D90">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The commissioner cannot transfer the role to themselves.</w:t>
      </w:r>
    </w:p>
    <w:p w:rsidR="00000000" w:rsidDel="00000000" w:rsidP="00000000" w:rsidRDefault="00000000" w:rsidRPr="00000000" w14:paraId="00000D91">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The league must always have exactly one Commissioner.</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5">
      <w:pPr>
        <w:pStyle w:val="Heading3"/>
        <w:widowControl w:val="0"/>
        <w:spacing w:after="0" w:lineRule="auto"/>
        <w:rPr/>
      </w:pPr>
      <w:bookmarkStart w:colFirst="0" w:colLast="0" w:name="_cg1xxqx5oxab" w:id="79"/>
      <w:bookmarkEnd w:id="79"/>
      <w:r w:rsidDel="00000000" w:rsidR="00000000" w:rsidRPr="00000000">
        <w:rPr>
          <w:rtl w:val="0"/>
        </w:rPr>
        <w:t xml:space="preserve">User story - 1.9 “Private Leagues” Category </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As a user, I want to see available private leagues and request to join them so that I can participate in exclusive leagues with approval from the league commissioner.</w:t>
      </w:r>
    </w:p>
    <w:p w:rsidR="00000000" w:rsidDel="00000000" w:rsidP="00000000" w:rsidRDefault="00000000" w:rsidRPr="00000000" w14:paraId="00000D98">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0D99">
      <w:pPr>
        <w:numPr>
          <w:ilvl w:val="0"/>
          <w:numId w:val="12"/>
        </w:numPr>
        <w:spacing w:after="0" w:afterAutospacing="0"/>
        <w:ind w:left="720" w:hanging="360"/>
        <w:rPr>
          <w:b w:val="1"/>
          <w:bCs w:val="1"/>
          <w:u w:val="none"/>
        </w:rPr>
      </w:pPr>
      <w:r w:rsidDel="00000000" w:rsidR="00000000" w:rsidRPr="00000000">
        <w:rPr>
          <w:b w:val="1"/>
          <w:bCs w:val="1"/>
          <w:rtl w:val="0"/>
        </w:rPr>
        <w:t xml:space="preserve">Preconditions :  </w:t>
      </w:r>
      <w:r w:rsidDel="00000000" w:rsidR="00000000" w:rsidRPr="00000000">
        <w:rPr>
          <w:rtl w:val="0"/>
        </w:rPr>
      </w:r>
    </w:p>
    <w:p w:rsidR="00000000" w:rsidDel="00000000" w:rsidP="00000000" w:rsidRDefault="00000000" w:rsidRPr="00000000" w14:paraId="00000D9A">
      <w:pPr>
        <w:numPr>
          <w:ilvl w:val="1"/>
          <w:numId w:val="12"/>
        </w:numPr>
        <w:spacing w:after="0" w:afterAutospacing="0"/>
        <w:ind w:left="1440" w:hanging="360"/>
      </w:pPr>
      <w:r w:rsidDel="00000000" w:rsidR="00000000" w:rsidRPr="00000000">
        <w:rPr>
          <w:rtl w:val="0"/>
        </w:rPr>
        <w:t xml:space="preserve">Users must be logged into the application.</w:t>
      </w:r>
    </w:p>
    <w:p w:rsidR="00000000" w:rsidDel="00000000" w:rsidP="00000000" w:rsidRDefault="00000000" w:rsidRPr="00000000" w14:paraId="00000D9B">
      <w:pPr>
        <w:numPr>
          <w:ilvl w:val="1"/>
          <w:numId w:val="12"/>
        </w:numPr>
        <w:spacing w:after="0" w:afterAutospacing="0"/>
        <w:ind w:left="1440" w:hanging="360"/>
      </w:pPr>
      <w:r w:rsidDel="00000000" w:rsidR="00000000" w:rsidRPr="00000000">
        <w:rPr>
          <w:rtl w:val="0"/>
        </w:rPr>
        <w:t xml:space="preserve">Private leagues must exist in the system OR an empty state must be displayed.</w:t>
      </w:r>
    </w:p>
    <w:p w:rsidR="00000000" w:rsidDel="00000000" w:rsidP="00000000" w:rsidRDefault="00000000" w:rsidRPr="00000000" w14:paraId="00000D9C">
      <w:pPr>
        <w:numPr>
          <w:ilvl w:val="0"/>
          <w:numId w:val="12"/>
        </w:numPr>
        <w:spacing w:after="0" w:afterAutospacing="0"/>
        <w:ind w:left="720" w:hanging="360"/>
        <w:rPr>
          <w:b w:val="1"/>
          <w:bCs w:val="1"/>
        </w:rPr>
      </w:pPr>
      <w:r w:rsidDel="00000000" w:rsidR="00000000" w:rsidRPr="00000000">
        <w:rPr>
          <w:b w:val="1"/>
          <w:bCs w:val="1"/>
          <w:rtl w:val="0"/>
        </w:rPr>
        <w:t xml:space="preserve">Category Selection</w:t>
      </w:r>
    </w:p>
    <w:p w:rsidR="00000000" w:rsidDel="00000000" w:rsidP="00000000" w:rsidRDefault="00000000" w:rsidRPr="00000000" w14:paraId="00000D9D">
      <w:pPr>
        <w:numPr>
          <w:ilvl w:val="1"/>
          <w:numId w:val="12"/>
        </w:numPr>
        <w:spacing w:after="0" w:afterAutospacing="0"/>
        <w:ind w:left="1440" w:hanging="360"/>
        <w:rPr>
          <w:b w:val="1"/>
          <w:bCs w:val="1"/>
        </w:rPr>
      </w:pPr>
      <w:r w:rsidDel="00000000" w:rsidR="00000000" w:rsidRPr="00000000">
        <w:rPr>
          <w:rtl w:val="0"/>
        </w:rPr>
        <w:t xml:space="preserve">The private Leagues Category allows users to discover and request access to privately created leagues within the F2MX system.</w:t>
      </w:r>
    </w:p>
    <w:p w:rsidR="00000000" w:rsidDel="00000000" w:rsidP="00000000" w:rsidRDefault="00000000" w:rsidRPr="00000000" w14:paraId="00000D9E">
      <w:pPr>
        <w:numPr>
          <w:ilvl w:val="1"/>
          <w:numId w:val="12"/>
        </w:numPr>
        <w:spacing w:after="0" w:afterAutospacing="0"/>
        <w:ind w:left="1440" w:hanging="360"/>
        <w:rPr>
          <w:u w:val="none"/>
        </w:rPr>
      </w:pPr>
      <w:r w:rsidDel="00000000" w:rsidR="00000000" w:rsidRPr="00000000">
        <w:rPr>
          <w:rtl w:val="0"/>
        </w:rPr>
        <w:t xml:space="preserve">Unlike public leagues,users cannot join directly. Instead : </w:t>
      </w:r>
    </w:p>
    <w:p w:rsidR="00000000" w:rsidDel="00000000" w:rsidP="00000000" w:rsidRDefault="00000000" w:rsidRPr="00000000" w14:paraId="00000D9F">
      <w:pPr>
        <w:numPr>
          <w:ilvl w:val="2"/>
          <w:numId w:val="12"/>
        </w:numPr>
        <w:spacing w:after="0" w:afterAutospacing="0"/>
        <w:ind w:left="2160" w:hanging="360"/>
        <w:rPr>
          <w:u w:val="none"/>
        </w:rPr>
      </w:pPr>
      <w:r w:rsidDel="00000000" w:rsidR="00000000" w:rsidRPr="00000000">
        <w:rPr>
          <w:rtl w:val="0"/>
        </w:rPr>
        <w:t xml:space="preserve">Users send a join request</w:t>
      </w:r>
    </w:p>
    <w:p w:rsidR="00000000" w:rsidDel="00000000" w:rsidP="00000000" w:rsidRDefault="00000000" w:rsidRPr="00000000" w14:paraId="00000DA0">
      <w:pPr>
        <w:numPr>
          <w:ilvl w:val="2"/>
          <w:numId w:val="12"/>
        </w:numPr>
        <w:spacing w:after="0" w:afterAutospacing="0"/>
        <w:ind w:left="2160" w:hanging="360"/>
        <w:rPr>
          <w:u w:val="none"/>
        </w:rPr>
      </w:pPr>
      <w:r w:rsidDel="00000000" w:rsidR="00000000" w:rsidRPr="00000000">
        <w:rPr>
          <w:rtl w:val="0"/>
        </w:rPr>
        <w:t xml:space="preserve">The League Commissioner reviews and approves/rejects</w:t>
      </w:r>
    </w:p>
    <w:p w:rsidR="00000000" w:rsidDel="00000000" w:rsidP="00000000" w:rsidRDefault="00000000" w:rsidRPr="00000000" w14:paraId="00000DA1">
      <w:pPr>
        <w:numPr>
          <w:ilvl w:val="1"/>
          <w:numId w:val="12"/>
        </w:numPr>
        <w:spacing w:after="0" w:afterAutospacing="0"/>
        <w:ind w:left="1440" w:hanging="360"/>
        <w:rPr>
          <w:u w:val="none"/>
        </w:rPr>
      </w:pPr>
      <w:r w:rsidDel="00000000" w:rsidR="00000000" w:rsidRPr="00000000">
        <w:rPr>
          <w:rtl w:val="0"/>
        </w:rPr>
        <w:t xml:space="preserve">This ensures : </w:t>
      </w:r>
    </w:p>
    <w:p w:rsidR="00000000" w:rsidDel="00000000" w:rsidP="00000000" w:rsidRDefault="00000000" w:rsidRPr="00000000" w14:paraId="00000DA2">
      <w:pPr>
        <w:numPr>
          <w:ilvl w:val="2"/>
          <w:numId w:val="12"/>
        </w:numPr>
        <w:spacing w:after="0" w:afterAutospacing="0"/>
        <w:ind w:left="2160" w:hanging="360"/>
        <w:rPr>
          <w:u w:val="none"/>
        </w:rPr>
      </w:pPr>
      <w:r w:rsidDel="00000000" w:rsidR="00000000" w:rsidRPr="00000000">
        <w:rPr>
          <w:rtl w:val="0"/>
        </w:rPr>
        <w:t xml:space="preserve">Controlled league access</w:t>
      </w:r>
    </w:p>
    <w:p w:rsidR="00000000" w:rsidDel="00000000" w:rsidP="00000000" w:rsidRDefault="00000000" w:rsidRPr="00000000" w14:paraId="00000DA3">
      <w:pPr>
        <w:numPr>
          <w:ilvl w:val="2"/>
          <w:numId w:val="12"/>
        </w:numPr>
        <w:spacing w:after="0" w:afterAutospacing="0"/>
        <w:ind w:left="2160" w:hanging="360"/>
        <w:rPr>
          <w:u w:val="none"/>
        </w:rPr>
      </w:pPr>
      <w:r w:rsidDel="00000000" w:rsidR="00000000" w:rsidRPr="00000000">
        <w:rPr>
          <w:rtl w:val="0"/>
        </w:rPr>
        <w:t xml:space="preserve">Commissioner governance</w:t>
      </w:r>
    </w:p>
    <w:p w:rsidR="00000000" w:rsidDel="00000000" w:rsidP="00000000" w:rsidRDefault="00000000" w:rsidRPr="00000000" w14:paraId="00000DA4">
      <w:pPr>
        <w:numPr>
          <w:ilvl w:val="2"/>
          <w:numId w:val="12"/>
        </w:numPr>
        <w:spacing w:after="0" w:afterAutospacing="0"/>
        <w:ind w:left="2160" w:hanging="360"/>
        <w:rPr>
          <w:u w:val="none"/>
        </w:rPr>
      </w:pPr>
      <w:r w:rsidDel="00000000" w:rsidR="00000000" w:rsidRPr="00000000">
        <w:rPr>
          <w:rtl w:val="0"/>
        </w:rPr>
        <w:t xml:space="preserve">Secure participation</w:t>
      </w:r>
    </w:p>
    <w:p w:rsidR="00000000" w:rsidDel="00000000" w:rsidP="00000000" w:rsidRDefault="00000000" w:rsidRPr="00000000" w14:paraId="00000DA5">
      <w:pPr>
        <w:numPr>
          <w:ilvl w:val="1"/>
          <w:numId w:val="12"/>
        </w:numPr>
        <w:spacing w:after="0" w:afterAutospacing="0"/>
        <w:ind w:left="1440" w:hanging="360"/>
        <w:rPr>
          <w:b w:val="1"/>
          <w:bCs w:val="1"/>
        </w:rPr>
      </w:pPr>
      <w:r w:rsidDel="00000000" w:rsidR="00000000" w:rsidRPr="00000000">
        <w:rPr>
          <w:rtl w:val="0"/>
        </w:rPr>
        <w:t xml:space="preserve">When the user selects </w:t>
      </w:r>
      <w:r w:rsidDel="00000000" w:rsidR="00000000" w:rsidRPr="00000000">
        <w:rPr>
          <w:b w:val="1"/>
          <w:bCs w:val="1"/>
          <w:rtl w:val="0"/>
        </w:rPr>
        <w:t xml:space="preserve">Private Leagues</w:t>
      </w:r>
      <w:r w:rsidDel="00000000" w:rsidR="00000000" w:rsidRPr="00000000">
        <w:rPr>
          <w:rtl w:val="0"/>
        </w:rPr>
        <w:t xml:space="preserve">:</w:t>
      </w:r>
    </w:p>
    <w:p w:rsidR="00000000" w:rsidDel="00000000" w:rsidP="00000000" w:rsidRDefault="00000000" w:rsidRPr="00000000" w14:paraId="00000DA6">
      <w:pPr>
        <w:numPr>
          <w:ilvl w:val="2"/>
          <w:numId w:val="12"/>
        </w:numPr>
        <w:spacing w:after="0" w:afterAutospacing="0"/>
        <w:ind w:left="2160" w:hanging="360"/>
        <w:rPr>
          <w:b w:val="1"/>
          <w:bCs w:val="1"/>
        </w:rPr>
      </w:pPr>
      <w:r w:rsidDel="00000000" w:rsidR="00000000" w:rsidRPr="00000000">
        <w:rPr>
          <w:rtl w:val="0"/>
        </w:rPr>
        <w:t xml:space="preserve">The category must be visually highlighted.</w:t>
      </w:r>
    </w:p>
    <w:p w:rsidR="00000000" w:rsidDel="00000000" w:rsidP="00000000" w:rsidRDefault="00000000" w:rsidRPr="00000000" w14:paraId="00000DA7">
      <w:pPr>
        <w:numPr>
          <w:ilvl w:val="2"/>
          <w:numId w:val="12"/>
        </w:numPr>
        <w:spacing w:after="0" w:afterAutospacing="0"/>
        <w:ind w:left="2160" w:hanging="360"/>
        <w:rPr>
          <w:b w:val="1"/>
          <w:bCs w:val="1"/>
        </w:rPr>
      </w:pPr>
      <w:r w:rsidDel="00000000" w:rsidR="00000000" w:rsidRPr="00000000">
        <w:rPr>
          <w:rtl w:val="0"/>
        </w:rPr>
        <w:t xml:space="preserve">The system must dynamically load and display all the private leagues created in the system.</w:t>
      </w:r>
    </w:p>
    <w:p w:rsidR="00000000" w:rsidDel="00000000" w:rsidP="00000000" w:rsidRDefault="00000000" w:rsidRPr="00000000" w14:paraId="00000DA8">
      <w:pPr>
        <w:numPr>
          <w:ilvl w:val="1"/>
          <w:numId w:val="12"/>
        </w:numPr>
        <w:spacing w:after="0" w:afterAutospacing="0"/>
        <w:ind w:left="1440" w:hanging="360"/>
        <w:rPr>
          <w:b w:val="1"/>
          <w:bCs w:val="1"/>
        </w:rPr>
      </w:pPr>
      <w:r w:rsidDel="00000000" w:rsidR="00000000" w:rsidRPr="00000000">
        <w:rPr>
          <w:b w:val="1"/>
          <w:bCs w:val="1"/>
          <w:rtl w:val="0"/>
        </w:rPr>
        <w:t xml:space="preserve">Search : </w:t>
      </w:r>
    </w:p>
    <w:p w:rsidR="00000000" w:rsidDel="00000000" w:rsidP="00000000" w:rsidRDefault="00000000" w:rsidRPr="00000000" w14:paraId="00000DA9">
      <w:pPr>
        <w:numPr>
          <w:ilvl w:val="2"/>
          <w:numId w:val="12"/>
        </w:numPr>
        <w:spacing w:after="0" w:afterAutospacing="0"/>
        <w:ind w:left="2160" w:hanging="360"/>
        <w:rPr>
          <w:u w:val="none"/>
        </w:rPr>
      </w:pPr>
      <w:r w:rsidDel="00000000" w:rsidR="00000000" w:rsidRPr="00000000">
        <w:rPr>
          <w:rtl w:val="0"/>
        </w:rPr>
        <w:t xml:space="preserve">League Name</w:t>
      </w:r>
    </w:p>
    <w:p w:rsidR="00000000" w:rsidDel="00000000" w:rsidP="00000000" w:rsidRDefault="00000000" w:rsidRPr="00000000" w14:paraId="00000DAA">
      <w:pPr>
        <w:numPr>
          <w:ilvl w:val="2"/>
          <w:numId w:val="12"/>
        </w:numPr>
        <w:spacing w:after="0" w:afterAutospacing="0"/>
        <w:ind w:left="2160" w:hanging="360"/>
        <w:rPr>
          <w:u w:val="none"/>
        </w:rPr>
      </w:pPr>
      <w:r w:rsidDel="00000000" w:rsidR="00000000" w:rsidRPr="00000000">
        <w:rPr>
          <w:rtl w:val="0"/>
        </w:rPr>
        <w:t xml:space="preserve">Behavior : </w:t>
      </w:r>
    </w:p>
    <w:p w:rsidR="00000000" w:rsidDel="00000000" w:rsidP="00000000" w:rsidRDefault="00000000" w:rsidRPr="00000000" w14:paraId="00000DAB">
      <w:pPr>
        <w:numPr>
          <w:ilvl w:val="3"/>
          <w:numId w:val="12"/>
        </w:numPr>
        <w:spacing w:after="0" w:afterAutospacing="0"/>
        <w:ind w:left="2880" w:hanging="360"/>
      </w:pPr>
      <w:r w:rsidDel="00000000" w:rsidR="00000000" w:rsidRPr="00000000">
        <w:rPr>
          <w:rtl w:val="0"/>
        </w:rPr>
        <w:t xml:space="preserve">Partial Match</w:t>
      </w:r>
    </w:p>
    <w:p w:rsidR="00000000" w:rsidDel="00000000" w:rsidP="00000000" w:rsidRDefault="00000000" w:rsidRPr="00000000" w14:paraId="00000DAC">
      <w:pPr>
        <w:numPr>
          <w:ilvl w:val="3"/>
          <w:numId w:val="12"/>
        </w:numPr>
        <w:spacing w:after="0" w:afterAutospacing="0"/>
        <w:ind w:left="2880" w:hanging="360"/>
      </w:pPr>
      <w:r w:rsidDel="00000000" w:rsidR="00000000" w:rsidRPr="00000000">
        <w:rPr>
          <w:rtl w:val="0"/>
        </w:rPr>
        <w:t xml:space="preserve">Exact Match</w:t>
      </w:r>
    </w:p>
    <w:p w:rsidR="00000000" w:rsidDel="00000000" w:rsidP="00000000" w:rsidRDefault="00000000" w:rsidRPr="00000000" w14:paraId="00000DAD">
      <w:pPr>
        <w:numPr>
          <w:ilvl w:val="3"/>
          <w:numId w:val="12"/>
        </w:numPr>
        <w:spacing w:after="0" w:afterAutospacing="0"/>
        <w:ind w:left="2880" w:hanging="360"/>
      </w:pPr>
      <w:r w:rsidDel="00000000" w:rsidR="00000000" w:rsidRPr="00000000">
        <w:rPr>
          <w:rtl w:val="0"/>
        </w:rPr>
        <w:t xml:space="preserve">Case insensitive</w:t>
      </w:r>
    </w:p>
    <w:p w:rsidR="00000000" w:rsidDel="00000000" w:rsidP="00000000" w:rsidRDefault="00000000" w:rsidRPr="00000000" w14:paraId="00000DAE">
      <w:pPr>
        <w:numPr>
          <w:ilvl w:val="1"/>
          <w:numId w:val="12"/>
        </w:numPr>
        <w:spacing w:after="0" w:afterAutospacing="0"/>
        <w:ind w:left="1440" w:hanging="360"/>
        <w:rPr>
          <w:b w:val="1"/>
          <w:bCs w:val="1"/>
        </w:rPr>
      </w:pPr>
      <w:r w:rsidDel="00000000" w:rsidR="00000000" w:rsidRPr="00000000">
        <w:rPr>
          <w:b w:val="1"/>
          <w:bCs w:val="1"/>
          <w:rtl w:val="0"/>
        </w:rPr>
        <w:t xml:space="preserve">Filters : </w:t>
      </w:r>
    </w:p>
    <w:p w:rsidR="00000000" w:rsidDel="00000000" w:rsidP="00000000" w:rsidRDefault="00000000" w:rsidRPr="00000000" w14:paraId="00000DAF">
      <w:pPr>
        <w:numPr>
          <w:ilvl w:val="3"/>
          <w:numId w:val="12"/>
        </w:numPr>
        <w:spacing w:after="0" w:afterAutospacing="0"/>
        <w:ind w:left="2880" w:hanging="360"/>
        <w:rPr>
          <w:b w:val="1"/>
          <w:bCs w:val="1"/>
          <w:u w:val="none"/>
        </w:rPr>
      </w:pPr>
      <w:r w:rsidDel="00000000" w:rsidR="00000000" w:rsidRPr="00000000">
        <w:rPr>
          <w:b w:val="1"/>
          <w:bCs w:val="1"/>
          <w:rtl w:val="0"/>
        </w:rPr>
        <w:t xml:space="preserve">Status : </w:t>
      </w:r>
    </w:p>
    <w:p w:rsidR="00000000" w:rsidDel="00000000" w:rsidP="00000000" w:rsidRDefault="00000000" w:rsidRPr="00000000" w14:paraId="00000DB0">
      <w:pPr>
        <w:numPr>
          <w:ilvl w:val="4"/>
          <w:numId w:val="12"/>
        </w:numPr>
        <w:spacing w:after="0" w:afterAutospacing="0"/>
        <w:ind w:left="3600" w:hanging="360"/>
        <w:rPr/>
      </w:pPr>
      <w:r w:rsidDel="00000000" w:rsidR="00000000" w:rsidRPr="00000000">
        <w:rPr>
          <w:rtl w:val="0"/>
        </w:rPr>
        <w:t xml:space="preserve">Open/Full</w:t>
      </w:r>
    </w:p>
    <w:p w:rsidR="00000000" w:rsidDel="00000000" w:rsidP="00000000" w:rsidRDefault="00000000" w:rsidRPr="00000000" w14:paraId="00000DB1">
      <w:pPr>
        <w:numPr>
          <w:ilvl w:val="0"/>
          <w:numId w:val="12"/>
        </w:numPr>
        <w:spacing w:after="0" w:afterAutospacing="0"/>
        <w:ind w:left="720" w:hanging="360"/>
        <w:rPr>
          <w:b w:val="1"/>
          <w:bCs w:val="1"/>
        </w:rPr>
      </w:pPr>
      <w:r w:rsidDel="00000000" w:rsidR="00000000" w:rsidRPr="00000000">
        <w:rPr>
          <w:b w:val="1"/>
          <w:bCs w:val="1"/>
          <w:rtl w:val="0"/>
        </w:rPr>
        <w:t xml:space="preserve">Private League Card Display  </w:t>
      </w:r>
    </w:p>
    <w:p w:rsidR="00000000" w:rsidDel="00000000" w:rsidP="00000000" w:rsidRDefault="00000000" w:rsidRPr="00000000" w14:paraId="00000DB2">
      <w:pPr>
        <w:numPr>
          <w:ilvl w:val="1"/>
          <w:numId w:val="12"/>
        </w:numPr>
        <w:spacing w:after="0" w:afterAutospacing="0"/>
        <w:ind w:left="1440" w:hanging="360"/>
      </w:pPr>
      <w:r w:rsidDel="00000000" w:rsidR="00000000" w:rsidRPr="00000000">
        <w:rPr>
          <w:rtl w:val="0"/>
        </w:rPr>
        <w:t xml:space="preserve">Each Private league must appear as a League Card.</w:t>
      </w:r>
    </w:p>
    <w:p w:rsidR="00000000" w:rsidDel="00000000" w:rsidP="00000000" w:rsidRDefault="00000000" w:rsidRPr="00000000" w14:paraId="00000DB3">
      <w:pPr>
        <w:numPr>
          <w:ilvl w:val="1"/>
          <w:numId w:val="12"/>
        </w:numPr>
        <w:ind w:left="1440" w:hanging="360"/>
      </w:pPr>
      <w:r w:rsidDel="00000000" w:rsidR="00000000" w:rsidRPr="00000000">
        <w:rPr>
          <w:rtl w:val="0"/>
        </w:rPr>
        <w:t xml:space="preserve">Each card must display the following information : </w:t>
      </w:r>
    </w:p>
    <w:tbl>
      <w:tblPr>
        <w:tblStyle w:val="Table54"/>
        <w:tblW w:w="59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345"/>
        <w:tblGridChange w:id="0">
          <w:tblGrid>
            <w:gridCol w:w="2565"/>
            <w:gridCol w:w="33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4">
            <w:pPr>
              <w:widowControl w:val="0"/>
              <w:spacing w:after="0"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5">
            <w:pPr>
              <w:widowControl w:val="0"/>
              <w:spacing w:after="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6">
            <w:pPr>
              <w:widowControl w:val="0"/>
              <w:spacing w:after="0" w:line="240" w:lineRule="auto"/>
              <w:rPr/>
            </w:pPr>
            <w:r w:rsidDel="00000000" w:rsidR="00000000" w:rsidRPr="00000000">
              <w:rPr>
                <w:rtl w:val="0"/>
              </w:rPr>
              <w:t xml:space="preserve">League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7">
            <w:pPr>
              <w:widowControl w:val="0"/>
              <w:spacing w:after="0" w:line="240" w:lineRule="auto"/>
              <w:rPr/>
            </w:pPr>
            <w:r w:rsidDel="00000000" w:rsidR="00000000" w:rsidRPr="00000000">
              <w:rPr>
                <w:rtl w:val="0"/>
              </w:rPr>
              <w:t xml:space="preserve">Name of the private league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8">
            <w:pPr>
              <w:widowControl w:val="0"/>
              <w:spacing w:after="0" w:line="240" w:lineRule="auto"/>
              <w:rPr/>
            </w:pPr>
            <w:r w:rsidDel="00000000" w:rsidR="00000000" w:rsidRPr="00000000">
              <w:rPr>
                <w:rtl w:val="0"/>
              </w:rPr>
              <w:t xml:space="preserve">League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9">
            <w:pPr>
              <w:widowControl w:val="0"/>
              <w:spacing w:after="0" w:line="240" w:lineRule="auto"/>
              <w:rPr/>
            </w:pPr>
            <w:r w:rsidDel="00000000" w:rsidR="00000000" w:rsidRPr="00000000">
              <w:rPr>
                <w:rtl w:val="0"/>
              </w:rPr>
              <w:t xml:space="preserve">private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A">
            <w:pPr>
              <w:widowControl w:val="0"/>
              <w:spacing w:after="0" w:line="240" w:lineRule="auto"/>
              <w:rPr/>
            </w:pPr>
            <w:r w:rsidDel="00000000" w:rsidR="00000000" w:rsidRPr="00000000">
              <w:rPr>
                <w:rtl w:val="0"/>
              </w:rPr>
              <w:t xml:space="preserve">Current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B">
            <w:pPr>
              <w:widowControl w:val="0"/>
              <w:spacing w:after="0" w:line="240" w:lineRule="auto"/>
              <w:rPr/>
            </w:pPr>
            <w:r w:rsidDel="00000000" w:rsidR="00000000" w:rsidRPr="00000000">
              <w:rPr>
                <w:rtl w:val="0"/>
              </w:rPr>
              <w:t xml:space="preserve">Example: Week 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C">
            <w:pPr>
              <w:widowControl w:val="0"/>
              <w:spacing w:after="0" w:line="240" w:lineRule="auto"/>
              <w:rPr/>
            </w:pPr>
            <w:r w:rsidDel="00000000" w:rsidR="00000000" w:rsidRPr="00000000">
              <w:rPr>
                <w:rtl w:val="0"/>
              </w:rPr>
              <w:t xml:space="preserve">Season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D">
            <w:pPr>
              <w:widowControl w:val="0"/>
              <w:spacing w:after="0" w:line="240" w:lineRule="auto"/>
              <w:rPr/>
            </w:pPr>
            <w:r w:rsidDel="00000000" w:rsidR="00000000" w:rsidRPr="00000000">
              <w:rPr>
                <w:rtl w:val="0"/>
              </w:rPr>
              <w:t xml:space="preserve">Example: Week 5 of 17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E">
            <w:pPr>
              <w:widowControl w:val="0"/>
              <w:spacing w:after="0" w:line="240" w:lineRule="auto"/>
              <w:rPr/>
            </w:pPr>
            <w:r w:rsidDel="00000000" w:rsidR="00000000" w:rsidRPr="00000000">
              <w:rPr>
                <w:rtl w:val="0"/>
              </w:rPr>
              <w:t xml:space="preserve">League Size/Team Capacity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F">
            <w:pPr>
              <w:widowControl w:val="0"/>
              <w:spacing w:after="0" w:line="240" w:lineRule="auto"/>
              <w:rPr/>
            </w:pPr>
            <w:r w:rsidDel="00000000" w:rsidR="00000000" w:rsidRPr="00000000">
              <w:rPr>
                <w:rtl w:val="0"/>
              </w:rPr>
              <w:t xml:space="preserve">Example: 8 / 12 Teams Joined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0">
            <w:pPr>
              <w:widowControl w:val="0"/>
              <w:spacing w:after="0" w:line="240" w:lineRule="auto"/>
              <w:rPr/>
            </w:pPr>
            <w:r w:rsidDel="00000000" w:rsidR="00000000" w:rsidRPr="00000000">
              <w:rPr>
                <w:rtl w:val="0"/>
              </w:rPr>
              <w:t xml:space="preserve">League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1">
            <w:pPr>
              <w:widowControl w:val="0"/>
              <w:spacing w:after="0" w:line="240" w:lineRule="auto"/>
              <w:rPr/>
            </w:pPr>
            <w:r w:rsidDel="00000000" w:rsidR="00000000" w:rsidRPr="00000000">
              <w:rPr>
                <w:rtl w:val="0"/>
              </w:rPr>
              <w:t xml:space="preserve">Open / Active / 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2">
            <w:pPr>
              <w:widowControl w:val="0"/>
              <w:spacing w:after="0" w:line="240" w:lineRule="auto"/>
              <w:rPr/>
            </w:pPr>
            <w:r w:rsidDel="00000000" w:rsidR="00000000" w:rsidRPr="00000000">
              <w:rPr>
                <w:rtl w:val="0"/>
              </w:rPr>
              <w:t xml:space="preserve">Button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3">
            <w:pPr>
              <w:widowControl w:val="0"/>
              <w:spacing w:after="0" w:line="240" w:lineRule="auto"/>
              <w:rPr/>
            </w:pPr>
            <w:r w:rsidDel="00000000" w:rsidR="00000000" w:rsidRPr="00000000">
              <w:rPr>
                <w:rtl w:val="0"/>
              </w:rPr>
              <w:t xml:space="preserve">Join</w:t>
            </w:r>
          </w:p>
        </w:tc>
      </w:tr>
    </w:tbl>
    <w:p w:rsidR="00000000" w:rsidDel="00000000" w:rsidP="00000000" w:rsidRDefault="00000000" w:rsidRPr="00000000" w14:paraId="00000DC4">
      <w:pPr>
        <w:numPr>
          <w:ilvl w:val="0"/>
          <w:numId w:val="12"/>
        </w:numPr>
        <w:spacing w:after="0" w:afterAutospacing="0"/>
        <w:ind w:left="720" w:hanging="360"/>
        <w:rPr>
          <w:b w:val="1"/>
          <w:bCs w:val="1"/>
        </w:rPr>
      </w:pPr>
      <w:r w:rsidDel="00000000" w:rsidR="00000000" w:rsidRPr="00000000">
        <w:rPr>
          <w:b w:val="1"/>
          <w:bCs w:val="1"/>
          <w:rtl w:val="0"/>
        </w:rPr>
        <w:t xml:space="preserve">League Availability Status </w:t>
      </w:r>
    </w:p>
    <w:p w:rsidR="00000000" w:rsidDel="00000000" w:rsidP="00000000" w:rsidRDefault="00000000" w:rsidRPr="00000000" w14:paraId="00000DC5">
      <w:pPr>
        <w:numPr>
          <w:ilvl w:val="1"/>
          <w:numId w:val="12"/>
        </w:numPr>
        <w:spacing w:after="0" w:afterAutospacing="0"/>
        <w:ind w:left="1440" w:hanging="360"/>
      </w:pPr>
      <w:r w:rsidDel="00000000" w:rsidR="00000000" w:rsidRPr="00000000">
        <w:rPr>
          <w:rtl w:val="0"/>
        </w:rPr>
        <w:t xml:space="preserve">Each private league must display its </w:t>
      </w:r>
      <w:r w:rsidDel="00000000" w:rsidR="00000000" w:rsidRPr="00000000">
        <w:rPr>
          <w:rtl w:val="0"/>
        </w:rPr>
        <w:t xml:space="preserve">join</w:t>
      </w:r>
      <w:r w:rsidDel="00000000" w:rsidR="00000000" w:rsidRPr="00000000">
        <w:rPr>
          <w:rtl w:val="0"/>
        </w:rPr>
        <w:t xml:space="preserve"> availability.</w:t>
      </w:r>
    </w:p>
    <w:p w:rsidR="00000000" w:rsidDel="00000000" w:rsidP="00000000" w:rsidRDefault="00000000" w:rsidRPr="00000000" w14:paraId="00000DC6">
      <w:pPr>
        <w:numPr>
          <w:ilvl w:val="1"/>
          <w:numId w:val="12"/>
        </w:numPr>
        <w:ind w:left="1440" w:hanging="360"/>
      </w:pPr>
      <w:r w:rsidDel="00000000" w:rsidR="00000000" w:rsidRPr="00000000">
        <w:rPr>
          <w:rtl w:val="0"/>
        </w:rPr>
        <w:t xml:space="preserve">Possible Statuses : </w:t>
      </w:r>
    </w:p>
    <w:tbl>
      <w:tblPr>
        <w:tblStyle w:val="Table55"/>
        <w:tblW w:w="57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65"/>
        <w:tblGridChange w:id="0">
          <w:tblGrid>
            <w:gridCol w:w="2880"/>
            <w:gridCol w:w="28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7">
            <w:pPr>
              <w:widowControl w:val="0"/>
              <w:spacing w:after="0" w:line="240" w:lineRule="auto"/>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8">
            <w:pPr>
              <w:widowControl w:val="0"/>
              <w:spacing w:after="0" w:lin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9">
            <w:pPr>
              <w:widowControl w:val="0"/>
              <w:spacing w:after="0" w:line="240" w:lineRule="auto"/>
              <w:rPr/>
            </w:pPr>
            <w:r w:rsidDel="00000000" w:rsidR="00000000" w:rsidRPr="00000000">
              <w:rPr>
                <w:rtl w:val="0"/>
              </w:rPr>
              <w:t xml:space="preserve">Open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A">
            <w:pPr>
              <w:widowControl w:val="0"/>
              <w:spacing w:after="0" w:line="240" w:lineRule="auto"/>
              <w:rPr/>
            </w:pPr>
            <w:r w:rsidDel="00000000" w:rsidR="00000000" w:rsidRPr="00000000">
              <w:rPr>
                <w:rtl w:val="0"/>
              </w:rPr>
              <w:t xml:space="preserve">Users can join the league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B">
            <w:pPr>
              <w:widowControl w:val="0"/>
              <w:spacing w:after="0" w:line="240" w:lineRule="auto"/>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C">
            <w:pPr>
              <w:widowControl w:val="0"/>
              <w:spacing w:after="0" w:line="240" w:lineRule="auto"/>
              <w:rPr/>
            </w:pPr>
            <w:r w:rsidDel="00000000" w:rsidR="00000000" w:rsidRPr="00000000">
              <w:rPr>
                <w:rtl w:val="0"/>
              </w:rPr>
              <w:t xml:space="preserve">No new users allowed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D">
            <w:pPr>
              <w:widowControl w:val="0"/>
              <w:spacing w:after="0" w:line="240" w:lineRule="auto"/>
              <w:rPr/>
            </w:pPr>
            <w:r w:rsidDel="00000000" w:rsidR="00000000" w:rsidRPr="00000000">
              <w:rPr>
                <w:rtl w:val="0"/>
              </w:rPr>
              <w:t xml:space="preserve">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E">
            <w:pPr>
              <w:widowControl w:val="0"/>
              <w:spacing w:after="0" w:line="240" w:lineRule="auto"/>
              <w:rPr/>
            </w:pPr>
            <w:r w:rsidDel="00000000" w:rsidR="00000000" w:rsidRPr="00000000">
              <w:rPr>
                <w:rtl w:val="0"/>
              </w:rPr>
              <w:t xml:space="preserve">Season already started</w:t>
            </w:r>
          </w:p>
        </w:tc>
      </w:tr>
    </w:tbl>
    <w:p w:rsidR="00000000" w:rsidDel="00000000" w:rsidP="00000000" w:rsidRDefault="00000000" w:rsidRPr="00000000" w14:paraId="00000DCF">
      <w:pPr>
        <w:numPr>
          <w:ilvl w:val="0"/>
          <w:numId w:val="12"/>
        </w:numPr>
        <w:spacing w:after="0" w:afterAutospacing="0"/>
        <w:ind w:left="720" w:hanging="360"/>
        <w:rPr>
          <w:b w:val="1"/>
          <w:bCs w:val="1"/>
        </w:rPr>
      </w:pPr>
      <w:r w:rsidDel="00000000" w:rsidR="00000000" w:rsidRPr="00000000">
        <w:rPr>
          <w:b w:val="1"/>
          <w:bCs w:val="1"/>
          <w:rtl w:val="0"/>
        </w:rPr>
        <w:t xml:space="preserve">League Details View</w:t>
      </w:r>
    </w:p>
    <w:p w:rsidR="00000000" w:rsidDel="00000000" w:rsidP="00000000" w:rsidRDefault="00000000" w:rsidRPr="00000000" w14:paraId="00000DD0">
      <w:pPr>
        <w:numPr>
          <w:ilvl w:val="1"/>
          <w:numId w:val="12"/>
        </w:numPr>
        <w:spacing w:after="0" w:afterAutospacing="0"/>
        <w:ind w:left="1440" w:hanging="360"/>
      </w:pPr>
      <w:r w:rsidDel="00000000" w:rsidR="00000000" w:rsidRPr="00000000">
        <w:rPr>
          <w:rtl w:val="0"/>
        </w:rPr>
        <w:t xml:space="preserve">If the user taps the league card (not the join button)</w:t>
      </w:r>
    </w:p>
    <w:p w:rsidR="00000000" w:rsidDel="00000000" w:rsidP="00000000" w:rsidRDefault="00000000" w:rsidRPr="00000000" w14:paraId="00000DD1">
      <w:pPr>
        <w:numPr>
          <w:ilvl w:val="1"/>
          <w:numId w:val="12"/>
        </w:numPr>
        <w:ind w:left="1440" w:hanging="360"/>
      </w:pPr>
      <w:r w:rsidDel="00000000" w:rsidR="00000000" w:rsidRPr="00000000">
        <w:rPr>
          <w:rtl w:val="0"/>
        </w:rPr>
        <w:t xml:space="preserve">The system must open a League Details View displaying :</w:t>
      </w:r>
    </w:p>
    <w:tbl>
      <w:tblPr>
        <w:tblStyle w:val="Table56"/>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5595"/>
        <w:tblGridChange w:id="0">
          <w:tblGrid>
            <w:gridCol w:w="2325"/>
            <w:gridCol w:w="5595"/>
          </w:tblGrid>
        </w:tblGridChange>
      </w:tblGrid>
      <w:tr>
        <w:trPr>
          <w:cantSplit w:val="0"/>
          <w:trHeight w:val="4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2">
            <w:pPr>
              <w:widowControl w:val="0"/>
              <w:spacing w:after="0" w:line="240" w:lineRule="auto"/>
              <w:jc w:val="center"/>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widowControl w:val="0"/>
              <w:spacing w:after="0" w:line="240" w:lineRule="auto"/>
              <w:jc w:val="center"/>
              <w:rPr>
                <w:b w:val="1"/>
                <w:bCs w:val="1"/>
              </w:rPr>
            </w:pPr>
            <w:r w:rsidDel="00000000" w:rsidR="00000000" w:rsidRPr="00000000">
              <w:rPr>
                <w:b w:val="1"/>
                <w:bCs w:val="1"/>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4">
            <w:pPr>
              <w:rPr/>
            </w:pPr>
            <w:r w:rsidDel="00000000" w:rsidR="00000000" w:rsidRPr="00000000">
              <w:rPr>
                <w:rtl w:val="0"/>
              </w:rPr>
              <w:t xml:space="preserve">League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widowControl w:val="0"/>
              <w:spacing w:after="0" w:line="240" w:lineRule="auto"/>
              <w:rPr/>
            </w:pPr>
            <w:r w:rsidDel="00000000" w:rsidR="00000000" w:rsidRPr="00000000">
              <w:rPr>
                <w:rtl w:val="0"/>
              </w:rPr>
              <w:t xml:space="preserve">Name of the League</w:t>
            </w:r>
          </w:p>
        </w:tc>
      </w:tr>
      <w:tr>
        <w:trPr>
          <w:cantSplit w:val="0"/>
          <w:trHeight w:val="419.5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6">
            <w:pPr>
              <w:rPr/>
            </w:pPr>
            <w:r w:rsidDel="00000000" w:rsidR="00000000" w:rsidRPr="00000000">
              <w:rPr>
                <w:rtl w:val="0"/>
              </w:rPr>
              <w:t xml:space="preserve">Commissioner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widowControl w:val="0"/>
              <w:spacing w:after="0" w:line="240" w:lineRule="auto"/>
              <w:rPr/>
            </w:pPr>
            <w:r w:rsidDel="00000000" w:rsidR="00000000" w:rsidRPr="00000000">
              <w:rPr>
                <w:rtl w:val="0"/>
              </w:rPr>
              <w:t xml:space="preserve">The owner of the league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8">
            <w:pPr>
              <w:rPr/>
            </w:pPr>
            <w:r w:rsidDel="00000000" w:rsidR="00000000" w:rsidRPr="00000000">
              <w:rPr>
                <w:rtl w:val="0"/>
              </w:rPr>
              <w:t xml:space="preserve">League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widowControl w:val="0"/>
              <w:spacing w:after="0" w:line="240" w:lineRule="auto"/>
              <w:rPr/>
            </w:pPr>
            <w:r w:rsidDel="00000000" w:rsidR="00000000" w:rsidRPr="00000000">
              <w:rPr>
                <w:rtl w:val="0"/>
              </w:rPr>
              <w:t xml:space="preserve">The total number of teams participating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A">
            <w:pPr>
              <w:rPr/>
            </w:pPr>
            <w:r w:rsidDel="00000000" w:rsidR="00000000" w:rsidRPr="00000000">
              <w:rPr>
                <w:rtl w:val="0"/>
              </w:rPr>
              <w:t xml:space="preserve">Scoring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spacing w:after="0" w:line="240" w:lineRule="auto"/>
              <w:rPr/>
            </w:pPr>
            <w:r w:rsidDel="00000000" w:rsidR="00000000" w:rsidRPr="00000000">
              <w:rPr>
                <w:rtl w:val="0"/>
              </w:rPr>
              <w:t xml:space="preserve">The specific scoring rules, including the PPR (Points Per Reception)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C">
            <w:pPr>
              <w:rPr/>
            </w:pPr>
            <w:r w:rsidDel="00000000" w:rsidR="00000000" w:rsidRPr="00000000">
              <w:rPr>
                <w:rtl w:val="0"/>
              </w:rPr>
              <w:t xml:space="preserve">Buy-In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after="0" w:line="240" w:lineRule="auto"/>
              <w:rPr/>
            </w:pPr>
            <w:r w:rsidDel="00000000" w:rsidR="00000000" w:rsidRPr="00000000">
              <w:rPr>
                <w:rtl w:val="0"/>
              </w:rPr>
              <w:t xml:space="preserve">The financial settings, including the starting currency allocation and the maximum additional buy-in limits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E">
            <w:pPr>
              <w:rPr/>
            </w:pPr>
            <w:r w:rsidDel="00000000" w:rsidR="00000000" w:rsidRPr="00000000">
              <w:rPr>
                <w:rtl w:val="0"/>
              </w:rPr>
              <w:t xml:space="preserve">Playoffs Status</w:t>
            </w:r>
          </w:p>
          <w:p w:rsidR="00000000" w:rsidDel="00000000" w:rsidP="00000000" w:rsidRDefault="00000000" w:rsidRPr="00000000" w14:paraId="00000DD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spacing w:after="0" w:line="240" w:lineRule="auto"/>
              <w:rPr/>
            </w:pPr>
            <w:r w:rsidDel="00000000" w:rsidR="00000000" w:rsidRPr="00000000">
              <w:rPr>
                <w:rtl w:val="0"/>
              </w:rPr>
              <w:t xml:space="preserve">Details about the postseason, including the number of teams that qualify and the number of playoff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1">
            <w:pPr>
              <w:widowControl w:val="0"/>
              <w:spacing w:after="0" w:line="240" w:lineRule="auto"/>
              <w:rPr/>
            </w:pPr>
            <w:r w:rsidDel="00000000" w:rsidR="00000000" w:rsidRPr="00000000">
              <w:rPr>
                <w:rtl w:val="0"/>
              </w:rPr>
              <w:t xml:space="preserve">Season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spacing w:after="0" w:line="240" w:lineRule="auto"/>
              <w:rPr/>
            </w:pPr>
            <w:r w:rsidDel="00000000" w:rsidR="00000000" w:rsidRPr="00000000">
              <w:rPr>
                <w:rtl w:val="0"/>
              </w:rPr>
              <w:t xml:space="preserve">The date when the current season ends, as well as a clear indication that the league settings are strictly locked and cannot be changed during an active season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after="0" w:line="240" w:lineRule="auto"/>
              <w:rPr/>
            </w:pPr>
            <w:r w:rsidDel="00000000" w:rsidR="00000000" w:rsidRPr="00000000">
              <w:rPr>
                <w:rtl w:val="0"/>
              </w:rPr>
              <w:t xml:space="preserve">Starting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after="0" w:line="240" w:lineRule="auto"/>
              <w:rPr/>
            </w:pPr>
            <w:r w:rsidDel="00000000" w:rsidR="00000000" w:rsidRPr="00000000">
              <w:rPr>
                <w:rtl w:val="0"/>
              </w:rPr>
              <w:t xml:space="preserve">Credits (e.g., $ 2000 )</w:t>
            </w:r>
          </w:p>
        </w:tc>
      </w:tr>
    </w:tbl>
    <w:p w:rsidR="00000000" w:rsidDel="00000000" w:rsidP="00000000" w:rsidRDefault="00000000" w:rsidRPr="00000000" w14:paraId="00000DE5">
      <w:pPr>
        <w:ind w:left="0" w:firstLine="0"/>
        <w:rPr/>
      </w:pPr>
      <w:r w:rsidDel="00000000" w:rsidR="00000000" w:rsidRPr="00000000">
        <w:rPr>
          <w:rtl w:val="0"/>
        </w:rPr>
      </w:r>
    </w:p>
    <w:p w:rsidR="00000000" w:rsidDel="00000000" w:rsidP="00000000" w:rsidRDefault="00000000" w:rsidRPr="00000000" w14:paraId="00000DE6">
      <w:pPr>
        <w:numPr>
          <w:ilvl w:val="1"/>
          <w:numId w:val="12"/>
        </w:numPr>
        <w:spacing w:after="0" w:afterAutospacing="0"/>
        <w:ind w:left="1440" w:hanging="360"/>
      </w:pPr>
      <w:r w:rsidDel="00000000" w:rsidR="00000000" w:rsidRPr="00000000">
        <w:rPr>
          <w:rtl w:val="0"/>
        </w:rPr>
        <w:t xml:space="preserve">Users can then choose to : </w:t>
      </w:r>
    </w:p>
    <w:p w:rsidR="00000000" w:rsidDel="00000000" w:rsidP="00000000" w:rsidRDefault="00000000" w:rsidRPr="00000000" w14:paraId="00000DE7">
      <w:pPr>
        <w:numPr>
          <w:ilvl w:val="2"/>
          <w:numId w:val="12"/>
        </w:numPr>
        <w:spacing w:after="0" w:afterAutospacing="0"/>
        <w:ind w:left="2160" w:hanging="360"/>
      </w:pPr>
      <w:r w:rsidDel="00000000" w:rsidR="00000000" w:rsidRPr="00000000">
        <w:rPr>
          <w:rtl w:val="0"/>
        </w:rPr>
        <w:t xml:space="preserve">Join League</w:t>
      </w:r>
    </w:p>
    <w:p w:rsidR="00000000" w:rsidDel="00000000" w:rsidP="00000000" w:rsidRDefault="00000000" w:rsidRPr="00000000" w14:paraId="00000DE8">
      <w:pPr>
        <w:numPr>
          <w:ilvl w:val="2"/>
          <w:numId w:val="12"/>
        </w:numPr>
        <w:spacing w:after="0" w:afterAutospacing="0"/>
        <w:ind w:left="2160" w:hanging="360"/>
        <w:rPr/>
      </w:pPr>
      <w:r w:rsidDel="00000000" w:rsidR="00000000" w:rsidRPr="00000000">
        <w:rPr>
          <w:rtl w:val="0"/>
        </w:rPr>
        <w:t xml:space="preserve">Go Back to Dashboard</w:t>
      </w:r>
    </w:p>
    <w:p w:rsidR="00000000" w:rsidDel="00000000" w:rsidP="00000000" w:rsidRDefault="00000000" w:rsidRPr="00000000" w14:paraId="00000DE9">
      <w:pPr>
        <w:numPr>
          <w:ilvl w:val="0"/>
          <w:numId w:val="12"/>
        </w:numPr>
        <w:spacing w:after="0" w:afterAutospacing="0"/>
        <w:ind w:left="720" w:hanging="360"/>
        <w:rPr>
          <w:b w:val="1"/>
          <w:bCs w:val="1"/>
        </w:rPr>
      </w:pPr>
      <w:r w:rsidDel="00000000" w:rsidR="00000000" w:rsidRPr="00000000">
        <w:rPr>
          <w:b w:val="1"/>
          <w:bCs w:val="1"/>
          <w:rtl w:val="0"/>
        </w:rPr>
        <w:t xml:space="preserve">Sorting of Private Leagues</w:t>
      </w:r>
    </w:p>
    <w:p w:rsidR="00000000" w:rsidDel="00000000" w:rsidP="00000000" w:rsidRDefault="00000000" w:rsidRPr="00000000" w14:paraId="00000DEA">
      <w:pPr>
        <w:numPr>
          <w:ilvl w:val="1"/>
          <w:numId w:val="12"/>
        </w:numPr>
        <w:spacing w:after="0" w:afterAutospacing="0"/>
        <w:ind w:left="1440" w:hanging="360"/>
      </w:pPr>
      <w:r w:rsidDel="00000000" w:rsidR="00000000" w:rsidRPr="00000000">
        <w:rPr>
          <w:rtl w:val="0"/>
        </w:rPr>
        <w:t xml:space="preserve">Private leagues must be sorted based on the following criteria/priority :</w:t>
      </w:r>
    </w:p>
    <w:p w:rsidR="00000000" w:rsidDel="00000000" w:rsidP="00000000" w:rsidRDefault="00000000" w:rsidRPr="00000000" w14:paraId="00000DEB">
      <w:pPr>
        <w:numPr>
          <w:ilvl w:val="2"/>
          <w:numId w:val="12"/>
        </w:numPr>
        <w:spacing w:after="0" w:afterAutospacing="0"/>
        <w:ind w:left="2160" w:hanging="360"/>
      </w:pPr>
      <w:r w:rsidDel="00000000" w:rsidR="00000000" w:rsidRPr="00000000">
        <w:rPr>
          <w:rtl w:val="0"/>
        </w:rPr>
        <w:t xml:space="preserve">Open Leagues with available slots</w:t>
      </w:r>
    </w:p>
    <w:p w:rsidR="00000000" w:rsidDel="00000000" w:rsidP="00000000" w:rsidRDefault="00000000" w:rsidRPr="00000000" w14:paraId="00000DEC">
      <w:pPr>
        <w:numPr>
          <w:ilvl w:val="2"/>
          <w:numId w:val="12"/>
        </w:numPr>
        <w:spacing w:after="0" w:afterAutospacing="0"/>
        <w:ind w:left="2160" w:hanging="360"/>
      </w:pPr>
      <w:r w:rsidDel="00000000" w:rsidR="00000000" w:rsidRPr="00000000">
        <w:rPr>
          <w:rtl w:val="0"/>
        </w:rPr>
        <w:t xml:space="preserve">Leagues nearing full capacity</w:t>
      </w:r>
    </w:p>
    <w:p w:rsidR="00000000" w:rsidDel="00000000" w:rsidP="00000000" w:rsidRDefault="00000000" w:rsidRPr="00000000" w14:paraId="00000DED">
      <w:pPr>
        <w:numPr>
          <w:ilvl w:val="2"/>
          <w:numId w:val="12"/>
        </w:numPr>
        <w:spacing w:after="0" w:afterAutospacing="0"/>
        <w:ind w:left="2160" w:hanging="360"/>
      </w:pPr>
      <w:r w:rsidDel="00000000" w:rsidR="00000000" w:rsidRPr="00000000">
        <w:rPr>
          <w:rtl w:val="0"/>
        </w:rPr>
        <w:t xml:space="preserve">Recently created leagues</w:t>
      </w:r>
    </w:p>
    <w:p w:rsidR="00000000" w:rsidDel="00000000" w:rsidP="00000000" w:rsidRDefault="00000000" w:rsidRPr="00000000" w14:paraId="00000DEE">
      <w:pPr>
        <w:numPr>
          <w:ilvl w:val="2"/>
          <w:numId w:val="12"/>
        </w:numPr>
        <w:spacing w:after="0" w:afterAutospacing="0"/>
        <w:ind w:left="2160" w:hanging="360"/>
      </w:pPr>
      <w:r w:rsidDel="00000000" w:rsidR="00000000" w:rsidRPr="00000000">
        <w:rPr>
          <w:rtl w:val="0"/>
        </w:rPr>
        <w:t xml:space="preserve">Full leagues </w:t>
      </w:r>
    </w:p>
    <w:p w:rsidR="00000000" w:rsidDel="00000000" w:rsidP="00000000" w:rsidRDefault="00000000" w:rsidRPr="00000000" w14:paraId="00000DEF">
      <w:pPr>
        <w:numPr>
          <w:ilvl w:val="0"/>
          <w:numId w:val="12"/>
        </w:numPr>
        <w:spacing w:after="0" w:afterAutospacing="0"/>
        <w:ind w:left="720" w:hanging="360"/>
        <w:rPr>
          <w:b w:val="1"/>
          <w:bCs w:val="1"/>
        </w:rPr>
      </w:pPr>
      <w:r w:rsidDel="00000000" w:rsidR="00000000" w:rsidRPr="00000000">
        <w:rPr>
          <w:b w:val="1"/>
          <w:bCs w:val="1"/>
          <w:rtl w:val="0"/>
        </w:rPr>
        <w:t xml:space="preserve">Empty State</w:t>
      </w:r>
    </w:p>
    <w:p w:rsidR="00000000" w:rsidDel="00000000" w:rsidP="00000000" w:rsidRDefault="00000000" w:rsidRPr="00000000" w14:paraId="00000DF0">
      <w:pPr>
        <w:numPr>
          <w:ilvl w:val="1"/>
          <w:numId w:val="12"/>
        </w:numPr>
        <w:spacing w:after="0" w:afterAutospacing="0"/>
        <w:ind w:left="1440" w:hanging="360"/>
      </w:pPr>
      <w:r w:rsidDel="00000000" w:rsidR="00000000" w:rsidRPr="00000000">
        <w:rPr>
          <w:rtl w:val="0"/>
        </w:rPr>
        <w:t xml:space="preserve">If no private leagues exist, display : “No private leagues Available”</w:t>
      </w:r>
    </w:p>
    <w:p w:rsidR="00000000" w:rsidDel="00000000" w:rsidP="00000000" w:rsidRDefault="00000000" w:rsidRPr="00000000" w14:paraId="00000DF1">
      <w:pPr>
        <w:numPr>
          <w:ilvl w:val="0"/>
          <w:numId w:val="12"/>
        </w:numPr>
        <w:spacing w:after="0" w:afterAutospacing="0"/>
        <w:ind w:left="720" w:hanging="360"/>
        <w:rPr>
          <w:b w:val="1"/>
          <w:bCs w:val="1"/>
        </w:rPr>
      </w:pPr>
      <w:r w:rsidDel="00000000" w:rsidR="00000000" w:rsidRPr="00000000">
        <w:rPr>
          <w:b w:val="1"/>
          <w:bCs w:val="1"/>
          <w:rtl w:val="0"/>
        </w:rPr>
        <w:t xml:space="preserve">Security Rules</w:t>
      </w:r>
    </w:p>
    <w:p w:rsidR="00000000" w:rsidDel="00000000" w:rsidP="00000000" w:rsidRDefault="00000000" w:rsidRPr="00000000" w14:paraId="00000DF2">
      <w:pPr>
        <w:numPr>
          <w:ilvl w:val="1"/>
          <w:numId w:val="12"/>
        </w:numPr>
        <w:spacing w:after="0" w:afterAutospacing="0"/>
        <w:ind w:left="1440" w:hanging="360"/>
      </w:pPr>
      <w:r w:rsidDel="00000000" w:rsidR="00000000" w:rsidRPr="00000000">
        <w:rPr>
          <w:rtl w:val="0"/>
        </w:rPr>
        <w:t xml:space="preserve">Users must only be allowed to join a league if : </w:t>
      </w:r>
    </w:p>
    <w:p w:rsidR="00000000" w:rsidDel="00000000" w:rsidP="00000000" w:rsidRDefault="00000000" w:rsidRPr="00000000" w14:paraId="00000DF3">
      <w:pPr>
        <w:numPr>
          <w:ilvl w:val="2"/>
          <w:numId w:val="12"/>
        </w:numPr>
        <w:spacing w:after="0" w:afterAutospacing="0"/>
        <w:ind w:left="2160" w:hanging="360"/>
      </w:pPr>
      <w:r w:rsidDel="00000000" w:rsidR="00000000" w:rsidRPr="00000000">
        <w:rPr>
          <w:rtl w:val="0"/>
        </w:rPr>
        <w:t xml:space="preserve">The league is private</w:t>
      </w:r>
    </w:p>
    <w:p w:rsidR="00000000" w:rsidDel="00000000" w:rsidP="00000000" w:rsidRDefault="00000000" w:rsidRPr="00000000" w14:paraId="00000DF4">
      <w:pPr>
        <w:numPr>
          <w:ilvl w:val="2"/>
          <w:numId w:val="12"/>
        </w:numPr>
        <w:spacing w:after="0" w:afterAutospacing="0"/>
        <w:ind w:left="2160" w:hanging="360"/>
      </w:pPr>
      <w:r w:rsidDel="00000000" w:rsidR="00000000" w:rsidRPr="00000000">
        <w:rPr>
          <w:rtl w:val="0"/>
        </w:rPr>
        <w:t xml:space="preserve">The league has available slots</w:t>
      </w:r>
    </w:p>
    <w:p w:rsidR="00000000" w:rsidDel="00000000" w:rsidP="00000000" w:rsidRDefault="00000000" w:rsidRPr="00000000" w14:paraId="00000DF5">
      <w:pPr>
        <w:numPr>
          <w:ilvl w:val="2"/>
          <w:numId w:val="12"/>
        </w:numPr>
        <w:spacing w:after="0" w:afterAutospacing="0"/>
        <w:ind w:left="2160" w:hanging="360"/>
      </w:pPr>
      <w:r w:rsidDel="00000000" w:rsidR="00000000" w:rsidRPr="00000000">
        <w:rPr>
          <w:rtl w:val="0"/>
        </w:rPr>
        <w:t xml:space="preserve">The season has not started </w:t>
      </w:r>
    </w:p>
    <w:p w:rsidR="00000000" w:rsidDel="00000000" w:rsidP="00000000" w:rsidRDefault="00000000" w:rsidRPr="00000000" w14:paraId="00000DF6">
      <w:pPr>
        <w:numPr>
          <w:ilvl w:val="0"/>
          <w:numId w:val="12"/>
        </w:numPr>
        <w:ind w:left="720" w:hanging="360"/>
        <w:rPr>
          <w:b w:val="1"/>
          <w:bCs w:val="1"/>
          <w:u w:val="none"/>
        </w:rPr>
      </w:pPr>
      <w:r w:rsidDel="00000000" w:rsidR="00000000" w:rsidRPr="00000000">
        <w:rPr>
          <w:b w:val="1"/>
          <w:bCs w:val="1"/>
          <w:rtl w:val="0"/>
        </w:rPr>
        <w:t xml:space="preserve">CTA Button : </w:t>
      </w:r>
    </w:p>
    <w:tbl>
      <w:tblPr>
        <w:tblStyle w:val="Table57"/>
        <w:tblW w:w="63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3480"/>
        <w:tblGridChange w:id="0">
          <w:tblGrid>
            <w:gridCol w:w="2835"/>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to Join /Join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Already Requested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Pending (Disabled)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Move the league to MY leagues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w:t>
            </w:r>
          </w:p>
        </w:tc>
      </w:tr>
    </w:tbl>
    <w:p w:rsidR="00000000" w:rsidDel="00000000" w:rsidP="00000000" w:rsidRDefault="00000000" w:rsidRPr="00000000" w14:paraId="00000E01">
      <w:pPr>
        <w:ind w:left="720" w:firstLine="0"/>
        <w:rPr>
          <w:b w:val="1"/>
          <w:bCs w:val="1"/>
        </w:rPr>
      </w:pPr>
      <w:r w:rsidDel="00000000" w:rsidR="00000000" w:rsidRPr="00000000">
        <w:rPr>
          <w:rtl w:val="0"/>
        </w:rPr>
      </w:r>
    </w:p>
    <w:p w:rsidR="00000000" w:rsidDel="00000000" w:rsidP="00000000" w:rsidRDefault="00000000" w:rsidRPr="00000000" w14:paraId="00000E02">
      <w:pPr>
        <w:numPr>
          <w:ilvl w:val="0"/>
          <w:numId w:val="12"/>
        </w:numPr>
        <w:spacing w:after="0" w:afterAutospacing="0"/>
        <w:ind w:left="720" w:hanging="360"/>
        <w:rPr>
          <w:b w:val="1"/>
          <w:bCs w:val="1"/>
        </w:rPr>
      </w:pPr>
      <w:r w:rsidDel="00000000" w:rsidR="00000000" w:rsidRPr="00000000">
        <w:rPr>
          <w:b w:val="1"/>
          <w:bCs w:val="1"/>
          <w:rtl w:val="0"/>
        </w:rPr>
        <w:t xml:space="preserve">Join Request Flow </w:t>
      </w:r>
    </w:p>
    <w:p w:rsidR="00000000" w:rsidDel="00000000" w:rsidP="00000000" w:rsidRDefault="00000000" w:rsidRPr="00000000" w14:paraId="00000E03">
      <w:pPr>
        <w:numPr>
          <w:ilvl w:val="1"/>
          <w:numId w:val="12"/>
        </w:numPr>
        <w:spacing w:after="0" w:afterAutospacing="0"/>
        <w:ind w:left="1440" w:hanging="360"/>
        <w:rPr/>
      </w:pPr>
      <w:r w:rsidDel="00000000" w:rsidR="00000000" w:rsidRPr="00000000">
        <w:rPr>
          <w:rtl w:val="0"/>
        </w:rPr>
        <w:t xml:space="preserve">Users clicks “Request to join” or “Join” </w:t>
      </w:r>
    </w:p>
    <w:p w:rsidR="00000000" w:rsidDel="00000000" w:rsidP="00000000" w:rsidRDefault="00000000" w:rsidRPr="00000000" w14:paraId="00000E04">
      <w:pPr>
        <w:numPr>
          <w:ilvl w:val="1"/>
          <w:numId w:val="12"/>
        </w:numPr>
        <w:spacing w:after="0" w:afterAutospacing="0"/>
        <w:ind w:left="1440" w:hanging="360"/>
        <w:rPr>
          <w:u w:val="none"/>
        </w:rPr>
      </w:pPr>
      <w:r w:rsidDel="00000000" w:rsidR="00000000" w:rsidRPr="00000000">
        <w:rPr>
          <w:rtl w:val="0"/>
        </w:rPr>
        <w:t xml:space="preserve">Display a message to user : “ Request sent to Commissioner”</w:t>
      </w:r>
    </w:p>
    <w:p w:rsidR="00000000" w:rsidDel="00000000" w:rsidP="00000000" w:rsidRDefault="00000000" w:rsidRPr="00000000" w14:paraId="00000E05">
      <w:pPr>
        <w:numPr>
          <w:ilvl w:val="1"/>
          <w:numId w:val="12"/>
        </w:numPr>
        <w:spacing w:after="0" w:afterAutospacing="0"/>
        <w:ind w:left="1440" w:hanging="360"/>
        <w:rPr>
          <w:u w:val="none"/>
        </w:rPr>
      </w:pPr>
      <w:r w:rsidDel="00000000" w:rsidR="00000000" w:rsidRPr="00000000">
        <w:rPr>
          <w:rtl w:val="0"/>
        </w:rPr>
        <w:t xml:space="preserve">System validates eligibility</w:t>
      </w:r>
    </w:p>
    <w:p w:rsidR="00000000" w:rsidDel="00000000" w:rsidP="00000000" w:rsidRDefault="00000000" w:rsidRPr="00000000" w14:paraId="00000E06">
      <w:pPr>
        <w:numPr>
          <w:ilvl w:val="1"/>
          <w:numId w:val="12"/>
        </w:numPr>
        <w:spacing w:after="0" w:afterAutospacing="0"/>
        <w:ind w:left="1440" w:hanging="360"/>
        <w:rPr>
          <w:u w:val="none"/>
        </w:rPr>
      </w:pPr>
      <w:r w:rsidDel="00000000" w:rsidR="00000000" w:rsidRPr="00000000">
        <w:rPr>
          <w:rtl w:val="0"/>
        </w:rPr>
        <w:t xml:space="preserve">Sends the request to the commissioner/co-commissioner of the league.</w:t>
      </w:r>
    </w:p>
    <w:p w:rsidR="00000000" w:rsidDel="00000000" w:rsidP="00000000" w:rsidRDefault="00000000" w:rsidRPr="00000000" w14:paraId="00000E07">
      <w:pPr>
        <w:numPr>
          <w:ilvl w:val="1"/>
          <w:numId w:val="12"/>
        </w:numPr>
        <w:spacing w:after="0" w:afterAutospacing="0"/>
        <w:ind w:left="1440" w:hanging="360"/>
        <w:rPr>
          <w:u w:val="none"/>
        </w:rPr>
      </w:pPr>
      <w:r w:rsidDel="00000000" w:rsidR="00000000" w:rsidRPr="00000000">
        <w:rPr>
          <w:rFonts w:ascii="Arial Unicode MS" w:cs="Arial Unicode MS" w:eastAsia="Arial Unicode MS" w:hAnsi="Arial Unicode MS"/>
          <w:rtl w:val="0"/>
        </w:rPr>
        <w:t xml:space="preserve">Status updated → Request Pending </w:t>
      </w:r>
    </w:p>
    <w:p w:rsidR="00000000" w:rsidDel="00000000" w:rsidP="00000000" w:rsidRDefault="00000000" w:rsidRPr="00000000" w14:paraId="00000E08">
      <w:pPr>
        <w:numPr>
          <w:ilvl w:val="1"/>
          <w:numId w:val="12"/>
        </w:numPr>
        <w:spacing w:after="0" w:afterAutospacing="0"/>
        <w:ind w:left="1440" w:hanging="360"/>
        <w:rPr>
          <w:u w:val="none"/>
        </w:rPr>
      </w:pPr>
      <w:r w:rsidDel="00000000" w:rsidR="00000000" w:rsidRPr="00000000">
        <w:rPr>
          <w:rtl w:val="0"/>
        </w:rPr>
        <w:t xml:space="preserve">Notification sent to Commissioner.</w:t>
      </w:r>
    </w:p>
    <w:p w:rsidR="00000000" w:rsidDel="00000000" w:rsidP="00000000" w:rsidRDefault="00000000" w:rsidRPr="00000000" w14:paraId="00000E09">
      <w:pPr>
        <w:numPr>
          <w:ilvl w:val="0"/>
          <w:numId w:val="12"/>
        </w:numPr>
        <w:spacing w:after="0" w:afterAutospacing="0"/>
        <w:ind w:left="720" w:hanging="360"/>
        <w:rPr>
          <w:u w:val="none"/>
        </w:rPr>
      </w:pPr>
      <w:hyperlink w:anchor="_g7sk2c5ol3bd">
        <w:r w:rsidDel="00000000" w:rsidR="00000000" w:rsidRPr="00000000">
          <w:rPr>
            <w:color w:val="1155cc"/>
            <w:u w:val="single"/>
            <w:rtl w:val="0"/>
          </w:rPr>
          <w:t xml:space="preserve">Commissioner Side behavior</w:t>
        </w:r>
      </w:hyperlink>
      <w:r w:rsidDel="00000000" w:rsidR="00000000" w:rsidRPr="00000000">
        <w:rPr>
          <w:rtl w:val="0"/>
        </w:rPr>
      </w:r>
    </w:p>
    <w:p w:rsidR="00000000" w:rsidDel="00000000" w:rsidP="00000000" w:rsidRDefault="00000000" w:rsidRPr="00000000" w14:paraId="00000E0A">
      <w:pPr>
        <w:numPr>
          <w:ilvl w:val="0"/>
          <w:numId w:val="12"/>
        </w:numPr>
        <w:spacing w:after="0" w:afterAutospacing="0"/>
        <w:ind w:left="720" w:hanging="360"/>
        <w:rPr>
          <w:b w:val="1"/>
          <w:bCs w:val="1"/>
          <w:u w:val="none"/>
        </w:rPr>
      </w:pPr>
      <w:r w:rsidDel="00000000" w:rsidR="00000000" w:rsidRPr="00000000">
        <w:rPr>
          <w:b w:val="1"/>
          <w:bCs w:val="1"/>
          <w:rtl w:val="0"/>
        </w:rPr>
        <w:t xml:space="preserve">On Commissioner/co-commissioner approval : </w:t>
      </w:r>
    </w:p>
    <w:p w:rsidR="00000000" w:rsidDel="00000000" w:rsidP="00000000" w:rsidRDefault="00000000" w:rsidRPr="00000000" w14:paraId="00000E0B">
      <w:pPr>
        <w:numPr>
          <w:ilvl w:val="1"/>
          <w:numId w:val="12"/>
        </w:numPr>
        <w:spacing w:after="0" w:afterAutospacing="0"/>
        <w:ind w:left="1440" w:hanging="360"/>
        <w:rPr/>
      </w:pPr>
      <w:r w:rsidDel="00000000" w:rsidR="00000000" w:rsidRPr="00000000">
        <w:rPr>
          <w:rtl w:val="0"/>
        </w:rPr>
        <w:t xml:space="preserve">User added to league</w:t>
      </w:r>
    </w:p>
    <w:p w:rsidR="00000000" w:rsidDel="00000000" w:rsidP="00000000" w:rsidRDefault="00000000" w:rsidRPr="00000000" w14:paraId="00000E0C">
      <w:pPr>
        <w:numPr>
          <w:ilvl w:val="1"/>
          <w:numId w:val="12"/>
        </w:numPr>
        <w:spacing w:after="0" w:afterAutospacing="0"/>
        <w:ind w:left="1440" w:hanging="360"/>
        <w:rPr>
          <w:u w:val="none"/>
        </w:rPr>
      </w:pPr>
      <w:r w:rsidDel="00000000" w:rsidR="00000000" w:rsidRPr="00000000">
        <w:rPr>
          <w:rtl w:val="0"/>
        </w:rPr>
        <w:t xml:space="preserve">League size updated</w:t>
      </w:r>
    </w:p>
    <w:p w:rsidR="00000000" w:rsidDel="00000000" w:rsidP="00000000" w:rsidRDefault="00000000" w:rsidRPr="00000000" w14:paraId="00000E0D">
      <w:pPr>
        <w:numPr>
          <w:ilvl w:val="1"/>
          <w:numId w:val="12"/>
        </w:numPr>
        <w:spacing w:after="0" w:afterAutospacing="0"/>
        <w:ind w:left="1440" w:hanging="360"/>
        <w:rPr>
          <w:u w:val="none"/>
        </w:rPr>
      </w:pPr>
      <w:r w:rsidDel="00000000" w:rsidR="00000000" w:rsidRPr="00000000">
        <w:rPr>
          <w:rtl w:val="0"/>
        </w:rPr>
        <w:t xml:space="preserve">User notified</w:t>
      </w:r>
    </w:p>
    <w:p w:rsidR="00000000" w:rsidDel="00000000" w:rsidP="00000000" w:rsidRDefault="00000000" w:rsidRPr="00000000" w14:paraId="00000E0E">
      <w:pPr>
        <w:numPr>
          <w:ilvl w:val="1"/>
          <w:numId w:val="12"/>
        </w:numPr>
        <w:spacing w:after="0" w:afterAutospacing="0"/>
        <w:ind w:left="1440" w:hanging="360"/>
        <w:rPr>
          <w:u w:val="none"/>
        </w:rPr>
      </w:pPr>
      <w:r w:rsidDel="00000000" w:rsidR="00000000" w:rsidRPr="00000000">
        <w:rPr>
          <w:rtl w:val="0"/>
        </w:rPr>
        <w:t xml:space="preserve">Move the league from Private leagues category to MY leagues category</w:t>
      </w:r>
    </w:p>
    <w:p w:rsidR="00000000" w:rsidDel="00000000" w:rsidP="00000000" w:rsidRDefault="00000000" w:rsidRPr="00000000" w14:paraId="00000E0F">
      <w:pPr>
        <w:numPr>
          <w:ilvl w:val="0"/>
          <w:numId w:val="12"/>
        </w:numPr>
        <w:spacing w:after="0" w:afterAutospacing="0"/>
        <w:ind w:left="720" w:hanging="360"/>
        <w:rPr>
          <w:b w:val="1"/>
          <w:bCs w:val="1"/>
        </w:rPr>
      </w:pPr>
      <w:r w:rsidDel="00000000" w:rsidR="00000000" w:rsidRPr="00000000">
        <w:rPr>
          <w:b w:val="1"/>
          <w:bCs w:val="1"/>
          <w:rtl w:val="0"/>
        </w:rPr>
        <w:t xml:space="preserve">On Rejection</w:t>
      </w:r>
    </w:p>
    <w:p w:rsidR="00000000" w:rsidDel="00000000" w:rsidP="00000000" w:rsidRDefault="00000000" w:rsidRPr="00000000" w14:paraId="00000E10">
      <w:pPr>
        <w:numPr>
          <w:ilvl w:val="1"/>
          <w:numId w:val="12"/>
        </w:numPr>
        <w:spacing w:after="0" w:afterAutospacing="0"/>
        <w:ind w:left="1440" w:hanging="360"/>
        <w:rPr/>
      </w:pPr>
      <w:r w:rsidDel="00000000" w:rsidR="00000000" w:rsidRPr="00000000">
        <w:rPr>
          <w:rtl w:val="0"/>
        </w:rPr>
        <w:t xml:space="preserve">Request closed</w:t>
      </w:r>
    </w:p>
    <w:p w:rsidR="00000000" w:rsidDel="00000000" w:rsidP="00000000" w:rsidRDefault="00000000" w:rsidRPr="00000000" w14:paraId="00000E11">
      <w:pPr>
        <w:numPr>
          <w:ilvl w:val="1"/>
          <w:numId w:val="12"/>
        </w:numPr>
        <w:spacing w:after="0" w:afterAutospacing="0"/>
        <w:ind w:left="1440" w:hanging="360"/>
        <w:rPr>
          <w:u w:val="none"/>
        </w:rPr>
      </w:pPr>
      <w:r w:rsidDel="00000000" w:rsidR="00000000" w:rsidRPr="00000000">
        <w:rPr>
          <w:rtl w:val="0"/>
        </w:rPr>
        <w:t xml:space="preserve">User notified</w:t>
      </w:r>
    </w:p>
    <w:p w:rsidR="00000000" w:rsidDel="00000000" w:rsidP="00000000" w:rsidRDefault="00000000" w:rsidRPr="00000000" w14:paraId="00000E12">
      <w:pPr>
        <w:numPr>
          <w:ilvl w:val="0"/>
          <w:numId w:val="12"/>
        </w:numPr>
        <w:spacing w:after="0" w:afterAutospacing="0"/>
        <w:ind w:left="720" w:hanging="360"/>
        <w:rPr>
          <w:b w:val="1"/>
          <w:bCs w:val="1"/>
        </w:rPr>
      </w:pPr>
      <w:r w:rsidDel="00000000" w:rsidR="00000000" w:rsidRPr="00000000">
        <w:rPr>
          <w:b w:val="1"/>
          <w:bCs w:val="1"/>
          <w:rtl w:val="0"/>
        </w:rPr>
        <w:t xml:space="preserve">Rules</w:t>
      </w:r>
    </w:p>
    <w:p w:rsidR="00000000" w:rsidDel="00000000" w:rsidP="00000000" w:rsidRDefault="00000000" w:rsidRPr="00000000" w14:paraId="00000E13">
      <w:pPr>
        <w:numPr>
          <w:ilvl w:val="1"/>
          <w:numId w:val="12"/>
        </w:numPr>
        <w:spacing w:after="0" w:afterAutospacing="0"/>
        <w:ind w:left="1440" w:hanging="360"/>
        <w:rPr>
          <w:b w:val="1"/>
          <w:bCs w:val="1"/>
          <w:u w:val="none"/>
        </w:rPr>
      </w:pPr>
      <w:r w:rsidDel="00000000" w:rsidR="00000000" w:rsidRPr="00000000">
        <w:rPr>
          <w:b w:val="1"/>
          <w:bCs w:val="1"/>
          <w:rtl w:val="0"/>
        </w:rPr>
        <w:t xml:space="preserve">Private leagues : </w:t>
      </w:r>
    </w:p>
    <w:p w:rsidR="00000000" w:rsidDel="00000000" w:rsidP="00000000" w:rsidRDefault="00000000" w:rsidRPr="00000000" w14:paraId="00000E14">
      <w:pPr>
        <w:numPr>
          <w:ilvl w:val="2"/>
          <w:numId w:val="12"/>
        </w:numPr>
        <w:spacing w:after="0" w:afterAutospacing="0"/>
        <w:ind w:left="2160" w:hanging="360"/>
        <w:rPr/>
      </w:pPr>
      <w:r w:rsidDel="00000000" w:rsidR="00000000" w:rsidRPr="00000000">
        <w:rPr>
          <w:rtl w:val="0"/>
        </w:rPr>
        <w:t xml:space="preserve">No direct join</w:t>
      </w:r>
    </w:p>
    <w:p w:rsidR="00000000" w:rsidDel="00000000" w:rsidP="00000000" w:rsidRDefault="00000000" w:rsidRPr="00000000" w14:paraId="00000E15">
      <w:pPr>
        <w:numPr>
          <w:ilvl w:val="2"/>
          <w:numId w:val="12"/>
        </w:numPr>
        <w:spacing w:after="0" w:afterAutospacing="0"/>
        <w:ind w:left="2160" w:hanging="360"/>
        <w:rPr>
          <w:u w:val="none"/>
        </w:rPr>
      </w:pPr>
      <w:r w:rsidDel="00000000" w:rsidR="00000000" w:rsidRPr="00000000">
        <w:rPr>
          <w:rtl w:val="0"/>
        </w:rPr>
        <w:t xml:space="preserve">Only via approval</w:t>
      </w:r>
    </w:p>
    <w:p w:rsidR="00000000" w:rsidDel="00000000" w:rsidP="00000000" w:rsidRDefault="00000000" w:rsidRPr="00000000" w14:paraId="00000E16">
      <w:pPr>
        <w:numPr>
          <w:ilvl w:val="1"/>
          <w:numId w:val="12"/>
        </w:numPr>
        <w:spacing w:after="0" w:afterAutospacing="0"/>
        <w:ind w:left="1440" w:hanging="360"/>
        <w:rPr>
          <w:b w:val="1"/>
          <w:bCs w:val="1"/>
        </w:rPr>
      </w:pPr>
      <w:r w:rsidDel="00000000" w:rsidR="00000000" w:rsidRPr="00000000">
        <w:rPr>
          <w:b w:val="1"/>
          <w:bCs w:val="1"/>
          <w:rtl w:val="0"/>
        </w:rPr>
        <w:t xml:space="preserve">Requests : </w:t>
      </w:r>
    </w:p>
    <w:p w:rsidR="00000000" w:rsidDel="00000000" w:rsidP="00000000" w:rsidRDefault="00000000" w:rsidRPr="00000000" w14:paraId="00000E17">
      <w:pPr>
        <w:numPr>
          <w:ilvl w:val="2"/>
          <w:numId w:val="12"/>
        </w:numPr>
        <w:spacing w:after="0" w:afterAutospacing="0"/>
        <w:ind w:left="2160" w:hanging="360"/>
        <w:rPr/>
      </w:pPr>
      <w:r w:rsidDel="00000000" w:rsidR="00000000" w:rsidRPr="00000000">
        <w:rPr>
          <w:rtl w:val="0"/>
        </w:rPr>
        <w:t xml:space="preserve">On active request per user per league</w:t>
      </w:r>
    </w:p>
    <w:p w:rsidR="00000000" w:rsidDel="00000000" w:rsidP="00000000" w:rsidRDefault="00000000" w:rsidRPr="00000000" w14:paraId="00000E18">
      <w:pPr>
        <w:numPr>
          <w:ilvl w:val="1"/>
          <w:numId w:val="12"/>
        </w:numPr>
        <w:spacing w:after="0" w:afterAutospacing="0"/>
        <w:ind w:left="1440" w:hanging="360"/>
        <w:rPr>
          <w:b w:val="1"/>
          <w:bCs w:val="1"/>
        </w:rPr>
      </w:pPr>
      <w:r w:rsidDel="00000000" w:rsidR="00000000" w:rsidRPr="00000000">
        <w:rPr>
          <w:b w:val="1"/>
          <w:bCs w:val="1"/>
          <w:rtl w:val="0"/>
        </w:rPr>
        <w:t xml:space="preserve">Commissioner/co-commissioner : </w:t>
      </w:r>
    </w:p>
    <w:p w:rsidR="00000000" w:rsidDel="00000000" w:rsidP="00000000" w:rsidRDefault="00000000" w:rsidRPr="00000000" w14:paraId="00000E19">
      <w:pPr>
        <w:numPr>
          <w:ilvl w:val="2"/>
          <w:numId w:val="12"/>
        </w:numPr>
        <w:spacing w:after="0" w:afterAutospacing="0"/>
        <w:ind w:left="2160" w:hanging="360"/>
        <w:rPr>
          <w:u w:val="none"/>
        </w:rPr>
      </w:pPr>
      <w:r w:rsidDel="00000000" w:rsidR="00000000" w:rsidRPr="00000000">
        <w:rPr>
          <w:rtl w:val="0"/>
        </w:rPr>
        <w:t xml:space="preserve">Full control over approvals</w:t>
      </w:r>
    </w:p>
    <w:p w:rsidR="00000000" w:rsidDel="00000000" w:rsidP="00000000" w:rsidRDefault="00000000" w:rsidRPr="00000000" w14:paraId="00000E1A">
      <w:pPr>
        <w:numPr>
          <w:ilvl w:val="0"/>
          <w:numId w:val="12"/>
        </w:numPr>
        <w:ind w:left="720" w:hanging="360"/>
        <w:rPr>
          <w:b w:val="1"/>
          <w:bCs w:val="1"/>
        </w:rPr>
      </w:pPr>
      <w:r w:rsidDel="00000000" w:rsidR="00000000" w:rsidRPr="00000000">
        <w:rPr>
          <w:b w:val="1"/>
          <w:bCs w:val="1"/>
          <w:rtl w:val="0"/>
        </w:rPr>
        <w:t xml:space="preserve">Edge Cases </w:t>
      </w:r>
      <w:r w:rsidDel="00000000" w:rsidR="00000000" w:rsidRPr="00000000">
        <w:rPr>
          <w:rtl w:val="0"/>
        </w:rPr>
      </w:r>
    </w:p>
    <w:tbl>
      <w:tblPr>
        <w:tblStyle w:val="Table58"/>
        <w:tblpPr w:leftFromText="180" w:rightFromText="180" w:topFromText="180" w:bottomFromText="180" w:vertAnchor="text" w:horzAnchor="text" w:tblpX="1170" w:tblpY="0"/>
        <w:tblW w:w="6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3825"/>
        <w:tblGridChange w:id="0">
          <w:tblGrid>
            <w:gridCol w:w="3045"/>
            <w:gridCol w:w="3825"/>
          </w:tblGrid>
        </w:tblGridChange>
      </w:tblGrid>
      <w:tr>
        <w:trPr>
          <w:cantSplit w:val="0"/>
          <w:tblHeader w:val="0"/>
        </w:trPr>
        <w:tc>
          <w:tcPr/>
          <w:p w:rsidR="00000000" w:rsidDel="00000000" w:rsidP="00000000" w:rsidRDefault="00000000" w:rsidRPr="00000000" w14:paraId="00000E1B">
            <w:pPr>
              <w:widowControl w:val="0"/>
              <w:spacing w:after="0" w:line="240" w:lineRule="auto"/>
              <w:jc w:val="center"/>
              <w:rPr>
                <w:b w:val="1"/>
                <w:bCs w:val="1"/>
              </w:rPr>
            </w:pPr>
            <w:r w:rsidDel="00000000" w:rsidR="00000000" w:rsidRPr="00000000">
              <w:rPr>
                <w:b w:val="1"/>
                <w:bCs w:val="1"/>
                <w:rtl w:val="0"/>
              </w:rPr>
              <w:t xml:space="preserve">Scenario</w:t>
            </w:r>
          </w:p>
        </w:tc>
        <w:tc>
          <w:tcPr/>
          <w:p w:rsidR="00000000" w:rsidDel="00000000" w:rsidP="00000000" w:rsidRDefault="00000000" w:rsidRPr="00000000" w14:paraId="00000E1C">
            <w:pPr>
              <w:widowControl w:val="0"/>
              <w:spacing w:after="0" w:line="240" w:lineRule="auto"/>
              <w:jc w:val="center"/>
              <w:rPr>
                <w:b w:val="1"/>
                <w:bCs w:val="1"/>
              </w:rPr>
            </w:pPr>
            <w:r w:rsidDel="00000000" w:rsidR="00000000" w:rsidRPr="00000000">
              <w:rPr>
                <w:b w:val="1"/>
                <w:bCs w:val="1"/>
                <w:rtl w:val="0"/>
              </w:rPr>
              <w:t xml:space="preserve">Behavior</w:t>
            </w:r>
          </w:p>
        </w:tc>
      </w:tr>
      <w:tr>
        <w:trPr>
          <w:cantSplit w:val="0"/>
          <w:tblHeader w:val="0"/>
        </w:trPr>
        <w:tc>
          <w:tcPr/>
          <w:p w:rsidR="00000000" w:rsidDel="00000000" w:rsidP="00000000" w:rsidRDefault="00000000" w:rsidRPr="00000000" w14:paraId="00000E1D">
            <w:pPr>
              <w:widowControl w:val="0"/>
              <w:spacing w:after="0" w:line="240" w:lineRule="auto"/>
              <w:rPr/>
            </w:pPr>
            <w:r w:rsidDel="00000000" w:rsidR="00000000" w:rsidRPr="00000000">
              <w:rPr>
                <w:rtl w:val="0"/>
              </w:rPr>
              <w:t xml:space="preserve">League fills after request</w:t>
            </w:r>
          </w:p>
        </w:tc>
        <w:tc>
          <w:tcPr/>
          <w:p w:rsidR="00000000" w:rsidDel="00000000" w:rsidP="00000000" w:rsidRDefault="00000000" w:rsidRPr="00000000" w14:paraId="00000E1E">
            <w:pPr>
              <w:widowControl w:val="0"/>
              <w:spacing w:after="0" w:line="240" w:lineRule="auto"/>
              <w:rPr/>
            </w:pPr>
            <w:r w:rsidDel="00000000" w:rsidR="00000000" w:rsidRPr="00000000">
              <w:rPr>
                <w:rtl w:val="0"/>
              </w:rPr>
              <w:t xml:space="preserve">Disabled the Join button/Reject new approvals </w:t>
            </w:r>
          </w:p>
        </w:tc>
      </w:tr>
    </w:tbl>
    <w:p w:rsidR="00000000" w:rsidDel="00000000" w:rsidP="00000000" w:rsidRDefault="00000000" w:rsidRPr="00000000" w14:paraId="00000E1F">
      <w:pPr>
        <w:rPr/>
      </w:pPr>
      <w:r w:rsidDel="00000000" w:rsidR="00000000" w:rsidRPr="00000000">
        <w:rPr>
          <w:rtl w:val="0"/>
        </w:rPr>
        <w:tab/>
      </w:r>
      <w:r w:rsidDel="00000000" w:rsidR="00000000" w:rsidRPr="00000000">
        <w:rPr>
          <w:rtl w:val="0"/>
        </w:rPr>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E2C">
      <w:pPr>
        <w:pStyle w:val="Heading2"/>
        <w:widowControl w:val="0"/>
        <w:spacing w:after="0" w:lineRule="auto"/>
        <w:ind w:left="0" w:firstLine="0"/>
        <w:rPr>
          <w:b w:val="1"/>
          <w:bCs w:val="1"/>
          <w:sz w:val="30"/>
          <w:szCs w:val="30"/>
          <w:shd w:fill="d9d2e9" w:val="clear"/>
        </w:rPr>
      </w:pPr>
      <w:bookmarkStart w:colFirst="0" w:colLast="0" w:name="_clbxvy6jlhv8" w:id="80"/>
      <w:bookmarkEnd w:id="80"/>
      <w:r w:rsidDel="00000000" w:rsidR="00000000" w:rsidRPr="00000000">
        <w:rPr>
          <w:b w:val="1"/>
          <w:bCs w:val="1"/>
          <w:sz w:val="30"/>
          <w:szCs w:val="30"/>
          <w:shd w:fill="d9d2e9" w:val="clear"/>
          <w:rtl w:val="0"/>
        </w:rPr>
        <w:t xml:space="preserve">Web - F2MX Admins</w:t>
      </w:r>
    </w:p>
    <w:p w:rsidR="00000000" w:rsidDel="00000000" w:rsidP="00000000" w:rsidRDefault="00000000" w:rsidRPr="00000000" w14:paraId="00000E2D">
      <w:pPr>
        <w:pStyle w:val="Heading2"/>
        <w:widowControl w:val="0"/>
        <w:spacing w:after="0" w:lineRule="auto"/>
        <w:rPr/>
      </w:pPr>
      <w:bookmarkStart w:colFirst="0" w:colLast="0" w:name="_xwba1ae46hwo" w:id="81"/>
      <w:bookmarkEnd w:id="81"/>
      <w:r w:rsidDel="00000000" w:rsidR="00000000" w:rsidRPr="00000000">
        <w:rPr>
          <w:rtl w:val="0"/>
        </w:rPr>
      </w:r>
    </w:p>
    <w:p w:rsidR="00000000" w:rsidDel="00000000" w:rsidP="00000000" w:rsidRDefault="00000000" w:rsidRPr="00000000" w14:paraId="00000E2E">
      <w:pPr>
        <w:pStyle w:val="Heading3"/>
        <w:widowControl w:val="0"/>
        <w:spacing w:after="0" w:lineRule="auto"/>
        <w:rPr/>
      </w:pPr>
      <w:bookmarkStart w:colFirst="0" w:colLast="0" w:name="_8caymc5mo3ff" w:id="82"/>
      <w:bookmarkEnd w:id="82"/>
      <w:r w:rsidDel="00000000" w:rsidR="00000000" w:rsidRPr="00000000">
        <w:rPr>
          <w:rtl w:val="0"/>
        </w:rPr>
        <w:t xml:space="preserve">User Story -1.1 Public League Creation</w:t>
      </w:r>
    </w:p>
    <w:p w:rsidR="00000000" w:rsidDel="00000000" w:rsidP="00000000" w:rsidRDefault="00000000" w:rsidRPr="00000000" w14:paraId="00000E2F">
      <w:pPr>
        <w:spacing w:after="240" w:before="240" w:lineRule="auto"/>
        <w:rPr/>
      </w:pPr>
      <w:r w:rsidDel="00000000" w:rsidR="00000000" w:rsidRPr="00000000">
        <w:rPr>
          <w:rtl w:val="0"/>
        </w:rPr>
        <w:t xml:space="preserve">As a Super Admin, I want to create a Public League from the Admin Web Application so that platform users can join and compete in a fantasy league.</w:t>
      </w:r>
    </w:p>
    <w:p w:rsidR="00000000" w:rsidDel="00000000" w:rsidP="00000000" w:rsidRDefault="00000000" w:rsidRPr="00000000" w14:paraId="00000E30">
      <w:pPr>
        <w:spacing w:after="240" w:before="240" w:lineRule="auto"/>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0E31">
      <w:pPr>
        <w:numPr>
          <w:ilvl w:val="0"/>
          <w:numId w:val="10"/>
        </w:numPr>
        <w:spacing w:after="0" w:afterAutospacing="0" w:before="240" w:lineRule="auto"/>
        <w:ind w:left="720" w:hanging="360"/>
        <w:rPr>
          <w:sz w:val="20"/>
          <w:szCs w:val="20"/>
        </w:rPr>
      </w:pPr>
      <w:r w:rsidDel="00000000" w:rsidR="00000000" w:rsidRPr="00000000">
        <w:rPr>
          <w:b w:val="1"/>
          <w:bCs w:val="1"/>
          <w:rtl w:val="0"/>
        </w:rPr>
        <w:t xml:space="preserve">Precondition</w:t>
      </w:r>
    </w:p>
    <w:p w:rsidR="00000000" w:rsidDel="00000000" w:rsidP="00000000" w:rsidRDefault="00000000" w:rsidRPr="00000000" w14:paraId="00000E32">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Only logged-in Super Admin users must be allowed to create public leagues.</w:t>
      </w:r>
    </w:p>
    <w:p w:rsidR="00000000" w:rsidDel="00000000" w:rsidP="00000000" w:rsidRDefault="00000000" w:rsidRPr="00000000" w14:paraId="00000E33">
      <w:pPr>
        <w:numPr>
          <w:ilvl w:val="0"/>
          <w:numId w:val="10"/>
        </w:numPr>
        <w:spacing w:after="0" w:afterAutospacing="0" w:before="0" w:beforeAutospacing="0" w:lineRule="auto"/>
        <w:ind w:left="720" w:hanging="360"/>
        <w:rPr>
          <w:sz w:val="20"/>
          <w:szCs w:val="20"/>
        </w:rPr>
      </w:pPr>
      <w:r w:rsidDel="00000000" w:rsidR="00000000" w:rsidRPr="00000000">
        <w:rPr>
          <w:b w:val="1"/>
          <w:bCs w:val="1"/>
          <w:rtl w:val="0"/>
        </w:rPr>
        <w:t xml:space="preserve">Access Create League Option</w:t>
      </w:r>
    </w:p>
    <w:p w:rsidR="00000000" w:rsidDel="00000000" w:rsidP="00000000" w:rsidRDefault="00000000" w:rsidRPr="00000000" w14:paraId="00000E34">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The Leagues Management Module must provide a “Create League” option.</w:t>
      </w:r>
    </w:p>
    <w:p w:rsidR="00000000" w:rsidDel="00000000" w:rsidP="00000000" w:rsidRDefault="00000000" w:rsidRPr="00000000" w14:paraId="00000E35">
      <w:pPr>
        <w:numPr>
          <w:ilvl w:val="1"/>
          <w:numId w:val="10"/>
        </w:numPr>
        <w:spacing w:after="0" w:afterAutospacing="0" w:before="0" w:beforeAutospacing="0" w:lineRule="auto"/>
        <w:ind w:left="1440" w:hanging="360"/>
        <w:rPr>
          <w:b w:val="0"/>
          <w:bCs w:val="0"/>
          <w:sz w:val="20"/>
          <w:szCs w:val="20"/>
        </w:rPr>
      </w:pPr>
      <w:r w:rsidDel="00000000" w:rsidR="00000000" w:rsidRPr="00000000">
        <w:rPr>
          <w:rFonts w:ascii="Arial Unicode MS" w:cs="Arial Unicode MS" w:eastAsia="Arial Unicode MS" w:hAnsi="Arial Unicode MS"/>
          <w:rtl w:val="0"/>
        </w:rPr>
        <w:t xml:space="preserve">Admin Console → Leagues → Create League</w:t>
      </w:r>
    </w:p>
    <w:p w:rsidR="00000000" w:rsidDel="00000000" w:rsidP="00000000" w:rsidRDefault="00000000" w:rsidRPr="00000000" w14:paraId="00000E36">
      <w:pPr>
        <w:numPr>
          <w:ilvl w:val="0"/>
          <w:numId w:val="10"/>
        </w:numPr>
        <w:spacing w:after="0" w:afterAutospacing="0" w:before="0" w:beforeAutospacing="0" w:lineRule="auto"/>
        <w:ind w:left="720" w:hanging="360"/>
        <w:rPr>
          <w:sz w:val="20"/>
          <w:szCs w:val="20"/>
        </w:rPr>
      </w:pPr>
      <w:r w:rsidDel="00000000" w:rsidR="00000000" w:rsidRPr="00000000">
        <w:rPr>
          <w:b w:val="1"/>
          <w:bCs w:val="1"/>
          <w:rtl w:val="0"/>
        </w:rPr>
        <w:t xml:space="preserve">Purpose</w:t>
      </w:r>
    </w:p>
    <w:p w:rsidR="00000000" w:rsidDel="00000000" w:rsidP="00000000" w:rsidRDefault="00000000" w:rsidRPr="00000000" w14:paraId="00000E37">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Public Leagues are platform-controlled leagues where:</w:t>
      </w:r>
    </w:p>
    <w:p w:rsidR="00000000" w:rsidDel="00000000" w:rsidP="00000000" w:rsidRDefault="00000000" w:rsidRPr="00000000" w14:paraId="00000E38">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F2MX Admin acts as the permanent commissioner</w:t>
      </w:r>
    </w:p>
    <w:p w:rsidR="00000000" w:rsidDel="00000000" w:rsidP="00000000" w:rsidRDefault="00000000" w:rsidRPr="00000000" w14:paraId="00000E39">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Rules are standardized</w:t>
      </w:r>
    </w:p>
    <w:p w:rsidR="00000000" w:rsidDel="00000000" w:rsidP="00000000" w:rsidRDefault="00000000" w:rsidRPr="00000000" w14:paraId="00000E3A">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Users can join directly (open access / criteria-based)</w:t>
      </w:r>
    </w:p>
    <w:p w:rsidR="00000000" w:rsidDel="00000000" w:rsidP="00000000" w:rsidRDefault="00000000" w:rsidRPr="00000000" w14:paraId="00000E3B">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Admin ensures fair play, liquidity, and governance</w:t>
      </w:r>
    </w:p>
    <w:p w:rsidR="00000000" w:rsidDel="00000000" w:rsidP="00000000" w:rsidRDefault="00000000" w:rsidRPr="00000000" w14:paraId="00000E3C">
      <w:pPr>
        <w:numPr>
          <w:ilvl w:val="0"/>
          <w:numId w:val="10"/>
        </w:numPr>
        <w:spacing w:after="0" w:afterAutospacing="0" w:before="0" w:beforeAutospacing="0" w:lineRule="auto"/>
        <w:ind w:left="720" w:hanging="360"/>
        <w:rPr>
          <w:sz w:val="20"/>
          <w:szCs w:val="20"/>
        </w:rPr>
      </w:pPr>
      <w:r w:rsidDel="00000000" w:rsidR="00000000" w:rsidRPr="00000000">
        <w:rPr>
          <w:b w:val="1"/>
          <w:bCs w:val="1"/>
          <w:rtl w:val="0"/>
        </w:rPr>
        <w:t xml:space="preserve">League Type Selection</w:t>
      </w:r>
    </w:p>
    <w:p w:rsidR="00000000" w:rsidDel="00000000" w:rsidP="00000000" w:rsidRDefault="00000000" w:rsidRPr="00000000" w14:paraId="00000E3D">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When the Super Admin clicks Create League, the system must automatically take it as Public League.</w:t>
      </w:r>
    </w:p>
    <w:p w:rsidR="00000000" w:rsidDel="00000000" w:rsidP="00000000" w:rsidRDefault="00000000" w:rsidRPr="00000000" w14:paraId="00000E3E">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The system navigates to the Public League Creation Screen.</w:t>
      </w:r>
    </w:p>
    <w:p w:rsidR="00000000" w:rsidDel="00000000" w:rsidP="00000000" w:rsidRDefault="00000000" w:rsidRPr="00000000" w14:paraId="00000E3F">
      <w:pPr>
        <w:numPr>
          <w:ilvl w:val="0"/>
          <w:numId w:val="10"/>
        </w:numPr>
        <w:spacing w:after="0" w:afterAutospacing="0" w:before="0" w:beforeAutospacing="0" w:lineRule="auto"/>
        <w:ind w:left="720" w:hanging="360"/>
        <w:rPr>
          <w:b w:val="0"/>
          <w:bCs w:val="0"/>
          <w:sz w:val="20"/>
          <w:szCs w:val="20"/>
        </w:rPr>
      </w:pPr>
      <w:r w:rsidDel="00000000" w:rsidR="00000000" w:rsidRPr="00000000">
        <w:rPr>
          <w:b w:val="1"/>
          <w:bCs w:val="1"/>
          <w:rtl w:val="0"/>
        </w:rPr>
        <w:t xml:space="preserve">League Creation Screen:</w:t>
      </w:r>
      <w:r w:rsidDel="00000000" w:rsidR="00000000" w:rsidRPr="00000000">
        <w:rPr>
          <w:rtl w:val="0"/>
        </w:rPr>
        <w:t xml:space="preserve"> The league creation screen must capture the following information:</w:t>
      </w:r>
    </w:p>
    <w:p w:rsidR="00000000" w:rsidDel="00000000" w:rsidP="00000000" w:rsidRDefault="00000000" w:rsidRPr="00000000" w14:paraId="00000E40">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League Name</w:t>
      </w:r>
    </w:p>
    <w:p w:rsidR="00000000" w:rsidDel="00000000" w:rsidP="00000000" w:rsidRDefault="00000000" w:rsidRPr="00000000" w14:paraId="00000E41">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League Size (Number of Teams)</w:t>
      </w:r>
    </w:p>
    <w:p w:rsidR="00000000" w:rsidDel="00000000" w:rsidP="00000000" w:rsidRDefault="00000000" w:rsidRPr="00000000" w14:paraId="00000E42">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Start Date</w:t>
      </w:r>
    </w:p>
    <w:p w:rsidR="00000000" w:rsidDel="00000000" w:rsidP="00000000" w:rsidRDefault="00000000" w:rsidRPr="00000000" w14:paraId="00000E43">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Type : Public [Read-only]</w:t>
      </w:r>
    </w:p>
    <w:p w:rsidR="00000000" w:rsidDel="00000000" w:rsidP="00000000" w:rsidRDefault="00000000" w:rsidRPr="00000000" w14:paraId="00000E44">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Season Length/Duration (Number of weeks)</w:t>
      </w:r>
    </w:p>
    <w:p w:rsidR="00000000" w:rsidDel="00000000" w:rsidP="00000000" w:rsidRDefault="00000000" w:rsidRPr="00000000" w14:paraId="00000E45">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Starting Currency</w:t>
      </w:r>
    </w:p>
    <w:p w:rsidR="00000000" w:rsidDel="00000000" w:rsidP="00000000" w:rsidRDefault="00000000" w:rsidRPr="00000000" w14:paraId="00000E46">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Max Buy-in cap </w:t>
      </w:r>
    </w:p>
    <w:p w:rsidR="00000000" w:rsidDel="00000000" w:rsidP="00000000" w:rsidRDefault="00000000" w:rsidRPr="00000000" w14:paraId="00000E47">
      <w:pPr>
        <w:numPr>
          <w:ilvl w:val="1"/>
          <w:numId w:val="10"/>
        </w:numPr>
        <w:spacing w:after="0" w:afterAutospacing="0" w:before="0" w:beforeAutospacing="0" w:lineRule="auto"/>
        <w:ind w:left="1440" w:hanging="360"/>
        <w:rPr>
          <w:u w:val="none"/>
        </w:rPr>
      </w:pPr>
      <w:r w:rsidDel="00000000" w:rsidR="00000000" w:rsidRPr="00000000">
        <w:rPr>
          <w:rtl w:val="0"/>
        </w:rPr>
        <w:t xml:space="preserve">Buy-In conversion Rate</w:t>
      </w:r>
    </w:p>
    <w:p w:rsidR="00000000" w:rsidDel="00000000" w:rsidP="00000000" w:rsidRDefault="00000000" w:rsidRPr="00000000" w14:paraId="00000E48">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Scoring Model - “Half PPR” (Read-only)</w:t>
      </w:r>
    </w:p>
    <w:p w:rsidR="00000000" w:rsidDel="00000000" w:rsidP="00000000" w:rsidRDefault="00000000" w:rsidRPr="00000000" w14:paraId="00000E49">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Playoffs toggle</w:t>
      </w:r>
    </w:p>
    <w:p w:rsidR="00000000" w:rsidDel="00000000" w:rsidP="00000000" w:rsidRDefault="00000000" w:rsidRPr="00000000" w14:paraId="00000E4A">
      <w:pPr>
        <w:pStyle w:val="Heading6"/>
        <w:numPr>
          <w:ilvl w:val="0"/>
          <w:numId w:val="10"/>
        </w:numPr>
        <w:spacing w:after="0" w:afterAutospacing="0" w:before="0" w:beforeAutospacing="0" w:lineRule="auto"/>
        <w:ind w:left="720" w:hanging="360"/>
        <w:rPr/>
      </w:pPr>
      <w:bookmarkStart w:colFirst="0" w:colLast="0" w:name="_yiyeul438v0d" w:id="83"/>
      <w:bookmarkEnd w:id="83"/>
      <w:r w:rsidDel="00000000" w:rsidR="00000000" w:rsidRPr="00000000">
        <w:rPr>
          <w:rtl w:val="0"/>
        </w:rPr>
        <w:t xml:space="preserve">Fields Information / Requirements : </w:t>
      </w:r>
    </w:p>
    <w:p w:rsidR="00000000" w:rsidDel="00000000" w:rsidP="00000000" w:rsidRDefault="00000000" w:rsidRPr="00000000" w14:paraId="00000E4B">
      <w:pPr>
        <w:numPr>
          <w:ilvl w:val="0"/>
          <w:numId w:val="10"/>
        </w:numPr>
        <w:spacing w:after="0" w:afterAutospacing="0" w:before="0" w:beforeAutospacing="0" w:lineRule="auto"/>
        <w:ind w:left="720" w:hanging="360"/>
        <w:rPr>
          <w:sz w:val="20"/>
          <w:szCs w:val="20"/>
        </w:rPr>
      </w:pPr>
      <w:r w:rsidDel="00000000" w:rsidR="00000000" w:rsidRPr="00000000">
        <w:rPr>
          <w:b w:val="1"/>
          <w:bCs w:val="1"/>
          <w:rtl w:val="0"/>
        </w:rPr>
        <w:t xml:space="preserve">League Name</w:t>
      </w:r>
    </w:p>
    <w:p w:rsidR="00000000" w:rsidDel="00000000" w:rsidP="00000000" w:rsidRDefault="00000000" w:rsidRPr="00000000" w14:paraId="00000E4C">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The League Name is the unique identifier displayed to users representing the public league.</w:t>
      </w:r>
    </w:p>
    <w:p w:rsidR="00000000" w:rsidDel="00000000" w:rsidP="00000000" w:rsidRDefault="00000000" w:rsidRPr="00000000" w14:paraId="00000E4D">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Field Type</w:t>
      </w:r>
    </w:p>
    <w:p w:rsidR="00000000" w:rsidDel="00000000" w:rsidP="00000000" w:rsidRDefault="00000000" w:rsidRPr="00000000" w14:paraId="00000E4E">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Text Input</w:t>
      </w:r>
    </w:p>
    <w:p w:rsidR="00000000" w:rsidDel="00000000" w:rsidP="00000000" w:rsidRDefault="00000000" w:rsidRPr="00000000" w14:paraId="00000E4F">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Validation Rules</w:t>
      </w:r>
    </w:p>
    <w:p w:rsidR="00000000" w:rsidDel="00000000" w:rsidP="00000000" w:rsidRDefault="00000000" w:rsidRPr="00000000" w14:paraId="00000E50">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Minimum characters: 3</w:t>
      </w:r>
    </w:p>
    <w:p w:rsidR="00000000" w:rsidDel="00000000" w:rsidP="00000000" w:rsidRDefault="00000000" w:rsidRPr="00000000" w14:paraId="00000E51">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Maximum characters: 50</w:t>
      </w:r>
    </w:p>
    <w:p w:rsidR="00000000" w:rsidDel="00000000" w:rsidP="00000000" w:rsidRDefault="00000000" w:rsidRPr="00000000" w14:paraId="00000E52">
      <w:pPr>
        <w:numPr>
          <w:ilvl w:val="0"/>
          <w:numId w:val="10"/>
        </w:numPr>
        <w:spacing w:after="0" w:afterAutospacing="0" w:before="0" w:beforeAutospacing="0" w:lineRule="auto"/>
        <w:ind w:left="1440" w:hanging="360"/>
        <w:rPr>
          <w:b w:val="0"/>
          <w:bCs w:val="0"/>
          <w:sz w:val="20"/>
          <w:szCs w:val="20"/>
        </w:rPr>
      </w:pPr>
      <w:r w:rsidDel="00000000" w:rsidR="00000000" w:rsidRPr="00000000">
        <w:rPr>
          <w:rtl w:val="0"/>
        </w:rPr>
        <w:t xml:space="preserve">Must allow:</w:t>
      </w:r>
    </w:p>
    <w:p w:rsidR="00000000" w:rsidDel="00000000" w:rsidP="00000000" w:rsidRDefault="00000000" w:rsidRPr="00000000" w14:paraId="00000E53">
      <w:pPr>
        <w:numPr>
          <w:ilvl w:val="1"/>
          <w:numId w:val="10"/>
        </w:numPr>
        <w:spacing w:after="0" w:afterAutospacing="0" w:before="0" w:beforeAutospacing="0" w:lineRule="auto"/>
        <w:ind w:left="2160" w:hanging="360"/>
        <w:rPr>
          <w:b w:val="0"/>
          <w:bCs w:val="0"/>
          <w:sz w:val="20"/>
          <w:szCs w:val="20"/>
        </w:rPr>
      </w:pPr>
      <w:r w:rsidDel="00000000" w:rsidR="00000000" w:rsidRPr="00000000">
        <w:rPr>
          <w:rtl w:val="0"/>
        </w:rPr>
        <w:t xml:space="preserve">Alphabets (A-Z, a-z)</w:t>
      </w:r>
    </w:p>
    <w:p w:rsidR="00000000" w:rsidDel="00000000" w:rsidP="00000000" w:rsidRDefault="00000000" w:rsidRPr="00000000" w14:paraId="00000E54">
      <w:pPr>
        <w:numPr>
          <w:ilvl w:val="1"/>
          <w:numId w:val="10"/>
        </w:numPr>
        <w:spacing w:after="0" w:afterAutospacing="0" w:before="0" w:beforeAutospacing="0" w:lineRule="auto"/>
        <w:ind w:left="2160" w:hanging="360"/>
        <w:rPr>
          <w:b w:val="0"/>
          <w:bCs w:val="0"/>
          <w:sz w:val="20"/>
          <w:szCs w:val="20"/>
        </w:rPr>
      </w:pPr>
      <w:r w:rsidDel="00000000" w:rsidR="00000000" w:rsidRPr="00000000">
        <w:rPr>
          <w:rtl w:val="0"/>
        </w:rPr>
        <w:t xml:space="preserve">Numbers</w:t>
      </w:r>
    </w:p>
    <w:p w:rsidR="00000000" w:rsidDel="00000000" w:rsidP="00000000" w:rsidRDefault="00000000" w:rsidRPr="00000000" w14:paraId="00000E55">
      <w:pPr>
        <w:numPr>
          <w:ilvl w:val="1"/>
          <w:numId w:val="10"/>
        </w:numPr>
        <w:spacing w:after="0" w:afterAutospacing="0" w:before="0" w:beforeAutospacing="0" w:lineRule="auto"/>
        <w:ind w:left="2160" w:hanging="360"/>
        <w:rPr>
          <w:b w:val="0"/>
          <w:bCs w:val="0"/>
          <w:sz w:val="20"/>
          <w:szCs w:val="20"/>
        </w:rPr>
      </w:pPr>
      <w:r w:rsidDel="00000000" w:rsidR="00000000" w:rsidRPr="00000000">
        <w:rPr>
          <w:rtl w:val="0"/>
        </w:rPr>
        <w:t xml:space="preserve">Spaces</w:t>
      </w:r>
    </w:p>
    <w:p w:rsidR="00000000" w:rsidDel="00000000" w:rsidP="00000000" w:rsidRDefault="00000000" w:rsidRPr="00000000" w14:paraId="00000E56">
      <w:pPr>
        <w:numPr>
          <w:ilvl w:val="1"/>
          <w:numId w:val="10"/>
        </w:numPr>
        <w:spacing w:after="0" w:afterAutospacing="0" w:before="0" w:beforeAutospacing="0" w:lineRule="auto"/>
        <w:ind w:left="2160" w:hanging="360"/>
        <w:rPr>
          <w:b w:val="0"/>
          <w:bCs w:val="0"/>
          <w:sz w:val="20"/>
          <w:szCs w:val="20"/>
        </w:rPr>
      </w:pPr>
      <w:r w:rsidDel="00000000" w:rsidR="00000000" w:rsidRPr="00000000">
        <w:rPr>
          <w:rtl w:val="0"/>
        </w:rPr>
        <w:t xml:space="preserve">All Special character</w:t>
      </w:r>
    </w:p>
    <w:p w:rsidR="00000000" w:rsidDel="00000000" w:rsidP="00000000" w:rsidRDefault="00000000" w:rsidRPr="00000000" w14:paraId="00000E57">
      <w:pPr>
        <w:numPr>
          <w:ilvl w:val="0"/>
          <w:numId w:val="10"/>
        </w:numPr>
        <w:spacing w:after="0" w:afterAutospacing="0" w:before="0" w:beforeAutospacing="0" w:lineRule="auto"/>
        <w:ind w:left="1440" w:hanging="360"/>
        <w:rPr>
          <w:b w:val="0"/>
          <w:bCs w:val="0"/>
          <w:sz w:val="20"/>
          <w:szCs w:val="20"/>
        </w:rPr>
      </w:pPr>
      <w:r w:rsidDel="00000000" w:rsidR="00000000" w:rsidRPr="00000000">
        <w:rPr>
          <w:rtl w:val="0"/>
        </w:rPr>
        <w:t xml:space="preserve">Restrictions</w:t>
      </w:r>
    </w:p>
    <w:p w:rsidR="00000000" w:rsidDel="00000000" w:rsidP="00000000" w:rsidRDefault="00000000" w:rsidRPr="00000000" w14:paraId="00000E58">
      <w:pPr>
        <w:numPr>
          <w:ilvl w:val="1"/>
          <w:numId w:val="10"/>
        </w:numPr>
        <w:spacing w:after="0" w:afterAutospacing="0" w:before="0" w:beforeAutospacing="0" w:lineRule="auto"/>
        <w:ind w:left="2160" w:hanging="360"/>
        <w:rPr>
          <w:b w:val="0"/>
          <w:bCs w:val="0"/>
          <w:sz w:val="20"/>
          <w:szCs w:val="20"/>
        </w:rPr>
      </w:pPr>
      <w:r w:rsidDel="00000000" w:rsidR="00000000" w:rsidRPr="00000000">
        <w:rPr>
          <w:rtl w:val="0"/>
        </w:rPr>
        <w:t xml:space="preserve">The system must prevent duplicate league names for the same </w:t>
      </w:r>
      <w:commentRangeStart w:id="93"/>
      <w:commentRangeStart w:id="94"/>
      <w:r w:rsidDel="00000000" w:rsidR="00000000" w:rsidRPr="00000000">
        <w:rPr>
          <w:strike w:val="1"/>
          <w:rtl w:val="0"/>
        </w:rPr>
        <w:t xml:space="preserve">sector</w:t>
      </w:r>
      <w:commentRangeEnd w:id="93"/>
      <w:r w:rsidDel="00000000" w:rsidR="00000000" w:rsidRPr="00000000">
        <w:commentReference w:id="93"/>
      </w:r>
      <w:commentRangeEnd w:id="94"/>
      <w:r w:rsidDel="00000000" w:rsidR="00000000" w:rsidRPr="00000000">
        <w:commentReference w:id="94"/>
      </w:r>
      <w:r w:rsidDel="00000000" w:rsidR="00000000" w:rsidRPr="00000000">
        <w:rPr>
          <w:rtl w:val="0"/>
        </w:rPr>
        <w:t xml:space="preserve">  Type (Public/Private).</w:t>
      </w:r>
      <w:r w:rsidDel="00000000" w:rsidR="00000000" w:rsidRPr="00000000">
        <w:rPr>
          <w:rtl w:val="0"/>
        </w:rPr>
      </w:r>
    </w:p>
    <w:p w:rsidR="00000000" w:rsidDel="00000000" w:rsidP="00000000" w:rsidRDefault="00000000" w:rsidRPr="00000000" w14:paraId="00000E59">
      <w:pPr>
        <w:numPr>
          <w:ilvl w:val="1"/>
          <w:numId w:val="10"/>
        </w:numPr>
        <w:spacing w:after="0" w:afterAutospacing="0" w:before="0" w:beforeAutospacing="0" w:lineRule="auto"/>
        <w:ind w:left="2160" w:hanging="360"/>
        <w:rPr>
          <w:b w:val="0"/>
          <w:bCs w:val="0"/>
          <w:sz w:val="20"/>
          <w:szCs w:val="20"/>
        </w:rPr>
      </w:pPr>
      <w:r w:rsidDel="00000000" w:rsidR="00000000" w:rsidRPr="00000000">
        <w:rPr>
          <w:rtl w:val="0"/>
        </w:rPr>
        <w:t xml:space="preserve">Offensive or restricted words must be blocked.</w:t>
      </w:r>
    </w:p>
    <w:p w:rsidR="00000000" w:rsidDel="00000000" w:rsidP="00000000" w:rsidRDefault="00000000" w:rsidRPr="00000000" w14:paraId="00000E5A">
      <w:pPr>
        <w:numPr>
          <w:ilvl w:val="0"/>
          <w:numId w:val="10"/>
        </w:numPr>
        <w:spacing w:after="0" w:afterAutospacing="0" w:before="0" w:beforeAutospacing="0" w:lineRule="auto"/>
        <w:ind w:left="1440" w:hanging="360"/>
        <w:rPr>
          <w:b w:val="0"/>
          <w:bCs w:val="0"/>
          <w:sz w:val="20"/>
          <w:szCs w:val="20"/>
        </w:rPr>
      </w:pPr>
      <w:r w:rsidDel="00000000" w:rsidR="00000000" w:rsidRPr="00000000">
        <w:rPr>
          <w:rtl w:val="0"/>
        </w:rPr>
        <w:t xml:space="preserve">System Behavior</w:t>
      </w:r>
    </w:p>
    <w:p w:rsidR="00000000" w:rsidDel="00000000" w:rsidP="00000000" w:rsidRDefault="00000000" w:rsidRPr="00000000" w14:paraId="00000E5B">
      <w:pPr>
        <w:numPr>
          <w:ilvl w:val="1"/>
          <w:numId w:val="10"/>
        </w:numPr>
        <w:spacing w:after="0" w:afterAutospacing="0" w:before="0" w:beforeAutospacing="0" w:lineRule="auto"/>
        <w:ind w:left="2160" w:hanging="360"/>
        <w:rPr>
          <w:b w:val="0"/>
          <w:bCs w:val="0"/>
          <w:sz w:val="20"/>
          <w:szCs w:val="20"/>
        </w:rPr>
      </w:pPr>
      <w:r w:rsidDel="00000000" w:rsidR="00000000" w:rsidRPr="00000000">
        <w:rPr>
          <w:rtl w:val="0"/>
        </w:rPr>
        <w:t xml:space="preserve">The league name must be displayed in:</w:t>
      </w:r>
    </w:p>
    <w:p w:rsidR="00000000" w:rsidDel="00000000" w:rsidP="00000000" w:rsidRDefault="00000000" w:rsidRPr="00000000" w14:paraId="00000E5C">
      <w:pPr>
        <w:numPr>
          <w:ilvl w:val="1"/>
          <w:numId w:val="10"/>
        </w:numPr>
        <w:spacing w:after="0" w:afterAutospacing="0" w:before="0" w:beforeAutospacing="0" w:lineRule="auto"/>
        <w:ind w:left="2160" w:hanging="360"/>
        <w:rPr>
          <w:b w:val="0"/>
          <w:bCs w:val="0"/>
          <w:sz w:val="20"/>
          <w:szCs w:val="20"/>
        </w:rPr>
      </w:pPr>
      <w:r w:rsidDel="00000000" w:rsidR="00000000" w:rsidRPr="00000000">
        <w:rPr>
          <w:rtl w:val="0"/>
        </w:rPr>
        <w:t xml:space="preserve">League Dashboard</w:t>
      </w:r>
    </w:p>
    <w:p w:rsidR="00000000" w:rsidDel="00000000" w:rsidP="00000000" w:rsidRDefault="00000000" w:rsidRPr="00000000" w14:paraId="00000E5D">
      <w:pPr>
        <w:numPr>
          <w:ilvl w:val="1"/>
          <w:numId w:val="10"/>
        </w:numPr>
        <w:spacing w:after="0" w:afterAutospacing="0" w:before="0" w:beforeAutospacing="0" w:lineRule="auto"/>
        <w:ind w:left="2160" w:hanging="360"/>
        <w:rPr>
          <w:b w:val="0"/>
          <w:bCs w:val="0"/>
          <w:sz w:val="20"/>
          <w:szCs w:val="20"/>
        </w:rPr>
      </w:pPr>
      <w:r w:rsidDel="00000000" w:rsidR="00000000" w:rsidRPr="00000000">
        <w:rPr>
          <w:rtl w:val="0"/>
        </w:rPr>
        <w:t xml:space="preserve">Public League Listings</w:t>
      </w:r>
    </w:p>
    <w:p w:rsidR="00000000" w:rsidDel="00000000" w:rsidP="00000000" w:rsidRDefault="00000000" w:rsidRPr="00000000" w14:paraId="00000E5E">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League cards in Dashboard</w:t>
      </w:r>
    </w:p>
    <w:p w:rsidR="00000000" w:rsidDel="00000000" w:rsidP="00000000" w:rsidRDefault="00000000" w:rsidRPr="00000000" w14:paraId="00000E5F">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Standing and History modules</w:t>
      </w:r>
    </w:p>
    <w:p w:rsidR="00000000" w:rsidDel="00000000" w:rsidP="00000000" w:rsidRDefault="00000000" w:rsidRPr="00000000" w14:paraId="00000E60">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Logs</w:t>
      </w:r>
    </w:p>
    <w:p w:rsidR="00000000" w:rsidDel="00000000" w:rsidP="00000000" w:rsidRDefault="00000000" w:rsidRPr="00000000" w14:paraId="00000E61">
      <w:pPr>
        <w:numPr>
          <w:ilvl w:val="0"/>
          <w:numId w:val="10"/>
        </w:numPr>
        <w:spacing w:after="0" w:afterAutospacing="0" w:before="0" w:beforeAutospacing="0" w:lineRule="auto"/>
        <w:ind w:left="720" w:hanging="360"/>
        <w:rPr>
          <w:sz w:val="20"/>
          <w:szCs w:val="20"/>
        </w:rPr>
      </w:pPr>
      <w:r w:rsidDel="00000000" w:rsidR="00000000" w:rsidRPr="00000000">
        <w:rPr>
          <w:b w:val="1"/>
          <w:bCs w:val="1"/>
          <w:rtl w:val="0"/>
        </w:rPr>
        <w:t xml:space="preserve">League Size (Number of Teams)</w:t>
      </w:r>
    </w:p>
    <w:p w:rsidR="00000000" w:rsidDel="00000000" w:rsidP="00000000" w:rsidRDefault="00000000" w:rsidRPr="00000000" w14:paraId="00000E62">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Defines the maximum number of participants/teams that can join the league.</w:t>
      </w:r>
    </w:p>
    <w:p w:rsidR="00000000" w:rsidDel="00000000" w:rsidP="00000000" w:rsidRDefault="00000000" w:rsidRPr="00000000" w14:paraId="00000E63">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Field Type</w:t>
      </w:r>
    </w:p>
    <w:p w:rsidR="00000000" w:rsidDel="00000000" w:rsidP="00000000" w:rsidRDefault="00000000" w:rsidRPr="00000000" w14:paraId="00000E64">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Text Input</w:t>
      </w:r>
    </w:p>
    <w:p w:rsidR="00000000" w:rsidDel="00000000" w:rsidP="00000000" w:rsidRDefault="00000000" w:rsidRPr="00000000" w14:paraId="00000E65">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Allowed Values</w:t>
      </w:r>
    </w:p>
    <w:p w:rsidR="00000000" w:rsidDel="00000000" w:rsidP="00000000" w:rsidRDefault="00000000" w:rsidRPr="00000000" w14:paraId="00000E66">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Only Numerics</w:t>
      </w:r>
    </w:p>
    <w:p w:rsidR="00000000" w:rsidDel="00000000" w:rsidP="00000000" w:rsidRDefault="00000000" w:rsidRPr="00000000" w14:paraId="00000E67">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Validation Rules</w:t>
      </w:r>
    </w:p>
    <w:p w:rsidR="00000000" w:rsidDel="00000000" w:rsidP="00000000" w:rsidRDefault="00000000" w:rsidRPr="00000000" w14:paraId="00000E68">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Minimum: 4 Teams</w:t>
      </w:r>
    </w:p>
    <w:p w:rsidR="00000000" w:rsidDel="00000000" w:rsidP="00000000" w:rsidRDefault="00000000" w:rsidRPr="00000000" w14:paraId="00000E69">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Maximum: Defined as per platform configuration</w:t>
      </w:r>
    </w:p>
    <w:p w:rsidR="00000000" w:rsidDel="00000000" w:rsidP="00000000" w:rsidRDefault="00000000" w:rsidRPr="00000000" w14:paraId="00000E6A">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System Behavior</w:t>
      </w:r>
    </w:p>
    <w:p w:rsidR="00000000" w:rsidDel="00000000" w:rsidP="00000000" w:rsidRDefault="00000000" w:rsidRPr="00000000" w14:paraId="00000E6B">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Users from the platform can join the league until the maximum size is reached.</w:t>
      </w:r>
    </w:p>
    <w:p w:rsidR="00000000" w:rsidDel="00000000" w:rsidP="00000000" w:rsidRDefault="00000000" w:rsidRPr="00000000" w14:paraId="00000E6C">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When the league reaches the maximum size:</w:t>
      </w:r>
    </w:p>
    <w:p w:rsidR="00000000" w:rsidDel="00000000" w:rsidP="00000000" w:rsidRDefault="00000000" w:rsidRPr="00000000" w14:paraId="00000E6D">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No additional Users can Join.</w:t>
      </w:r>
    </w:p>
    <w:p w:rsidR="00000000" w:rsidDel="00000000" w:rsidP="00000000" w:rsidRDefault="00000000" w:rsidRPr="00000000" w14:paraId="00000E6E">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The league may be displayed as Full in the public league listing.</w:t>
      </w:r>
    </w:p>
    <w:p w:rsidR="00000000" w:rsidDel="00000000" w:rsidP="00000000" w:rsidRDefault="00000000" w:rsidRPr="00000000" w14:paraId="00000E6F">
      <w:pPr>
        <w:numPr>
          <w:ilvl w:val="0"/>
          <w:numId w:val="10"/>
        </w:numPr>
        <w:spacing w:after="0" w:afterAutospacing="0" w:before="0" w:beforeAutospacing="0" w:lineRule="auto"/>
        <w:ind w:left="720" w:hanging="360"/>
        <w:rPr>
          <w:sz w:val="20"/>
          <w:szCs w:val="20"/>
        </w:rPr>
      </w:pPr>
      <w:r w:rsidDel="00000000" w:rsidR="00000000" w:rsidRPr="00000000">
        <w:rPr>
          <w:b w:val="1"/>
          <w:bCs w:val="1"/>
          <w:rtl w:val="0"/>
        </w:rPr>
        <w:t xml:space="preserve">Start Date</w:t>
      </w:r>
    </w:p>
    <w:p w:rsidR="00000000" w:rsidDel="00000000" w:rsidP="00000000" w:rsidRDefault="00000000" w:rsidRPr="00000000" w14:paraId="00000E70">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The start date determines when the league competition begins.</w:t>
      </w:r>
    </w:p>
    <w:p w:rsidR="00000000" w:rsidDel="00000000" w:rsidP="00000000" w:rsidRDefault="00000000" w:rsidRPr="00000000" w14:paraId="00000E71">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Field Type</w:t>
      </w:r>
    </w:p>
    <w:p w:rsidR="00000000" w:rsidDel="00000000" w:rsidP="00000000" w:rsidRDefault="00000000" w:rsidRPr="00000000" w14:paraId="00000E72">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Date selector</w:t>
      </w:r>
    </w:p>
    <w:p w:rsidR="00000000" w:rsidDel="00000000" w:rsidP="00000000" w:rsidRDefault="00000000" w:rsidRPr="00000000" w14:paraId="00000E73">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Validation Rules</w:t>
      </w:r>
    </w:p>
    <w:p w:rsidR="00000000" w:rsidDel="00000000" w:rsidP="00000000" w:rsidRDefault="00000000" w:rsidRPr="00000000" w14:paraId="00000E74">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The selected date must strictly fall on or after the F2MX platform's global market opening date.</w:t>
      </w:r>
    </w:p>
    <w:p w:rsidR="00000000" w:rsidDel="00000000" w:rsidP="00000000" w:rsidRDefault="00000000" w:rsidRPr="00000000" w14:paraId="00000E75">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The selected date must fall on or before the relevant NFL season start date.</w:t>
      </w:r>
    </w:p>
    <w:p w:rsidR="00000000" w:rsidDel="00000000" w:rsidP="00000000" w:rsidRDefault="00000000" w:rsidRPr="00000000" w14:paraId="00000E76">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System Behavior</w:t>
      </w:r>
    </w:p>
    <w:p w:rsidR="00000000" w:rsidDel="00000000" w:rsidP="00000000" w:rsidRDefault="00000000" w:rsidRPr="00000000" w14:paraId="00000E77">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Triggers the generation of the weekly head-to-head matchups.</w:t>
      </w:r>
    </w:p>
    <w:p w:rsidR="00000000" w:rsidDel="00000000" w:rsidP="00000000" w:rsidRDefault="00000000" w:rsidRPr="00000000" w14:paraId="00000E78">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Initiates the allocation of starting currency to all joined users.</w:t>
      </w:r>
    </w:p>
    <w:p w:rsidR="00000000" w:rsidDel="00000000" w:rsidP="00000000" w:rsidRDefault="00000000" w:rsidRPr="00000000" w14:paraId="00000E79">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If Auto-Reactivate is used for future seasons, the start date does not automatically roll forward and must be manually re-confirmed by the Super Admin.</w:t>
      </w:r>
    </w:p>
    <w:p w:rsidR="00000000" w:rsidDel="00000000" w:rsidP="00000000" w:rsidRDefault="00000000" w:rsidRPr="00000000" w14:paraId="00000E7A">
      <w:pPr>
        <w:numPr>
          <w:ilvl w:val="0"/>
          <w:numId w:val="10"/>
        </w:numPr>
        <w:spacing w:after="0" w:afterAutospacing="0" w:before="0" w:beforeAutospacing="0" w:lineRule="auto"/>
        <w:ind w:left="720" w:hanging="360"/>
        <w:rPr>
          <w:sz w:val="20"/>
          <w:szCs w:val="20"/>
        </w:rPr>
      </w:pPr>
      <w:r w:rsidDel="00000000" w:rsidR="00000000" w:rsidRPr="00000000">
        <w:rPr>
          <w:b w:val="1"/>
          <w:bCs w:val="1"/>
          <w:rtl w:val="0"/>
        </w:rPr>
        <w:t xml:space="preserve">Season Length (Number of Weeks)</w:t>
      </w:r>
    </w:p>
    <w:p w:rsidR="00000000" w:rsidDel="00000000" w:rsidP="00000000" w:rsidRDefault="00000000" w:rsidRPr="00000000" w14:paraId="00000E7B">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Defines how long the league competition runs before playoffs begin.</w:t>
      </w:r>
    </w:p>
    <w:p w:rsidR="00000000" w:rsidDel="00000000" w:rsidP="00000000" w:rsidRDefault="00000000" w:rsidRPr="00000000" w14:paraId="00000E7C">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Field Type</w:t>
      </w:r>
    </w:p>
    <w:p w:rsidR="00000000" w:rsidDel="00000000" w:rsidP="00000000" w:rsidRDefault="00000000" w:rsidRPr="00000000" w14:paraId="00000E7D">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Dropdown selector</w:t>
      </w:r>
    </w:p>
    <w:p w:rsidR="00000000" w:rsidDel="00000000" w:rsidP="00000000" w:rsidRDefault="00000000" w:rsidRPr="00000000" w14:paraId="00000E7E">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Allowed Values</w:t>
      </w:r>
    </w:p>
    <w:p w:rsidR="00000000" w:rsidDel="00000000" w:rsidP="00000000" w:rsidRDefault="00000000" w:rsidRPr="00000000" w14:paraId="00000E7F">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1 week</w:t>
      </w:r>
    </w:p>
    <w:p w:rsidR="00000000" w:rsidDel="00000000" w:rsidP="00000000" w:rsidRDefault="00000000" w:rsidRPr="00000000" w14:paraId="00000E80">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2 weeks</w:t>
      </w:r>
    </w:p>
    <w:p w:rsidR="00000000" w:rsidDel="00000000" w:rsidP="00000000" w:rsidRDefault="00000000" w:rsidRPr="00000000" w14:paraId="00000E81">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3 weeks</w:t>
      </w:r>
    </w:p>
    <w:p w:rsidR="00000000" w:rsidDel="00000000" w:rsidP="00000000" w:rsidRDefault="00000000" w:rsidRPr="00000000" w14:paraId="00000E82">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4 weeks and so on up to 18 weeks</w:t>
      </w:r>
    </w:p>
    <w:p w:rsidR="00000000" w:rsidDel="00000000" w:rsidP="00000000" w:rsidRDefault="00000000" w:rsidRPr="00000000" w14:paraId="00000E83">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Validation Rules</w:t>
      </w:r>
    </w:p>
    <w:p w:rsidR="00000000" w:rsidDel="00000000" w:rsidP="00000000" w:rsidRDefault="00000000" w:rsidRPr="00000000" w14:paraId="00000E84">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Must not exceed NFL Regular season duration (18 weeks)</w:t>
      </w:r>
    </w:p>
    <w:p w:rsidR="00000000" w:rsidDel="00000000" w:rsidP="00000000" w:rsidRDefault="00000000" w:rsidRPr="00000000" w14:paraId="00000E85">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System Behavior</w:t>
      </w:r>
    </w:p>
    <w:p w:rsidR="00000000" w:rsidDel="00000000" w:rsidP="00000000" w:rsidRDefault="00000000" w:rsidRPr="00000000" w14:paraId="00000E86">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The system must generate weekly matchups automatically.</w:t>
      </w:r>
    </w:p>
    <w:p w:rsidR="00000000" w:rsidDel="00000000" w:rsidP="00000000" w:rsidRDefault="00000000" w:rsidRPr="00000000" w14:paraId="00000E87">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League standings must be updated after every week.</w:t>
      </w:r>
    </w:p>
    <w:p w:rsidR="00000000" w:rsidDel="00000000" w:rsidP="00000000" w:rsidRDefault="00000000" w:rsidRPr="00000000" w14:paraId="00000E88">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A season length of 7 or fewer weeks is classified by the system as a "short league".</w:t>
      </w:r>
    </w:p>
    <w:p w:rsidR="00000000" w:rsidDel="00000000" w:rsidP="00000000" w:rsidRDefault="00000000" w:rsidRPr="00000000" w14:paraId="00000E89">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The system prompts the Super Admin with an option to reactivate the league for a second time within the same NFL season.</w:t>
      </w:r>
    </w:p>
    <w:p w:rsidR="00000000" w:rsidDel="00000000" w:rsidP="00000000" w:rsidRDefault="00000000" w:rsidRPr="00000000" w14:paraId="00000E8A">
      <w:pPr>
        <w:numPr>
          <w:ilvl w:val="0"/>
          <w:numId w:val="10"/>
        </w:numPr>
        <w:spacing w:after="0" w:afterAutospacing="0" w:before="0" w:beforeAutospacing="0" w:lineRule="auto"/>
        <w:ind w:left="720" w:hanging="360"/>
        <w:rPr>
          <w:sz w:val="20"/>
          <w:szCs w:val="20"/>
        </w:rPr>
      </w:pPr>
      <w:r w:rsidDel="00000000" w:rsidR="00000000" w:rsidRPr="00000000">
        <w:rPr>
          <w:b w:val="1"/>
          <w:bCs w:val="1"/>
          <w:rtl w:val="0"/>
        </w:rPr>
        <w:t xml:space="preserve">Starting Currency</w:t>
      </w:r>
    </w:p>
    <w:p w:rsidR="00000000" w:rsidDel="00000000" w:rsidP="00000000" w:rsidRDefault="00000000" w:rsidRPr="00000000" w14:paraId="00000E8B">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Defines the initial virtual currency balance assigned to each participant joining the league for trading players.</w:t>
      </w:r>
    </w:p>
    <w:p w:rsidR="00000000" w:rsidDel="00000000" w:rsidP="00000000" w:rsidRDefault="00000000" w:rsidRPr="00000000" w14:paraId="00000E8C">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Field Type</w:t>
      </w:r>
    </w:p>
    <w:p w:rsidR="00000000" w:rsidDel="00000000" w:rsidP="00000000" w:rsidRDefault="00000000" w:rsidRPr="00000000" w14:paraId="00000E8D">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Input Text</w:t>
      </w:r>
    </w:p>
    <w:p w:rsidR="00000000" w:rsidDel="00000000" w:rsidP="00000000" w:rsidRDefault="00000000" w:rsidRPr="00000000" w14:paraId="00000E8E">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Allowed Values</w:t>
      </w:r>
    </w:p>
    <w:p w:rsidR="00000000" w:rsidDel="00000000" w:rsidP="00000000" w:rsidRDefault="00000000" w:rsidRPr="00000000" w14:paraId="00000E8F">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Only numeric values are allowed.</w:t>
      </w:r>
    </w:p>
    <w:p w:rsidR="00000000" w:rsidDel="00000000" w:rsidP="00000000" w:rsidRDefault="00000000" w:rsidRPr="00000000" w14:paraId="00000E90">
      <w:pPr>
        <w:numPr>
          <w:ilvl w:val="0"/>
          <w:numId w:val="10"/>
        </w:numPr>
        <w:spacing w:after="0" w:afterAutospacing="0" w:before="0" w:beforeAutospacing="0" w:lineRule="auto"/>
        <w:ind w:left="720" w:hanging="360"/>
        <w:rPr>
          <w:sz w:val="20"/>
          <w:szCs w:val="20"/>
        </w:rPr>
      </w:pPr>
      <w:r w:rsidDel="00000000" w:rsidR="00000000" w:rsidRPr="00000000">
        <w:rPr>
          <w:b w:val="1"/>
          <w:bCs w:val="1"/>
          <w:rtl w:val="0"/>
        </w:rPr>
        <w:t xml:space="preserve">System Behavior</w:t>
      </w:r>
    </w:p>
    <w:p w:rsidR="00000000" w:rsidDel="00000000" w:rsidP="00000000" w:rsidRDefault="00000000" w:rsidRPr="00000000" w14:paraId="00000E91">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Every participant receives the same starting balance.</w:t>
      </w:r>
    </w:p>
    <w:p w:rsidR="00000000" w:rsidDel="00000000" w:rsidP="00000000" w:rsidRDefault="00000000" w:rsidRPr="00000000" w14:paraId="00000E92">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Currency is used for:</w:t>
      </w:r>
    </w:p>
    <w:p w:rsidR="00000000" w:rsidDel="00000000" w:rsidP="00000000" w:rsidRDefault="00000000" w:rsidRPr="00000000" w14:paraId="00000E93">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Buying players</w:t>
      </w:r>
    </w:p>
    <w:p w:rsidR="00000000" w:rsidDel="00000000" w:rsidP="00000000" w:rsidRDefault="00000000" w:rsidRPr="00000000" w14:paraId="00000E94">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Trading in the market</w:t>
      </w:r>
    </w:p>
    <w:p w:rsidR="00000000" w:rsidDel="00000000" w:rsidP="00000000" w:rsidRDefault="00000000" w:rsidRPr="00000000" w14:paraId="00000E95">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This currency is placed in an isolated League Wallet.</w:t>
      </w:r>
    </w:p>
    <w:p w:rsidR="00000000" w:rsidDel="00000000" w:rsidP="00000000" w:rsidRDefault="00000000" w:rsidRPr="00000000" w14:paraId="00000E96">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The currency can only be used for buying/selling players and paying commissions/spread within that specific league.</w:t>
      </w:r>
    </w:p>
    <w:p w:rsidR="00000000" w:rsidDel="00000000" w:rsidP="00000000" w:rsidRDefault="00000000" w:rsidRPr="00000000" w14:paraId="00000E97">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At the end of the season, the baseline </w:t>
      </w:r>
      <w:r w:rsidDel="00000000" w:rsidR="00000000" w:rsidRPr="00000000">
        <w:rPr>
          <w:rtl w:val="0"/>
        </w:rPr>
        <w:t xml:space="preserve">starting allocation</w:t>
      </w:r>
      <w:r w:rsidDel="00000000" w:rsidR="00000000" w:rsidRPr="00000000">
        <w:rPr>
          <w:rtl w:val="0"/>
        </w:rPr>
        <w:t xml:space="preserve"> is excluded from end-of-League profit settlements transferred to the persistent User Wallet.</w:t>
      </w:r>
    </w:p>
    <w:p w:rsidR="00000000" w:rsidDel="00000000" w:rsidP="00000000" w:rsidRDefault="00000000" w:rsidRPr="00000000" w14:paraId="00000E98">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Profit is defined as ending league currency minus </w:t>
      </w:r>
      <w:r w:rsidDel="00000000" w:rsidR="00000000" w:rsidRPr="00000000">
        <w:rPr>
          <w:rtl w:val="0"/>
        </w:rPr>
        <w:t xml:space="preserve">starting allocation</w:t>
      </w:r>
      <w:r w:rsidDel="00000000" w:rsidR="00000000" w:rsidRPr="00000000">
        <w:rPr>
          <w:rtl w:val="0"/>
        </w:rPr>
        <w:t xml:space="preserve">.</w:t>
      </w:r>
    </w:p>
    <w:p w:rsidR="00000000" w:rsidDel="00000000" w:rsidP="00000000" w:rsidRDefault="00000000" w:rsidRPr="00000000" w14:paraId="00000E99">
      <w:pPr>
        <w:numPr>
          <w:ilvl w:val="0"/>
          <w:numId w:val="10"/>
        </w:numPr>
        <w:spacing w:after="0" w:afterAutospacing="0"/>
        <w:ind w:left="720" w:hanging="360"/>
        <w:rPr>
          <w:b w:val="1"/>
          <w:bCs w:val="1"/>
        </w:rPr>
      </w:pPr>
      <w:r w:rsidDel="00000000" w:rsidR="00000000" w:rsidRPr="00000000">
        <w:rPr>
          <w:b w:val="1"/>
          <w:bCs w:val="1"/>
          <w:rtl w:val="0"/>
        </w:rPr>
        <w:t xml:space="preserve">Max Buy-In Cap</w:t>
      </w:r>
    </w:p>
    <w:p w:rsidR="00000000" w:rsidDel="00000000" w:rsidP="00000000" w:rsidRDefault="00000000" w:rsidRPr="00000000" w14:paraId="00000E9A">
      <w:pPr>
        <w:numPr>
          <w:ilvl w:val="1"/>
          <w:numId w:val="10"/>
        </w:numPr>
        <w:spacing w:after="0" w:afterAutospacing="0"/>
        <w:ind w:left="1440" w:hanging="360"/>
      </w:pPr>
      <w:r w:rsidDel="00000000" w:rsidR="00000000" w:rsidRPr="00000000">
        <w:rPr>
          <w:rtl w:val="0"/>
        </w:rPr>
        <w:t xml:space="preserve">Defines the maximum amount of additional currency a user can purchase or add to their league wallet.</w:t>
      </w:r>
    </w:p>
    <w:p w:rsidR="00000000" w:rsidDel="00000000" w:rsidP="00000000" w:rsidRDefault="00000000" w:rsidRPr="00000000" w14:paraId="00000E9B">
      <w:pPr>
        <w:numPr>
          <w:ilvl w:val="1"/>
          <w:numId w:val="10"/>
        </w:numPr>
        <w:spacing w:after="0" w:afterAutospacing="0"/>
        <w:ind w:left="1440" w:hanging="360"/>
      </w:pPr>
      <w:r w:rsidDel="00000000" w:rsidR="00000000" w:rsidRPr="00000000">
        <w:rPr>
          <w:rtl w:val="0"/>
        </w:rPr>
        <w:t xml:space="preserve">Field Type : Input field along with $ symbol.</w:t>
      </w:r>
    </w:p>
    <w:p w:rsidR="00000000" w:rsidDel="00000000" w:rsidP="00000000" w:rsidRDefault="00000000" w:rsidRPr="00000000" w14:paraId="00000E9C">
      <w:pPr>
        <w:numPr>
          <w:ilvl w:val="1"/>
          <w:numId w:val="10"/>
        </w:numPr>
        <w:spacing w:after="0" w:afterAutospacing="0"/>
        <w:ind w:left="1440" w:hanging="360"/>
      </w:pPr>
      <w:r w:rsidDel="00000000" w:rsidR="00000000" w:rsidRPr="00000000">
        <w:rPr>
          <w:rtl w:val="0"/>
        </w:rPr>
        <w:t xml:space="preserve">Only numeric values are allowed.</w:t>
      </w:r>
    </w:p>
    <w:p w:rsidR="00000000" w:rsidDel="00000000" w:rsidP="00000000" w:rsidRDefault="00000000" w:rsidRPr="00000000" w14:paraId="00000E9D">
      <w:pPr>
        <w:numPr>
          <w:ilvl w:val="1"/>
          <w:numId w:val="10"/>
        </w:numPr>
        <w:spacing w:after="0" w:afterAutospacing="0"/>
        <w:ind w:left="1440" w:hanging="360"/>
      </w:pPr>
      <w:r w:rsidDel="00000000" w:rsidR="00000000" w:rsidRPr="00000000">
        <w:rPr>
          <w:rtl w:val="0"/>
        </w:rPr>
        <w:t xml:space="preserve">Validation Rules</w:t>
      </w:r>
    </w:p>
    <w:p w:rsidR="00000000" w:rsidDel="00000000" w:rsidP="00000000" w:rsidRDefault="00000000" w:rsidRPr="00000000" w14:paraId="00000E9E">
      <w:pPr>
        <w:numPr>
          <w:ilvl w:val="2"/>
          <w:numId w:val="10"/>
        </w:numPr>
        <w:spacing w:after="0" w:afterAutospacing="0"/>
        <w:ind w:left="2160" w:hanging="360"/>
      </w:pPr>
      <w:r w:rsidDel="00000000" w:rsidR="00000000" w:rsidRPr="00000000">
        <w:rPr>
          <w:rtl w:val="0"/>
        </w:rPr>
        <w:t xml:space="preserve">Users can purchase additional buy-ins at any time, in increments, up to this maximum limit.</w:t>
      </w:r>
    </w:p>
    <w:p w:rsidR="00000000" w:rsidDel="00000000" w:rsidP="00000000" w:rsidRDefault="00000000" w:rsidRPr="00000000" w14:paraId="00000E9F">
      <w:pPr>
        <w:numPr>
          <w:ilvl w:val="2"/>
          <w:numId w:val="10"/>
        </w:numPr>
        <w:spacing w:after="0" w:afterAutospacing="0"/>
        <w:ind w:left="2160" w:hanging="360"/>
      </w:pPr>
      <w:r w:rsidDel="00000000" w:rsidR="00000000" w:rsidRPr="00000000">
        <w:rPr>
          <w:rtl w:val="0"/>
        </w:rPr>
        <w:t xml:space="preserve">If a user purchases an amount that pushes them over this league cap, the system should not allow the Transfer/Buy-in.</w:t>
      </w:r>
      <w:r w:rsidDel="00000000" w:rsidR="00000000" w:rsidRPr="00000000">
        <w:rPr>
          <w:rtl w:val="0"/>
        </w:rPr>
      </w:r>
    </w:p>
    <w:p w:rsidR="00000000" w:rsidDel="00000000" w:rsidP="00000000" w:rsidRDefault="00000000" w:rsidRPr="00000000" w14:paraId="00000EA0">
      <w:pPr>
        <w:numPr>
          <w:ilvl w:val="1"/>
          <w:numId w:val="10"/>
        </w:numPr>
        <w:spacing w:after="0" w:afterAutospacing="0"/>
        <w:ind w:left="1440" w:hanging="360"/>
      </w:pPr>
      <w:r w:rsidDel="00000000" w:rsidR="00000000" w:rsidRPr="00000000">
        <w:rPr>
          <w:rtl w:val="0"/>
        </w:rPr>
        <w:t xml:space="preserve">System Behavior</w:t>
      </w:r>
    </w:p>
    <w:p w:rsidR="00000000" w:rsidDel="00000000" w:rsidP="00000000" w:rsidRDefault="00000000" w:rsidRPr="00000000" w14:paraId="00000EA1">
      <w:pPr>
        <w:numPr>
          <w:ilvl w:val="2"/>
          <w:numId w:val="10"/>
        </w:numPr>
        <w:spacing w:after="0" w:afterAutospacing="0"/>
        <w:ind w:left="2160" w:hanging="360"/>
      </w:pPr>
      <w:r w:rsidDel="00000000" w:rsidR="00000000" w:rsidRPr="00000000">
        <w:rPr>
          <w:rtl w:val="0"/>
        </w:rPr>
        <w:t xml:space="preserve">Prevents users from exceeding the configured limit.</w:t>
      </w:r>
    </w:p>
    <w:p w:rsidR="00000000" w:rsidDel="00000000" w:rsidP="00000000" w:rsidRDefault="00000000" w:rsidRPr="00000000" w14:paraId="00000EA2">
      <w:pPr>
        <w:numPr>
          <w:ilvl w:val="2"/>
          <w:numId w:val="10"/>
        </w:numPr>
        <w:spacing w:after="0" w:afterAutospacing="0"/>
        <w:ind w:left="2160" w:hanging="360"/>
      </w:pPr>
      <w:r w:rsidDel="00000000" w:rsidR="00000000" w:rsidRPr="00000000">
        <w:rPr>
          <w:rtl w:val="0"/>
        </w:rPr>
        <w:t xml:space="preserve">Helps maintain fair competition across participants.</w:t>
      </w:r>
    </w:p>
    <w:p w:rsidR="00000000" w:rsidDel="00000000" w:rsidP="00000000" w:rsidRDefault="00000000" w:rsidRPr="00000000" w14:paraId="00000EA3">
      <w:pPr>
        <w:numPr>
          <w:ilvl w:val="2"/>
          <w:numId w:val="10"/>
        </w:numPr>
        <w:spacing w:after="0" w:afterAutospacing="0"/>
        <w:ind w:left="2160" w:hanging="360"/>
      </w:pPr>
      <w:r w:rsidDel="00000000" w:rsidR="00000000" w:rsidRPr="00000000">
        <w:rPr>
          <w:rtl w:val="0"/>
        </w:rPr>
        <w:t xml:space="preserve">Converted into league currency using a platform-controlled conversion rate (Mode B), which for the MVP is restricted to an allowable conversion range of 0% to 40%.</w:t>
      </w:r>
    </w:p>
    <w:p w:rsidR="00000000" w:rsidDel="00000000" w:rsidP="00000000" w:rsidRDefault="00000000" w:rsidRPr="00000000" w14:paraId="00000EA4">
      <w:pPr>
        <w:numPr>
          <w:ilvl w:val="1"/>
          <w:numId w:val="10"/>
        </w:numPr>
        <w:spacing w:after="0" w:afterAutospacing="0"/>
        <w:ind w:left="1440" w:hanging="360"/>
      </w:pPr>
      <w:r w:rsidDel="00000000" w:rsidR="00000000" w:rsidRPr="00000000">
        <w:rPr>
          <w:rtl w:val="0"/>
        </w:rPr>
        <w:t xml:space="preserve">Example : </w:t>
      </w:r>
    </w:p>
    <w:p w:rsidR="00000000" w:rsidDel="00000000" w:rsidP="00000000" w:rsidRDefault="00000000" w:rsidRPr="00000000" w14:paraId="00000EA5">
      <w:pPr>
        <w:numPr>
          <w:ilvl w:val="2"/>
          <w:numId w:val="10"/>
        </w:numPr>
        <w:spacing w:after="0" w:afterAutospacing="0"/>
        <w:ind w:left="2160" w:hanging="360"/>
      </w:pPr>
      <w:r w:rsidDel="00000000" w:rsidR="00000000" w:rsidRPr="00000000">
        <w:rPr>
          <w:rtl w:val="0"/>
        </w:rPr>
        <w:t xml:space="preserve">Let’s Assume a User contains of 1000$ in User Wallet</w:t>
      </w:r>
    </w:p>
    <w:p w:rsidR="00000000" w:rsidDel="00000000" w:rsidP="00000000" w:rsidRDefault="00000000" w:rsidRPr="00000000" w14:paraId="00000EA6">
      <w:pPr>
        <w:numPr>
          <w:ilvl w:val="2"/>
          <w:numId w:val="10"/>
        </w:numPr>
        <w:spacing w:after="0" w:afterAutospacing="0"/>
        <w:ind w:left="2160" w:hanging="360"/>
      </w:pPr>
      <w:r w:rsidDel="00000000" w:rsidR="00000000" w:rsidRPr="00000000">
        <w:rPr>
          <w:rtl w:val="0"/>
        </w:rPr>
        <w:t xml:space="preserve">Now, he joined a League called Friends League</w:t>
      </w:r>
    </w:p>
    <w:p w:rsidR="00000000" w:rsidDel="00000000" w:rsidP="00000000" w:rsidRDefault="00000000" w:rsidRPr="00000000" w14:paraId="00000EA7">
      <w:pPr>
        <w:numPr>
          <w:ilvl w:val="2"/>
          <w:numId w:val="10"/>
        </w:numPr>
        <w:spacing w:after="0" w:afterAutospacing="0"/>
        <w:ind w:left="2160" w:hanging="360"/>
      </w:pPr>
      <w:r w:rsidDel="00000000" w:rsidR="00000000" w:rsidRPr="00000000">
        <w:rPr>
          <w:rtl w:val="0"/>
        </w:rPr>
        <w:t xml:space="preserve">Friends league created with : </w:t>
      </w:r>
    </w:p>
    <w:p w:rsidR="00000000" w:rsidDel="00000000" w:rsidP="00000000" w:rsidRDefault="00000000" w:rsidRPr="00000000" w14:paraId="00000EA8">
      <w:pPr>
        <w:numPr>
          <w:ilvl w:val="3"/>
          <w:numId w:val="10"/>
        </w:numPr>
        <w:spacing w:after="0" w:afterAutospacing="0"/>
        <w:ind w:left="2880" w:hanging="360"/>
      </w:pPr>
      <w:r w:rsidDel="00000000" w:rsidR="00000000" w:rsidRPr="00000000">
        <w:rPr>
          <w:rtl w:val="0"/>
        </w:rPr>
        <w:t xml:space="preserve">Starting Allocation = $ 2000  </w:t>
      </w:r>
    </w:p>
    <w:p w:rsidR="00000000" w:rsidDel="00000000" w:rsidP="00000000" w:rsidRDefault="00000000" w:rsidRPr="00000000" w14:paraId="00000EA9">
      <w:pPr>
        <w:numPr>
          <w:ilvl w:val="3"/>
          <w:numId w:val="10"/>
        </w:numPr>
        <w:spacing w:after="0" w:afterAutospacing="0"/>
        <w:ind w:left="2880" w:hanging="360"/>
      </w:pPr>
      <w:r w:rsidDel="00000000" w:rsidR="00000000" w:rsidRPr="00000000">
        <w:rPr>
          <w:rtl w:val="0"/>
        </w:rPr>
        <w:t xml:space="preserve">Max Buy-In Cap =  $ 3000</w:t>
        <w:tab/>
      </w:r>
    </w:p>
    <w:p w:rsidR="00000000" w:rsidDel="00000000" w:rsidP="00000000" w:rsidRDefault="00000000" w:rsidRPr="00000000" w14:paraId="00000EAA">
      <w:pPr>
        <w:numPr>
          <w:ilvl w:val="3"/>
          <w:numId w:val="10"/>
        </w:numPr>
        <w:spacing w:after="0" w:afterAutospacing="0"/>
        <w:ind w:left="2880" w:hanging="360"/>
      </w:pPr>
      <w:r w:rsidDel="00000000" w:rsidR="00000000" w:rsidRPr="00000000">
        <w:rPr>
          <w:rtl w:val="0"/>
        </w:rPr>
        <w:t xml:space="preserve">Buy-In Conversion Rate = Mode B and the commissioner sets 20 %.</w:t>
      </w:r>
    </w:p>
    <w:p w:rsidR="00000000" w:rsidDel="00000000" w:rsidP="00000000" w:rsidRDefault="00000000" w:rsidRPr="00000000" w14:paraId="00000EAB">
      <w:pPr>
        <w:numPr>
          <w:ilvl w:val="3"/>
          <w:numId w:val="10"/>
        </w:numPr>
        <w:spacing w:after="0" w:afterAutospacing="0"/>
        <w:ind w:left="2880" w:hanging="360"/>
      </w:pPr>
      <w:r w:rsidDel="00000000" w:rsidR="00000000" w:rsidRPr="00000000">
        <w:rPr>
          <w:rtl w:val="0"/>
        </w:rPr>
        <w:t xml:space="preserve">Now, when the Users clicks on “ transfer/Add Funds” from League Wallet. </w:t>
      </w:r>
    </w:p>
    <w:p w:rsidR="00000000" w:rsidDel="00000000" w:rsidP="00000000" w:rsidRDefault="00000000" w:rsidRPr="00000000" w14:paraId="00000EAC">
      <w:pPr>
        <w:numPr>
          <w:ilvl w:val="3"/>
          <w:numId w:val="10"/>
        </w:numPr>
        <w:spacing w:after="0" w:afterAutospacing="0"/>
        <w:ind w:left="2880" w:hanging="360"/>
      </w:pPr>
      <w:r w:rsidDel="00000000" w:rsidR="00000000" w:rsidRPr="00000000">
        <w:rPr>
          <w:rtl w:val="0"/>
        </w:rPr>
        <w:t xml:space="preserve">And enters the amount 1000$ , the system will check 2 things here : </w:t>
      </w:r>
    </w:p>
    <w:p w:rsidR="00000000" w:rsidDel="00000000" w:rsidP="00000000" w:rsidRDefault="00000000" w:rsidRPr="00000000" w14:paraId="00000EAD">
      <w:pPr>
        <w:numPr>
          <w:ilvl w:val="4"/>
          <w:numId w:val="10"/>
        </w:numPr>
        <w:spacing w:after="0" w:afterAutospacing="0"/>
        <w:ind w:left="3600" w:hanging="360"/>
      </w:pPr>
      <w:r w:rsidDel="00000000" w:rsidR="00000000" w:rsidRPr="00000000">
        <w:rPr>
          <w:rtl w:val="0"/>
        </w:rPr>
        <w:t xml:space="preserve">Max Buy-In Cap</w:t>
      </w:r>
    </w:p>
    <w:p w:rsidR="00000000" w:rsidDel="00000000" w:rsidP="00000000" w:rsidRDefault="00000000" w:rsidRPr="00000000" w14:paraId="00000EAE">
      <w:pPr>
        <w:numPr>
          <w:ilvl w:val="4"/>
          <w:numId w:val="10"/>
        </w:numPr>
        <w:spacing w:after="0" w:afterAutospacing="0"/>
        <w:ind w:left="3600" w:hanging="360"/>
      </w:pPr>
      <w:r w:rsidDel="00000000" w:rsidR="00000000" w:rsidRPr="00000000">
        <w:rPr>
          <w:rtl w:val="0"/>
        </w:rPr>
        <w:t xml:space="preserve">Buy-in Conversion Rate </w:t>
      </w:r>
    </w:p>
    <w:p w:rsidR="00000000" w:rsidDel="00000000" w:rsidP="00000000" w:rsidRDefault="00000000" w:rsidRPr="00000000" w14:paraId="00000EAF">
      <w:pPr>
        <w:numPr>
          <w:ilvl w:val="3"/>
          <w:numId w:val="10"/>
        </w:numPr>
        <w:spacing w:after="0" w:afterAutospacing="0"/>
        <w:ind w:left="2880" w:hanging="360"/>
      </w:pPr>
      <w:r w:rsidDel="00000000" w:rsidR="00000000" w:rsidRPr="00000000">
        <w:rPr>
          <w:rtl w:val="0"/>
        </w:rPr>
        <w:t xml:space="preserve">As, the 1000 $ is within the max Buy-in cap that is 3000 $. Now, the system will check the 2nd one that is Buy-in Conversion rate set to 20%. </w:t>
      </w:r>
    </w:p>
    <w:p w:rsidR="00000000" w:rsidDel="00000000" w:rsidP="00000000" w:rsidRDefault="00000000" w:rsidRPr="00000000" w14:paraId="00000EB0">
      <w:pPr>
        <w:numPr>
          <w:ilvl w:val="3"/>
          <w:numId w:val="10"/>
        </w:numPr>
        <w:spacing w:after="0" w:afterAutospacing="0"/>
        <w:ind w:left="2880" w:hanging="360"/>
      </w:pPr>
      <w:r w:rsidDel="00000000" w:rsidR="00000000" w:rsidRPr="00000000">
        <w:rPr>
          <w:rtl w:val="0"/>
        </w:rPr>
        <w:t xml:space="preserve">Now, 20% will be from the amount the User enters to transfer . i.e., $1000.</w:t>
      </w:r>
    </w:p>
    <w:p w:rsidR="00000000" w:rsidDel="00000000" w:rsidP="00000000" w:rsidRDefault="00000000" w:rsidRPr="00000000" w14:paraId="00000EB1">
      <w:pPr>
        <w:numPr>
          <w:ilvl w:val="3"/>
          <w:numId w:val="10"/>
        </w:numPr>
        <w:spacing w:after="0" w:afterAutospacing="0"/>
        <w:ind w:left="2880" w:hanging="360"/>
      </w:pPr>
      <w:r w:rsidDel="00000000" w:rsidR="00000000" w:rsidRPr="00000000">
        <w:rPr>
          <w:rtl w:val="0"/>
        </w:rPr>
        <w:t xml:space="preserve">20% 1000 = $200</w:t>
      </w:r>
    </w:p>
    <w:p w:rsidR="00000000" w:rsidDel="00000000" w:rsidP="00000000" w:rsidRDefault="00000000" w:rsidRPr="00000000" w14:paraId="00000EB2">
      <w:pPr>
        <w:numPr>
          <w:ilvl w:val="3"/>
          <w:numId w:val="10"/>
        </w:numPr>
        <w:spacing w:after="0" w:afterAutospacing="0"/>
        <w:ind w:left="2880" w:hanging="360"/>
      </w:pPr>
      <w:r w:rsidDel="00000000" w:rsidR="00000000" w:rsidRPr="00000000">
        <w:rPr>
          <w:rtl w:val="0"/>
        </w:rPr>
        <w:t xml:space="preserve">Now, only the 200 credits/game currency will be credited into users league wallet.</w:t>
      </w:r>
    </w:p>
    <w:p w:rsidR="00000000" w:rsidDel="00000000" w:rsidP="00000000" w:rsidRDefault="00000000" w:rsidRPr="00000000" w14:paraId="00000EB3">
      <w:pPr>
        <w:numPr>
          <w:ilvl w:val="3"/>
          <w:numId w:val="10"/>
        </w:numPr>
        <w:spacing w:after="0" w:afterAutospacing="0"/>
        <w:ind w:left="2880" w:hanging="360"/>
      </w:pPr>
      <w:r w:rsidDel="00000000" w:rsidR="00000000" w:rsidRPr="00000000">
        <w:rPr>
          <w:rtl w:val="0"/>
        </w:rPr>
        <w:t xml:space="preserve">The system updates the Max Buy-In cap for this User. That is as he already used 200. Remaining 2800 will be his Max buy-In cap.</w:t>
      </w:r>
    </w:p>
    <w:p w:rsidR="00000000" w:rsidDel="00000000" w:rsidP="00000000" w:rsidRDefault="00000000" w:rsidRPr="00000000" w14:paraId="00000EB4">
      <w:pPr>
        <w:numPr>
          <w:ilvl w:val="3"/>
          <w:numId w:val="10"/>
        </w:numPr>
        <w:spacing w:after="0" w:afterAutospacing="0"/>
        <w:ind w:left="2880" w:hanging="360"/>
      </w:pPr>
      <w:r w:rsidDel="00000000" w:rsidR="00000000" w:rsidRPr="00000000">
        <w:rPr>
          <w:rtl w:val="0"/>
        </w:rPr>
        <w:t xml:space="preserve">Buy-in Conversion Rate </w:t>
      </w:r>
    </w:p>
    <w:p w:rsidR="00000000" w:rsidDel="00000000" w:rsidP="00000000" w:rsidRDefault="00000000" w:rsidRPr="00000000" w14:paraId="00000EB5">
      <w:pPr>
        <w:numPr>
          <w:ilvl w:val="0"/>
          <w:numId w:val="10"/>
        </w:numPr>
        <w:spacing w:after="0" w:afterAutospacing="0"/>
        <w:ind w:left="720" w:hanging="360"/>
        <w:rPr>
          <w:b w:val="1"/>
          <w:bCs w:val="1"/>
        </w:rPr>
      </w:pPr>
      <w:r w:rsidDel="00000000" w:rsidR="00000000" w:rsidRPr="00000000">
        <w:rPr>
          <w:b w:val="1"/>
          <w:bCs w:val="1"/>
          <w:rtl w:val="0"/>
        </w:rPr>
        <w:t xml:space="preserve">Buy-In Conversion Rate : </w:t>
      </w:r>
    </w:p>
    <w:p w:rsidR="00000000" w:rsidDel="00000000" w:rsidP="00000000" w:rsidRDefault="00000000" w:rsidRPr="00000000" w14:paraId="00000EB6">
      <w:pPr>
        <w:numPr>
          <w:ilvl w:val="1"/>
          <w:numId w:val="10"/>
        </w:numPr>
        <w:spacing w:after="0" w:afterAutospacing="0"/>
        <w:ind w:left="1440" w:hanging="360"/>
      </w:pPr>
      <w:r w:rsidDel="00000000" w:rsidR="00000000" w:rsidRPr="00000000">
        <w:rPr>
          <w:rtl w:val="0"/>
        </w:rPr>
        <w:t xml:space="preserve">Defines how purchased or earned funds (from User Wallet) are converted into </w:t>
      </w:r>
      <w:r w:rsidDel="00000000" w:rsidR="00000000" w:rsidRPr="00000000">
        <w:rPr>
          <w:b w:val="1"/>
          <w:bCs w:val="1"/>
          <w:rtl w:val="0"/>
        </w:rPr>
        <w:t xml:space="preserve">League Wallet currency</w:t>
      </w:r>
      <w:r w:rsidDel="00000000" w:rsidR="00000000" w:rsidRPr="00000000">
        <w:rPr>
          <w:rtl w:val="0"/>
        </w:rPr>
        <w:t xml:space="preserve">.</w:t>
      </w:r>
    </w:p>
    <w:p w:rsidR="00000000" w:rsidDel="00000000" w:rsidP="00000000" w:rsidRDefault="00000000" w:rsidRPr="00000000" w14:paraId="00000EB7">
      <w:pPr>
        <w:numPr>
          <w:ilvl w:val="1"/>
          <w:numId w:val="10"/>
        </w:numPr>
        <w:spacing w:after="0" w:afterAutospacing="0"/>
        <w:ind w:left="1440" w:hanging="360"/>
      </w:pPr>
      <w:r w:rsidDel="00000000" w:rsidR="00000000" w:rsidRPr="00000000">
        <w:rPr>
          <w:rtl w:val="0"/>
        </w:rPr>
        <w:t xml:space="preserve">This field behaves differently based on the selected Conversion Mode by Admin :</w:t>
      </w:r>
    </w:p>
    <w:p w:rsidR="00000000" w:rsidDel="00000000" w:rsidP="00000000" w:rsidRDefault="00000000" w:rsidRPr="00000000" w14:paraId="00000EB8">
      <w:pPr>
        <w:numPr>
          <w:ilvl w:val="2"/>
          <w:numId w:val="10"/>
        </w:numPr>
        <w:spacing w:after="0" w:afterAutospacing="0"/>
        <w:ind w:left="2160" w:hanging="360"/>
      </w:pPr>
      <w:r w:rsidDel="00000000" w:rsidR="00000000" w:rsidRPr="00000000">
        <w:rPr>
          <w:rtl w:val="0"/>
        </w:rPr>
        <w:t xml:space="preserve">Mode A : Single Fixed Conversion Rate</w:t>
      </w:r>
    </w:p>
    <w:p w:rsidR="00000000" w:rsidDel="00000000" w:rsidP="00000000" w:rsidRDefault="00000000" w:rsidRPr="00000000" w14:paraId="00000EB9">
      <w:pPr>
        <w:numPr>
          <w:ilvl w:val="2"/>
          <w:numId w:val="10"/>
        </w:numPr>
        <w:spacing w:after="0" w:afterAutospacing="0"/>
        <w:ind w:left="2160" w:hanging="360"/>
      </w:pPr>
      <w:r w:rsidDel="00000000" w:rsidR="00000000" w:rsidRPr="00000000">
        <w:rPr>
          <w:rtl w:val="0"/>
        </w:rPr>
        <w:t xml:space="preserve">Mode B : Range-Based (Min-Max),Used by Commissioner</w:t>
      </w:r>
    </w:p>
    <w:p w:rsidR="00000000" w:rsidDel="00000000" w:rsidP="00000000" w:rsidRDefault="00000000" w:rsidRPr="00000000" w14:paraId="00000EBA">
      <w:pPr>
        <w:numPr>
          <w:ilvl w:val="1"/>
          <w:numId w:val="10"/>
        </w:numPr>
        <w:spacing w:after="0" w:afterAutospacing="0"/>
        <w:ind w:left="1440" w:hanging="360"/>
      </w:pPr>
      <w:r w:rsidDel="00000000" w:rsidR="00000000" w:rsidRPr="00000000">
        <w:rPr>
          <w:rtl w:val="0"/>
        </w:rPr>
        <w:t xml:space="preserve">If the Admin sets Mode A then this field becomes Ready-only displaying the Exact Fixed Conversion rate.</w:t>
      </w:r>
    </w:p>
    <w:p w:rsidR="00000000" w:rsidDel="00000000" w:rsidP="00000000" w:rsidRDefault="00000000" w:rsidRPr="00000000" w14:paraId="00000EBB">
      <w:pPr>
        <w:numPr>
          <w:ilvl w:val="1"/>
          <w:numId w:val="10"/>
        </w:numPr>
        <w:spacing w:after="0" w:afterAutospacing="0"/>
        <w:ind w:left="1440" w:hanging="360"/>
      </w:pPr>
      <w:r w:rsidDel="00000000" w:rsidR="00000000" w:rsidRPr="00000000">
        <w:rPr>
          <w:rtl w:val="0"/>
        </w:rPr>
        <w:t xml:space="preserve">If the Admin sets Mode B then this field will be Input field allowing the Commissioner to set the percentage. </w:t>
      </w:r>
    </w:p>
    <w:p w:rsidR="00000000" w:rsidDel="00000000" w:rsidP="00000000" w:rsidRDefault="00000000" w:rsidRPr="00000000" w14:paraId="00000EBC">
      <w:pPr>
        <w:numPr>
          <w:ilvl w:val="1"/>
          <w:numId w:val="10"/>
        </w:numPr>
        <w:spacing w:after="0" w:afterAutospacing="0"/>
        <w:ind w:left="1440" w:hanging="360"/>
      </w:pPr>
      <w:r w:rsidDel="00000000" w:rsidR="00000000" w:rsidRPr="00000000">
        <w:rPr>
          <w:rtl w:val="0"/>
        </w:rPr>
        <w:t xml:space="preserve">Field Type : Input field along with % symbol.</w:t>
      </w:r>
    </w:p>
    <w:p w:rsidR="00000000" w:rsidDel="00000000" w:rsidP="00000000" w:rsidRDefault="00000000" w:rsidRPr="00000000" w14:paraId="00000EBD">
      <w:pPr>
        <w:numPr>
          <w:ilvl w:val="1"/>
          <w:numId w:val="10"/>
        </w:numPr>
        <w:spacing w:after="0" w:afterAutospacing="0"/>
        <w:ind w:left="1440" w:hanging="360"/>
      </w:pPr>
      <w:r w:rsidDel="00000000" w:rsidR="00000000" w:rsidRPr="00000000">
        <w:rPr>
          <w:rtl w:val="0"/>
        </w:rPr>
        <w:t xml:space="preserve">Only numeric values are allowed.</w:t>
      </w:r>
    </w:p>
    <w:p w:rsidR="00000000" w:rsidDel="00000000" w:rsidP="00000000" w:rsidRDefault="00000000" w:rsidRPr="00000000" w14:paraId="00000EBE">
      <w:pPr>
        <w:numPr>
          <w:ilvl w:val="1"/>
          <w:numId w:val="10"/>
        </w:numPr>
        <w:spacing w:after="0" w:afterAutospacing="0"/>
        <w:ind w:left="1440" w:hanging="360"/>
      </w:pPr>
      <w:r w:rsidDel="00000000" w:rsidR="00000000" w:rsidRPr="00000000">
        <w:rPr>
          <w:rtl w:val="0"/>
        </w:rPr>
        <w:t xml:space="preserve">Validation Rules</w:t>
      </w:r>
    </w:p>
    <w:p w:rsidR="00000000" w:rsidDel="00000000" w:rsidP="00000000" w:rsidRDefault="00000000" w:rsidRPr="00000000" w14:paraId="00000EBF">
      <w:pPr>
        <w:numPr>
          <w:ilvl w:val="2"/>
          <w:numId w:val="10"/>
        </w:numPr>
        <w:spacing w:after="0" w:afterAutospacing="0"/>
        <w:ind w:left="2160" w:hanging="360"/>
      </w:pPr>
      <w:r w:rsidDel="00000000" w:rsidR="00000000" w:rsidRPr="00000000">
        <w:rPr>
          <w:rtl w:val="0"/>
        </w:rPr>
        <w:t xml:space="preserve">If Mode B then, the exact conversion rate set by commissioner should lie between the (0% - 40%)</w:t>
      </w:r>
      <w:r w:rsidDel="00000000" w:rsidR="00000000" w:rsidRPr="00000000">
        <w:rPr>
          <w:rtl w:val="0"/>
        </w:rPr>
      </w:r>
    </w:p>
    <w:p w:rsidR="00000000" w:rsidDel="00000000" w:rsidP="00000000" w:rsidRDefault="00000000" w:rsidRPr="00000000" w14:paraId="00000EC0">
      <w:pPr>
        <w:numPr>
          <w:ilvl w:val="1"/>
          <w:numId w:val="10"/>
        </w:numPr>
        <w:spacing w:after="0" w:afterAutospacing="0"/>
        <w:ind w:left="1440" w:hanging="360"/>
      </w:pPr>
      <w:r w:rsidDel="00000000" w:rsidR="00000000" w:rsidRPr="00000000">
        <w:rPr>
          <w:rtl w:val="0"/>
        </w:rPr>
        <w:t xml:space="preserve">Example 1 :  (Mode A - Fixed Conversion)</w:t>
      </w:r>
    </w:p>
    <w:p w:rsidR="00000000" w:rsidDel="00000000" w:rsidP="00000000" w:rsidRDefault="00000000" w:rsidRPr="00000000" w14:paraId="00000EC1">
      <w:pPr>
        <w:numPr>
          <w:ilvl w:val="2"/>
          <w:numId w:val="10"/>
        </w:numPr>
        <w:spacing w:after="0" w:afterAutospacing="0"/>
        <w:ind w:left="2160" w:hanging="360"/>
      </w:pPr>
      <w:r w:rsidDel="00000000" w:rsidR="00000000" w:rsidRPr="00000000">
        <w:rPr>
          <w:rtl w:val="0"/>
        </w:rPr>
        <w:t xml:space="preserve">Admin sets : </w:t>
      </w:r>
    </w:p>
    <w:p w:rsidR="00000000" w:rsidDel="00000000" w:rsidP="00000000" w:rsidRDefault="00000000" w:rsidRPr="00000000" w14:paraId="00000EC2">
      <w:pPr>
        <w:numPr>
          <w:ilvl w:val="3"/>
          <w:numId w:val="10"/>
        </w:numPr>
        <w:spacing w:after="0" w:afterAutospacing="0"/>
        <w:ind w:left="2880" w:hanging="360"/>
      </w:pPr>
      <w:r w:rsidDel="00000000" w:rsidR="00000000" w:rsidRPr="00000000">
        <w:rPr>
          <w:rtl w:val="0"/>
        </w:rPr>
        <w:t xml:space="preserve">Buy-In Conversion rate = 20%</w:t>
      </w:r>
    </w:p>
    <w:p w:rsidR="00000000" w:rsidDel="00000000" w:rsidP="00000000" w:rsidRDefault="00000000" w:rsidRPr="00000000" w14:paraId="00000EC3">
      <w:pPr>
        <w:numPr>
          <w:ilvl w:val="2"/>
          <w:numId w:val="10"/>
        </w:numPr>
        <w:spacing w:after="0" w:afterAutospacing="0"/>
        <w:ind w:left="2160" w:hanging="360"/>
      </w:pPr>
      <w:r w:rsidDel="00000000" w:rsidR="00000000" w:rsidRPr="00000000">
        <w:rPr>
          <w:rtl w:val="0"/>
        </w:rPr>
        <w:t xml:space="preserve">User performs : </w:t>
      </w:r>
    </w:p>
    <w:p w:rsidR="00000000" w:rsidDel="00000000" w:rsidP="00000000" w:rsidRDefault="00000000" w:rsidRPr="00000000" w14:paraId="00000EC4">
      <w:pPr>
        <w:numPr>
          <w:ilvl w:val="3"/>
          <w:numId w:val="10"/>
        </w:numPr>
        <w:spacing w:after="0" w:afterAutospacing="0"/>
        <w:ind w:left="2880" w:hanging="360"/>
      </w:pPr>
      <w:r w:rsidDel="00000000" w:rsidR="00000000" w:rsidRPr="00000000">
        <w:rPr>
          <w:rtl w:val="0"/>
        </w:rPr>
        <w:t xml:space="preserve">Buy-In =$100</w:t>
      </w:r>
    </w:p>
    <w:p w:rsidR="00000000" w:rsidDel="00000000" w:rsidP="00000000" w:rsidRDefault="00000000" w:rsidRPr="00000000" w14:paraId="00000EC5">
      <w:pPr>
        <w:numPr>
          <w:ilvl w:val="2"/>
          <w:numId w:val="10"/>
        </w:numPr>
        <w:spacing w:after="0" w:afterAutospacing="0"/>
        <w:ind w:left="2160" w:hanging="360"/>
      </w:pPr>
      <w:r w:rsidDel="00000000" w:rsidR="00000000" w:rsidRPr="00000000">
        <w:rPr>
          <w:rtl w:val="0"/>
        </w:rPr>
        <w:t xml:space="preserve">System Calculation:</w:t>
      </w:r>
    </w:p>
    <w:p w:rsidR="00000000" w:rsidDel="00000000" w:rsidP="00000000" w:rsidRDefault="00000000" w:rsidRPr="00000000" w14:paraId="00000EC6">
      <w:pPr>
        <w:numPr>
          <w:ilvl w:val="3"/>
          <w:numId w:val="10"/>
        </w:numPr>
        <w:spacing w:after="0" w:afterAutospacing="0"/>
        <w:ind w:left="2880" w:hanging="360"/>
      </w:pPr>
      <w:r w:rsidDel="00000000" w:rsidR="00000000" w:rsidRPr="00000000">
        <w:rPr>
          <w:rtl w:val="0"/>
        </w:rPr>
        <w:t xml:space="preserve">Converted Amount = 100*20% = $20</w:t>
      </w:r>
    </w:p>
    <w:p w:rsidR="00000000" w:rsidDel="00000000" w:rsidP="00000000" w:rsidRDefault="00000000" w:rsidRPr="00000000" w14:paraId="00000EC7">
      <w:pPr>
        <w:numPr>
          <w:ilvl w:val="2"/>
          <w:numId w:val="10"/>
        </w:numPr>
        <w:spacing w:after="0" w:afterAutospacing="0"/>
        <w:ind w:left="2160" w:hanging="360"/>
      </w:pPr>
      <w:r w:rsidDel="00000000" w:rsidR="00000000" w:rsidRPr="00000000">
        <w:rPr>
          <w:rtl w:val="0"/>
        </w:rPr>
        <w:t xml:space="preserve">Result : </w:t>
      </w:r>
    </w:p>
    <w:p w:rsidR="00000000" w:rsidDel="00000000" w:rsidP="00000000" w:rsidRDefault="00000000" w:rsidRPr="00000000" w14:paraId="00000EC8">
      <w:pPr>
        <w:numPr>
          <w:ilvl w:val="3"/>
          <w:numId w:val="10"/>
        </w:numPr>
        <w:spacing w:after="0" w:afterAutospacing="0"/>
        <w:ind w:left="2880" w:hanging="360"/>
      </w:pPr>
      <w:r w:rsidDel="00000000" w:rsidR="00000000" w:rsidRPr="00000000">
        <w:rPr>
          <w:rtl w:val="0"/>
        </w:rPr>
        <w:t xml:space="preserve">User Wallet = $100 minus</w:t>
      </w:r>
    </w:p>
    <w:p w:rsidR="00000000" w:rsidDel="00000000" w:rsidP="00000000" w:rsidRDefault="00000000" w:rsidRPr="00000000" w14:paraId="00000EC9">
      <w:pPr>
        <w:numPr>
          <w:ilvl w:val="3"/>
          <w:numId w:val="10"/>
        </w:numPr>
        <w:spacing w:after="0" w:afterAutospacing="0"/>
        <w:ind w:left="2880" w:hanging="360"/>
      </w:pPr>
      <w:r w:rsidDel="00000000" w:rsidR="00000000" w:rsidRPr="00000000">
        <w:rPr>
          <w:rtl w:val="0"/>
        </w:rPr>
        <w:t xml:space="preserve">League Wallet =  $20 credits </w:t>
      </w:r>
    </w:p>
    <w:p w:rsidR="00000000" w:rsidDel="00000000" w:rsidP="00000000" w:rsidRDefault="00000000" w:rsidRPr="00000000" w14:paraId="00000ECA">
      <w:pPr>
        <w:numPr>
          <w:ilvl w:val="1"/>
          <w:numId w:val="10"/>
        </w:numPr>
        <w:spacing w:after="0" w:afterAutospacing="0"/>
        <w:ind w:left="1440" w:hanging="360"/>
      </w:pPr>
      <w:r w:rsidDel="00000000" w:rsidR="00000000" w:rsidRPr="00000000">
        <w:rPr>
          <w:rtl w:val="0"/>
        </w:rPr>
        <w:t xml:space="preserve">Example 2 : (Mode B - Range-Based (Min-Max),Used by Commissioner)</w:t>
      </w:r>
    </w:p>
    <w:p w:rsidR="00000000" w:rsidDel="00000000" w:rsidP="00000000" w:rsidRDefault="00000000" w:rsidRPr="00000000" w14:paraId="00000ECB">
      <w:pPr>
        <w:numPr>
          <w:ilvl w:val="2"/>
          <w:numId w:val="10"/>
        </w:numPr>
        <w:spacing w:after="0" w:afterAutospacing="0"/>
        <w:ind w:left="2160" w:hanging="360"/>
      </w:pPr>
      <w:r w:rsidDel="00000000" w:rsidR="00000000" w:rsidRPr="00000000">
        <w:rPr>
          <w:rtl w:val="0"/>
        </w:rPr>
        <w:t xml:space="preserve">Commissioner sets : </w:t>
      </w:r>
    </w:p>
    <w:p w:rsidR="00000000" w:rsidDel="00000000" w:rsidP="00000000" w:rsidRDefault="00000000" w:rsidRPr="00000000" w14:paraId="00000ECC">
      <w:pPr>
        <w:numPr>
          <w:ilvl w:val="3"/>
          <w:numId w:val="10"/>
        </w:numPr>
        <w:spacing w:after="0" w:afterAutospacing="0"/>
        <w:ind w:left="2880" w:hanging="360"/>
      </w:pPr>
      <w:r w:rsidDel="00000000" w:rsidR="00000000" w:rsidRPr="00000000">
        <w:rPr>
          <w:rtl w:val="0"/>
        </w:rPr>
        <w:t xml:space="preserve">Buy-In Conversion rate = 20%</w:t>
      </w:r>
    </w:p>
    <w:p w:rsidR="00000000" w:rsidDel="00000000" w:rsidP="00000000" w:rsidRDefault="00000000" w:rsidRPr="00000000" w14:paraId="00000ECD">
      <w:pPr>
        <w:numPr>
          <w:ilvl w:val="2"/>
          <w:numId w:val="10"/>
        </w:numPr>
        <w:spacing w:after="0" w:afterAutospacing="0"/>
        <w:ind w:left="2160" w:hanging="360"/>
      </w:pPr>
      <w:r w:rsidDel="00000000" w:rsidR="00000000" w:rsidRPr="00000000">
        <w:rPr>
          <w:rtl w:val="0"/>
        </w:rPr>
        <w:t xml:space="preserve">User performs : </w:t>
      </w:r>
    </w:p>
    <w:p w:rsidR="00000000" w:rsidDel="00000000" w:rsidP="00000000" w:rsidRDefault="00000000" w:rsidRPr="00000000" w14:paraId="00000ECE">
      <w:pPr>
        <w:numPr>
          <w:ilvl w:val="3"/>
          <w:numId w:val="10"/>
        </w:numPr>
        <w:spacing w:after="0" w:afterAutospacing="0"/>
        <w:ind w:left="2880" w:hanging="360"/>
      </w:pPr>
      <w:r w:rsidDel="00000000" w:rsidR="00000000" w:rsidRPr="00000000">
        <w:rPr>
          <w:rtl w:val="0"/>
        </w:rPr>
        <w:t xml:space="preserve">Buy-In =$200</w:t>
      </w:r>
    </w:p>
    <w:p w:rsidR="00000000" w:rsidDel="00000000" w:rsidP="00000000" w:rsidRDefault="00000000" w:rsidRPr="00000000" w14:paraId="00000ECF">
      <w:pPr>
        <w:numPr>
          <w:ilvl w:val="2"/>
          <w:numId w:val="10"/>
        </w:numPr>
        <w:spacing w:after="0" w:afterAutospacing="0"/>
        <w:ind w:left="2160" w:hanging="360"/>
      </w:pPr>
      <w:r w:rsidDel="00000000" w:rsidR="00000000" w:rsidRPr="00000000">
        <w:rPr>
          <w:rtl w:val="0"/>
        </w:rPr>
        <w:t xml:space="preserve">System Calculation:</w:t>
      </w:r>
    </w:p>
    <w:p w:rsidR="00000000" w:rsidDel="00000000" w:rsidP="00000000" w:rsidRDefault="00000000" w:rsidRPr="00000000" w14:paraId="00000ED0">
      <w:pPr>
        <w:numPr>
          <w:ilvl w:val="3"/>
          <w:numId w:val="10"/>
        </w:numPr>
        <w:spacing w:after="0" w:afterAutospacing="0"/>
        <w:ind w:left="2880" w:hanging="360"/>
      </w:pPr>
      <w:r w:rsidDel="00000000" w:rsidR="00000000" w:rsidRPr="00000000">
        <w:rPr>
          <w:rtl w:val="0"/>
        </w:rPr>
        <w:t xml:space="preserve">Converted Amount = 200*20% = $40</w:t>
      </w:r>
    </w:p>
    <w:p w:rsidR="00000000" w:rsidDel="00000000" w:rsidP="00000000" w:rsidRDefault="00000000" w:rsidRPr="00000000" w14:paraId="00000ED1">
      <w:pPr>
        <w:numPr>
          <w:ilvl w:val="2"/>
          <w:numId w:val="10"/>
        </w:numPr>
        <w:spacing w:after="0" w:afterAutospacing="0"/>
        <w:ind w:left="2160" w:hanging="360"/>
      </w:pPr>
      <w:r w:rsidDel="00000000" w:rsidR="00000000" w:rsidRPr="00000000">
        <w:rPr>
          <w:rtl w:val="0"/>
        </w:rPr>
        <w:t xml:space="preserve">Result : </w:t>
      </w:r>
    </w:p>
    <w:p w:rsidR="00000000" w:rsidDel="00000000" w:rsidP="00000000" w:rsidRDefault="00000000" w:rsidRPr="00000000" w14:paraId="00000ED2">
      <w:pPr>
        <w:numPr>
          <w:ilvl w:val="3"/>
          <w:numId w:val="10"/>
        </w:numPr>
        <w:spacing w:after="0" w:afterAutospacing="0"/>
        <w:ind w:left="2880" w:hanging="360"/>
      </w:pPr>
      <w:r w:rsidDel="00000000" w:rsidR="00000000" w:rsidRPr="00000000">
        <w:rPr>
          <w:rtl w:val="0"/>
        </w:rPr>
        <w:t xml:space="preserve">User Wallet = $200 minus</w:t>
      </w:r>
    </w:p>
    <w:p w:rsidR="00000000" w:rsidDel="00000000" w:rsidP="00000000" w:rsidRDefault="00000000" w:rsidRPr="00000000" w14:paraId="00000ED3">
      <w:pPr>
        <w:numPr>
          <w:ilvl w:val="3"/>
          <w:numId w:val="10"/>
        </w:numPr>
        <w:spacing w:after="0" w:afterAutospacing="0"/>
        <w:ind w:left="2880" w:hanging="360"/>
      </w:pPr>
      <w:r w:rsidDel="00000000" w:rsidR="00000000" w:rsidRPr="00000000">
        <w:rPr>
          <w:rtl w:val="0"/>
        </w:rPr>
        <w:t xml:space="preserve">League Wallet =  $40 credits </w:t>
      </w:r>
      <w:r w:rsidDel="00000000" w:rsidR="00000000" w:rsidRPr="00000000">
        <w:rPr>
          <w:rtl w:val="0"/>
        </w:rPr>
      </w:r>
    </w:p>
    <w:p w:rsidR="00000000" w:rsidDel="00000000" w:rsidP="00000000" w:rsidRDefault="00000000" w:rsidRPr="00000000" w14:paraId="00000ED4">
      <w:pPr>
        <w:numPr>
          <w:ilvl w:val="0"/>
          <w:numId w:val="10"/>
        </w:numPr>
        <w:spacing w:after="0" w:afterAutospacing="0" w:before="0" w:beforeAutospacing="0" w:lineRule="auto"/>
        <w:ind w:left="720" w:hanging="360"/>
        <w:rPr>
          <w:sz w:val="20"/>
          <w:szCs w:val="20"/>
        </w:rPr>
      </w:pPr>
      <w:r w:rsidDel="00000000" w:rsidR="00000000" w:rsidRPr="00000000">
        <w:rPr>
          <w:b w:val="1"/>
          <w:bCs w:val="1"/>
          <w:rtl w:val="0"/>
        </w:rPr>
        <w:t xml:space="preserve">Scoring Model - Half PPR (Read-Only)</w:t>
      </w:r>
    </w:p>
    <w:p w:rsidR="00000000" w:rsidDel="00000000" w:rsidP="00000000" w:rsidRDefault="00000000" w:rsidRPr="00000000" w14:paraId="00000ED5">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Defines how player performance points are calculated.</w:t>
      </w:r>
    </w:p>
    <w:p w:rsidR="00000000" w:rsidDel="00000000" w:rsidP="00000000" w:rsidRDefault="00000000" w:rsidRPr="00000000" w14:paraId="00000ED6">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Validation Rules</w:t>
      </w:r>
    </w:p>
    <w:p w:rsidR="00000000" w:rsidDel="00000000" w:rsidP="00000000" w:rsidRDefault="00000000" w:rsidRPr="00000000" w14:paraId="00000ED7">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For the MVP, this is not configurable by the Super Admin.</w:t>
      </w:r>
    </w:p>
    <w:p w:rsidR="00000000" w:rsidDel="00000000" w:rsidP="00000000" w:rsidRDefault="00000000" w:rsidRPr="00000000" w14:paraId="00000ED8">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Half-PPR (0.5 points per reception) is strictly enforced platform-wide.</w:t>
      </w:r>
    </w:p>
    <w:p w:rsidR="00000000" w:rsidDel="00000000" w:rsidP="00000000" w:rsidRDefault="00000000" w:rsidRPr="00000000" w14:paraId="00000ED9">
      <w:pPr>
        <w:numPr>
          <w:ilvl w:val="1"/>
          <w:numId w:val="10"/>
        </w:numPr>
        <w:spacing w:after="0" w:afterAutospacing="0" w:before="0" w:beforeAutospacing="0" w:lineRule="auto"/>
        <w:ind w:left="1440" w:hanging="360"/>
        <w:rPr>
          <w:b w:val="0"/>
          <w:bCs w:val="0"/>
          <w:sz w:val="20"/>
          <w:szCs w:val="20"/>
        </w:rPr>
      </w:pPr>
      <w:r w:rsidDel="00000000" w:rsidR="00000000" w:rsidRPr="00000000">
        <w:rPr>
          <w:rtl w:val="0"/>
        </w:rPr>
        <w:t xml:space="preserve">System Behavior</w:t>
      </w:r>
    </w:p>
    <w:p w:rsidR="00000000" w:rsidDel="00000000" w:rsidP="00000000" w:rsidRDefault="00000000" w:rsidRPr="00000000" w14:paraId="00000EDA">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The scoring model cannot be modified in MVP.</w:t>
      </w:r>
    </w:p>
    <w:p w:rsidR="00000000" w:rsidDel="00000000" w:rsidP="00000000" w:rsidRDefault="00000000" w:rsidRPr="00000000" w14:paraId="00000EDB">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All leagues operate under the Half PPR scoring system.</w:t>
      </w:r>
    </w:p>
    <w:p w:rsidR="00000000" w:rsidDel="00000000" w:rsidP="00000000" w:rsidRDefault="00000000" w:rsidRPr="00000000" w14:paraId="00000EDC">
      <w:pPr>
        <w:numPr>
          <w:ilvl w:val="2"/>
          <w:numId w:val="10"/>
        </w:numPr>
        <w:spacing w:after="0" w:afterAutospacing="0" w:before="0" w:beforeAutospacing="0" w:lineRule="auto"/>
        <w:ind w:left="2160" w:hanging="360"/>
        <w:rPr>
          <w:b w:val="0"/>
          <w:bCs w:val="0"/>
          <w:sz w:val="20"/>
          <w:szCs w:val="20"/>
        </w:rPr>
      </w:pPr>
      <w:r w:rsidDel="00000000" w:rsidR="00000000" w:rsidRPr="00000000">
        <w:rPr>
          <w:rtl w:val="0"/>
        </w:rPr>
        <w:t xml:space="preserve">The system automatically applies standard fantasy scoring rules with fractional precision.</w:t>
      </w:r>
    </w:p>
    <w:p w:rsidR="00000000" w:rsidDel="00000000" w:rsidP="00000000" w:rsidRDefault="00000000" w:rsidRPr="00000000" w14:paraId="00000EDD">
      <w:pPr>
        <w:numPr>
          <w:ilvl w:val="3"/>
          <w:numId w:val="10"/>
        </w:numPr>
        <w:spacing w:after="0" w:afterAutospacing="0" w:before="0" w:beforeAutospacing="0" w:lineRule="auto"/>
        <w:ind w:left="2880" w:hanging="360"/>
        <w:rPr>
          <w:b w:val="0"/>
          <w:bCs w:val="0"/>
          <w:sz w:val="20"/>
          <w:szCs w:val="20"/>
        </w:rPr>
      </w:pPr>
      <w:r w:rsidDel="00000000" w:rsidR="00000000" w:rsidRPr="00000000">
        <w:rPr>
          <w:rtl w:val="0"/>
        </w:rPr>
        <w:t xml:space="preserve">Example: 87 rushing yards = 8.7 points with no rounding.</w:t>
      </w:r>
    </w:p>
    <w:p w:rsidR="00000000" w:rsidDel="00000000" w:rsidP="00000000" w:rsidRDefault="00000000" w:rsidRPr="00000000" w14:paraId="00000EDE">
      <w:pPr>
        <w:numPr>
          <w:ilvl w:val="3"/>
          <w:numId w:val="10"/>
        </w:numPr>
        <w:spacing w:after="0" w:afterAutospacing="0" w:before="0" w:beforeAutospacing="0" w:lineRule="auto"/>
        <w:ind w:left="2880" w:hanging="360"/>
        <w:rPr>
          <w:b w:val="0"/>
          <w:bCs w:val="0"/>
          <w:sz w:val="20"/>
          <w:szCs w:val="20"/>
        </w:rPr>
      </w:pPr>
      <w:r w:rsidDel="00000000" w:rsidR="00000000" w:rsidRPr="00000000">
        <w:rPr>
          <w:rtl w:val="0"/>
        </w:rPr>
        <w:t xml:space="preserve">Defense/Special Teams and performance bonuses are excluded.</w:t>
      </w:r>
    </w:p>
    <w:p w:rsidR="00000000" w:rsidDel="00000000" w:rsidP="00000000" w:rsidRDefault="00000000" w:rsidRPr="00000000" w14:paraId="00000EDF">
      <w:pPr>
        <w:numPr>
          <w:ilvl w:val="0"/>
          <w:numId w:val="10"/>
        </w:numPr>
        <w:spacing w:after="0" w:afterAutospacing="0"/>
        <w:ind w:left="720" w:hanging="360"/>
        <w:rPr>
          <w:b w:val="1"/>
          <w:bCs w:val="1"/>
          <w:color w:val="0000ff"/>
        </w:rPr>
      </w:pPr>
      <w:r w:rsidDel="00000000" w:rsidR="00000000" w:rsidRPr="00000000">
        <w:rPr>
          <w:b w:val="1"/>
          <w:bCs w:val="1"/>
          <w:color w:val="0000ff"/>
          <w:rtl w:val="0"/>
        </w:rPr>
        <w:t xml:space="preserve">Playoffs Toggle </w:t>
      </w:r>
    </w:p>
    <w:p w:rsidR="00000000" w:rsidDel="00000000" w:rsidP="00000000" w:rsidRDefault="00000000" w:rsidRPr="00000000" w14:paraId="00000EE0">
      <w:pPr>
        <w:numPr>
          <w:ilvl w:val="1"/>
          <w:numId w:val="10"/>
        </w:numPr>
        <w:spacing w:after="0" w:afterAutospacing="0"/>
        <w:ind w:left="1440" w:hanging="360"/>
      </w:pPr>
      <w:r w:rsidDel="00000000" w:rsidR="00000000" w:rsidRPr="00000000">
        <w:rPr>
          <w:rtl w:val="0"/>
        </w:rPr>
        <w:t xml:space="preserve">Allows the league creator to enable or disable playoffs at the end of the season.</w:t>
      </w:r>
    </w:p>
    <w:p w:rsidR="00000000" w:rsidDel="00000000" w:rsidP="00000000" w:rsidRDefault="00000000" w:rsidRPr="00000000" w14:paraId="00000EE1">
      <w:pPr>
        <w:numPr>
          <w:ilvl w:val="1"/>
          <w:numId w:val="10"/>
        </w:numPr>
        <w:spacing w:after="0" w:afterAutospacing="0"/>
        <w:ind w:left="1440" w:hanging="360"/>
      </w:pPr>
      <w:r w:rsidDel="00000000" w:rsidR="00000000" w:rsidRPr="00000000">
        <w:rPr>
          <w:rtl w:val="0"/>
        </w:rPr>
        <w:t xml:space="preserve">Field Type : Toggle Switch (ON/OFF) </w:t>
      </w:r>
    </w:p>
    <w:p w:rsidR="00000000" w:rsidDel="00000000" w:rsidP="00000000" w:rsidRDefault="00000000" w:rsidRPr="00000000" w14:paraId="00000EE2">
      <w:pPr>
        <w:numPr>
          <w:ilvl w:val="2"/>
          <w:numId w:val="10"/>
        </w:numPr>
        <w:spacing w:after="0" w:afterAutospacing="0"/>
        <w:ind w:left="2160" w:hanging="360"/>
      </w:pPr>
      <w:r w:rsidDel="00000000" w:rsidR="00000000" w:rsidRPr="00000000">
        <w:rPr>
          <w:rtl w:val="0"/>
        </w:rPr>
        <w:t xml:space="preserve">Default : OFF</w:t>
      </w:r>
    </w:p>
    <w:p w:rsidR="00000000" w:rsidDel="00000000" w:rsidP="00000000" w:rsidRDefault="00000000" w:rsidRPr="00000000" w14:paraId="00000EE3">
      <w:pPr>
        <w:numPr>
          <w:ilvl w:val="1"/>
          <w:numId w:val="10"/>
        </w:numPr>
        <w:spacing w:after="0" w:afterAutospacing="0"/>
        <w:ind w:left="1440" w:hanging="360"/>
      </w:pPr>
      <w:r w:rsidDel="00000000" w:rsidR="00000000" w:rsidRPr="00000000">
        <w:rPr>
          <w:rtl w:val="0"/>
        </w:rPr>
        <w:t xml:space="preserve">If Playoffs =  enabled</w:t>
      </w:r>
    </w:p>
    <w:p w:rsidR="00000000" w:rsidDel="00000000" w:rsidP="00000000" w:rsidRDefault="00000000" w:rsidRPr="00000000" w14:paraId="00000EE4">
      <w:pPr>
        <w:numPr>
          <w:ilvl w:val="2"/>
          <w:numId w:val="10"/>
        </w:numPr>
        <w:spacing w:after="0" w:afterAutospacing="0"/>
        <w:ind w:left="2160" w:hanging="360"/>
      </w:pPr>
      <w:r w:rsidDel="00000000" w:rsidR="00000000" w:rsidRPr="00000000">
        <w:rPr>
          <w:rtl w:val="0"/>
        </w:rPr>
        <w:t xml:space="preserve">The system must display 2 options &amp; 1 additional configuration field.</w:t>
      </w:r>
    </w:p>
    <w:p w:rsidR="00000000" w:rsidDel="00000000" w:rsidP="00000000" w:rsidRDefault="00000000" w:rsidRPr="00000000" w14:paraId="00000EE5">
      <w:pPr>
        <w:numPr>
          <w:ilvl w:val="2"/>
          <w:numId w:val="10"/>
        </w:numPr>
        <w:spacing w:after="0" w:afterAutospacing="0"/>
        <w:ind w:left="2160" w:hanging="360"/>
        <w:rPr>
          <w:b w:val="1"/>
          <w:bCs w:val="1"/>
        </w:rPr>
      </w:pPr>
      <w:r w:rsidDel="00000000" w:rsidR="00000000" w:rsidRPr="00000000">
        <w:rPr>
          <w:b w:val="1"/>
          <w:bCs w:val="1"/>
          <w:rtl w:val="0"/>
        </w:rPr>
        <w:t xml:space="preserve">Option 1 : “Traditional Head-to-Head Bracket Playoffs” (10+ Weeks)</w:t>
      </w:r>
    </w:p>
    <w:p w:rsidR="00000000" w:rsidDel="00000000" w:rsidP="00000000" w:rsidRDefault="00000000" w:rsidRPr="00000000" w14:paraId="00000EE6">
      <w:pPr>
        <w:numPr>
          <w:ilvl w:val="3"/>
          <w:numId w:val="10"/>
        </w:numPr>
        <w:spacing w:after="0" w:afterAutospacing="0"/>
        <w:ind w:left="2880" w:hanging="360"/>
      </w:pPr>
      <w:r w:rsidDel="00000000" w:rsidR="00000000" w:rsidRPr="00000000">
        <w:rPr>
          <w:rtl w:val="0"/>
        </w:rPr>
        <w:t xml:space="preserve">The system generates an NFL-style seeded bracket (e.g., 1 vs 4, 2 vs 3) based on the final regular-season standings.</w:t>
      </w:r>
    </w:p>
    <w:p w:rsidR="00000000" w:rsidDel="00000000" w:rsidP="00000000" w:rsidRDefault="00000000" w:rsidRPr="00000000" w14:paraId="00000EE7">
      <w:pPr>
        <w:numPr>
          <w:ilvl w:val="3"/>
          <w:numId w:val="10"/>
        </w:numPr>
        <w:spacing w:after="0" w:afterAutospacing="0"/>
        <w:ind w:left="2880" w:hanging="360"/>
      </w:pPr>
      <w:r w:rsidDel="00000000" w:rsidR="00000000" w:rsidRPr="00000000">
        <w:rPr>
          <w:rtl w:val="0"/>
        </w:rPr>
        <w:t xml:space="preserve">These playoff matchups replace standard regular-season matchups for the designated playoff weeks.</w:t>
      </w:r>
    </w:p>
    <w:p w:rsidR="00000000" w:rsidDel="00000000" w:rsidP="00000000" w:rsidRDefault="00000000" w:rsidRPr="00000000" w14:paraId="00000EE8">
      <w:pPr>
        <w:numPr>
          <w:ilvl w:val="3"/>
          <w:numId w:val="10"/>
        </w:numPr>
        <w:spacing w:after="0" w:afterAutospacing="0"/>
        <w:ind w:left="2880" w:hanging="360"/>
      </w:pPr>
      <w:r w:rsidDel="00000000" w:rsidR="00000000" w:rsidRPr="00000000">
        <w:rPr>
          <w:b w:val="1"/>
          <w:bCs w:val="1"/>
          <w:rtl w:val="0"/>
        </w:rPr>
        <w:t xml:space="preserve">Matchup clause : </w:t>
      </w:r>
      <w:r w:rsidDel="00000000" w:rsidR="00000000" w:rsidRPr="00000000">
        <w:rPr>
          <w:rtl w:val="0"/>
        </w:rPr>
        <w:t xml:space="preserve">In a Traditional Head-to-Head playoff format, teams shall be seeded based on their final regular-season standings. Matchups will be structured such that the highest-seeded team plays the lowest-seeded team (e.g., 1 vs 4 and 2 vs 3 in a 4-team playoff).</w:t>
      </w:r>
    </w:p>
    <w:p w:rsidR="00000000" w:rsidDel="00000000" w:rsidP="00000000" w:rsidRDefault="00000000" w:rsidRPr="00000000" w14:paraId="00000EE9">
      <w:pPr>
        <w:numPr>
          <w:ilvl w:val="3"/>
          <w:numId w:val="10"/>
        </w:numPr>
        <w:spacing w:after="0" w:afterAutospacing="0"/>
        <w:ind w:left="2880" w:hanging="360"/>
      </w:pPr>
      <w:r w:rsidDel="00000000" w:rsidR="00000000" w:rsidRPr="00000000">
        <w:rPr>
          <w:b w:val="1"/>
          <w:bCs w:val="1"/>
          <w:rtl w:val="0"/>
        </w:rPr>
        <w:t xml:space="preserve">Validation Rule:</w:t>
      </w:r>
      <w:r w:rsidDel="00000000" w:rsidR="00000000" w:rsidRPr="00000000">
        <w:rPr>
          <w:rtl w:val="0"/>
        </w:rPr>
        <w:t xml:space="preserve"> The league's "Season Length" must be at least 10 weeks long to select this format.</w:t>
      </w:r>
    </w:p>
    <w:p w:rsidR="00000000" w:rsidDel="00000000" w:rsidP="00000000" w:rsidRDefault="00000000" w:rsidRPr="00000000" w14:paraId="00000EEA">
      <w:pPr>
        <w:numPr>
          <w:ilvl w:val="2"/>
          <w:numId w:val="10"/>
        </w:numPr>
        <w:spacing w:after="0" w:afterAutospacing="0"/>
        <w:ind w:left="2160" w:hanging="360"/>
        <w:rPr>
          <w:b w:val="1"/>
          <w:bCs w:val="1"/>
        </w:rPr>
      </w:pPr>
      <w:r w:rsidDel="00000000" w:rsidR="00000000" w:rsidRPr="00000000">
        <w:rPr>
          <w:b w:val="1"/>
          <w:bCs w:val="1"/>
          <w:rtl w:val="0"/>
        </w:rPr>
        <w:t xml:space="preserve">Option 2 : “Point Total Playoffs” (3+ Weeks)</w:t>
      </w:r>
    </w:p>
    <w:p w:rsidR="00000000" w:rsidDel="00000000" w:rsidP="00000000" w:rsidRDefault="00000000" w:rsidRPr="00000000" w14:paraId="00000EEB">
      <w:pPr>
        <w:numPr>
          <w:ilvl w:val="3"/>
          <w:numId w:val="10"/>
        </w:numPr>
        <w:spacing w:after="0" w:afterAutospacing="0"/>
        <w:ind w:left="2880" w:hanging="360"/>
      </w:pPr>
      <w:r w:rsidDel="00000000" w:rsidR="00000000" w:rsidRPr="00000000">
        <w:rPr>
          <w:rtl w:val="0"/>
        </w:rPr>
        <w:t xml:space="preserve">There is no bracket or head-to-head play.</w:t>
      </w:r>
    </w:p>
    <w:p w:rsidR="00000000" w:rsidDel="00000000" w:rsidP="00000000" w:rsidRDefault="00000000" w:rsidRPr="00000000" w14:paraId="00000EEC">
      <w:pPr>
        <w:numPr>
          <w:ilvl w:val="3"/>
          <w:numId w:val="10"/>
        </w:numPr>
        <w:spacing w:after="0" w:afterAutospacing="0"/>
        <w:ind w:left="2880" w:hanging="360"/>
      </w:pPr>
      <w:r w:rsidDel="00000000" w:rsidR="00000000" w:rsidRPr="00000000">
        <w:rPr>
          <w:rtl w:val="0"/>
        </w:rPr>
        <w:t xml:space="preserve">The winner of the league is determined solely by the total number of fantasy points accumulated throughout the entire season.</w:t>
      </w:r>
    </w:p>
    <w:p w:rsidR="00000000" w:rsidDel="00000000" w:rsidP="00000000" w:rsidRDefault="00000000" w:rsidRPr="00000000" w14:paraId="00000EED">
      <w:pPr>
        <w:numPr>
          <w:ilvl w:val="3"/>
          <w:numId w:val="10"/>
        </w:numPr>
        <w:spacing w:after="0" w:afterAutospacing="0"/>
        <w:ind w:left="2880" w:hanging="360"/>
      </w:pPr>
      <w:r w:rsidDel="00000000" w:rsidR="00000000" w:rsidRPr="00000000">
        <w:rPr>
          <w:b w:val="1"/>
          <w:bCs w:val="1"/>
          <w:rtl w:val="0"/>
        </w:rPr>
        <w:t xml:space="preserve">Validation Rule:</w:t>
      </w:r>
      <w:r w:rsidDel="00000000" w:rsidR="00000000" w:rsidRPr="00000000">
        <w:rPr>
          <w:rtl w:val="0"/>
        </w:rPr>
        <w:t xml:space="preserve"> The league's "Season Length" must be at least 3 weeks long to select this format</w:t>
      </w:r>
    </w:p>
    <w:p w:rsidR="00000000" w:rsidDel="00000000" w:rsidP="00000000" w:rsidRDefault="00000000" w:rsidRPr="00000000" w14:paraId="00000EEE">
      <w:pPr>
        <w:numPr>
          <w:ilvl w:val="2"/>
          <w:numId w:val="10"/>
        </w:numPr>
        <w:spacing w:after="0" w:afterAutospacing="0"/>
        <w:ind w:left="2160" w:hanging="360"/>
        <w:rPr>
          <w:b w:val="1"/>
          <w:bCs w:val="1"/>
        </w:rPr>
      </w:pPr>
      <w:r w:rsidDel="00000000" w:rsidR="00000000" w:rsidRPr="00000000">
        <w:rPr>
          <w:b w:val="1"/>
          <w:bCs w:val="1"/>
          <w:rtl w:val="0"/>
        </w:rPr>
        <w:t xml:space="preserve">Additional Field :  “ Playoff Weeks”</w:t>
      </w:r>
    </w:p>
    <w:p w:rsidR="00000000" w:rsidDel="00000000" w:rsidP="00000000" w:rsidRDefault="00000000" w:rsidRPr="00000000" w14:paraId="00000EEF">
      <w:pPr>
        <w:numPr>
          <w:ilvl w:val="3"/>
          <w:numId w:val="10"/>
        </w:numPr>
        <w:spacing w:after="0" w:afterAutospacing="0"/>
        <w:ind w:left="2880" w:hanging="360"/>
      </w:pPr>
      <w:r w:rsidDel="00000000" w:rsidR="00000000" w:rsidRPr="00000000">
        <w:rPr>
          <w:rtl w:val="0"/>
        </w:rPr>
        <w:t xml:space="preserve">Defines the number of weeks allocated for playoffs at the end of league.</w:t>
      </w:r>
    </w:p>
    <w:p w:rsidR="00000000" w:rsidDel="00000000" w:rsidP="00000000" w:rsidRDefault="00000000" w:rsidRPr="00000000" w14:paraId="00000EF0">
      <w:pPr>
        <w:numPr>
          <w:ilvl w:val="3"/>
          <w:numId w:val="10"/>
        </w:numPr>
        <w:spacing w:after="0" w:afterAutospacing="0"/>
        <w:ind w:left="2880" w:hanging="360"/>
      </w:pPr>
      <w:r w:rsidDel="00000000" w:rsidR="00000000" w:rsidRPr="00000000">
        <w:rPr>
          <w:rtl w:val="0"/>
        </w:rPr>
        <w:t xml:space="preserve">Field Type : Dropdown </w:t>
      </w:r>
    </w:p>
    <w:p w:rsidR="00000000" w:rsidDel="00000000" w:rsidP="00000000" w:rsidRDefault="00000000" w:rsidRPr="00000000" w14:paraId="00000EF1">
      <w:pPr>
        <w:numPr>
          <w:ilvl w:val="4"/>
          <w:numId w:val="10"/>
        </w:numPr>
        <w:spacing w:after="0" w:afterAutospacing="0"/>
        <w:ind w:left="3600" w:hanging="360"/>
      </w:pPr>
      <w:r w:rsidDel="00000000" w:rsidR="00000000" w:rsidRPr="00000000">
        <w:rPr>
          <w:rtl w:val="0"/>
        </w:rPr>
        <w:t xml:space="preserve">Options :  2, 3, 4  weeks </w:t>
      </w:r>
    </w:p>
    <w:p w:rsidR="00000000" w:rsidDel="00000000" w:rsidP="00000000" w:rsidRDefault="00000000" w:rsidRPr="00000000" w14:paraId="00000EF2">
      <w:pPr>
        <w:numPr>
          <w:ilvl w:val="4"/>
          <w:numId w:val="10"/>
        </w:numPr>
        <w:spacing w:after="0" w:afterAutospacing="0"/>
        <w:ind w:left="3600" w:hanging="360"/>
      </w:pPr>
      <w:r w:rsidDel="00000000" w:rsidR="00000000" w:rsidRPr="00000000">
        <w:rPr>
          <w:rtl w:val="0"/>
        </w:rPr>
        <w:t xml:space="preserve">Mandatory field if playoffs enabled.</w:t>
      </w:r>
    </w:p>
    <w:p w:rsidR="00000000" w:rsidDel="00000000" w:rsidP="00000000" w:rsidRDefault="00000000" w:rsidRPr="00000000" w14:paraId="00000EF3">
      <w:pPr>
        <w:numPr>
          <w:ilvl w:val="4"/>
          <w:numId w:val="10"/>
        </w:numPr>
        <w:spacing w:after="0" w:afterAutospacing="0"/>
        <w:ind w:left="3600" w:hanging="360"/>
      </w:pPr>
      <w:r w:rsidDel="00000000" w:rsidR="00000000" w:rsidRPr="00000000">
        <w:rPr>
          <w:rtl w:val="0"/>
        </w:rPr>
        <w:t xml:space="preserve">Min = 2 weeks</w:t>
      </w:r>
    </w:p>
    <w:p w:rsidR="00000000" w:rsidDel="00000000" w:rsidP="00000000" w:rsidRDefault="00000000" w:rsidRPr="00000000" w14:paraId="00000EF4">
      <w:pPr>
        <w:numPr>
          <w:ilvl w:val="4"/>
          <w:numId w:val="10"/>
        </w:numPr>
        <w:spacing w:after="0" w:afterAutospacing="0"/>
        <w:ind w:left="3600" w:hanging="360"/>
      </w:pPr>
      <w:r w:rsidDel="00000000" w:rsidR="00000000" w:rsidRPr="00000000">
        <w:rPr>
          <w:rtl w:val="0"/>
        </w:rPr>
        <w:t xml:space="preserve">Max = 4 Weeks </w:t>
      </w:r>
    </w:p>
    <w:p w:rsidR="00000000" w:rsidDel="00000000" w:rsidP="00000000" w:rsidRDefault="00000000" w:rsidRPr="00000000" w14:paraId="00000EF5">
      <w:pPr>
        <w:numPr>
          <w:ilvl w:val="3"/>
          <w:numId w:val="10"/>
        </w:numPr>
        <w:spacing w:after="0" w:afterAutospacing="0"/>
        <w:ind w:left="2880" w:hanging="360"/>
      </w:pPr>
      <w:r w:rsidDel="00000000" w:rsidR="00000000" w:rsidRPr="00000000">
        <w:rPr>
          <w:rtl w:val="0"/>
        </w:rPr>
        <w:t xml:space="preserve">Validation : </w:t>
      </w:r>
    </w:p>
    <w:p w:rsidR="00000000" w:rsidDel="00000000" w:rsidP="00000000" w:rsidRDefault="00000000" w:rsidRPr="00000000" w14:paraId="00000EF6">
      <w:pPr>
        <w:numPr>
          <w:ilvl w:val="4"/>
          <w:numId w:val="10"/>
        </w:numPr>
        <w:spacing w:after="0" w:afterAutospacing="0"/>
        <w:ind w:left="3600" w:hanging="360"/>
      </w:pPr>
      <w:r w:rsidDel="00000000" w:rsidR="00000000" w:rsidRPr="00000000">
        <w:rPr>
          <w:rtl w:val="0"/>
        </w:rPr>
        <w:t xml:space="preserve">Playoff Weeks must be less than Season Length</w:t>
      </w:r>
    </w:p>
    <w:p w:rsidR="00000000" w:rsidDel="00000000" w:rsidP="00000000" w:rsidRDefault="00000000" w:rsidRPr="00000000" w14:paraId="00000EF7">
      <w:pPr>
        <w:numPr>
          <w:ilvl w:val="4"/>
          <w:numId w:val="10"/>
        </w:numPr>
        <w:spacing w:after="0" w:afterAutospacing="0"/>
        <w:ind w:left="3600" w:hanging="360"/>
      </w:pPr>
      <w:r w:rsidDel="00000000" w:rsidR="00000000" w:rsidRPr="00000000">
        <w:rPr>
          <w:rtl w:val="0"/>
        </w:rPr>
        <w:t xml:space="preserve">A minimum number of regular season weeks must remain after allocating playoff weeks.</w:t>
      </w:r>
    </w:p>
    <w:p w:rsidR="00000000" w:rsidDel="00000000" w:rsidP="00000000" w:rsidRDefault="00000000" w:rsidRPr="00000000" w14:paraId="00000EF8">
      <w:pPr>
        <w:numPr>
          <w:ilvl w:val="2"/>
          <w:numId w:val="10"/>
        </w:numPr>
        <w:spacing w:after="0" w:afterAutospacing="0"/>
        <w:ind w:left="2160" w:hanging="360"/>
        <w:rPr>
          <w:b w:val="1"/>
          <w:bCs w:val="1"/>
        </w:rPr>
      </w:pPr>
      <w:r w:rsidDel="00000000" w:rsidR="00000000" w:rsidRPr="00000000">
        <w:rPr>
          <w:b w:val="1"/>
          <w:bCs w:val="1"/>
          <w:rtl w:val="0"/>
        </w:rPr>
        <w:t xml:space="preserve">Additional Field: “Top-N Advance”</w:t>
      </w:r>
    </w:p>
    <w:p w:rsidR="00000000" w:rsidDel="00000000" w:rsidP="00000000" w:rsidRDefault="00000000" w:rsidRPr="00000000" w14:paraId="00000EF9">
      <w:pPr>
        <w:numPr>
          <w:ilvl w:val="3"/>
          <w:numId w:val="10"/>
        </w:numPr>
        <w:spacing w:after="0" w:afterAutospacing="0"/>
        <w:ind w:left="2880" w:hanging="360"/>
      </w:pPr>
      <w:r w:rsidDel="00000000" w:rsidR="00000000" w:rsidRPr="00000000">
        <w:rPr>
          <w:rtl w:val="0"/>
        </w:rPr>
        <w:t xml:space="preserve">Defines how many teams qualify for playoffs.</w:t>
      </w:r>
    </w:p>
    <w:p w:rsidR="00000000" w:rsidDel="00000000" w:rsidP="00000000" w:rsidRDefault="00000000" w:rsidRPr="00000000" w14:paraId="00000EFA">
      <w:pPr>
        <w:numPr>
          <w:ilvl w:val="3"/>
          <w:numId w:val="10"/>
        </w:numPr>
        <w:spacing w:after="0" w:afterAutospacing="0"/>
        <w:ind w:left="2880" w:hanging="360"/>
      </w:pPr>
      <w:r w:rsidDel="00000000" w:rsidR="00000000" w:rsidRPr="00000000">
        <w:rPr>
          <w:rtl w:val="0"/>
        </w:rPr>
        <w:t xml:space="preserve">Field Type : field (Auto-fill )</w:t>
      </w:r>
    </w:p>
    <w:p w:rsidR="00000000" w:rsidDel="00000000" w:rsidP="00000000" w:rsidRDefault="00000000" w:rsidRPr="00000000" w14:paraId="00000EFB">
      <w:pPr>
        <w:numPr>
          <w:ilvl w:val="3"/>
          <w:numId w:val="10"/>
        </w:numPr>
        <w:spacing w:after="0" w:afterAutospacing="0"/>
        <w:ind w:left="2880" w:hanging="360"/>
      </w:pPr>
      <w:r w:rsidDel="00000000" w:rsidR="00000000" w:rsidRPr="00000000">
        <w:rPr>
          <w:rtl w:val="0"/>
        </w:rPr>
        <w:t xml:space="preserve">Visibility : Displayed only if playoffs enabled.</w:t>
      </w:r>
    </w:p>
    <w:p w:rsidR="00000000" w:rsidDel="00000000" w:rsidP="00000000" w:rsidRDefault="00000000" w:rsidRPr="00000000" w14:paraId="00000EFC">
      <w:pPr>
        <w:numPr>
          <w:ilvl w:val="3"/>
          <w:numId w:val="10"/>
        </w:numPr>
        <w:spacing w:after="0" w:afterAutospacing="0"/>
        <w:ind w:left="2880" w:hanging="360"/>
      </w:pPr>
      <w:r w:rsidDel="00000000" w:rsidR="00000000" w:rsidRPr="00000000">
        <w:rPr>
          <w:rtl w:val="0"/>
        </w:rPr>
        <w:t xml:space="preserve">Mandatory : Yes (When playoffs enabled)</w:t>
      </w:r>
    </w:p>
    <w:p w:rsidR="00000000" w:rsidDel="00000000" w:rsidP="00000000" w:rsidRDefault="00000000" w:rsidRPr="00000000" w14:paraId="00000EFD">
      <w:pPr>
        <w:numPr>
          <w:ilvl w:val="3"/>
          <w:numId w:val="10"/>
        </w:numPr>
        <w:spacing w:after="0" w:afterAutospacing="0"/>
        <w:ind w:left="2880" w:hanging="360"/>
      </w:pPr>
      <w:r w:rsidDel="00000000" w:rsidR="00000000" w:rsidRPr="00000000">
        <w:rPr>
          <w:rtl w:val="0"/>
        </w:rPr>
        <w:t xml:space="preserve">The No.of Playoff Teams fields depend on the League Size and the playoff weeks.</w:t>
      </w:r>
    </w:p>
    <w:p w:rsidR="00000000" w:rsidDel="00000000" w:rsidP="00000000" w:rsidRDefault="00000000" w:rsidRPr="00000000" w14:paraId="00000EFE">
      <w:pPr>
        <w:numPr>
          <w:ilvl w:val="3"/>
          <w:numId w:val="10"/>
        </w:numPr>
        <w:spacing w:after="0" w:afterAutospacing="0"/>
        <w:ind w:left="2880" w:hanging="360"/>
      </w:pPr>
      <w:r w:rsidDel="00000000" w:rsidR="00000000" w:rsidRPr="00000000">
        <w:rPr>
          <w:rtl w:val="0"/>
        </w:rPr>
        <w:t xml:space="preserve">The system should automatically suggest the no.of teams advancing to playoffs based on the configured playoff weeks.</w:t>
      </w:r>
    </w:p>
    <w:p w:rsidR="00000000" w:rsidDel="00000000" w:rsidP="00000000" w:rsidRDefault="00000000" w:rsidRPr="00000000" w14:paraId="00000EFF">
      <w:pPr>
        <w:numPr>
          <w:ilvl w:val="3"/>
          <w:numId w:val="10"/>
        </w:numPr>
        <w:ind w:left="2880" w:hanging="360"/>
      </w:pPr>
      <w:r w:rsidDel="00000000" w:rsidR="00000000" w:rsidRPr="00000000">
        <w:rPr>
          <w:b w:val="1"/>
          <w:bCs w:val="1"/>
          <w:rtl w:val="0"/>
        </w:rPr>
        <w:t xml:space="preserve">Auto- Suggestion Mapping </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0">
            <w:pPr>
              <w:widowControl w:val="0"/>
              <w:spacing w:after="0" w:line="240" w:lineRule="auto"/>
              <w:rPr>
                <w:b w:val="1"/>
                <w:bCs w:val="1"/>
              </w:rPr>
            </w:pPr>
            <w:r w:rsidDel="00000000" w:rsidR="00000000" w:rsidRPr="00000000">
              <w:rPr>
                <w:b w:val="1"/>
                <w:bCs w:val="1"/>
                <w:rtl w:val="0"/>
              </w:rPr>
              <w:t xml:space="preserve">Playoff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widowControl w:val="0"/>
              <w:spacing w:after="0" w:line="240" w:lineRule="auto"/>
              <w:rPr>
                <w:b w:val="1"/>
                <w:bCs w:val="1"/>
              </w:rPr>
            </w:pPr>
            <w:r w:rsidDel="00000000" w:rsidR="00000000" w:rsidRPr="00000000">
              <w:rPr>
                <w:b w:val="1"/>
                <w:bCs w:val="1"/>
                <w:rtl w:val="0"/>
              </w:rPr>
              <w:t xml:space="preserve">Suggested Top -N Advance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widowControl w:val="0"/>
              <w:spacing w:after="0" w:line="240" w:lineRule="auto"/>
              <w:rPr>
                <w:b w:val="1"/>
                <w:bCs w:val="1"/>
              </w:rPr>
            </w:pPr>
            <w:r w:rsidDel="00000000" w:rsidR="00000000" w:rsidRPr="00000000">
              <w:rPr>
                <w:b w:val="1"/>
                <w:bCs w:val="1"/>
                <w:rtl w:val="0"/>
              </w:rPr>
              <w:t xml:space="preserve">Playoff structure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3">
            <w:pPr>
              <w:widowControl w:val="0"/>
              <w:spacing w:after="0" w:line="240" w:lineRule="auto"/>
              <w:rPr>
                <w:b w:val="1"/>
                <w:bCs w:val="1"/>
              </w:rPr>
            </w:pPr>
            <w:r w:rsidDel="00000000" w:rsidR="00000000" w:rsidRPr="00000000">
              <w:rPr>
                <w:b w:val="1"/>
                <w:bCs w:val="1"/>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F04">
            <w:pPr>
              <w:widowControl w:val="0"/>
              <w:spacing w:after="0" w:line="240" w:lineRule="auto"/>
              <w:rPr/>
            </w:pPr>
            <w:r w:rsidDel="00000000" w:rsidR="00000000" w:rsidRPr="00000000">
              <w:rPr>
                <w:rtl w:val="0"/>
              </w:rPr>
              <w:t xml:space="preserve">2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widowControl w:val="0"/>
              <w:spacing w:after="0" w:line="240" w:lineRule="auto"/>
              <w:rPr/>
            </w:pPr>
            <w:r w:rsidDel="00000000" w:rsidR="00000000" w:rsidRPr="00000000">
              <w:rPr>
                <w:rtl w:val="0"/>
              </w:rPr>
              <w:t xml:space="preserve">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6">
            <w:pPr>
              <w:widowControl w:val="0"/>
              <w:spacing w:after="0" w:line="240" w:lineRule="auto"/>
              <w:rPr>
                <w:b w:val="1"/>
                <w:bCs w:val="1"/>
              </w:rPr>
            </w:pPr>
            <w:r w:rsidDel="00000000" w:rsidR="00000000" w:rsidRPr="00000000">
              <w:rPr>
                <w:b w:val="1"/>
                <w:bCs w:val="1"/>
                <w:rtl w:val="0"/>
              </w:rPr>
              <w:t xml:space="preserve">2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widowControl w:val="0"/>
              <w:spacing w:after="0" w:line="240" w:lineRule="auto"/>
              <w:rPr/>
            </w:pPr>
            <w:r w:rsidDel="00000000" w:rsidR="00000000" w:rsidRPr="00000000">
              <w:rPr>
                <w:rtl w:val="0"/>
              </w:rPr>
              <w:t xml:space="preserve">4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widowControl w:val="0"/>
              <w:spacing w:after="0" w:line="240" w:lineRule="auto"/>
              <w:rPr/>
            </w:pPr>
            <w:r w:rsidDel="00000000" w:rsidR="00000000" w:rsidRPr="00000000">
              <w:rPr>
                <w:rtl w:val="0"/>
              </w:rPr>
              <w:t xml:space="preserve">Semi- final +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9">
            <w:pPr>
              <w:widowControl w:val="0"/>
              <w:spacing w:after="0" w:line="240" w:lineRule="auto"/>
              <w:rPr>
                <w:b w:val="1"/>
                <w:bCs w:val="1"/>
              </w:rPr>
            </w:pPr>
            <w:r w:rsidDel="00000000" w:rsidR="00000000" w:rsidRPr="00000000">
              <w:rPr>
                <w:b w:val="1"/>
                <w:bCs w:val="1"/>
                <w:rtl w:val="0"/>
              </w:rPr>
              <w:t xml:space="preserve">3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widowControl w:val="0"/>
              <w:spacing w:after="0" w:line="240" w:lineRule="auto"/>
              <w:rPr/>
            </w:pPr>
            <w:r w:rsidDel="00000000" w:rsidR="00000000" w:rsidRPr="00000000">
              <w:rPr>
                <w:rtl w:val="0"/>
              </w:rPr>
              <w:t xml:space="preserve">8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widowControl w:val="0"/>
              <w:spacing w:after="0" w:line="240" w:lineRule="auto"/>
              <w:rPr/>
            </w:pPr>
            <w:r w:rsidDel="00000000" w:rsidR="00000000" w:rsidRPr="00000000">
              <w:rPr>
                <w:rtl w:val="0"/>
              </w:rPr>
              <w:t xml:space="preserve">Quarter-final + Semi-final +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C">
            <w:pPr>
              <w:widowControl w:val="0"/>
              <w:spacing w:after="0" w:line="240" w:lineRule="auto"/>
              <w:rPr>
                <w:b w:val="1"/>
                <w:bCs w:val="1"/>
              </w:rPr>
            </w:pPr>
            <w:r w:rsidDel="00000000" w:rsidR="00000000" w:rsidRPr="00000000">
              <w:rPr>
                <w:b w:val="1"/>
                <w:bCs w:val="1"/>
                <w:rtl w:val="0"/>
              </w:rPr>
              <w:t xml:space="preserve">4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widowControl w:val="0"/>
              <w:spacing w:after="0" w:line="240" w:lineRule="auto"/>
              <w:rPr/>
            </w:pPr>
            <w:r w:rsidDel="00000000" w:rsidR="00000000" w:rsidRPr="00000000">
              <w:rPr>
                <w:rtl w:val="0"/>
              </w:rPr>
              <w:t xml:space="preserve">14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E">
            <w:pPr>
              <w:widowControl w:val="0"/>
              <w:spacing w:after="0" w:line="240" w:lineRule="auto"/>
              <w:rPr/>
            </w:pPr>
            <w:r w:rsidDel="00000000" w:rsidR="00000000" w:rsidRPr="00000000">
              <w:rPr>
                <w:rtl w:val="0"/>
              </w:rPr>
              <w:t xml:space="preserve">Round of 6 + QF+SF+Final</w:t>
            </w:r>
          </w:p>
        </w:tc>
      </w:tr>
    </w:tbl>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numPr>
          <w:ilvl w:val="2"/>
          <w:numId w:val="10"/>
        </w:numPr>
        <w:spacing w:after="0" w:afterAutospacing="0"/>
        <w:ind w:left="2160" w:hanging="360"/>
        <w:rPr>
          <w:b w:val="1"/>
          <w:bCs w:val="1"/>
        </w:rPr>
      </w:pPr>
      <w:r w:rsidDel="00000000" w:rsidR="00000000" w:rsidRPr="00000000">
        <w:rPr>
          <w:b w:val="1"/>
          <w:bCs w:val="1"/>
          <w:rtl w:val="0"/>
        </w:rPr>
        <w:t xml:space="preserve">Logic  :  </w:t>
      </w:r>
    </w:p>
    <w:p w:rsidR="00000000" w:rsidDel="00000000" w:rsidP="00000000" w:rsidRDefault="00000000" w:rsidRPr="00000000" w14:paraId="00000F11">
      <w:pPr>
        <w:numPr>
          <w:ilvl w:val="3"/>
          <w:numId w:val="10"/>
        </w:numPr>
        <w:spacing w:after="0" w:afterAutospacing="0"/>
        <w:ind w:left="2880" w:hanging="360"/>
      </w:pPr>
      <w:r w:rsidDel="00000000" w:rsidR="00000000" w:rsidRPr="00000000">
        <w:rPr>
          <w:rtl w:val="0"/>
        </w:rPr>
        <w:t xml:space="preserve">The total Season Length includes both Regular Season and playoff Weeks.</w:t>
      </w:r>
    </w:p>
    <w:p w:rsidR="00000000" w:rsidDel="00000000" w:rsidP="00000000" w:rsidRDefault="00000000" w:rsidRPr="00000000" w14:paraId="00000F12">
      <w:pPr>
        <w:numPr>
          <w:ilvl w:val="4"/>
          <w:numId w:val="10"/>
        </w:numPr>
        <w:spacing w:after="0" w:afterAutospacing="0"/>
        <w:ind w:left="3600" w:hanging="360"/>
      </w:pPr>
      <w:r w:rsidDel="00000000" w:rsidR="00000000" w:rsidRPr="00000000">
        <w:rPr>
          <w:rtl w:val="0"/>
        </w:rPr>
        <w:t xml:space="preserve">Regular Season Weeks = Season Length - Playoff Weeks.</w:t>
      </w:r>
    </w:p>
    <w:p w:rsidR="00000000" w:rsidDel="00000000" w:rsidP="00000000" w:rsidRDefault="00000000" w:rsidRPr="00000000" w14:paraId="00000F13">
      <w:pPr>
        <w:numPr>
          <w:ilvl w:val="3"/>
          <w:numId w:val="10"/>
        </w:numPr>
        <w:spacing w:after="0" w:afterAutospacing="0"/>
        <w:ind w:left="2880" w:hanging="360"/>
      </w:pPr>
      <w:r w:rsidDel="00000000" w:rsidR="00000000" w:rsidRPr="00000000">
        <w:rPr>
          <w:rtl w:val="0"/>
        </w:rPr>
        <w:t xml:space="preserve">The configured Season Length represents the </w:t>
      </w:r>
      <w:r w:rsidDel="00000000" w:rsidR="00000000" w:rsidRPr="00000000">
        <w:rPr>
          <w:b w:val="1"/>
          <w:bCs w:val="1"/>
          <w:rtl w:val="0"/>
        </w:rPr>
        <w:t xml:space="preserve">total duration of the league</w:t>
      </w:r>
      <w:r w:rsidDel="00000000" w:rsidR="00000000" w:rsidRPr="00000000">
        <w:rPr>
          <w:rtl w:val="0"/>
        </w:rPr>
        <w:t xml:space="preserve">, including both regular season and playoff weeks. Playoff weeks are not additional but are part of the selected season length.</w:t>
      </w:r>
    </w:p>
    <w:p w:rsidR="00000000" w:rsidDel="00000000" w:rsidP="00000000" w:rsidRDefault="00000000" w:rsidRPr="00000000" w14:paraId="00000F14">
      <w:pPr>
        <w:numPr>
          <w:ilvl w:val="3"/>
          <w:numId w:val="10"/>
        </w:numPr>
        <w:spacing w:after="0" w:afterAutospacing="0"/>
        <w:ind w:left="2880" w:hanging="360"/>
        <w:rPr>
          <w:b w:val="1"/>
          <w:bCs w:val="1"/>
        </w:rPr>
      </w:pPr>
      <w:r w:rsidDel="00000000" w:rsidR="00000000" w:rsidRPr="00000000">
        <w:rPr>
          <w:b w:val="1"/>
          <w:bCs w:val="1"/>
          <w:rtl w:val="0"/>
        </w:rPr>
        <w:t xml:space="preserve">Playoff &amp; Consolation Flow:</w:t>
      </w:r>
    </w:p>
    <w:p w:rsidR="00000000" w:rsidDel="00000000" w:rsidP="00000000" w:rsidRDefault="00000000" w:rsidRPr="00000000" w14:paraId="00000F15">
      <w:pPr>
        <w:numPr>
          <w:ilvl w:val="4"/>
          <w:numId w:val="10"/>
        </w:numPr>
        <w:spacing w:after="0" w:afterAutospacing="0"/>
        <w:ind w:left="3600" w:hanging="360"/>
      </w:pPr>
      <w:r w:rsidDel="00000000" w:rsidR="00000000" w:rsidRPr="00000000">
        <w:rPr>
          <w:rtl w:val="0"/>
        </w:rPr>
        <w:t xml:space="preserve">- Qualified teams (Top-N) enter the playoff bracket.</w:t>
      </w:r>
    </w:p>
    <w:p w:rsidR="00000000" w:rsidDel="00000000" w:rsidP="00000000" w:rsidRDefault="00000000" w:rsidRPr="00000000" w14:paraId="00000F16">
      <w:pPr>
        <w:numPr>
          <w:ilvl w:val="4"/>
          <w:numId w:val="10"/>
        </w:numPr>
        <w:spacing w:after="0" w:afterAutospacing="0"/>
        <w:ind w:left="3600" w:hanging="360"/>
      </w:pPr>
      <w:r w:rsidDel="00000000" w:rsidR="00000000" w:rsidRPr="00000000">
        <w:rPr>
          <w:rtl w:val="0"/>
        </w:rPr>
        <w:t xml:space="preserve">- Non-qualified teams enter the consolation bracket.</w:t>
      </w:r>
    </w:p>
    <w:p w:rsidR="00000000" w:rsidDel="00000000" w:rsidP="00000000" w:rsidRDefault="00000000" w:rsidRPr="00000000" w14:paraId="00000F17">
      <w:pPr>
        <w:numPr>
          <w:ilvl w:val="4"/>
          <w:numId w:val="10"/>
        </w:numPr>
        <w:spacing w:after="0" w:afterAutospacing="0"/>
        <w:ind w:left="3600" w:hanging="360"/>
      </w:pPr>
      <w:r w:rsidDel="00000000" w:rsidR="00000000" w:rsidRPr="00000000">
        <w:rPr>
          <w:rtl w:val="0"/>
        </w:rPr>
        <w:t xml:space="preserve">- Once a team enters the playoff bracket, they cannot move to the consolation bracket, even if eliminated.</w:t>
      </w:r>
    </w:p>
    <w:p w:rsidR="00000000" w:rsidDel="00000000" w:rsidP="00000000" w:rsidRDefault="00000000" w:rsidRPr="00000000" w14:paraId="00000F18">
      <w:pPr>
        <w:numPr>
          <w:ilvl w:val="2"/>
          <w:numId w:val="10"/>
        </w:numPr>
        <w:spacing w:after="0" w:afterAutospacing="0"/>
        <w:ind w:left="2160" w:hanging="360"/>
        <w:rPr>
          <w:b w:val="1"/>
          <w:bCs w:val="1"/>
        </w:rPr>
      </w:pPr>
      <w:r w:rsidDel="00000000" w:rsidR="00000000" w:rsidRPr="00000000">
        <w:rPr>
          <w:b w:val="1"/>
          <w:bCs w:val="1"/>
          <w:rtl w:val="0"/>
        </w:rPr>
        <w:t xml:space="preserve">Non-qualifiers for playoffs </w:t>
      </w:r>
    </w:p>
    <w:p w:rsidR="00000000" w:rsidDel="00000000" w:rsidP="00000000" w:rsidRDefault="00000000" w:rsidRPr="00000000" w14:paraId="00000F19">
      <w:pPr>
        <w:numPr>
          <w:ilvl w:val="3"/>
          <w:numId w:val="10"/>
        </w:numPr>
        <w:spacing w:after="0" w:afterAutospacing="0"/>
        <w:ind w:left="2880" w:hanging="360"/>
      </w:pPr>
      <w:r w:rsidDel="00000000" w:rsidR="00000000" w:rsidRPr="00000000">
        <w:rPr>
          <w:rtl w:val="0"/>
        </w:rPr>
        <w:t xml:space="preserve">Teams that do not qualify for the main playoff bracket will participate in a separate losers/consolation bracket.</w:t>
      </w:r>
    </w:p>
    <w:p w:rsidR="00000000" w:rsidDel="00000000" w:rsidP="00000000" w:rsidRDefault="00000000" w:rsidRPr="00000000" w14:paraId="00000F1A">
      <w:pPr>
        <w:numPr>
          <w:ilvl w:val="3"/>
          <w:numId w:val="10"/>
        </w:numPr>
        <w:spacing w:after="0" w:afterAutospacing="0"/>
        <w:ind w:left="2880" w:hanging="360"/>
        <w:rPr>
          <w:b w:val="1"/>
          <w:bCs w:val="1"/>
        </w:rPr>
      </w:pPr>
      <w:r w:rsidDel="00000000" w:rsidR="00000000" w:rsidRPr="00000000">
        <w:rPr>
          <w:b w:val="1"/>
          <w:bCs w:val="1"/>
          <w:rtl w:val="0"/>
        </w:rPr>
        <w:t xml:space="preserve">Eligibility Rule : </w:t>
      </w:r>
    </w:p>
    <w:p w:rsidR="00000000" w:rsidDel="00000000" w:rsidP="00000000" w:rsidRDefault="00000000" w:rsidRPr="00000000" w14:paraId="00000F1B">
      <w:pPr>
        <w:numPr>
          <w:ilvl w:val="4"/>
          <w:numId w:val="10"/>
        </w:numPr>
        <w:spacing w:after="0" w:afterAutospacing="0"/>
        <w:ind w:left="3600" w:hanging="360"/>
      </w:pPr>
      <w:r w:rsidDel="00000000" w:rsidR="00000000" w:rsidRPr="00000000">
        <w:rPr>
          <w:rtl w:val="0"/>
        </w:rPr>
        <w:t xml:space="preserve">Only teams who fail to qualify for the playoff bracket are included.</w:t>
      </w:r>
    </w:p>
    <w:p w:rsidR="00000000" w:rsidDel="00000000" w:rsidP="00000000" w:rsidRDefault="00000000" w:rsidRPr="00000000" w14:paraId="00000F1C">
      <w:pPr>
        <w:numPr>
          <w:ilvl w:val="4"/>
          <w:numId w:val="10"/>
        </w:numPr>
        <w:spacing w:after="0" w:afterAutospacing="0"/>
        <w:ind w:left="3600" w:hanging="360"/>
      </w:pPr>
      <w:r w:rsidDel="00000000" w:rsidR="00000000" w:rsidRPr="00000000">
        <w:rPr>
          <w:rtl w:val="0"/>
        </w:rPr>
        <w:t xml:space="preserve">- Teams eliminated from the main playoff bracket (after qualifying) must NOT enter the consolation bracket.</w:t>
      </w:r>
    </w:p>
    <w:p w:rsidR="00000000" w:rsidDel="00000000" w:rsidP="00000000" w:rsidRDefault="00000000" w:rsidRPr="00000000" w14:paraId="00000F1D">
      <w:pPr>
        <w:numPr>
          <w:ilvl w:val="4"/>
          <w:numId w:val="10"/>
        </w:numPr>
        <w:spacing w:after="0" w:afterAutospacing="0"/>
        <w:ind w:left="3600" w:hanging="360"/>
      </w:pPr>
      <w:r w:rsidDel="00000000" w:rsidR="00000000" w:rsidRPr="00000000">
        <w:rPr>
          <w:rtl w:val="0"/>
        </w:rPr>
        <w:t xml:space="preserve">Example : </w:t>
      </w:r>
    </w:p>
    <w:p w:rsidR="00000000" w:rsidDel="00000000" w:rsidP="00000000" w:rsidRDefault="00000000" w:rsidRPr="00000000" w14:paraId="00000F1E">
      <w:pPr>
        <w:numPr>
          <w:ilvl w:val="5"/>
          <w:numId w:val="10"/>
        </w:numPr>
        <w:spacing w:after="0" w:afterAutospacing="0"/>
        <w:ind w:left="4320" w:hanging="360"/>
      </w:pPr>
      <w:r w:rsidDel="00000000" w:rsidR="00000000" w:rsidRPr="00000000">
        <w:rPr>
          <w:rtl w:val="0"/>
        </w:rPr>
        <w:t xml:space="preserve">League Size: 10  </w:t>
      </w:r>
    </w:p>
    <w:p w:rsidR="00000000" w:rsidDel="00000000" w:rsidP="00000000" w:rsidRDefault="00000000" w:rsidRPr="00000000" w14:paraId="00000F1F">
      <w:pPr>
        <w:numPr>
          <w:ilvl w:val="5"/>
          <w:numId w:val="10"/>
        </w:numPr>
        <w:spacing w:after="0" w:afterAutospacing="0"/>
        <w:ind w:left="4320" w:hanging="360"/>
      </w:pPr>
      <w:r w:rsidDel="00000000" w:rsidR="00000000" w:rsidRPr="00000000">
        <w:rPr>
          <w:rtl w:val="0"/>
        </w:rPr>
        <w:t xml:space="preserve">Top-N (Playoff Qualified): 4 (Ranks 1–4)  </w:t>
      </w:r>
    </w:p>
    <w:p w:rsidR="00000000" w:rsidDel="00000000" w:rsidP="00000000" w:rsidRDefault="00000000" w:rsidRPr="00000000" w14:paraId="00000F20">
      <w:pPr>
        <w:numPr>
          <w:ilvl w:val="5"/>
          <w:numId w:val="10"/>
        </w:numPr>
        <w:spacing w:after="0" w:afterAutospacing="0"/>
        <w:ind w:left="4320" w:hanging="360"/>
      </w:pPr>
      <w:r w:rsidDel="00000000" w:rsidR="00000000" w:rsidRPr="00000000">
        <w:rPr>
          <w:rtl w:val="0"/>
        </w:rPr>
        <w:t xml:space="preserve">Consolation Bracket Teams: 6 (Ranks 5–10)</w:t>
      </w:r>
    </w:p>
    <w:p w:rsidR="00000000" w:rsidDel="00000000" w:rsidP="00000000" w:rsidRDefault="00000000" w:rsidRPr="00000000" w14:paraId="00000F21">
      <w:pPr>
        <w:numPr>
          <w:ilvl w:val="4"/>
          <w:numId w:val="10"/>
        </w:numPr>
        <w:spacing w:after="0" w:afterAutospacing="0"/>
        <w:ind w:left="3600" w:hanging="360"/>
        <w:rPr>
          <w:b w:val="1"/>
          <w:bCs w:val="1"/>
        </w:rPr>
      </w:pPr>
      <w:r w:rsidDel="00000000" w:rsidR="00000000" w:rsidRPr="00000000">
        <w:rPr>
          <w:b w:val="1"/>
          <w:bCs w:val="1"/>
          <w:rtl w:val="0"/>
        </w:rPr>
        <w:t xml:space="preserve">Behavior : </w:t>
      </w:r>
    </w:p>
    <w:p w:rsidR="00000000" w:rsidDel="00000000" w:rsidP="00000000" w:rsidRDefault="00000000" w:rsidRPr="00000000" w14:paraId="00000F22">
      <w:pPr>
        <w:numPr>
          <w:ilvl w:val="5"/>
          <w:numId w:val="10"/>
        </w:numPr>
        <w:spacing w:after="0" w:afterAutospacing="0"/>
        <w:ind w:left="4320" w:hanging="360"/>
      </w:pPr>
      <w:r w:rsidDel="00000000" w:rsidR="00000000" w:rsidRPr="00000000">
        <w:rPr>
          <w:rtl w:val="0"/>
        </w:rPr>
        <w:t xml:space="preserve">Consolation bracket runs parallel to playoff weeks.</w:t>
      </w:r>
    </w:p>
    <w:p w:rsidR="00000000" w:rsidDel="00000000" w:rsidP="00000000" w:rsidRDefault="00000000" w:rsidRPr="00000000" w14:paraId="00000F23">
      <w:pPr>
        <w:numPr>
          <w:ilvl w:val="5"/>
          <w:numId w:val="10"/>
        </w:numPr>
        <w:spacing w:after="0" w:afterAutospacing="0"/>
        <w:ind w:left="4320" w:hanging="360"/>
        <w:rPr>
          <w:b w:val="1"/>
          <w:bCs w:val="1"/>
        </w:rPr>
      </w:pPr>
      <w:r w:rsidDel="00000000" w:rsidR="00000000" w:rsidRPr="00000000">
        <w:rPr>
          <w:rtl w:val="0"/>
        </w:rPr>
        <w:t xml:space="preserve">- Provides continued engagement for non-qualified teams</w:t>
      </w:r>
      <w:r w:rsidDel="00000000" w:rsidR="00000000" w:rsidRPr="00000000">
        <w:rPr>
          <w:b w:val="1"/>
          <w:bCs w:val="1"/>
          <w:rtl w:val="0"/>
        </w:rPr>
        <w:t xml:space="preserve">.</w:t>
      </w:r>
    </w:p>
    <w:p w:rsidR="00000000" w:rsidDel="00000000" w:rsidP="00000000" w:rsidRDefault="00000000" w:rsidRPr="00000000" w14:paraId="00000F24">
      <w:pPr>
        <w:numPr>
          <w:ilvl w:val="4"/>
          <w:numId w:val="10"/>
        </w:numPr>
        <w:spacing w:after="0" w:afterAutospacing="0"/>
        <w:ind w:left="3600" w:hanging="360"/>
        <w:rPr>
          <w:b w:val="1"/>
          <w:bCs w:val="1"/>
        </w:rPr>
      </w:pPr>
      <w:r w:rsidDel="00000000" w:rsidR="00000000" w:rsidRPr="00000000">
        <w:rPr>
          <w:b w:val="1"/>
          <w:bCs w:val="1"/>
          <w:rtl w:val="0"/>
        </w:rPr>
        <w:t xml:space="preserve">Achievement:</w:t>
      </w:r>
    </w:p>
    <w:p w:rsidR="00000000" w:rsidDel="00000000" w:rsidP="00000000" w:rsidRDefault="00000000" w:rsidRPr="00000000" w14:paraId="00000F25">
      <w:pPr>
        <w:numPr>
          <w:ilvl w:val="4"/>
          <w:numId w:val="10"/>
        </w:numPr>
        <w:spacing w:after="0" w:afterAutospacing="0"/>
        <w:ind w:left="3600" w:hanging="360"/>
      </w:pPr>
      <w:r w:rsidDel="00000000" w:rsidR="00000000" w:rsidRPr="00000000">
        <w:rPr>
          <w:rtl w:val="0"/>
        </w:rPr>
        <w:t xml:space="preserve">All users participating in the consolation bracket can continue playing matches to earn XP (Experience Points).</w:t>
      </w:r>
    </w:p>
    <w:p w:rsidR="00000000" w:rsidDel="00000000" w:rsidP="00000000" w:rsidRDefault="00000000" w:rsidRPr="00000000" w14:paraId="00000F26">
      <w:pPr>
        <w:numPr>
          <w:ilvl w:val="4"/>
          <w:numId w:val="10"/>
        </w:numPr>
        <w:spacing w:after="0" w:afterAutospacing="0"/>
        <w:ind w:left="3600" w:hanging="360"/>
        <w:rPr>
          <w:b w:val="1"/>
          <w:bCs w:val="1"/>
        </w:rPr>
      </w:pPr>
      <w:r w:rsidDel="00000000" w:rsidR="00000000" w:rsidRPr="00000000">
        <w:rPr>
          <w:b w:val="1"/>
          <w:bCs w:val="1"/>
          <w:rtl w:val="0"/>
        </w:rPr>
        <w:t xml:space="preserve">- </w:t>
      </w:r>
      <w:r w:rsidDel="00000000" w:rsidR="00000000" w:rsidRPr="00000000">
        <w:rPr>
          <w:color w:val="0000ff"/>
          <w:rtl w:val="0"/>
        </w:rPr>
        <w:t xml:space="preserve">A separate achievement/reward can be defined for the winner of the consolation bracket.</w:t>
      </w:r>
    </w:p>
    <w:p w:rsidR="00000000" w:rsidDel="00000000" w:rsidP="00000000" w:rsidRDefault="00000000" w:rsidRPr="00000000" w14:paraId="00000F27">
      <w:pPr>
        <w:numPr>
          <w:ilvl w:val="2"/>
          <w:numId w:val="10"/>
        </w:numPr>
        <w:spacing w:after="0" w:afterAutospacing="0"/>
        <w:ind w:left="2160" w:hanging="360"/>
        <w:rPr>
          <w:b w:val="1"/>
          <w:bCs w:val="1"/>
        </w:rPr>
      </w:pPr>
      <w:r w:rsidDel="00000000" w:rsidR="00000000" w:rsidRPr="00000000">
        <w:rPr>
          <w:b w:val="1"/>
          <w:bCs w:val="1"/>
          <w:rtl w:val="0"/>
        </w:rPr>
        <w:t xml:space="preserve">Playoff Elimination Clause</w:t>
      </w:r>
    </w:p>
    <w:p w:rsidR="00000000" w:rsidDel="00000000" w:rsidP="00000000" w:rsidRDefault="00000000" w:rsidRPr="00000000" w14:paraId="00000F28">
      <w:pPr>
        <w:numPr>
          <w:ilvl w:val="3"/>
          <w:numId w:val="10"/>
        </w:numPr>
        <w:spacing w:after="0" w:afterAutospacing="0"/>
        <w:ind w:left="2880" w:hanging="360"/>
      </w:pPr>
      <w:r w:rsidDel="00000000" w:rsidR="00000000" w:rsidRPr="00000000">
        <w:rPr>
          <w:rtl w:val="0"/>
        </w:rPr>
        <w:t xml:space="preserve">Teams that lose in any playoff round shall be immediately eliminated from the playoff competition and will not progress to subsequent playoff weeks. Such teams will not be reassigned to the losers/consolation bracket and their active participation in league gameplay (including match participation and other competition-related actions) will conclude at the end of the week in which they are eliminated.</w:t>
      </w:r>
    </w:p>
    <w:p w:rsidR="00000000" w:rsidDel="00000000" w:rsidP="00000000" w:rsidRDefault="00000000" w:rsidRPr="00000000" w14:paraId="00000F29">
      <w:pPr>
        <w:numPr>
          <w:ilvl w:val="3"/>
          <w:numId w:val="10"/>
        </w:numPr>
        <w:spacing w:after="0" w:afterAutospacing="0"/>
        <w:ind w:left="2880" w:hanging="360"/>
      </w:pPr>
      <w:r w:rsidDel="00000000" w:rsidR="00000000" w:rsidRPr="00000000">
        <w:rPr>
          <w:rtl w:val="0"/>
        </w:rPr>
        <w:t xml:space="preserve">Simply, the Eliminated playoff teams exit the competition immediately and do not continue in any form of bracket or gameplay</w:t>
      </w:r>
    </w:p>
    <w:p w:rsidR="00000000" w:rsidDel="00000000" w:rsidP="00000000" w:rsidRDefault="00000000" w:rsidRPr="00000000" w14:paraId="00000F2A">
      <w:pPr>
        <w:numPr>
          <w:ilvl w:val="3"/>
          <w:numId w:val="10"/>
        </w:numPr>
        <w:spacing w:after="0" w:afterAutospacing="0"/>
        <w:ind w:left="2880" w:hanging="360"/>
        <w:rPr>
          <w:b w:val="1"/>
          <w:bCs w:val="1"/>
        </w:rPr>
      </w:pPr>
      <w:r w:rsidDel="00000000" w:rsidR="00000000" w:rsidRPr="00000000">
        <w:rPr>
          <w:b w:val="1"/>
          <w:bCs w:val="1"/>
          <w:rtl w:val="0"/>
        </w:rPr>
        <w:t xml:space="preserve">Example : </w:t>
      </w:r>
    </w:p>
    <w:p w:rsidR="00000000" w:rsidDel="00000000" w:rsidP="00000000" w:rsidRDefault="00000000" w:rsidRPr="00000000" w14:paraId="00000F2B">
      <w:pPr>
        <w:numPr>
          <w:ilvl w:val="4"/>
          <w:numId w:val="10"/>
        </w:numPr>
        <w:spacing w:after="0" w:afterAutospacing="0"/>
        <w:ind w:left="3600" w:hanging="360"/>
      </w:pPr>
      <w:r w:rsidDel="00000000" w:rsidR="00000000" w:rsidRPr="00000000">
        <w:rPr>
          <w:rtl w:val="0"/>
        </w:rPr>
        <w:t xml:space="preserve">League Size: 10</w:t>
      </w:r>
    </w:p>
    <w:p w:rsidR="00000000" w:rsidDel="00000000" w:rsidP="00000000" w:rsidRDefault="00000000" w:rsidRPr="00000000" w14:paraId="00000F2C">
      <w:pPr>
        <w:numPr>
          <w:ilvl w:val="4"/>
          <w:numId w:val="10"/>
        </w:numPr>
        <w:spacing w:after="0" w:afterAutospacing="0"/>
        <w:ind w:left="3600" w:hanging="360"/>
      </w:pPr>
      <w:r w:rsidDel="00000000" w:rsidR="00000000" w:rsidRPr="00000000">
        <w:rPr>
          <w:rtl w:val="0"/>
        </w:rPr>
        <w:t xml:space="preserve">Top 4 Qualified for Playoffs: A, B, C, D</w:t>
      </w:r>
    </w:p>
    <w:p w:rsidR="00000000" w:rsidDel="00000000" w:rsidP="00000000" w:rsidRDefault="00000000" w:rsidRPr="00000000" w14:paraId="00000F2D">
      <w:pPr>
        <w:numPr>
          <w:ilvl w:val="4"/>
          <w:numId w:val="10"/>
        </w:numPr>
        <w:ind w:left="3600" w:hanging="360"/>
      </w:pPr>
      <w:r w:rsidDel="00000000" w:rsidR="00000000" w:rsidRPr="00000000">
        <w:rPr>
          <w:rtl w:val="0"/>
        </w:rPr>
        <w:t xml:space="preserve">Playoff Weeks: 2</w:t>
      </w:r>
    </w:p>
    <w:p w:rsidR="00000000" w:rsidDel="00000000" w:rsidP="00000000" w:rsidRDefault="00000000" w:rsidRPr="00000000" w14:paraId="00000F2E">
      <w:pPr>
        <w:ind w:left="2880" w:firstLine="720"/>
        <w:rPr/>
      </w:pPr>
      <w:r w:rsidDel="00000000" w:rsidR="00000000" w:rsidRPr="00000000">
        <w:rPr>
          <w:rtl w:val="0"/>
        </w:rPr>
        <w:t xml:space="preserve">Week 1 – Semi-finals:</w:t>
      </w:r>
    </w:p>
    <w:p w:rsidR="00000000" w:rsidDel="00000000" w:rsidP="00000000" w:rsidRDefault="00000000" w:rsidRPr="00000000" w14:paraId="00000F2F">
      <w:pPr>
        <w:numPr>
          <w:ilvl w:val="4"/>
          <w:numId w:val="10"/>
        </w:numPr>
        <w:spacing w:after="0" w:afterAutospacing="0"/>
        <w:ind w:left="3600" w:hanging="360"/>
      </w:pPr>
      <w:r w:rsidDel="00000000" w:rsidR="00000000" w:rsidRPr="00000000">
        <w:rPr>
          <w:rFonts w:ascii="Arial Unicode MS" w:cs="Arial Unicode MS" w:eastAsia="Arial Unicode MS" w:hAnsi="Arial Unicode MS"/>
          <w:rtl w:val="0"/>
        </w:rPr>
        <w:t xml:space="preserve">A vs D → A wins</w:t>
      </w:r>
    </w:p>
    <w:p w:rsidR="00000000" w:rsidDel="00000000" w:rsidP="00000000" w:rsidRDefault="00000000" w:rsidRPr="00000000" w14:paraId="00000F30">
      <w:pPr>
        <w:numPr>
          <w:ilvl w:val="4"/>
          <w:numId w:val="10"/>
        </w:numPr>
        <w:ind w:left="3600" w:hanging="360"/>
      </w:pPr>
      <w:r w:rsidDel="00000000" w:rsidR="00000000" w:rsidRPr="00000000">
        <w:rPr>
          <w:rFonts w:ascii="Arial Unicode MS" w:cs="Arial Unicode MS" w:eastAsia="Arial Unicode MS" w:hAnsi="Arial Unicode MS"/>
          <w:rtl w:val="0"/>
        </w:rPr>
        <w:t xml:space="preserve">B vs C → C wins</w:t>
      </w:r>
    </w:p>
    <w:p w:rsidR="00000000" w:rsidDel="00000000" w:rsidP="00000000" w:rsidRDefault="00000000" w:rsidRPr="00000000" w14:paraId="00000F31">
      <w:pPr>
        <w:ind w:left="2880" w:firstLine="720"/>
        <w:rPr/>
      </w:pPr>
      <w:r w:rsidDel="00000000" w:rsidR="00000000" w:rsidRPr="00000000">
        <w:rPr>
          <w:rtl w:val="0"/>
        </w:rPr>
        <w:t xml:space="preserve">Week 2 – Final:</w:t>
      </w:r>
    </w:p>
    <w:p w:rsidR="00000000" w:rsidDel="00000000" w:rsidP="00000000" w:rsidRDefault="00000000" w:rsidRPr="00000000" w14:paraId="00000F32">
      <w:pPr>
        <w:numPr>
          <w:ilvl w:val="4"/>
          <w:numId w:val="10"/>
        </w:numPr>
        <w:ind w:left="3600" w:hanging="360"/>
      </w:pPr>
      <w:r w:rsidDel="00000000" w:rsidR="00000000" w:rsidRPr="00000000">
        <w:rPr>
          <w:rtl w:val="0"/>
        </w:rPr>
        <w:t xml:space="preserve">A vs C</w:t>
      </w:r>
    </w:p>
    <w:p w:rsidR="00000000" w:rsidDel="00000000" w:rsidP="00000000" w:rsidRDefault="00000000" w:rsidRPr="00000000" w14:paraId="00000F33">
      <w:pPr>
        <w:ind w:left="2880" w:firstLine="720"/>
        <w:rPr/>
      </w:pPr>
      <w:r w:rsidDel="00000000" w:rsidR="00000000" w:rsidRPr="00000000">
        <w:rPr>
          <w:rtl w:val="0"/>
        </w:rPr>
        <w:t xml:space="preserve">Outcome:</w:t>
      </w:r>
    </w:p>
    <w:p w:rsidR="00000000" w:rsidDel="00000000" w:rsidP="00000000" w:rsidRDefault="00000000" w:rsidRPr="00000000" w14:paraId="00000F34">
      <w:pPr>
        <w:numPr>
          <w:ilvl w:val="4"/>
          <w:numId w:val="10"/>
        </w:numPr>
        <w:spacing w:after="0" w:afterAutospacing="0"/>
        <w:ind w:left="3600" w:hanging="360"/>
      </w:pPr>
      <w:r w:rsidDel="00000000" w:rsidR="00000000" w:rsidRPr="00000000">
        <w:rPr>
          <w:rtl w:val="0"/>
        </w:rPr>
        <w:t xml:space="preserve">Teams B and D are eliminated in Week 1</w:t>
      </w:r>
    </w:p>
    <w:p w:rsidR="00000000" w:rsidDel="00000000" w:rsidP="00000000" w:rsidRDefault="00000000" w:rsidRPr="00000000" w14:paraId="00000F35">
      <w:pPr>
        <w:numPr>
          <w:ilvl w:val="4"/>
          <w:numId w:val="10"/>
        </w:numPr>
        <w:spacing w:after="0" w:afterAutospacing="0"/>
        <w:ind w:left="3600" w:hanging="360"/>
      </w:pPr>
      <w:r w:rsidDel="00000000" w:rsidR="00000000" w:rsidRPr="00000000">
        <w:rPr>
          <w:rtl w:val="0"/>
        </w:rPr>
        <w:t xml:space="preserve">They do not proceed to Week 2</w:t>
      </w:r>
    </w:p>
    <w:p w:rsidR="00000000" w:rsidDel="00000000" w:rsidP="00000000" w:rsidRDefault="00000000" w:rsidRPr="00000000" w14:paraId="00000F36">
      <w:pPr>
        <w:numPr>
          <w:ilvl w:val="4"/>
          <w:numId w:val="10"/>
        </w:numPr>
        <w:spacing w:after="0" w:afterAutospacing="0"/>
        <w:ind w:left="3600" w:hanging="360"/>
      </w:pPr>
      <w:r w:rsidDel="00000000" w:rsidR="00000000" w:rsidRPr="00000000">
        <w:rPr>
          <w:rtl w:val="0"/>
        </w:rPr>
        <w:t xml:space="preserve">They do not enter the consolation bracket</w:t>
      </w:r>
    </w:p>
    <w:p w:rsidR="00000000" w:rsidDel="00000000" w:rsidP="00000000" w:rsidRDefault="00000000" w:rsidRPr="00000000" w14:paraId="00000F37">
      <w:pPr>
        <w:numPr>
          <w:ilvl w:val="4"/>
          <w:numId w:val="10"/>
        </w:numPr>
        <w:spacing w:after="0" w:afterAutospacing="0"/>
        <w:ind w:left="3600" w:hanging="360"/>
      </w:pPr>
      <w:r w:rsidDel="00000000" w:rsidR="00000000" w:rsidRPr="00000000">
        <w:rPr>
          <w:rtl w:val="0"/>
        </w:rPr>
        <w:t xml:space="preserve">Their league participation (matches and competition-related actions) ends after Week 1. </w:t>
      </w:r>
    </w:p>
    <w:p w:rsidR="00000000" w:rsidDel="00000000" w:rsidP="00000000" w:rsidRDefault="00000000" w:rsidRPr="00000000" w14:paraId="00000F38">
      <w:pPr>
        <w:numPr>
          <w:ilvl w:val="2"/>
          <w:numId w:val="10"/>
        </w:numPr>
        <w:spacing w:after="0" w:afterAutospacing="0"/>
        <w:ind w:left="2160" w:hanging="360"/>
        <w:rPr>
          <w:b w:val="1"/>
          <w:bCs w:val="1"/>
        </w:rPr>
      </w:pPr>
      <w:r w:rsidDel="00000000" w:rsidR="00000000" w:rsidRPr="00000000">
        <w:rPr>
          <w:b w:val="1"/>
          <w:bCs w:val="1"/>
          <w:rtl w:val="0"/>
        </w:rPr>
        <w:t xml:space="preserve">Validation Rules</w:t>
      </w:r>
    </w:p>
    <w:p w:rsidR="00000000" w:rsidDel="00000000" w:rsidP="00000000" w:rsidRDefault="00000000" w:rsidRPr="00000000" w14:paraId="00000F39">
      <w:pPr>
        <w:numPr>
          <w:ilvl w:val="3"/>
          <w:numId w:val="10"/>
        </w:numPr>
        <w:spacing w:after="0" w:afterAutospacing="0"/>
        <w:ind w:left="2880" w:hanging="360"/>
      </w:pPr>
      <w:r w:rsidDel="00000000" w:rsidR="00000000" w:rsidRPr="00000000">
        <w:rPr>
          <w:rtl w:val="0"/>
        </w:rPr>
        <w:t xml:space="preserve">League Size Constraint </w:t>
      </w:r>
    </w:p>
    <w:p w:rsidR="00000000" w:rsidDel="00000000" w:rsidP="00000000" w:rsidRDefault="00000000" w:rsidRPr="00000000" w14:paraId="00000F3A">
      <w:pPr>
        <w:numPr>
          <w:ilvl w:val="4"/>
          <w:numId w:val="10"/>
        </w:numPr>
        <w:spacing w:after="0" w:afterAutospacing="0"/>
        <w:ind w:left="3600" w:hanging="360"/>
      </w:pPr>
      <w:r w:rsidDel="00000000" w:rsidR="00000000" w:rsidRPr="00000000">
        <w:rPr>
          <w:rtl w:val="0"/>
        </w:rPr>
        <w:t xml:space="preserve">Top N Advance must be &lt; League Size</w:t>
      </w:r>
    </w:p>
    <w:p w:rsidR="00000000" w:rsidDel="00000000" w:rsidP="00000000" w:rsidRDefault="00000000" w:rsidRPr="00000000" w14:paraId="00000F3B">
      <w:pPr>
        <w:numPr>
          <w:ilvl w:val="3"/>
          <w:numId w:val="10"/>
        </w:numPr>
        <w:spacing w:after="0" w:afterAutospacing="0"/>
        <w:ind w:left="2880" w:hanging="360"/>
      </w:pPr>
      <w:r w:rsidDel="00000000" w:rsidR="00000000" w:rsidRPr="00000000">
        <w:rPr>
          <w:rtl w:val="0"/>
        </w:rPr>
        <w:t xml:space="preserve">Bracket Compatibility</w:t>
      </w:r>
    </w:p>
    <w:p w:rsidR="00000000" w:rsidDel="00000000" w:rsidP="00000000" w:rsidRDefault="00000000" w:rsidRPr="00000000" w14:paraId="00000F3C">
      <w:pPr>
        <w:numPr>
          <w:ilvl w:val="4"/>
          <w:numId w:val="10"/>
        </w:numPr>
        <w:spacing w:after="0" w:afterAutospacing="0"/>
        <w:ind w:left="3600" w:hanging="360"/>
      </w:pPr>
      <w:r w:rsidDel="00000000" w:rsidR="00000000" w:rsidRPr="00000000">
        <w:rPr>
          <w:rtl w:val="0"/>
        </w:rPr>
        <w:t xml:space="preserve">Only valid bracket size allowed (2,4,8,14…)</w:t>
      </w:r>
    </w:p>
    <w:p w:rsidR="00000000" w:rsidDel="00000000" w:rsidP="00000000" w:rsidRDefault="00000000" w:rsidRPr="00000000" w14:paraId="00000F3D">
      <w:pPr>
        <w:numPr>
          <w:ilvl w:val="3"/>
          <w:numId w:val="10"/>
        </w:numPr>
        <w:spacing w:after="0" w:afterAutospacing="0"/>
        <w:ind w:left="2880" w:hanging="360"/>
      </w:pPr>
      <w:r w:rsidDel="00000000" w:rsidR="00000000" w:rsidRPr="00000000">
        <w:rPr>
          <w:rtl w:val="0"/>
        </w:rPr>
        <w:t xml:space="preserve">Playoff Weeks Dependency</w:t>
      </w:r>
    </w:p>
    <w:p w:rsidR="00000000" w:rsidDel="00000000" w:rsidP="00000000" w:rsidRDefault="00000000" w:rsidRPr="00000000" w14:paraId="00000F3E">
      <w:pPr>
        <w:numPr>
          <w:ilvl w:val="4"/>
          <w:numId w:val="10"/>
        </w:numPr>
        <w:spacing w:after="0" w:afterAutospacing="0"/>
        <w:ind w:left="3600" w:hanging="360"/>
      </w:pPr>
      <w:r w:rsidDel="00000000" w:rsidR="00000000" w:rsidRPr="00000000">
        <w:rPr>
          <w:rtl w:val="0"/>
        </w:rPr>
        <w:t xml:space="preserve">Selected Top N must be compatible with the number of playoff rounds.</w:t>
      </w:r>
    </w:p>
    <w:p w:rsidR="00000000" w:rsidDel="00000000" w:rsidP="00000000" w:rsidRDefault="00000000" w:rsidRPr="00000000" w14:paraId="00000F3F">
      <w:pPr>
        <w:numPr>
          <w:ilvl w:val="3"/>
          <w:numId w:val="10"/>
        </w:numPr>
        <w:spacing w:after="0" w:afterAutospacing="0"/>
        <w:ind w:left="2880" w:hanging="360"/>
      </w:pPr>
      <w:r w:rsidDel="00000000" w:rsidR="00000000" w:rsidRPr="00000000">
        <w:rPr>
          <w:rtl w:val="0"/>
        </w:rPr>
        <w:t xml:space="preserve">Consolation Bracket Validation : </w:t>
      </w:r>
    </w:p>
    <w:p w:rsidR="00000000" w:rsidDel="00000000" w:rsidP="00000000" w:rsidRDefault="00000000" w:rsidRPr="00000000" w14:paraId="00000F40">
      <w:pPr>
        <w:numPr>
          <w:ilvl w:val="4"/>
          <w:numId w:val="10"/>
        </w:numPr>
        <w:spacing w:after="0" w:afterAutospacing="0"/>
        <w:ind w:left="3600" w:hanging="360"/>
      </w:pPr>
      <w:r w:rsidDel="00000000" w:rsidR="00000000" w:rsidRPr="00000000">
        <w:rPr>
          <w:rtl w:val="0"/>
        </w:rPr>
        <w:t xml:space="preserve">Only non-qualified teams (based on final regular season standings) are eligible.</w:t>
      </w:r>
    </w:p>
    <w:p w:rsidR="00000000" w:rsidDel="00000000" w:rsidP="00000000" w:rsidRDefault="00000000" w:rsidRPr="00000000" w14:paraId="00000F41">
      <w:pPr>
        <w:numPr>
          <w:ilvl w:val="4"/>
          <w:numId w:val="10"/>
        </w:numPr>
        <w:spacing w:after="0" w:afterAutospacing="0"/>
        <w:ind w:left="3600" w:hanging="360"/>
      </w:pPr>
      <w:r w:rsidDel="00000000" w:rsidR="00000000" w:rsidRPr="00000000">
        <w:rPr>
          <w:rtl w:val="0"/>
        </w:rPr>
        <w:t xml:space="preserve">- Teams eliminated from playoff rounds must NOT be re-routed to the consolation bracket.</w:t>
      </w:r>
    </w:p>
    <w:p w:rsidR="00000000" w:rsidDel="00000000" w:rsidP="00000000" w:rsidRDefault="00000000" w:rsidRPr="00000000" w14:paraId="00000F42">
      <w:pPr>
        <w:numPr>
          <w:ilvl w:val="4"/>
          <w:numId w:val="10"/>
        </w:numPr>
        <w:spacing w:after="0" w:afterAutospacing="0"/>
        <w:ind w:left="3600" w:hanging="360"/>
      </w:pPr>
      <w:r w:rsidDel="00000000" w:rsidR="00000000" w:rsidRPr="00000000">
        <w:rPr>
          <w:rtl w:val="0"/>
        </w:rPr>
        <w:t xml:space="preserve">- Consolation bracket size = League Size – Top-N Advance</w:t>
      </w:r>
    </w:p>
    <w:p w:rsidR="00000000" w:rsidDel="00000000" w:rsidP="00000000" w:rsidRDefault="00000000" w:rsidRPr="00000000" w14:paraId="00000F43">
      <w:pPr>
        <w:numPr>
          <w:ilvl w:val="1"/>
          <w:numId w:val="10"/>
        </w:numPr>
        <w:ind w:left="1440" w:hanging="360"/>
      </w:pPr>
      <w:r w:rsidDel="00000000" w:rsidR="00000000" w:rsidRPr="00000000">
        <w:rPr>
          <w:rtl w:val="0"/>
        </w:rPr>
        <w:t xml:space="preserve">Examples : </w:t>
      </w:r>
    </w:p>
    <w:tbl>
      <w:tblPr>
        <w:tblStyle w:val="Table60"/>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tblGridChange w:id="0">
          <w:tblGrid>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4">
            <w:pPr>
              <w:widowControl w:val="0"/>
              <w:spacing w:after="0" w:line="240" w:lineRule="auto"/>
              <w:rPr>
                <w:b w:val="1"/>
                <w:bCs w:val="1"/>
              </w:rPr>
            </w:pPr>
            <w:r w:rsidDel="00000000" w:rsidR="00000000" w:rsidRPr="00000000">
              <w:rPr>
                <w:b w:val="1"/>
                <w:bCs w:val="1"/>
                <w:rtl w:val="0"/>
              </w:rPr>
              <w:t xml:space="preserve">League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widowControl w:val="0"/>
              <w:spacing w:after="0" w:line="240" w:lineRule="auto"/>
              <w:rPr>
                <w:b w:val="1"/>
                <w:bCs w:val="1"/>
              </w:rPr>
            </w:pPr>
            <w:r w:rsidDel="00000000" w:rsidR="00000000" w:rsidRPr="00000000">
              <w:rPr>
                <w:b w:val="1"/>
                <w:bCs w:val="1"/>
                <w:rtl w:val="0"/>
              </w:rPr>
              <w:t xml:space="preserve">Playoff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widowControl w:val="0"/>
              <w:spacing w:after="0" w:line="240" w:lineRule="auto"/>
              <w:rPr>
                <w:b w:val="1"/>
                <w:bCs w:val="1"/>
              </w:rPr>
            </w:pPr>
            <w:r w:rsidDel="00000000" w:rsidR="00000000" w:rsidRPr="00000000">
              <w:rPr>
                <w:b w:val="1"/>
                <w:bCs w:val="1"/>
                <w:rtl w:val="0"/>
              </w:rPr>
              <w:t xml:space="preserve">Suggested Top -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widowControl w:val="0"/>
              <w:spacing w:after="0" w:line="240" w:lineRule="auto"/>
              <w:rPr>
                <w:b w:val="1"/>
                <w:bCs w:val="1"/>
              </w:rPr>
            </w:pPr>
            <w:r w:rsidDel="00000000" w:rsidR="00000000" w:rsidRPr="00000000">
              <w:rPr>
                <w:b w:val="1"/>
                <w:bCs w:val="1"/>
                <w:rtl w:val="0"/>
              </w:rPr>
              <w:t xml:space="preserve">Final Allowed (Playoff participants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8">
            <w:pPr>
              <w:widowControl w:val="0"/>
              <w:spacing w:after="0" w:line="240" w:lineRule="auto"/>
              <w:rPr>
                <w:b w:val="1"/>
                <w:bCs w:val="1"/>
              </w:rPr>
            </w:pPr>
            <w:r w:rsidDel="00000000" w:rsidR="00000000" w:rsidRPr="00000000">
              <w:rPr>
                <w:b w:val="1"/>
                <w:bCs w:val="1"/>
                <w:rtl w:val="0"/>
              </w:rPr>
              <w:t xml:space="preserve">10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widowControl w:val="0"/>
              <w:spacing w:after="0" w:line="240" w:lineRule="auto"/>
              <w:rPr/>
            </w:pPr>
            <w:r w:rsidDel="00000000" w:rsidR="00000000" w:rsidRPr="00000000">
              <w:rPr>
                <w:rtl w:val="0"/>
              </w:rPr>
              <w:t xml:space="preserve">3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widowControl w:val="0"/>
              <w:spacing w:after="0" w:line="240" w:lineRule="auto"/>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C">
            <w:pPr>
              <w:widowControl w:val="0"/>
              <w:spacing w:after="0" w:line="240" w:lineRule="auto"/>
              <w:rPr/>
            </w:pPr>
            <w:r w:rsidDel="00000000" w:rsidR="00000000" w:rsidRPr="00000000">
              <w:rPr>
                <w:rtl w:val="0"/>
              </w:rPr>
              <w:t xml:space="preserve">6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widowControl w:val="0"/>
              <w:spacing w:after="0" w:line="240" w:lineRule="auto"/>
              <w:rPr/>
            </w:pPr>
            <w:r w:rsidDel="00000000" w:rsidR="00000000" w:rsidRPr="00000000">
              <w:rPr>
                <w:rtl w:val="0"/>
              </w:rPr>
              <w:t xml:space="preserve">3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widowControl w:val="0"/>
              <w:spacing w:after="0" w:line="240" w:lineRule="auto"/>
              <w:rPr/>
            </w:pPr>
            <w:r w:rsidDel="00000000" w:rsidR="00000000" w:rsidRPr="00000000">
              <w:rPr>
                <w:rtl w:val="0"/>
              </w:rPr>
              <w:t xml:space="preserve">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0">
            <w:pPr>
              <w:widowControl w:val="0"/>
              <w:spacing w:after="0" w:line="240" w:lineRule="auto"/>
              <w:rPr/>
            </w:pPr>
            <w:r w:rsidDel="00000000" w:rsidR="00000000" w:rsidRPr="00000000">
              <w:rPr>
                <w:rtl w:val="0"/>
              </w:rPr>
              <w:t xml:space="preserve">12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widowControl w:val="0"/>
              <w:spacing w:after="0" w:line="240" w:lineRule="auto"/>
              <w:rPr/>
            </w:pPr>
            <w:r w:rsidDel="00000000" w:rsidR="00000000" w:rsidRPr="00000000">
              <w:rPr>
                <w:rtl w:val="0"/>
              </w:rPr>
              <w:t xml:space="preserve">2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widowControl w:val="0"/>
              <w:spacing w:after="0"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4">
            <w:pPr>
              <w:widowControl w:val="0"/>
              <w:spacing w:after="0" w:line="240" w:lineRule="auto"/>
              <w:rPr/>
            </w:pPr>
            <w:r w:rsidDel="00000000" w:rsidR="00000000" w:rsidRPr="00000000">
              <w:rPr>
                <w:rtl w:val="0"/>
              </w:rPr>
              <w:t xml:space="preserve">5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widowControl w:val="0"/>
              <w:spacing w:after="0" w:line="240" w:lineRule="auto"/>
              <w:rPr/>
            </w:pPr>
            <w:r w:rsidDel="00000000" w:rsidR="00000000" w:rsidRPr="00000000">
              <w:rPr>
                <w:rtl w:val="0"/>
              </w:rPr>
              <w:t xml:space="preserve">2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widowControl w:val="0"/>
              <w:spacing w:after="0" w:line="240" w:lineRule="auto"/>
              <w:rPr/>
            </w:pPr>
            <w:r w:rsidDel="00000000" w:rsidR="00000000" w:rsidRPr="00000000">
              <w:rPr>
                <w:rtl w:val="0"/>
              </w:rPr>
              <w:t xml:space="preserve">4</w:t>
            </w:r>
          </w:p>
        </w:tc>
      </w:tr>
    </w:tbl>
    <w:p w:rsidR="00000000" w:rsidDel="00000000" w:rsidP="00000000" w:rsidRDefault="00000000" w:rsidRPr="00000000" w14:paraId="00000F58">
      <w:pPr>
        <w:ind w:left="2160" w:firstLine="0"/>
        <w:rPr/>
      </w:pPr>
      <w:r w:rsidDel="00000000" w:rsidR="00000000" w:rsidRPr="00000000">
        <w:rPr>
          <w:rtl w:val="0"/>
        </w:rPr>
      </w:r>
    </w:p>
    <w:p w:rsidR="00000000" w:rsidDel="00000000" w:rsidP="00000000" w:rsidRDefault="00000000" w:rsidRPr="00000000" w14:paraId="00000F59">
      <w:pPr>
        <w:numPr>
          <w:ilvl w:val="2"/>
          <w:numId w:val="10"/>
        </w:numPr>
        <w:spacing w:after="0" w:afterAutospacing="0"/>
        <w:ind w:left="2160" w:hanging="360"/>
        <w:rPr>
          <w:b w:val="1"/>
          <w:bCs w:val="1"/>
        </w:rPr>
      </w:pPr>
      <w:r w:rsidDel="00000000" w:rsidR="00000000" w:rsidRPr="00000000">
        <w:rPr>
          <w:b w:val="1"/>
          <w:bCs w:val="1"/>
          <w:rtl w:val="0"/>
        </w:rPr>
        <w:t xml:space="preserve">Validation Rules &amp; Dependencies:</w:t>
      </w:r>
    </w:p>
    <w:p w:rsidR="00000000" w:rsidDel="00000000" w:rsidP="00000000" w:rsidRDefault="00000000" w:rsidRPr="00000000" w14:paraId="00000F5A">
      <w:pPr>
        <w:numPr>
          <w:ilvl w:val="3"/>
          <w:numId w:val="10"/>
        </w:numPr>
        <w:spacing w:after="0" w:afterAutospacing="0"/>
        <w:ind w:left="2880" w:hanging="360"/>
      </w:pPr>
      <w:r w:rsidDel="00000000" w:rsidR="00000000" w:rsidRPr="00000000">
        <w:rPr>
          <w:rtl w:val="0"/>
        </w:rPr>
        <w:t xml:space="preserve">If the commissioner selects a Traditional Head-to-Head Bracket, the Season Length must be at least 10 weeks.</w:t>
      </w:r>
    </w:p>
    <w:p w:rsidR="00000000" w:rsidDel="00000000" w:rsidP="00000000" w:rsidRDefault="00000000" w:rsidRPr="00000000" w14:paraId="00000F5B">
      <w:pPr>
        <w:numPr>
          <w:ilvl w:val="3"/>
          <w:numId w:val="10"/>
        </w:numPr>
        <w:spacing w:after="0" w:afterAutospacing="0"/>
        <w:ind w:left="2880" w:hanging="360"/>
      </w:pPr>
      <w:r w:rsidDel="00000000" w:rsidR="00000000" w:rsidRPr="00000000">
        <w:rPr>
          <w:rtl w:val="0"/>
        </w:rPr>
        <w:t xml:space="preserve">If the commissioner selects Point Total Playoffs, the Season Length must be at least 3 weeks.</w:t>
      </w:r>
    </w:p>
    <w:p w:rsidR="00000000" w:rsidDel="00000000" w:rsidP="00000000" w:rsidRDefault="00000000" w:rsidRPr="00000000" w14:paraId="00000F5C">
      <w:pPr>
        <w:numPr>
          <w:ilvl w:val="3"/>
          <w:numId w:val="10"/>
        </w:numPr>
        <w:spacing w:after="0" w:afterAutospacing="0"/>
        <w:ind w:left="2880" w:hanging="360"/>
      </w:pPr>
      <w:r w:rsidDel="00000000" w:rsidR="00000000" w:rsidRPr="00000000">
        <w:rPr>
          <w:rtl w:val="0"/>
        </w:rPr>
        <w:t xml:space="preserve">If the season length is below the required threshold for a format, the system will warn the commissioner or block the option from being enabled.</w:t>
      </w:r>
    </w:p>
    <w:p w:rsidR="00000000" w:rsidDel="00000000" w:rsidP="00000000" w:rsidRDefault="00000000" w:rsidRPr="00000000" w14:paraId="00000F5D">
      <w:pPr>
        <w:numPr>
          <w:ilvl w:val="2"/>
          <w:numId w:val="10"/>
        </w:numPr>
        <w:spacing w:after="0" w:afterAutospacing="0"/>
        <w:ind w:left="2160" w:hanging="360"/>
        <w:rPr>
          <w:b w:val="1"/>
          <w:bCs w:val="1"/>
        </w:rPr>
      </w:pPr>
      <w:r w:rsidDel="00000000" w:rsidR="00000000" w:rsidRPr="00000000">
        <w:rPr>
          <w:b w:val="1"/>
          <w:bCs w:val="1"/>
          <w:rtl w:val="0"/>
        </w:rPr>
        <w:t xml:space="preserve">Additional System Behaviors &amp; Clauses</w:t>
      </w:r>
    </w:p>
    <w:p w:rsidR="00000000" w:rsidDel="00000000" w:rsidP="00000000" w:rsidRDefault="00000000" w:rsidRPr="00000000" w14:paraId="00000F5E">
      <w:pPr>
        <w:numPr>
          <w:ilvl w:val="3"/>
          <w:numId w:val="10"/>
        </w:numPr>
        <w:spacing w:after="0" w:afterAutospacing="0"/>
        <w:ind w:left="2880" w:hanging="360"/>
      </w:pPr>
      <w:r w:rsidDel="00000000" w:rsidR="00000000" w:rsidRPr="00000000">
        <w:rPr>
          <w:rtl w:val="0"/>
        </w:rPr>
        <w:t xml:space="preserve">Dependency Warnings: If the configured season length is below the minimum threshold required for either format, the system will warn the commissioner or actively block the playoffs option from being enabled.</w:t>
      </w:r>
    </w:p>
    <w:p w:rsidR="00000000" w:rsidDel="00000000" w:rsidP="00000000" w:rsidRDefault="00000000" w:rsidRPr="00000000" w14:paraId="00000F5F">
      <w:pPr>
        <w:numPr>
          <w:ilvl w:val="3"/>
          <w:numId w:val="10"/>
        </w:numPr>
        <w:spacing w:after="0" w:afterAutospacing="0"/>
        <w:ind w:left="2880" w:hanging="360"/>
      </w:pPr>
      <w:r w:rsidDel="00000000" w:rsidR="00000000" w:rsidRPr="00000000">
        <w:rPr>
          <w:rtl w:val="0"/>
        </w:rPr>
        <w:t xml:space="preserve">If F2MX fantasy playoffs overlap with real-life NFL playoff games, those games will be treated as standard scoring events.</w:t>
      </w:r>
    </w:p>
    <w:p w:rsidR="00000000" w:rsidDel="00000000" w:rsidP="00000000" w:rsidRDefault="00000000" w:rsidRPr="00000000" w14:paraId="00000F60">
      <w:pPr>
        <w:numPr>
          <w:ilvl w:val="3"/>
          <w:numId w:val="10"/>
        </w:numPr>
        <w:spacing w:after="0" w:afterAutospacing="0"/>
        <w:ind w:left="2880" w:hanging="360"/>
      </w:pPr>
      <w:r w:rsidDel="00000000" w:rsidR="00000000" w:rsidRPr="00000000">
        <w:rPr>
          <w:rtl w:val="0"/>
        </w:rPr>
        <w:t xml:space="preserve">Fantasy playoff structure remains independent of NFL playoff structure.</w:t>
      </w:r>
      <w:r w:rsidDel="00000000" w:rsidR="00000000" w:rsidRPr="00000000">
        <w:rPr>
          <w:rtl w:val="0"/>
        </w:rPr>
      </w:r>
    </w:p>
    <w:p w:rsidR="00000000" w:rsidDel="00000000" w:rsidP="00000000" w:rsidRDefault="00000000" w:rsidRPr="00000000" w14:paraId="00000F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b w:val="1"/>
          <w:bCs w:val="1"/>
          <w:rtl w:val="0"/>
        </w:rPr>
        <w:t xml:space="preserve">Create League Button</w:t>
      </w:r>
    </w:p>
    <w:p w:rsidR="00000000" w:rsidDel="00000000" w:rsidP="00000000" w:rsidRDefault="00000000" w:rsidRPr="00000000" w14:paraId="00000F6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rtl w:val="0"/>
        </w:rPr>
        <w:t xml:space="preserve">The Super Admin clicks “Create League”.</w:t>
      </w:r>
    </w:p>
    <w:p w:rsidR="00000000" w:rsidDel="00000000" w:rsidP="00000000" w:rsidRDefault="00000000" w:rsidRPr="00000000" w14:paraId="00000F6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The system must validate all configured fields.</w:t>
      </w:r>
    </w:p>
    <w:p w:rsidR="00000000" w:rsidDel="00000000" w:rsidP="00000000" w:rsidRDefault="00000000" w:rsidRPr="00000000" w14:paraId="00000F6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System Initialization</w:t>
      </w:r>
    </w:p>
    <w:p w:rsidR="00000000" w:rsidDel="00000000" w:rsidP="00000000" w:rsidRDefault="00000000" w:rsidRPr="00000000" w14:paraId="00000F6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Unique ID: The system generates a unique League ID used for internal league identification.</w:t>
      </w:r>
    </w:p>
    <w:p w:rsidR="00000000" w:rsidDel="00000000" w:rsidP="00000000" w:rsidRDefault="00000000" w:rsidRPr="00000000" w14:paraId="00000F6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League Activation: Once created, the league becomes available in the Public League listing where users can browse and join.</w:t>
      </w:r>
    </w:p>
    <w:p w:rsidR="00000000" w:rsidDel="00000000" w:rsidP="00000000" w:rsidRDefault="00000000" w:rsidRPr="00000000" w14:paraId="00000F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League Wallet Allocation:</w:t>
      </w:r>
      <w:r w:rsidDel="00000000" w:rsidR="00000000" w:rsidRPr="00000000">
        <w:rPr>
          <w:rtl w:val="0"/>
        </w:rPr>
        <w:t xml:space="preserve"> When a user joins the league, the system automatically initializes their League Wallet with the configured</w:t>
      </w:r>
      <w:r w:rsidDel="00000000" w:rsidR="00000000" w:rsidRPr="00000000">
        <w:rPr>
          <w:color w:val="ff0000"/>
          <w:rtl w:val="0"/>
        </w:rPr>
        <w:t xml:space="preserve"> </w:t>
      </w:r>
      <w:r w:rsidDel="00000000" w:rsidR="00000000" w:rsidRPr="00000000">
        <w:rPr>
          <w:rtl w:val="0"/>
        </w:rPr>
        <w:t xml:space="preserve">Starting Currency amount.</w:t>
      </w:r>
    </w:p>
    <w:p w:rsidR="00000000" w:rsidDel="00000000" w:rsidP="00000000" w:rsidRDefault="00000000" w:rsidRPr="00000000" w14:paraId="00000F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Governance Clauses:</w:t>
      </w:r>
    </w:p>
    <w:p w:rsidR="00000000" w:rsidDel="00000000" w:rsidP="00000000" w:rsidRDefault="00000000" w:rsidRPr="00000000" w14:paraId="00000F6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Admin is the permanent commissioner</w:t>
      </w:r>
    </w:p>
    <w:p w:rsidR="00000000" w:rsidDel="00000000" w:rsidP="00000000" w:rsidRDefault="00000000" w:rsidRPr="00000000" w14:paraId="00000F6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Cannot be transferred to Users</w:t>
      </w:r>
    </w:p>
    <w:p w:rsidR="00000000" w:rsidDel="00000000" w:rsidP="00000000" w:rsidRDefault="00000000" w:rsidRPr="00000000" w14:paraId="00000F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b w:val="1"/>
          <w:bCs w:val="1"/>
          <w:rtl w:val="0"/>
        </w:rPr>
        <w:t xml:space="preserve">Configuration Lock</w:t>
      </w:r>
      <w:r w:rsidDel="00000000" w:rsidR="00000000" w:rsidRPr="00000000">
        <w:rPr>
          <w:rtl w:val="0"/>
        </w:rPr>
      </w:r>
    </w:p>
    <w:tbl>
      <w:tblPr>
        <w:tblStyle w:val="Table61"/>
        <w:tblpPr w:leftFromText="180" w:rightFromText="180" w:topFromText="180" w:bottomFromText="180" w:vertAnchor="text" w:horzAnchor="text" w:tblpX="2190" w:tblpY="0"/>
        <w:tblW w:w="4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460"/>
        <w:tblGridChange w:id="0">
          <w:tblGrid>
            <w:gridCol w:w="1905"/>
            <w:gridCol w:w="24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C">
            <w:pPr>
              <w:ind w:left="720" w:firstLine="0"/>
              <w:rPr/>
            </w:pPr>
            <w:r w:rsidDel="00000000" w:rsidR="00000000" w:rsidRPr="00000000">
              <w:rPr>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D">
            <w:pPr>
              <w:ind w:left="720" w:firstLine="0"/>
              <w:jc w:val="center"/>
              <w:rPr/>
            </w:pPr>
            <w:r w:rsidDel="00000000" w:rsidR="00000000" w:rsidRPr="00000000">
              <w:rPr>
                <w:b w:val="1"/>
                <w:bCs w:val="1"/>
                <w:rtl w:val="0"/>
              </w:rPr>
              <w:t xml:space="preserve">Behavior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E">
            <w:pPr>
              <w:rPr/>
            </w:pPr>
            <w:commentRangeStart w:id="95"/>
            <w:commentRangeStart w:id="96"/>
            <w:r w:rsidDel="00000000" w:rsidR="00000000" w:rsidRPr="00000000">
              <w:rPr>
                <w:strike w:val="1"/>
                <w:rtl w:val="0"/>
              </w:rPr>
              <w:t xml:space="preserve">Draft Pending</w:t>
            </w:r>
            <w:commentRangeEnd w:id="95"/>
            <w:r w:rsidDel="00000000" w:rsidR="00000000" w:rsidRPr="00000000">
              <w:commentReference w:id="95"/>
            </w:r>
            <w:commentRangeEnd w:id="96"/>
            <w:r w:rsidDel="00000000" w:rsidR="00000000" w:rsidRPr="00000000">
              <w:commentReference w:id="96"/>
            </w:r>
            <w:r w:rsidDel="00000000" w:rsidR="00000000" w:rsidRPr="00000000">
              <w:rPr>
                <w:strike w:val="1"/>
                <w:rtl w:val="0"/>
              </w:rPr>
              <w:t xml:space="preserve">    </w:t>
            </w:r>
            <w:r w:rsidDel="00000000" w:rsidR="00000000" w:rsidRPr="00000000">
              <w:rPr>
                <w:rtl w:val="0"/>
              </w:rPr>
              <w:t xml:space="preserve">League starting/market opening.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F">
            <w:pPr>
              <w:rPr/>
            </w:pPr>
            <w:r w:rsidDel="00000000" w:rsidR="00000000" w:rsidRPr="00000000">
              <w:rPr>
                <w:rtl w:val="0"/>
              </w:rPr>
              <w:t xml:space="preserve">Editable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0">
            <w:pPr>
              <w:rPr/>
            </w:pPr>
            <w:r w:rsidDel="00000000" w:rsidR="00000000" w:rsidRPr="00000000">
              <w:rPr>
                <w:rtl w:val="0"/>
              </w:rPr>
              <w:t xml:space="preserve">Active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1">
            <w:pPr>
              <w:rPr/>
            </w:pPr>
            <w:r w:rsidDel="00000000" w:rsidR="00000000" w:rsidRPr="00000000">
              <w:rPr>
                <w:rtl w:val="0"/>
              </w:rPr>
              <w:t xml:space="preserve">Locked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2">
            <w:pPr>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3">
            <w:pPr>
              <w:rPr/>
            </w:pPr>
            <w:r w:rsidDel="00000000" w:rsidR="00000000" w:rsidRPr="00000000">
              <w:rPr>
                <w:rtl w:val="0"/>
              </w:rPr>
              <w:t xml:space="preserve">Locked</w:t>
            </w:r>
          </w:p>
        </w:tc>
      </w:tr>
    </w:tbl>
    <w:p w:rsidR="00000000" w:rsidDel="00000000" w:rsidP="00000000" w:rsidRDefault="00000000" w:rsidRPr="00000000" w14:paraId="00000F74">
      <w:pPr>
        <w:ind w:left="720" w:firstLine="0"/>
        <w:rPr/>
      </w:pPr>
      <w:r w:rsidDel="00000000" w:rsidR="00000000" w:rsidRPr="00000000">
        <w:rPr>
          <w:rtl w:val="0"/>
        </w:rPr>
      </w:r>
    </w:p>
    <w:p w:rsidR="00000000" w:rsidDel="00000000" w:rsidP="00000000" w:rsidRDefault="00000000" w:rsidRPr="00000000" w14:paraId="00000F75">
      <w:pPr>
        <w:ind w:left="720" w:firstLine="0"/>
        <w:rPr/>
      </w:pPr>
      <w:r w:rsidDel="00000000" w:rsidR="00000000" w:rsidRPr="00000000">
        <w:rPr>
          <w:rtl w:val="0"/>
        </w:rPr>
      </w:r>
    </w:p>
    <w:p w:rsidR="00000000" w:rsidDel="00000000" w:rsidP="00000000" w:rsidRDefault="00000000" w:rsidRPr="00000000" w14:paraId="00000F76">
      <w:pPr>
        <w:ind w:left="720" w:firstLine="0"/>
        <w:rPr/>
      </w:pPr>
      <w:r w:rsidDel="00000000" w:rsidR="00000000" w:rsidRPr="00000000">
        <w:rPr>
          <w:rtl w:val="0"/>
        </w:rPr>
      </w:r>
    </w:p>
    <w:p w:rsidR="00000000" w:rsidDel="00000000" w:rsidP="00000000" w:rsidRDefault="00000000" w:rsidRPr="00000000" w14:paraId="00000F77">
      <w:pPr>
        <w:ind w:left="720" w:firstLine="0"/>
        <w:rPr/>
      </w:pPr>
      <w:r w:rsidDel="00000000" w:rsidR="00000000" w:rsidRPr="00000000">
        <w:rPr>
          <w:rtl w:val="0"/>
        </w:rPr>
      </w:r>
    </w:p>
    <w:p w:rsidR="00000000" w:rsidDel="00000000" w:rsidP="00000000" w:rsidRDefault="00000000" w:rsidRPr="00000000" w14:paraId="00000F78">
      <w:pPr>
        <w:ind w:left="720" w:firstLine="0"/>
        <w:rPr/>
      </w:pPr>
      <w:r w:rsidDel="00000000" w:rsidR="00000000" w:rsidRPr="00000000">
        <w:rPr>
          <w:rtl w:val="0"/>
        </w:rPr>
      </w:r>
    </w:p>
    <w:p w:rsidR="00000000" w:rsidDel="00000000" w:rsidP="00000000" w:rsidRDefault="00000000" w:rsidRPr="00000000" w14:paraId="00000F79">
      <w:pPr>
        <w:ind w:left="720" w:firstLine="0"/>
        <w:rPr/>
      </w:pPr>
      <w:r w:rsidDel="00000000" w:rsidR="00000000" w:rsidRPr="00000000">
        <w:rPr>
          <w:rtl w:val="0"/>
        </w:rPr>
      </w:r>
    </w:p>
    <w:p w:rsidR="00000000" w:rsidDel="00000000" w:rsidP="00000000" w:rsidRDefault="00000000" w:rsidRPr="00000000" w14:paraId="00000F7A">
      <w:pPr>
        <w:spacing w:after="240" w:before="240" w:lineRule="auto"/>
        <w:ind w:left="0" w:firstLine="0"/>
        <w:rPr/>
      </w:pPr>
      <w:r w:rsidDel="00000000" w:rsidR="00000000" w:rsidRPr="00000000">
        <w:rPr>
          <w:rtl w:val="0"/>
        </w:rPr>
      </w:r>
    </w:p>
    <w:p w:rsidR="00000000" w:rsidDel="00000000" w:rsidP="00000000" w:rsidRDefault="00000000" w:rsidRPr="00000000" w14:paraId="00000F7B">
      <w:pPr>
        <w:spacing w:after="240" w:before="240" w:lineRule="auto"/>
        <w:ind w:left="0" w:firstLine="0"/>
        <w:rPr/>
      </w:pPr>
      <w:r w:rsidDel="00000000" w:rsidR="00000000" w:rsidRPr="00000000">
        <w:rPr>
          <w:rtl w:val="0"/>
        </w:rPr>
      </w:r>
    </w:p>
    <w:p w:rsidR="00000000" w:rsidDel="00000000" w:rsidP="00000000" w:rsidRDefault="00000000" w:rsidRPr="00000000" w14:paraId="00000F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b w:val="1"/>
          <w:bCs w:val="1"/>
          <w:rtl w:val="0"/>
        </w:rPr>
        <w:t xml:space="preserve">Trading Activation</w:t>
      </w:r>
    </w:p>
    <w:p w:rsidR="00000000" w:rsidDel="00000000" w:rsidP="00000000" w:rsidRDefault="00000000" w:rsidRPr="00000000" w14:paraId="00000F7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Trading starts only when : </w:t>
      </w:r>
    </w:p>
    <w:p w:rsidR="00000000" w:rsidDel="00000000" w:rsidP="00000000" w:rsidRDefault="00000000" w:rsidRPr="00000000" w14:paraId="00000F7E">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rtl w:val="0"/>
        </w:rPr>
        <w:t xml:space="preserve">League Status = Active</w:t>
      </w:r>
    </w:p>
    <w:p w:rsidR="00000000" w:rsidDel="00000000" w:rsidP="00000000" w:rsidRDefault="00000000" w:rsidRPr="00000000" w14:paraId="00000F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League Completion</w:t>
      </w:r>
    </w:p>
    <w:p w:rsidR="00000000" w:rsidDel="00000000" w:rsidP="00000000" w:rsidRDefault="00000000" w:rsidRPr="00000000" w14:paraId="00000F8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Once league is Completed : </w:t>
      </w:r>
    </w:p>
    <w:p w:rsidR="00000000" w:rsidDel="00000000" w:rsidP="00000000" w:rsidRDefault="00000000" w:rsidRPr="00000000" w14:paraId="00000F81">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rtl w:val="0"/>
        </w:rPr>
        <w:t xml:space="preserve">Trading disabled</w:t>
      </w:r>
    </w:p>
    <w:p w:rsidR="00000000" w:rsidDel="00000000" w:rsidP="00000000" w:rsidRDefault="00000000" w:rsidRPr="00000000" w14:paraId="00000F82">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rtl w:val="0"/>
        </w:rPr>
        <w:t xml:space="preserve">Wallet locked</w:t>
      </w:r>
    </w:p>
    <w:p w:rsidR="00000000" w:rsidDel="00000000" w:rsidP="00000000" w:rsidRDefault="00000000" w:rsidRPr="00000000" w14:paraId="00000F83">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commentRangeStart w:id="97"/>
      <w:commentRangeStart w:id="98"/>
      <w:r w:rsidDel="00000000" w:rsidR="00000000" w:rsidRPr="00000000">
        <w:rPr>
          <w:rtl w:val="0"/>
        </w:rPr>
        <w:t xml:space="preserve">Ranking finalized</w:t>
      </w:r>
      <w:commentRangeEnd w:id="97"/>
      <w:r w:rsidDel="00000000" w:rsidR="00000000" w:rsidRPr="00000000">
        <w:commentReference w:id="97"/>
      </w:r>
      <w:commentRangeEnd w:id="98"/>
      <w:r w:rsidDel="00000000" w:rsidR="00000000" w:rsidRPr="00000000">
        <w:commentReference w:id="98"/>
      </w:r>
      <w:r w:rsidDel="00000000" w:rsidR="00000000" w:rsidRPr="00000000">
        <w:rPr>
          <w:rtl w:val="0"/>
        </w:rPr>
      </w:r>
    </w:p>
    <w:p w:rsidR="00000000" w:rsidDel="00000000" w:rsidP="00000000" w:rsidRDefault="00000000" w:rsidRPr="00000000" w14:paraId="00000F8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rtl w:val="0"/>
        </w:rPr>
        <w:t xml:space="preserve">Playoff results is archived</w:t>
      </w:r>
    </w:p>
    <w:p w:rsidR="00000000" w:rsidDel="00000000" w:rsidP="00000000" w:rsidRDefault="00000000" w:rsidRPr="00000000" w14:paraId="00000F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Audit Logging</w:t>
      </w:r>
    </w:p>
    <w:p w:rsidR="00000000" w:rsidDel="00000000" w:rsidP="00000000" w:rsidRDefault="00000000" w:rsidRPr="00000000" w14:paraId="00000F8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Every creation must log under the logs module.</w:t>
      </w:r>
    </w:p>
    <w:p w:rsidR="00000000" w:rsidDel="00000000" w:rsidP="00000000" w:rsidRDefault="00000000" w:rsidRPr="00000000" w14:paraId="00000F87">
      <w:pPr>
        <w:pStyle w:val="Heading3"/>
        <w:widowControl w:val="0"/>
        <w:spacing w:after="0" w:lineRule="auto"/>
        <w:ind w:left="0" w:firstLine="0"/>
        <w:rPr/>
      </w:pPr>
      <w:bookmarkStart w:colFirst="0" w:colLast="0" w:name="_aca1mysme78h" w:id="84"/>
      <w:bookmarkEnd w:id="84"/>
      <w:r w:rsidDel="00000000" w:rsidR="00000000" w:rsidRPr="00000000">
        <w:rPr>
          <w:rtl w:val="0"/>
        </w:rPr>
      </w:r>
    </w:p>
    <w:p w:rsidR="00000000" w:rsidDel="00000000" w:rsidP="00000000" w:rsidRDefault="00000000" w:rsidRPr="00000000" w14:paraId="00000F88">
      <w:pPr>
        <w:pStyle w:val="Heading3"/>
        <w:widowControl w:val="0"/>
        <w:spacing w:after="0" w:lineRule="auto"/>
        <w:ind w:left="0" w:firstLine="0"/>
        <w:rPr/>
      </w:pPr>
      <w:bookmarkStart w:colFirst="0" w:colLast="0" w:name="_n5f9e3i1hsav" w:id="85"/>
      <w:bookmarkEnd w:id="85"/>
      <w:r w:rsidDel="00000000" w:rsidR="00000000" w:rsidRPr="00000000">
        <w:rPr>
          <w:rtl w:val="0"/>
        </w:rPr>
      </w:r>
    </w:p>
    <w:p w:rsidR="00000000" w:rsidDel="00000000" w:rsidP="00000000" w:rsidRDefault="00000000" w:rsidRPr="00000000" w14:paraId="00000F89">
      <w:pPr>
        <w:pStyle w:val="Heading3"/>
        <w:widowControl w:val="0"/>
        <w:spacing w:after="0" w:lineRule="auto"/>
        <w:ind w:left="0" w:firstLine="0"/>
        <w:rPr/>
      </w:pPr>
      <w:bookmarkStart w:colFirst="0" w:colLast="0" w:name="_mwir91v16rhy" w:id="86"/>
      <w:bookmarkEnd w:id="86"/>
      <w:r w:rsidDel="00000000" w:rsidR="00000000" w:rsidRPr="00000000">
        <w:rPr>
          <w:rtl w:val="0"/>
        </w:rPr>
        <w:t xml:space="preserve">User Story -1.2 Leagues Module | Management  (Web)</w:t>
      </w:r>
    </w:p>
    <w:p w:rsidR="00000000" w:rsidDel="00000000" w:rsidP="00000000" w:rsidRDefault="00000000" w:rsidRPr="00000000" w14:paraId="00000F8A">
      <w:pPr>
        <w:rPr/>
      </w:pPr>
      <w:r w:rsidDel="00000000" w:rsidR="00000000" w:rsidRPr="00000000">
        <w:rPr>
          <w:rtl w:val="0"/>
        </w:rPr>
        <w:t xml:space="preserve">The League Management module enables the F2MX Admin to monitor, control, and intervene in leagues across the platform to ensure operational integrity, governance continuity, and compliance with platform rules. Leagues represent the core gameplay container where users participate in trading, scoring, and weekly competition.</w:t>
      </w:r>
    </w:p>
    <w:p w:rsidR="00000000" w:rsidDel="00000000" w:rsidP="00000000" w:rsidRDefault="00000000" w:rsidRPr="00000000" w14:paraId="00000F8B">
      <w:pPr>
        <w:rPr>
          <w:b w:val="1"/>
          <w:bCs w:val="1"/>
        </w:rPr>
      </w:pPr>
      <w:r w:rsidDel="00000000" w:rsidR="00000000" w:rsidRPr="00000000">
        <w:rPr>
          <w:b w:val="1"/>
          <w:bCs w:val="1"/>
          <w:rtl w:val="0"/>
        </w:rPr>
        <w:t xml:space="preserve">Accept Criteria : </w:t>
      </w:r>
    </w:p>
    <w:p w:rsidR="00000000" w:rsidDel="00000000" w:rsidP="00000000" w:rsidRDefault="00000000" w:rsidRPr="00000000" w14:paraId="00000F8C">
      <w:pPr>
        <w:numPr>
          <w:ilvl w:val="0"/>
          <w:numId w:val="84"/>
        </w:numPr>
        <w:spacing w:after="0" w:afterAutospacing="0"/>
        <w:ind w:left="720" w:hanging="360"/>
        <w:rPr>
          <w:b w:val="1"/>
          <w:bCs w:val="1"/>
          <w:u w:val="none"/>
        </w:rPr>
      </w:pPr>
      <w:r w:rsidDel="00000000" w:rsidR="00000000" w:rsidRPr="00000000">
        <w:rPr>
          <w:b w:val="1"/>
          <w:bCs w:val="1"/>
          <w:rtl w:val="0"/>
        </w:rPr>
        <w:t xml:space="preserve">Module Entry Point/Navigation : </w:t>
      </w:r>
    </w:p>
    <w:p w:rsidR="00000000" w:rsidDel="00000000" w:rsidP="00000000" w:rsidRDefault="00000000" w:rsidRPr="00000000" w14:paraId="00000F8D">
      <w:pPr>
        <w:numPr>
          <w:ilvl w:val="1"/>
          <w:numId w:val="84"/>
        </w:numPr>
        <w:spacing w:after="0" w:afterAutospacing="0"/>
        <w:ind w:left="1440" w:hanging="360"/>
        <w:rPr/>
      </w:pPr>
      <w:r w:rsidDel="00000000" w:rsidR="00000000" w:rsidRPr="00000000">
        <w:rPr>
          <w:rFonts w:ascii="Arial Unicode MS" w:cs="Arial Unicode MS" w:eastAsia="Arial Unicode MS" w:hAnsi="Arial Unicode MS"/>
          <w:rtl w:val="0"/>
        </w:rPr>
        <w:t xml:space="preserve">Admin Console (login) → Navigate to Leagues Module .Admin lands on League Module </w:t>
      </w:r>
    </w:p>
    <w:p w:rsidR="00000000" w:rsidDel="00000000" w:rsidP="00000000" w:rsidRDefault="00000000" w:rsidRPr="00000000" w14:paraId="00000F8E">
      <w:pPr>
        <w:numPr>
          <w:ilvl w:val="0"/>
          <w:numId w:val="84"/>
        </w:numPr>
        <w:spacing w:after="0" w:afterAutospacing="0"/>
        <w:ind w:left="720" w:hanging="360"/>
        <w:rPr>
          <w:b w:val="1"/>
          <w:bCs w:val="1"/>
        </w:rPr>
      </w:pPr>
      <w:r w:rsidDel="00000000" w:rsidR="00000000" w:rsidRPr="00000000">
        <w:rPr>
          <w:b w:val="1"/>
          <w:bCs w:val="1"/>
          <w:rtl w:val="0"/>
        </w:rPr>
        <w:t xml:space="preserve">Leagues Module View : </w:t>
        <w:tab/>
      </w:r>
    </w:p>
    <w:p w:rsidR="00000000" w:rsidDel="00000000" w:rsidP="00000000" w:rsidRDefault="00000000" w:rsidRPr="00000000" w14:paraId="00000F8F">
      <w:pPr>
        <w:numPr>
          <w:ilvl w:val="1"/>
          <w:numId w:val="84"/>
        </w:numPr>
        <w:spacing w:after="0" w:afterAutospacing="0"/>
        <w:ind w:left="1440" w:hanging="360"/>
        <w:rPr/>
      </w:pPr>
      <w:r w:rsidDel="00000000" w:rsidR="00000000" w:rsidRPr="00000000">
        <w:rPr>
          <w:rtl w:val="0"/>
        </w:rPr>
        <w:t xml:space="preserve">Provides an overview of all leagues across the platform and allows admins to quickly access league-level controls.</w:t>
      </w:r>
    </w:p>
    <w:p w:rsidR="00000000" w:rsidDel="00000000" w:rsidP="00000000" w:rsidRDefault="00000000" w:rsidRPr="00000000" w14:paraId="00000F90">
      <w:pPr>
        <w:numPr>
          <w:ilvl w:val="1"/>
          <w:numId w:val="84"/>
        </w:numPr>
        <w:spacing w:after="0" w:afterAutospacing="0"/>
        <w:ind w:left="1440" w:hanging="360"/>
        <w:rPr>
          <w:u w:val="none"/>
        </w:rPr>
      </w:pPr>
      <w:r w:rsidDel="00000000" w:rsidR="00000000" w:rsidRPr="00000000">
        <w:rPr>
          <w:rtl w:val="0"/>
        </w:rPr>
        <w:t xml:space="preserve">Admin must see a list of all Leagues in the list view.</w:t>
      </w:r>
    </w:p>
    <w:p w:rsidR="00000000" w:rsidDel="00000000" w:rsidP="00000000" w:rsidRDefault="00000000" w:rsidRPr="00000000" w14:paraId="00000F91">
      <w:pPr>
        <w:numPr>
          <w:ilvl w:val="1"/>
          <w:numId w:val="84"/>
        </w:numPr>
        <w:spacing w:after="0" w:afterAutospacing="0"/>
        <w:ind w:left="1440" w:hanging="360"/>
        <w:rPr>
          <w:b w:val="1"/>
          <w:bCs w:val="1"/>
        </w:rPr>
      </w:pPr>
      <w:r w:rsidDel="00000000" w:rsidR="00000000" w:rsidRPr="00000000">
        <w:rPr>
          <w:b w:val="1"/>
          <w:bCs w:val="1"/>
          <w:rtl w:val="0"/>
        </w:rPr>
        <w:t xml:space="preserve">Search Capabilities:</w:t>
      </w:r>
    </w:p>
    <w:p w:rsidR="00000000" w:rsidDel="00000000" w:rsidP="00000000" w:rsidRDefault="00000000" w:rsidRPr="00000000" w14:paraId="00000F92">
      <w:pPr>
        <w:numPr>
          <w:ilvl w:val="2"/>
          <w:numId w:val="84"/>
        </w:numPr>
        <w:spacing w:after="0" w:afterAutospacing="0"/>
        <w:ind w:left="2160" w:hanging="360"/>
        <w:rPr>
          <w:u w:val="none"/>
        </w:rPr>
      </w:pPr>
      <w:r w:rsidDel="00000000" w:rsidR="00000000" w:rsidRPr="00000000">
        <w:rPr>
          <w:rtl w:val="0"/>
        </w:rPr>
        <w:t xml:space="preserve">Admin must be able to search the Leagues by league name &amp; Commissioner name</w:t>
      </w:r>
    </w:p>
    <w:p w:rsidR="00000000" w:rsidDel="00000000" w:rsidP="00000000" w:rsidRDefault="00000000" w:rsidRPr="00000000" w14:paraId="00000F93">
      <w:pPr>
        <w:numPr>
          <w:ilvl w:val="2"/>
          <w:numId w:val="84"/>
        </w:numPr>
        <w:spacing w:after="0" w:afterAutospacing="0"/>
        <w:ind w:left="2160" w:hanging="360"/>
        <w:rPr>
          <w:u w:val="none"/>
        </w:rPr>
      </w:pPr>
      <w:r w:rsidDel="00000000" w:rsidR="00000000" w:rsidRPr="00000000">
        <w:rPr>
          <w:rtl w:val="0"/>
        </w:rPr>
        <w:t xml:space="preserve">The search results table must display: Leaguename, Type, Status,Start Date,  size, Commissioner name, Length/Duration, current week &amp; Actions. </w:t>
      </w:r>
    </w:p>
    <w:p w:rsidR="00000000" w:rsidDel="00000000" w:rsidP="00000000" w:rsidRDefault="00000000" w:rsidRPr="00000000" w14:paraId="00000F94">
      <w:pPr>
        <w:numPr>
          <w:ilvl w:val="1"/>
          <w:numId w:val="84"/>
        </w:numPr>
        <w:spacing w:after="0" w:afterAutospacing="0"/>
        <w:ind w:left="1440" w:hanging="360"/>
        <w:rPr>
          <w:u w:val="none"/>
        </w:rPr>
      </w:pPr>
      <w:r w:rsidDel="00000000" w:rsidR="00000000" w:rsidRPr="00000000">
        <w:rPr>
          <w:b w:val="1"/>
          <w:bCs w:val="1"/>
          <w:rtl w:val="0"/>
        </w:rPr>
        <w:t xml:space="preserve">Filters</w:t>
      </w:r>
      <w:r w:rsidDel="00000000" w:rsidR="00000000" w:rsidRPr="00000000">
        <w:rPr>
          <w:rtl w:val="0"/>
        </w:rPr>
        <w:t xml:space="preserve">: </w:t>
      </w:r>
    </w:p>
    <w:p w:rsidR="00000000" w:rsidDel="00000000" w:rsidP="00000000" w:rsidRDefault="00000000" w:rsidRPr="00000000" w14:paraId="00000F95">
      <w:pPr>
        <w:numPr>
          <w:ilvl w:val="2"/>
          <w:numId w:val="84"/>
        </w:numPr>
        <w:spacing w:after="0" w:afterAutospacing="0"/>
        <w:ind w:left="2160" w:hanging="360"/>
        <w:rPr>
          <w:u w:val="none"/>
        </w:rPr>
      </w:pPr>
      <w:r w:rsidDel="00000000" w:rsidR="00000000" w:rsidRPr="00000000">
        <w:rPr>
          <w:rtl w:val="0"/>
        </w:rPr>
        <w:t xml:space="preserve">Admin can filter results by : </w:t>
      </w:r>
    </w:p>
    <w:p w:rsidR="00000000" w:rsidDel="00000000" w:rsidP="00000000" w:rsidRDefault="00000000" w:rsidRPr="00000000" w14:paraId="00000F96">
      <w:pPr>
        <w:numPr>
          <w:ilvl w:val="3"/>
          <w:numId w:val="84"/>
        </w:numPr>
        <w:spacing w:after="0" w:afterAutospacing="0"/>
        <w:ind w:left="2880" w:hanging="360"/>
        <w:rPr>
          <w:u w:val="none"/>
        </w:rPr>
      </w:pPr>
      <w:r w:rsidDel="00000000" w:rsidR="00000000" w:rsidRPr="00000000">
        <w:rPr>
          <w:rtl w:val="0"/>
        </w:rPr>
        <w:t xml:space="preserve">Type</w:t>
      </w:r>
    </w:p>
    <w:p w:rsidR="00000000" w:rsidDel="00000000" w:rsidP="00000000" w:rsidRDefault="00000000" w:rsidRPr="00000000" w14:paraId="00000F97">
      <w:pPr>
        <w:numPr>
          <w:ilvl w:val="3"/>
          <w:numId w:val="84"/>
        </w:numPr>
        <w:spacing w:after="0" w:afterAutospacing="0"/>
        <w:ind w:left="2880" w:hanging="360"/>
        <w:rPr>
          <w:u w:val="none"/>
        </w:rPr>
      </w:pPr>
      <w:r w:rsidDel="00000000" w:rsidR="00000000" w:rsidRPr="00000000">
        <w:rPr>
          <w:rtl w:val="0"/>
        </w:rPr>
        <w:t xml:space="preserve">Status  (Active, Pending, Upcoming, Dissolved, Archived).</w:t>
      </w:r>
    </w:p>
    <w:p w:rsidR="00000000" w:rsidDel="00000000" w:rsidP="00000000" w:rsidRDefault="00000000" w:rsidRPr="00000000" w14:paraId="00000F98">
      <w:pPr>
        <w:numPr>
          <w:ilvl w:val="3"/>
          <w:numId w:val="84"/>
        </w:numPr>
        <w:spacing w:after="0" w:afterAutospacing="0"/>
        <w:ind w:left="2880" w:hanging="360"/>
        <w:rPr>
          <w:u w:val="none"/>
        </w:rPr>
      </w:pPr>
      <w:r w:rsidDel="00000000" w:rsidR="00000000" w:rsidRPr="00000000">
        <w:rPr>
          <w:rtl w:val="0"/>
        </w:rPr>
        <w:t xml:space="preserve">Start Date</w:t>
      </w:r>
    </w:p>
    <w:p w:rsidR="00000000" w:rsidDel="00000000" w:rsidP="00000000" w:rsidRDefault="00000000" w:rsidRPr="00000000" w14:paraId="00000F99">
      <w:pPr>
        <w:numPr>
          <w:ilvl w:val="3"/>
          <w:numId w:val="84"/>
        </w:numPr>
        <w:spacing w:after="0" w:afterAutospacing="0"/>
        <w:ind w:left="2880" w:hanging="360"/>
        <w:rPr>
          <w:u w:val="none"/>
        </w:rPr>
      </w:pPr>
      <w:r w:rsidDel="00000000" w:rsidR="00000000" w:rsidRPr="00000000">
        <w:rPr>
          <w:rtl w:val="0"/>
        </w:rPr>
        <w:t xml:space="preserve">Size</w:t>
      </w:r>
    </w:p>
    <w:p w:rsidR="00000000" w:rsidDel="00000000" w:rsidP="00000000" w:rsidRDefault="00000000" w:rsidRPr="00000000" w14:paraId="00000F9A">
      <w:pPr>
        <w:numPr>
          <w:ilvl w:val="3"/>
          <w:numId w:val="84"/>
        </w:numPr>
        <w:spacing w:after="0" w:afterAutospacing="0"/>
        <w:ind w:left="2880" w:hanging="360"/>
        <w:rPr>
          <w:u w:val="none"/>
        </w:rPr>
      </w:pPr>
      <w:r w:rsidDel="00000000" w:rsidR="00000000" w:rsidRPr="00000000">
        <w:rPr>
          <w:rtl w:val="0"/>
        </w:rPr>
        <w:t xml:space="preserve">System Admin : </w:t>
      </w:r>
    </w:p>
    <w:p w:rsidR="00000000" w:rsidDel="00000000" w:rsidP="00000000" w:rsidRDefault="00000000" w:rsidRPr="00000000" w14:paraId="00000F9B">
      <w:pPr>
        <w:numPr>
          <w:ilvl w:val="4"/>
          <w:numId w:val="84"/>
        </w:numPr>
        <w:spacing w:after="0" w:afterAutospacing="0"/>
        <w:ind w:left="3600" w:hanging="360"/>
        <w:rPr>
          <w:u w:val="none"/>
        </w:rPr>
      </w:pPr>
      <w:r w:rsidDel="00000000" w:rsidR="00000000" w:rsidRPr="00000000">
        <w:rPr>
          <w:rtl w:val="0"/>
        </w:rPr>
        <w:t xml:space="preserve">Should only display Super Admin role Users.</w:t>
      </w:r>
    </w:p>
    <w:p w:rsidR="00000000" w:rsidDel="00000000" w:rsidP="00000000" w:rsidRDefault="00000000" w:rsidRPr="00000000" w14:paraId="00000F9C">
      <w:pPr>
        <w:numPr>
          <w:ilvl w:val="1"/>
          <w:numId w:val="84"/>
        </w:numPr>
        <w:spacing w:after="0" w:afterAutospacing="0"/>
        <w:ind w:left="1440" w:hanging="360"/>
        <w:rPr>
          <w:b w:val="1"/>
          <w:bCs w:val="1"/>
        </w:rPr>
      </w:pPr>
      <w:r w:rsidDel="00000000" w:rsidR="00000000" w:rsidRPr="00000000">
        <w:rPr>
          <w:b w:val="1"/>
          <w:bCs w:val="1"/>
          <w:rtl w:val="0"/>
        </w:rPr>
        <w:t xml:space="preserve">Leagues List Columns:</w:t>
      </w:r>
    </w:p>
    <w:p w:rsidR="00000000" w:rsidDel="00000000" w:rsidP="00000000" w:rsidRDefault="00000000" w:rsidRPr="00000000" w14:paraId="00000F9D">
      <w:pPr>
        <w:numPr>
          <w:ilvl w:val="2"/>
          <w:numId w:val="84"/>
        </w:numPr>
        <w:spacing w:after="0" w:afterAutospacing="0"/>
        <w:ind w:left="2160" w:hanging="360"/>
        <w:rPr>
          <w:u w:val="none"/>
        </w:rPr>
      </w:pPr>
      <w:r w:rsidDel="00000000" w:rsidR="00000000" w:rsidRPr="00000000">
        <w:rPr>
          <w:rtl w:val="0"/>
        </w:rPr>
        <w:t xml:space="preserve">The list view should contain the following columns/fields : </w:t>
      </w:r>
    </w:p>
    <w:p w:rsidR="00000000" w:rsidDel="00000000" w:rsidP="00000000" w:rsidRDefault="00000000" w:rsidRPr="00000000" w14:paraId="00000F9E">
      <w:pPr>
        <w:numPr>
          <w:ilvl w:val="3"/>
          <w:numId w:val="84"/>
        </w:numPr>
        <w:spacing w:after="0" w:afterAutospacing="0"/>
        <w:ind w:left="2880" w:hanging="360"/>
        <w:rPr>
          <w:u w:val="none"/>
        </w:rPr>
      </w:pPr>
      <w:r w:rsidDel="00000000" w:rsidR="00000000" w:rsidRPr="00000000">
        <w:rPr>
          <w:rtl w:val="0"/>
        </w:rPr>
        <w:t xml:space="preserve">Leaguename</w:t>
      </w:r>
    </w:p>
    <w:p w:rsidR="00000000" w:rsidDel="00000000" w:rsidP="00000000" w:rsidRDefault="00000000" w:rsidRPr="00000000" w14:paraId="00000F9F">
      <w:pPr>
        <w:numPr>
          <w:ilvl w:val="3"/>
          <w:numId w:val="84"/>
        </w:numPr>
        <w:spacing w:after="0" w:afterAutospacing="0"/>
        <w:ind w:left="2880" w:hanging="360"/>
        <w:rPr>
          <w:u w:val="none"/>
        </w:rPr>
      </w:pPr>
      <w:r w:rsidDel="00000000" w:rsidR="00000000" w:rsidRPr="00000000">
        <w:rPr>
          <w:rtl w:val="0"/>
        </w:rPr>
        <w:t xml:space="preserve">Type </w:t>
      </w:r>
    </w:p>
    <w:p w:rsidR="00000000" w:rsidDel="00000000" w:rsidP="00000000" w:rsidRDefault="00000000" w:rsidRPr="00000000" w14:paraId="00000FA0">
      <w:pPr>
        <w:numPr>
          <w:ilvl w:val="3"/>
          <w:numId w:val="84"/>
        </w:numPr>
        <w:spacing w:after="0" w:afterAutospacing="0"/>
        <w:ind w:left="2880" w:hanging="360"/>
        <w:rPr>
          <w:u w:val="none"/>
        </w:rPr>
      </w:pPr>
      <w:r w:rsidDel="00000000" w:rsidR="00000000" w:rsidRPr="00000000">
        <w:rPr>
          <w:rtl w:val="0"/>
        </w:rPr>
        <w:t xml:space="preserve">Status</w:t>
      </w:r>
    </w:p>
    <w:p w:rsidR="00000000" w:rsidDel="00000000" w:rsidP="00000000" w:rsidRDefault="00000000" w:rsidRPr="00000000" w14:paraId="00000FA1">
      <w:pPr>
        <w:numPr>
          <w:ilvl w:val="3"/>
          <w:numId w:val="84"/>
        </w:numPr>
        <w:spacing w:after="0" w:afterAutospacing="0"/>
        <w:ind w:left="2880" w:hanging="360"/>
      </w:pPr>
      <w:r w:rsidDel="00000000" w:rsidR="00000000" w:rsidRPr="00000000">
        <w:rPr>
          <w:rtl w:val="0"/>
        </w:rPr>
        <w:t xml:space="preserve">Start Date</w:t>
      </w:r>
    </w:p>
    <w:p w:rsidR="00000000" w:rsidDel="00000000" w:rsidP="00000000" w:rsidRDefault="00000000" w:rsidRPr="00000000" w14:paraId="00000FA2">
      <w:pPr>
        <w:numPr>
          <w:ilvl w:val="3"/>
          <w:numId w:val="84"/>
        </w:numPr>
        <w:spacing w:after="0" w:afterAutospacing="0"/>
        <w:ind w:left="2880" w:hanging="360"/>
        <w:rPr>
          <w:u w:val="none"/>
        </w:rPr>
      </w:pPr>
      <w:r w:rsidDel="00000000" w:rsidR="00000000" w:rsidRPr="00000000">
        <w:rPr>
          <w:rtl w:val="0"/>
        </w:rPr>
        <w:t xml:space="preserve">Size along with members joined [ex: 10/12]</w:t>
      </w:r>
    </w:p>
    <w:p w:rsidR="00000000" w:rsidDel="00000000" w:rsidP="00000000" w:rsidRDefault="00000000" w:rsidRPr="00000000" w14:paraId="00000FA3">
      <w:pPr>
        <w:numPr>
          <w:ilvl w:val="3"/>
          <w:numId w:val="84"/>
        </w:numPr>
        <w:spacing w:after="0" w:afterAutospacing="0"/>
        <w:ind w:left="2880" w:hanging="360"/>
        <w:rPr>
          <w:u w:val="none"/>
        </w:rPr>
      </w:pPr>
      <w:r w:rsidDel="00000000" w:rsidR="00000000" w:rsidRPr="00000000">
        <w:rPr>
          <w:rtl w:val="0"/>
        </w:rPr>
        <w:t xml:space="preserve">Commissioner Name</w:t>
      </w:r>
    </w:p>
    <w:p w:rsidR="00000000" w:rsidDel="00000000" w:rsidP="00000000" w:rsidRDefault="00000000" w:rsidRPr="00000000" w14:paraId="00000FA4">
      <w:pPr>
        <w:numPr>
          <w:ilvl w:val="3"/>
          <w:numId w:val="84"/>
        </w:numPr>
        <w:spacing w:after="0" w:afterAutospacing="0"/>
        <w:ind w:left="2880" w:hanging="360"/>
        <w:rPr>
          <w:u w:val="none"/>
        </w:rPr>
      </w:pPr>
      <w:r w:rsidDel="00000000" w:rsidR="00000000" w:rsidRPr="00000000">
        <w:rPr>
          <w:rtl w:val="0"/>
        </w:rPr>
        <w:t xml:space="preserve">Length/duration [weeks]</w:t>
      </w:r>
    </w:p>
    <w:p w:rsidR="00000000" w:rsidDel="00000000" w:rsidP="00000000" w:rsidRDefault="00000000" w:rsidRPr="00000000" w14:paraId="00000FA5">
      <w:pPr>
        <w:numPr>
          <w:ilvl w:val="3"/>
          <w:numId w:val="84"/>
        </w:numPr>
        <w:spacing w:after="0" w:afterAutospacing="0"/>
        <w:ind w:left="2880" w:hanging="360"/>
        <w:rPr>
          <w:u w:val="none"/>
        </w:rPr>
      </w:pPr>
      <w:r w:rsidDel="00000000" w:rsidR="00000000" w:rsidRPr="00000000">
        <w:rPr>
          <w:rtl w:val="0"/>
        </w:rPr>
        <w:t xml:space="preserve">Current week </w:t>
      </w:r>
    </w:p>
    <w:p w:rsidR="00000000" w:rsidDel="00000000" w:rsidP="00000000" w:rsidRDefault="00000000" w:rsidRPr="00000000" w14:paraId="00000FA6">
      <w:pPr>
        <w:numPr>
          <w:ilvl w:val="3"/>
          <w:numId w:val="84"/>
        </w:numPr>
        <w:spacing w:after="0" w:afterAutospacing="0"/>
        <w:ind w:left="2880" w:hanging="360"/>
        <w:rPr>
          <w:u w:val="none"/>
        </w:rPr>
      </w:pPr>
      <w:r w:rsidDel="00000000" w:rsidR="00000000" w:rsidRPr="00000000">
        <w:rPr>
          <w:rtl w:val="0"/>
        </w:rPr>
        <w:t xml:space="preserve">Actions : </w:t>
      </w:r>
    </w:p>
    <w:p w:rsidR="00000000" w:rsidDel="00000000" w:rsidP="00000000" w:rsidRDefault="00000000" w:rsidRPr="00000000" w14:paraId="00000FA7">
      <w:pPr>
        <w:numPr>
          <w:ilvl w:val="4"/>
          <w:numId w:val="84"/>
        </w:numPr>
        <w:spacing w:after="0" w:afterAutospacing="0"/>
        <w:ind w:left="3600" w:hanging="360"/>
        <w:rPr>
          <w:u w:val="none"/>
        </w:rPr>
      </w:pPr>
      <w:r w:rsidDel="00000000" w:rsidR="00000000" w:rsidRPr="00000000">
        <w:rPr>
          <w:rtl w:val="0"/>
        </w:rPr>
        <w:t xml:space="preserve">View League</w:t>
      </w:r>
    </w:p>
    <w:p w:rsidR="00000000" w:rsidDel="00000000" w:rsidP="00000000" w:rsidRDefault="00000000" w:rsidRPr="00000000" w14:paraId="00000FA8">
      <w:pPr>
        <w:numPr>
          <w:ilvl w:val="4"/>
          <w:numId w:val="84"/>
        </w:numPr>
        <w:spacing w:after="0" w:afterAutospacing="0"/>
        <w:ind w:left="3600" w:hanging="360"/>
        <w:rPr>
          <w:color w:val="9900ff"/>
        </w:rPr>
      </w:pPr>
      <w:r w:rsidDel="00000000" w:rsidR="00000000" w:rsidRPr="00000000">
        <w:rPr>
          <w:color w:val="9900ff"/>
          <w:rtl w:val="0"/>
        </w:rPr>
        <w:t xml:space="preserve">Edit League</w:t>
      </w:r>
    </w:p>
    <w:p w:rsidR="00000000" w:rsidDel="00000000" w:rsidP="00000000" w:rsidRDefault="00000000" w:rsidRPr="00000000" w14:paraId="00000FA9">
      <w:pPr>
        <w:numPr>
          <w:ilvl w:val="1"/>
          <w:numId w:val="84"/>
        </w:numPr>
        <w:spacing w:after="0" w:afterAutospacing="0"/>
        <w:ind w:left="1440" w:hanging="360"/>
        <w:rPr>
          <w:b w:val="1"/>
          <w:bCs w:val="1"/>
        </w:rPr>
      </w:pPr>
      <w:r w:rsidDel="00000000" w:rsidR="00000000" w:rsidRPr="00000000">
        <w:rPr>
          <w:b w:val="1"/>
          <w:bCs w:val="1"/>
          <w:rtl w:val="0"/>
        </w:rPr>
        <w:t xml:space="preserve">League Detail View</w:t>
      </w:r>
    </w:p>
    <w:p w:rsidR="00000000" w:rsidDel="00000000" w:rsidP="00000000" w:rsidRDefault="00000000" w:rsidRPr="00000000" w14:paraId="00000FAA">
      <w:pPr>
        <w:numPr>
          <w:ilvl w:val="2"/>
          <w:numId w:val="84"/>
        </w:numPr>
        <w:spacing w:after="0" w:afterAutospacing="0"/>
        <w:ind w:left="2160" w:hanging="360"/>
        <w:rPr>
          <w:u w:val="none"/>
        </w:rPr>
      </w:pPr>
      <w:r w:rsidDel="00000000" w:rsidR="00000000" w:rsidRPr="00000000">
        <w:rPr>
          <w:rtl w:val="0"/>
        </w:rPr>
        <w:t xml:space="preserve">When an admin clicks on any of the league records or clicks on “View League”, the application should open “League Detail Screen”.</w:t>
      </w:r>
    </w:p>
    <w:p w:rsidR="00000000" w:rsidDel="00000000" w:rsidP="00000000" w:rsidRDefault="00000000" w:rsidRPr="00000000" w14:paraId="00000FAB">
      <w:pPr>
        <w:numPr>
          <w:ilvl w:val="2"/>
          <w:numId w:val="84"/>
        </w:numPr>
        <w:spacing w:after="0" w:afterAutospacing="0"/>
        <w:ind w:left="2160" w:hanging="360"/>
        <w:rPr>
          <w:u w:val="none"/>
        </w:rPr>
      </w:pPr>
      <w:r w:rsidDel="00000000" w:rsidR="00000000" w:rsidRPr="00000000">
        <w:rPr>
          <w:rtl w:val="0"/>
        </w:rPr>
        <w:t xml:space="preserve">League Details Sections</w:t>
      </w:r>
    </w:p>
    <w:p w:rsidR="00000000" w:rsidDel="00000000" w:rsidP="00000000" w:rsidRDefault="00000000" w:rsidRPr="00000000" w14:paraId="00000FAC">
      <w:pPr>
        <w:numPr>
          <w:ilvl w:val="3"/>
          <w:numId w:val="84"/>
        </w:numPr>
        <w:spacing w:after="0" w:afterAutospacing="0"/>
        <w:ind w:left="2880" w:hanging="360"/>
        <w:rPr>
          <w:u w:val="none"/>
        </w:rPr>
      </w:pPr>
      <w:r w:rsidDel="00000000" w:rsidR="00000000" w:rsidRPr="00000000">
        <w:rPr>
          <w:rtl w:val="0"/>
        </w:rPr>
        <w:t xml:space="preserve">Header :  Display that respective League Name</w:t>
      </w:r>
    </w:p>
    <w:p w:rsidR="00000000" w:rsidDel="00000000" w:rsidP="00000000" w:rsidRDefault="00000000" w:rsidRPr="00000000" w14:paraId="00000FAD">
      <w:pPr>
        <w:numPr>
          <w:ilvl w:val="3"/>
          <w:numId w:val="84"/>
        </w:numPr>
        <w:spacing w:after="0" w:afterAutospacing="0"/>
        <w:ind w:left="2880" w:hanging="360"/>
        <w:rPr>
          <w:u w:val="none"/>
        </w:rPr>
      </w:pPr>
      <w:r w:rsidDel="00000000" w:rsidR="00000000" w:rsidRPr="00000000">
        <w:rPr>
          <w:rtl w:val="0"/>
        </w:rPr>
        <w:t xml:space="preserve">The screen must contain 5 Tabs/Categories:</w:t>
      </w:r>
    </w:p>
    <w:p w:rsidR="00000000" w:rsidDel="00000000" w:rsidP="00000000" w:rsidRDefault="00000000" w:rsidRPr="00000000" w14:paraId="00000FAE">
      <w:pPr>
        <w:numPr>
          <w:ilvl w:val="4"/>
          <w:numId w:val="84"/>
        </w:numPr>
        <w:spacing w:after="0" w:afterAutospacing="0"/>
        <w:ind w:left="3600" w:hanging="360"/>
        <w:rPr>
          <w:u w:val="none"/>
        </w:rPr>
      </w:pPr>
      <w:r w:rsidDel="00000000" w:rsidR="00000000" w:rsidRPr="00000000">
        <w:rPr>
          <w:rtl w:val="0"/>
        </w:rPr>
        <w:t xml:space="preserve">League Overview [Read-Only]</w:t>
      </w:r>
    </w:p>
    <w:p w:rsidR="00000000" w:rsidDel="00000000" w:rsidP="00000000" w:rsidRDefault="00000000" w:rsidRPr="00000000" w14:paraId="00000FAF">
      <w:pPr>
        <w:numPr>
          <w:ilvl w:val="4"/>
          <w:numId w:val="84"/>
        </w:numPr>
        <w:spacing w:after="0" w:afterAutospacing="0"/>
        <w:ind w:left="3600" w:hanging="360"/>
        <w:rPr>
          <w:u w:val="none"/>
        </w:rPr>
      </w:pPr>
      <w:r w:rsidDel="00000000" w:rsidR="00000000" w:rsidRPr="00000000">
        <w:rPr>
          <w:rtl w:val="0"/>
        </w:rPr>
        <w:t xml:space="preserve">Members &amp; Teams </w:t>
      </w:r>
    </w:p>
    <w:p w:rsidR="00000000" w:rsidDel="00000000" w:rsidP="00000000" w:rsidRDefault="00000000" w:rsidRPr="00000000" w14:paraId="00000FB0">
      <w:pPr>
        <w:numPr>
          <w:ilvl w:val="4"/>
          <w:numId w:val="84"/>
        </w:numPr>
        <w:spacing w:after="0" w:afterAutospacing="0"/>
        <w:ind w:left="3600" w:hanging="360"/>
        <w:rPr>
          <w:u w:val="none"/>
        </w:rPr>
      </w:pPr>
      <w:r w:rsidDel="00000000" w:rsidR="00000000" w:rsidRPr="00000000">
        <w:rPr>
          <w:rtl w:val="0"/>
        </w:rPr>
        <w:t xml:space="preserve">Trading Activity </w:t>
      </w:r>
    </w:p>
    <w:p w:rsidR="00000000" w:rsidDel="00000000" w:rsidP="00000000" w:rsidRDefault="00000000" w:rsidRPr="00000000" w14:paraId="00000FB1">
      <w:pPr>
        <w:numPr>
          <w:ilvl w:val="4"/>
          <w:numId w:val="84"/>
        </w:numPr>
        <w:spacing w:after="0" w:afterAutospacing="0"/>
        <w:ind w:left="3600" w:hanging="360"/>
        <w:rPr>
          <w:u w:val="none"/>
        </w:rPr>
      </w:pPr>
      <w:r w:rsidDel="00000000" w:rsidR="00000000" w:rsidRPr="00000000">
        <w:rPr>
          <w:rtl w:val="0"/>
        </w:rPr>
        <w:t xml:space="preserve">League Settings </w:t>
      </w:r>
    </w:p>
    <w:p w:rsidR="00000000" w:rsidDel="00000000" w:rsidP="00000000" w:rsidRDefault="00000000" w:rsidRPr="00000000" w14:paraId="00000FB2">
      <w:pPr>
        <w:numPr>
          <w:ilvl w:val="4"/>
          <w:numId w:val="84"/>
        </w:numPr>
        <w:spacing w:after="0" w:afterAutospacing="0"/>
        <w:ind w:left="3600" w:hanging="360"/>
        <w:rPr>
          <w:u w:val="none"/>
        </w:rPr>
      </w:pPr>
      <w:r w:rsidDel="00000000" w:rsidR="00000000" w:rsidRPr="00000000">
        <w:rPr>
          <w:rtl w:val="0"/>
        </w:rPr>
        <w:t xml:space="preserve">Buy-In  Transaction </w:t>
      </w:r>
    </w:p>
    <w:p w:rsidR="00000000" w:rsidDel="00000000" w:rsidP="00000000" w:rsidRDefault="00000000" w:rsidRPr="00000000" w14:paraId="00000FB3">
      <w:pPr>
        <w:numPr>
          <w:ilvl w:val="3"/>
          <w:numId w:val="84"/>
        </w:numPr>
        <w:spacing w:after="0" w:afterAutospacing="0"/>
        <w:ind w:left="2880" w:hanging="360"/>
        <w:rPr>
          <w:u w:val="none"/>
        </w:rPr>
      </w:pPr>
      <w:r w:rsidDel="00000000" w:rsidR="00000000" w:rsidRPr="00000000">
        <w:rPr>
          <w:rtl w:val="0"/>
        </w:rPr>
        <w:t xml:space="preserve">Each Tab should have a dynamic pagination option, so that Admin can easily navigate.</w:t>
      </w:r>
      <w:r w:rsidDel="00000000" w:rsidR="00000000" w:rsidRPr="00000000">
        <w:rPr>
          <w:rtl w:val="0"/>
        </w:rPr>
      </w:r>
    </w:p>
    <w:p w:rsidR="00000000" w:rsidDel="00000000" w:rsidP="00000000" w:rsidRDefault="00000000" w:rsidRPr="00000000" w14:paraId="00000FB4">
      <w:pPr>
        <w:numPr>
          <w:ilvl w:val="2"/>
          <w:numId w:val="84"/>
        </w:numPr>
        <w:spacing w:after="0" w:afterAutospacing="0"/>
        <w:ind w:left="2160" w:hanging="360"/>
        <w:rPr>
          <w:b w:val="1"/>
          <w:bCs w:val="1"/>
        </w:rPr>
      </w:pPr>
      <w:r w:rsidDel="00000000" w:rsidR="00000000" w:rsidRPr="00000000">
        <w:rPr>
          <w:b w:val="1"/>
          <w:bCs w:val="1"/>
          <w:rtl w:val="0"/>
        </w:rPr>
        <w:t xml:space="preserve">League Overview Tab</w:t>
      </w:r>
    </w:p>
    <w:p w:rsidR="00000000" w:rsidDel="00000000" w:rsidP="00000000" w:rsidRDefault="00000000" w:rsidRPr="00000000" w14:paraId="00000FB5">
      <w:pPr>
        <w:numPr>
          <w:ilvl w:val="3"/>
          <w:numId w:val="84"/>
        </w:numPr>
        <w:spacing w:after="0" w:afterAutospacing="0"/>
        <w:ind w:left="2880" w:hanging="360"/>
        <w:rPr/>
      </w:pPr>
      <w:r w:rsidDel="00000000" w:rsidR="00000000" w:rsidRPr="00000000">
        <w:rPr>
          <w:rtl w:val="0"/>
        </w:rPr>
        <w:t xml:space="preserve">Displays an Overall information &amp; Settlement Summary with respect to that particular league.</w:t>
      </w:r>
    </w:p>
    <w:p w:rsidR="00000000" w:rsidDel="00000000" w:rsidP="00000000" w:rsidRDefault="00000000" w:rsidRPr="00000000" w14:paraId="00000FB6">
      <w:pPr>
        <w:numPr>
          <w:ilvl w:val="3"/>
          <w:numId w:val="84"/>
        </w:numPr>
        <w:spacing w:after="0" w:afterAutospacing="0"/>
        <w:ind w:left="2880" w:hanging="360"/>
        <w:rPr>
          <w:u w:val="none"/>
        </w:rPr>
      </w:pPr>
      <w:r w:rsidDel="00000000" w:rsidR="00000000" w:rsidRPr="00000000">
        <w:rPr>
          <w:rtl w:val="0"/>
        </w:rPr>
        <w:t xml:space="preserve">All the information displayed under the League Overview Tab/category are Read-only.</w:t>
      </w:r>
    </w:p>
    <w:p w:rsidR="00000000" w:rsidDel="00000000" w:rsidP="00000000" w:rsidRDefault="00000000" w:rsidRPr="00000000" w14:paraId="00000FB7">
      <w:pPr>
        <w:numPr>
          <w:ilvl w:val="3"/>
          <w:numId w:val="84"/>
        </w:numPr>
        <w:spacing w:after="0" w:afterAutospacing="0"/>
        <w:ind w:left="2880" w:hanging="360"/>
        <w:rPr>
          <w:u w:val="none"/>
        </w:rPr>
      </w:pPr>
      <w:r w:rsidDel="00000000" w:rsidR="00000000" w:rsidRPr="00000000">
        <w:rPr>
          <w:rtl w:val="0"/>
        </w:rPr>
        <w:t xml:space="preserve">Information to display : </w:t>
      </w:r>
    </w:p>
    <w:p w:rsidR="00000000" w:rsidDel="00000000" w:rsidP="00000000" w:rsidRDefault="00000000" w:rsidRPr="00000000" w14:paraId="00000FB8">
      <w:pPr>
        <w:numPr>
          <w:ilvl w:val="4"/>
          <w:numId w:val="84"/>
        </w:numPr>
        <w:spacing w:after="0" w:afterAutospacing="0"/>
        <w:ind w:left="3600" w:hanging="360"/>
        <w:rPr>
          <w:u w:val="none"/>
        </w:rPr>
      </w:pPr>
      <w:r w:rsidDel="00000000" w:rsidR="00000000" w:rsidRPr="00000000">
        <w:rPr>
          <w:rtl w:val="0"/>
        </w:rPr>
        <w:t xml:space="preserve">League Name</w:t>
      </w:r>
    </w:p>
    <w:p w:rsidR="00000000" w:rsidDel="00000000" w:rsidP="00000000" w:rsidRDefault="00000000" w:rsidRPr="00000000" w14:paraId="00000FB9">
      <w:pPr>
        <w:numPr>
          <w:ilvl w:val="4"/>
          <w:numId w:val="84"/>
        </w:numPr>
        <w:spacing w:after="0" w:afterAutospacing="0"/>
        <w:ind w:left="3600" w:hanging="360"/>
        <w:rPr>
          <w:u w:val="none"/>
        </w:rPr>
      </w:pPr>
      <w:r w:rsidDel="00000000" w:rsidR="00000000" w:rsidRPr="00000000">
        <w:rPr>
          <w:rtl w:val="0"/>
        </w:rPr>
        <w:t xml:space="preserve">Type</w:t>
      </w:r>
    </w:p>
    <w:p w:rsidR="00000000" w:rsidDel="00000000" w:rsidP="00000000" w:rsidRDefault="00000000" w:rsidRPr="00000000" w14:paraId="00000FBA">
      <w:pPr>
        <w:numPr>
          <w:ilvl w:val="4"/>
          <w:numId w:val="84"/>
        </w:numPr>
        <w:spacing w:after="0" w:afterAutospacing="0"/>
        <w:ind w:left="3600" w:hanging="360"/>
        <w:rPr>
          <w:u w:val="none"/>
        </w:rPr>
      </w:pPr>
      <w:r w:rsidDel="00000000" w:rsidR="00000000" w:rsidRPr="00000000">
        <w:rPr>
          <w:rtl w:val="0"/>
        </w:rPr>
        <w:t xml:space="preserve">Commissioner</w:t>
      </w:r>
    </w:p>
    <w:p w:rsidR="00000000" w:rsidDel="00000000" w:rsidP="00000000" w:rsidRDefault="00000000" w:rsidRPr="00000000" w14:paraId="00000FBB">
      <w:pPr>
        <w:numPr>
          <w:ilvl w:val="4"/>
          <w:numId w:val="84"/>
        </w:numPr>
        <w:spacing w:after="0" w:afterAutospacing="0"/>
        <w:ind w:left="3600" w:hanging="360"/>
        <w:rPr>
          <w:u w:val="none"/>
        </w:rPr>
      </w:pPr>
      <w:r w:rsidDel="00000000" w:rsidR="00000000" w:rsidRPr="00000000">
        <w:rPr>
          <w:rtl w:val="0"/>
        </w:rPr>
        <w:t xml:space="preserve">Co-commissioners</w:t>
      </w:r>
    </w:p>
    <w:p w:rsidR="00000000" w:rsidDel="00000000" w:rsidP="00000000" w:rsidRDefault="00000000" w:rsidRPr="00000000" w14:paraId="00000FBC">
      <w:pPr>
        <w:numPr>
          <w:ilvl w:val="4"/>
          <w:numId w:val="84"/>
        </w:numPr>
        <w:spacing w:after="0" w:afterAutospacing="0"/>
        <w:ind w:left="3600" w:hanging="360"/>
        <w:rPr>
          <w:u w:val="none"/>
        </w:rPr>
      </w:pPr>
      <w:r w:rsidDel="00000000" w:rsidR="00000000" w:rsidRPr="00000000">
        <w:rPr>
          <w:rtl w:val="0"/>
        </w:rPr>
        <w:t xml:space="preserve">League Size</w:t>
      </w:r>
    </w:p>
    <w:p w:rsidR="00000000" w:rsidDel="00000000" w:rsidP="00000000" w:rsidRDefault="00000000" w:rsidRPr="00000000" w14:paraId="00000FBD">
      <w:pPr>
        <w:numPr>
          <w:ilvl w:val="4"/>
          <w:numId w:val="84"/>
        </w:numPr>
        <w:spacing w:after="0" w:afterAutospacing="0"/>
        <w:ind w:left="3600" w:hanging="360"/>
        <w:rPr>
          <w:u w:val="none"/>
        </w:rPr>
      </w:pPr>
      <w:r w:rsidDel="00000000" w:rsidR="00000000" w:rsidRPr="00000000">
        <w:rPr>
          <w:rtl w:val="0"/>
        </w:rPr>
        <w:t xml:space="preserve">Current members</w:t>
      </w:r>
    </w:p>
    <w:p w:rsidR="00000000" w:rsidDel="00000000" w:rsidP="00000000" w:rsidRDefault="00000000" w:rsidRPr="00000000" w14:paraId="00000FBE">
      <w:pPr>
        <w:numPr>
          <w:ilvl w:val="4"/>
          <w:numId w:val="84"/>
        </w:numPr>
        <w:spacing w:after="0" w:afterAutospacing="0"/>
        <w:ind w:left="3600" w:hanging="360"/>
        <w:rPr>
          <w:u w:val="none"/>
        </w:rPr>
      </w:pPr>
      <w:r w:rsidDel="00000000" w:rsidR="00000000" w:rsidRPr="00000000">
        <w:rPr>
          <w:rtl w:val="0"/>
        </w:rPr>
        <w:t xml:space="preserve">Start Date</w:t>
      </w:r>
    </w:p>
    <w:p w:rsidR="00000000" w:rsidDel="00000000" w:rsidP="00000000" w:rsidRDefault="00000000" w:rsidRPr="00000000" w14:paraId="00000FBF">
      <w:pPr>
        <w:numPr>
          <w:ilvl w:val="4"/>
          <w:numId w:val="84"/>
        </w:numPr>
        <w:spacing w:after="0" w:afterAutospacing="0"/>
        <w:ind w:left="3600" w:hanging="360"/>
        <w:rPr>
          <w:u w:val="none"/>
        </w:rPr>
      </w:pPr>
      <w:r w:rsidDel="00000000" w:rsidR="00000000" w:rsidRPr="00000000">
        <w:rPr>
          <w:rtl w:val="0"/>
        </w:rPr>
        <w:t xml:space="preserve">League Length / Duration</w:t>
      </w:r>
    </w:p>
    <w:p w:rsidR="00000000" w:rsidDel="00000000" w:rsidP="00000000" w:rsidRDefault="00000000" w:rsidRPr="00000000" w14:paraId="00000FC0">
      <w:pPr>
        <w:numPr>
          <w:ilvl w:val="4"/>
          <w:numId w:val="84"/>
        </w:numPr>
        <w:spacing w:after="0" w:afterAutospacing="0"/>
        <w:ind w:left="3600" w:hanging="360"/>
        <w:rPr>
          <w:u w:val="none"/>
        </w:rPr>
      </w:pPr>
      <w:r w:rsidDel="00000000" w:rsidR="00000000" w:rsidRPr="00000000">
        <w:rPr>
          <w:rtl w:val="0"/>
        </w:rPr>
        <w:t xml:space="preserve">Current Week</w:t>
      </w:r>
    </w:p>
    <w:p w:rsidR="00000000" w:rsidDel="00000000" w:rsidP="00000000" w:rsidRDefault="00000000" w:rsidRPr="00000000" w14:paraId="00000FC1">
      <w:pPr>
        <w:numPr>
          <w:ilvl w:val="4"/>
          <w:numId w:val="84"/>
        </w:numPr>
        <w:spacing w:after="0" w:afterAutospacing="0"/>
        <w:ind w:left="3600" w:hanging="360"/>
        <w:rPr>
          <w:u w:val="none"/>
        </w:rPr>
      </w:pPr>
      <w:r w:rsidDel="00000000" w:rsidR="00000000" w:rsidRPr="00000000">
        <w:rPr>
          <w:rtl w:val="0"/>
        </w:rPr>
        <w:t xml:space="preserve">League Status</w:t>
      </w:r>
    </w:p>
    <w:p w:rsidR="00000000" w:rsidDel="00000000" w:rsidP="00000000" w:rsidRDefault="00000000" w:rsidRPr="00000000" w14:paraId="00000FC2">
      <w:pPr>
        <w:numPr>
          <w:ilvl w:val="4"/>
          <w:numId w:val="84"/>
        </w:numPr>
        <w:spacing w:after="0" w:afterAutospacing="0"/>
        <w:ind w:left="3600" w:hanging="360"/>
        <w:rPr/>
      </w:pPr>
      <w:r w:rsidDel="00000000" w:rsidR="00000000" w:rsidRPr="00000000">
        <w:rPr>
          <w:rtl w:val="0"/>
        </w:rPr>
        <w:t xml:space="preserve">Starting allocation of credits/game currency</w:t>
      </w:r>
    </w:p>
    <w:p w:rsidR="00000000" w:rsidDel="00000000" w:rsidP="00000000" w:rsidRDefault="00000000" w:rsidRPr="00000000" w14:paraId="00000FC3">
      <w:pPr>
        <w:numPr>
          <w:ilvl w:val="4"/>
          <w:numId w:val="84"/>
        </w:numPr>
        <w:spacing w:after="0" w:afterAutospacing="0"/>
        <w:ind w:left="3600" w:hanging="360"/>
        <w:rPr>
          <w:u w:val="none"/>
        </w:rPr>
      </w:pPr>
      <w:r w:rsidDel="00000000" w:rsidR="00000000" w:rsidRPr="00000000">
        <w:rPr>
          <w:rtl w:val="0"/>
        </w:rPr>
        <w:t xml:space="preserve">Playoffs format</w:t>
      </w:r>
    </w:p>
    <w:p w:rsidR="00000000" w:rsidDel="00000000" w:rsidP="00000000" w:rsidRDefault="00000000" w:rsidRPr="00000000" w14:paraId="00000FC4">
      <w:pPr>
        <w:numPr>
          <w:ilvl w:val="4"/>
          <w:numId w:val="84"/>
        </w:numPr>
        <w:spacing w:after="0" w:afterAutospacing="0"/>
        <w:ind w:left="3600" w:hanging="360"/>
        <w:rPr>
          <w:u w:val="none"/>
        </w:rPr>
      </w:pPr>
      <w:r w:rsidDel="00000000" w:rsidR="00000000" w:rsidRPr="00000000">
        <w:rPr>
          <w:rtl w:val="0"/>
        </w:rPr>
        <w:t xml:space="preserve">Advancing Teams (Top-N):</w:t>
      </w:r>
    </w:p>
    <w:p w:rsidR="00000000" w:rsidDel="00000000" w:rsidP="00000000" w:rsidRDefault="00000000" w:rsidRPr="00000000" w14:paraId="00000FC5">
      <w:pPr>
        <w:numPr>
          <w:ilvl w:val="4"/>
          <w:numId w:val="84"/>
        </w:numPr>
        <w:spacing w:after="0" w:afterAutospacing="0"/>
        <w:ind w:left="3600" w:hanging="360"/>
        <w:rPr>
          <w:u w:val="none"/>
        </w:rPr>
      </w:pPr>
      <w:r w:rsidDel="00000000" w:rsidR="00000000" w:rsidRPr="00000000">
        <w:rPr>
          <w:rtl w:val="0"/>
        </w:rPr>
        <w:t xml:space="preserve">Max Buy-In </w:t>
      </w:r>
    </w:p>
    <w:p w:rsidR="00000000" w:rsidDel="00000000" w:rsidP="00000000" w:rsidRDefault="00000000" w:rsidRPr="00000000" w14:paraId="00000FC6">
      <w:pPr>
        <w:numPr>
          <w:ilvl w:val="4"/>
          <w:numId w:val="84"/>
        </w:numPr>
        <w:spacing w:after="0" w:afterAutospacing="0"/>
        <w:ind w:left="3600" w:hanging="360"/>
        <w:rPr>
          <w:u w:val="none"/>
        </w:rPr>
      </w:pPr>
      <w:commentRangeStart w:id="99"/>
      <w:commentRangeStart w:id="100"/>
      <w:r w:rsidDel="00000000" w:rsidR="00000000" w:rsidRPr="00000000">
        <w:rPr>
          <w:rtl w:val="0"/>
        </w:rPr>
        <w:t xml:space="preserve">Scoring </w:t>
      </w:r>
      <w:commentRangeEnd w:id="99"/>
      <w:r w:rsidDel="00000000" w:rsidR="00000000" w:rsidRPr="00000000">
        <w:commentReference w:id="99"/>
      </w:r>
      <w:commentRangeEnd w:id="100"/>
      <w:r w:rsidDel="00000000" w:rsidR="00000000" w:rsidRPr="00000000">
        <w:commentReference w:id="100"/>
      </w:r>
      <w:r w:rsidDel="00000000" w:rsidR="00000000" w:rsidRPr="00000000">
        <w:rPr>
          <w:rtl w:val="0"/>
        </w:rPr>
      </w:r>
    </w:p>
    <w:p w:rsidR="00000000" w:rsidDel="00000000" w:rsidP="00000000" w:rsidRDefault="00000000" w:rsidRPr="00000000" w14:paraId="00000FC7">
      <w:pPr>
        <w:numPr>
          <w:ilvl w:val="3"/>
          <w:numId w:val="84"/>
        </w:numPr>
        <w:spacing w:after="0" w:afterAutospacing="0"/>
        <w:ind w:left="2880" w:hanging="360"/>
        <w:rPr>
          <w:u w:val="none"/>
        </w:rPr>
      </w:pPr>
      <w:r w:rsidDel="00000000" w:rsidR="00000000" w:rsidRPr="00000000">
        <w:rPr>
          <w:rtl w:val="0"/>
        </w:rPr>
        <w:t xml:space="preserve">Settlement Summary </w:t>
      </w:r>
    </w:p>
    <w:p w:rsidR="00000000" w:rsidDel="00000000" w:rsidP="00000000" w:rsidRDefault="00000000" w:rsidRPr="00000000" w14:paraId="00000FC8">
      <w:pPr>
        <w:numPr>
          <w:ilvl w:val="1"/>
          <w:numId w:val="84"/>
        </w:numPr>
        <w:spacing w:after="0" w:afterAutospacing="0"/>
        <w:ind w:left="1440" w:hanging="360"/>
        <w:rPr>
          <w:b w:val="1"/>
          <w:bCs w:val="1"/>
        </w:rPr>
      </w:pPr>
      <w:r w:rsidDel="00000000" w:rsidR="00000000" w:rsidRPr="00000000">
        <w:rPr>
          <w:b w:val="1"/>
          <w:bCs w:val="1"/>
          <w:rtl w:val="0"/>
        </w:rPr>
        <w:t xml:space="preserve">Edit League</w:t>
      </w:r>
    </w:p>
    <w:p w:rsidR="00000000" w:rsidDel="00000000" w:rsidP="00000000" w:rsidRDefault="00000000" w:rsidRPr="00000000" w14:paraId="00000FC9">
      <w:pPr>
        <w:numPr>
          <w:ilvl w:val="2"/>
          <w:numId w:val="84"/>
        </w:numPr>
        <w:spacing w:after="0" w:afterAutospacing="0"/>
        <w:ind w:left="2160" w:hanging="360"/>
        <w:rPr/>
      </w:pPr>
      <w:r w:rsidDel="00000000" w:rsidR="00000000" w:rsidRPr="00000000">
        <w:rPr>
          <w:rtl w:val="0"/>
        </w:rPr>
        <w:t xml:space="preserve">Clicking on the Edit league Button, the system should a pop-up with the following fields : </w:t>
      </w:r>
    </w:p>
    <w:p w:rsidR="00000000" w:rsidDel="00000000" w:rsidP="00000000" w:rsidRDefault="00000000" w:rsidRPr="00000000" w14:paraId="00000FCA">
      <w:pPr>
        <w:numPr>
          <w:ilvl w:val="3"/>
          <w:numId w:val="84"/>
        </w:numPr>
        <w:spacing w:after="0" w:afterAutospacing="0"/>
        <w:ind w:left="2880" w:hanging="360"/>
        <w:rPr/>
      </w:pPr>
      <w:r w:rsidDel="00000000" w:rsidR="00000000" w:rsidRPr="00000000">
        <w:rPr>
          <w:rtl w:val="0"/>
        </w:rPr>
        <w:t xml:space="preserve">Header :  Edit League Configuration</w:t>
      </w:r>
    </w:p>
    <w:p w:rsidR="00000000" w:rsidDel="00000000" w:rsidP="00000000" w:rsidRDefault="00000000" w:rsidRPr="00000000" w14:paraId="00000FCB">
      <w:pPr>
        <w:numPr>
          <w:ilvl w:val="3"/>
          <w:numId w:val="84"/>
        </w:numPr>
        <w:spacing w:after="0" w:afterAutospacing="0"/>
        <w:ind w:left="2880" w:hanging="360"/>
        <w:rPr/>
      </w:pPr>
      <w:r w:rsidDel="00000000" w:rsidR="00000000" w:rsidRPr="00000000">
        <w:rPr>
          <w:rtl w:val="0"/>
        </w:rPr>
        <w:t xml:space="preserve">Verbiage : “You are modifying league configuration settings. These changes may impact league participants”.</w:t>
      </w:r>
    </w:p>
    <w:p w:rsidR="00000000" w:rsidDel="00000000" w:rsidP="00000000" w:rsidRDefault="00000000" w:rsidRPr="00000000" w14:paraId="00000FCC">
      <w:pPr>
        <w:numPr>
          <w:ilvl w:val="5"/>
          <w:numId w:val="84"/>
        </w:numPr>
        <w:spacing w:after="0" w:afterAutospacing="0"/>
        <w:ind w:left="4320" w:hanging="360"/>
        <w:rPr>
          <w:b w:val="1"/>
          <w:bCs w:val="1"/>
        </w:rPr>
      </w:pPr>
      <w:r w:rsidDel="00000000" w:rsidR="00000000" w:rsidRPr="00000000">
        <w:rPr>
          <w:rtl w:val="0"/>
        </w:rPr>
        <w:t xml:space="preserve">Fields :  </w:t>
      </w:r>
      <w:hyperlink w:anchor="_yiyeul438v0d">
        <w:r w:rsidDel="00000000" w:rsidR="00000000" w:rsidRPr="00000000">
          <w:rPr>
            <w:u w:val="single"/>
            <w:rtl w:val="0"/>
          </w:rPr>
          <w:t xml:space="preserve">All the fields </w:t>
        </w:r>
      </w:hyperlink>
      <w:r w:rsidDel="00000000" w:rsidR="00000000" w:rsidRPr="00000000">
        <w:rPr>
          <w:rtl w:val="0"/>
        </w:rPr>
      </w:r>
    </w:p>
    <w:p w:rsidR="00000000" w:rsidDel="00000000" w:rsidP="00000000" w:rsidRDefault="00000000" w:rsidRPr="00000000" w14:paraId="00000FCD">
      <w:pPr>
        <w:numPr>
          <w:ilvl w:val="5"/>
          <w:numId w:val="84"/>
        </w:numPr>
        <w:spacing w:after="0" w:afterAutospacing="0"/>
        <w:ind w:left="4320" w:hanging="360"/>
        <w:rPr>
          <w:b w:val="1"/>
          <w:bCs w:val="1"/>
        </w:rPr>
      </w:pPr>
      <w:r w:rsidDel="00000000" w:rsidR="00000000" w:rsidRPr="00000000">
        <w:rPr>
          <w:rtl w:val="0"/>
        </w:rPr>
        <w:t xml:space="preserve">Input field : Reason</w:t>
      </w:r>
    </w:p>
    <w:p w:rsidR="00000000" w:rsidDel="00000000" w:rsidP="00000000" w:rsidRDefault="00000000" w:rsidRPr="00000000" w14:paraId="00000FCE">
      <w:pPr>
        <w:numPr>
          <w:ilvl w:val="5"/>
          <w:numId w:val="84"/>
        </w:numPr>
        <w:spacing w:after="0" w:afterAutospacing="0"/>
        <w:ind w:left="4320" w:hanging="360"/>
        <w:rPr>
          <w:b w:val="1"/>
          <w:bCs w:val="1"/>
        </w:rPr>
      </w:pPr>
      <w:r w:rsidDel="00000000" w:rsidR="00000000" w:rsidRPr="00000000">
        <w:rPr>
          <w:rtl w:val="0"/>
        </w:rPr>
        <w:t xml:space="preserve">Buttons : </w:t>
      </w:r>
    </w:p>
    <w:p w:rsidR="00000000" w:rsidDel="00000000" w:rsidP="00000000" w:rsidRDefault="00000000" w:rsidRPr="00000000" w14:paraId="00000FCF">
      <w:pPr>
        <w:numPr>
          <w:ilvl w:val="6"/>
          <w:numId w:val="84"/>
        </w:numPr>
        <w:spacing w:after="0" w:afterAutospacing="0"/>
        <w:ind w:left="5040" w:hanging="360"/>
        <w:rPr>
          <w:b w:val="1"/>
          <w:bCs w:val="1"/>
        </w:rPr>
      </w:pPr>
      <w:r w:rsidDel="00000000" w:rsidR="00000000" w:rsidRPr="00000000">
        <w:rPr>
          <w:rtl w:val="0"/>
        </w:rPr>
        <w:t xml:space="preserve">Cancel </w:t>
      </w:r>
    </w:p>
    <w:p w:rsidR="00000000" w:rsidDel="00000000" w:rsidP="00000000" w:rsidRDefault="00000000" w:rsidRPr="00000000" w14:paraId="00000FD0">
      <w:pPr>
        <w:numPr>
          <w:ilvl w:val="6"/>
          <w:numId w:val="84"/>
        </w:numPr>
        <w:spacing w:after="0" w:afterAutospacing="0"/>
        <w:ind w:left="5040" w:hanging="360"/>
        <w:rPr>
          <w:b w:val="1"/>
          <w:bCs w:val="1"/>
        </w:rPr>
      </w:pPr>
      <w:r w:rsidDel="00000000" w:rsidR="00000000" w:rsidRPr="00000000">
        <w:rPr>
          <w:rtl w:val="0"/>
        </w:rPr>
        <w:t xml:space="preserve">Save Changes</w:t>
      </w:r>
    </w:p>
    <w:p w:rsidR="00000000" w:rsidDel="00000000" w:rsidP="00000000" w:rsidRDefault="00000000" w:rsidRPr="00000000" w14:paraId="00000FD1">
      <w:pPr>
        <w:numPr>
          <w:ilvl w:val="4"/>
          <w:numId w:val="84"/>
        </w:numPr>
        <w:spacing w:after="0" w:afterAutospacing="0"/>
        <w:ind w:left="3600" w:hanging="360"/>
        <w:rPr>
          <w:b w:val="1"/>
          <w:bCs w:val="1"/>
        </w:rPr>
      </w:pPr>
      <w:r w:rsidDel="00000000" w:rsidR="00000000" w:rsidRPr="00000000">
        <w:rPr>
          <w:b w:val="1"/>
          <w:bCs w:val="1"/>
          <w:rtl w:val="0"/>
        </w:rPr>
        <w:t xml:space="preserve">System Behavior</w:t>
      </w:r>
    </w:p>
    <w:p w:rsidR="00000000" w:rsidDel="00000000" w:rsidP="00000000" w:rsidRDefault="00000000" w:rsidRPr="00000000" w14:paraId="00000FD2">
      <w:pPr>
        <w:numPr>
          <w:ilvl w:val="5"/>
          <w:numId w:val="84"/>
        </w:numPr>
        <w:spacing w:after="0" w:afterAutospacing="0"/>
        <w:ind w:left="4320" w:hanging="360"/>
        <w:rPr>
          <w:b w:val="1"/>
          <w:bCs w:val="1"/>
        </w:rPr>
      </w:pPr>
      <w:r w:rsidDel="00000000" w:rsidR="00000000" w:rsidRPr="00000000">
        <w:rPr>
          <w:rtl w:val="0"/>
        </w:rPr>
        <w:t xml:space="preserve">League Configuration Updated</w:t>
      </w:r>
    </w:p>
    <w:p w:rsidR="00000000" w:rsidDel="00000000" w:rsidP="00000000" w:rsidRDefault="00000000" w:rsidRPr="00000000" w14:paraId="00000FD3">
      <w:pPr>
        <w:numPr>
          <w:ilvl w:val="5"/>
          <w:numId w:val="84"/>
        </w:numPr>
        <w:spacing w:after="0" w:afterAutospacing="0"/>
        <w:ind w:left="4320" w:hanging="360"/>
        <w:rPr>
          <w:b w:val="1"/>
          <w:bCs w:val="1"/>
        </w:rPr>
      </w:pPr>
      <w:r w:rsidDel="00000000" w:rsidR="00000000" w:rsidRPr="00000000">
        <w:rPr>
          <w:rtl w:val="0"/>
        </w:rPr>
        <w:t xml:space="preserve">Audit log recorded</w:t>
      </w:r>
    </w:p>
    <w:p w:rsidR="00000000" w:rsidDel="00000000" w:rsidP="00000000" w:rsidRDefault="00000000" w:rsidRPr="00000000" w14:paraId="00000FD4">
      <w:pPr>
        <w:numPr>
          <w:ilvl w:val="4"/>
          <w:numId w:val="84"/>
        </w:numPr>
        <w:spacing w:after="0" w:afterAutospacing="0"/>
        <w:ind w:left="3600" w:hanging="360"/>
        <w:rPr>
          <w:b w:val="1"/>
          <w:bCs w:val="1"/>
        </w:rPr>
      </w:pPr>
      <w:r w:rsidDel="00000000" w:rsidR="00000000" w:rsidRPr="00000000">
        <w:rPr>
          <w:b w:val="1"/>
          <w:bCs w:val="1"/>
          <w:rtl w:val="0"/>
        </w:rPr>
        <w:t xml:space="preserve">Mobile Impact</w:t>
      </w:r>
    </w:p>
    <w:p w:rsidR="00000000" w:rsidDel="00000000" w:rsidP="00000000" w:rsidRDefault="00000000" w:rsidRPr="00000000" w14:paraId="00000FD5">
      <w:pPr>
        <w:numPr>
          <w:ilvl w:val="5"/>
          <w:numId w:val="84"/>
        </w:numPr>
        <w:spacing w:after="0" w:afterAutospacing="0"/>
        <w:ind w:left="4320" w:hanging="360"/>
        <w:rPr>
          <w:b w:val="1"/>
          <w:bCs w:val="1"/>
        </w:rPr>
      </w:pPr>
      <w:r w:rsidDel="00000000" w:rsidR="00000000" w:rsidRPr="00000000">
        <w:rPr>
          <w:rtl w:val="0"/>
        </w:rPr>
        <w:t xml:space="preserve">Users receive notification : </w:t>
      </w:r>
    </w:p>
    <w:p w:rsidR="00000000" w:rsidDel="00000000" w:rsidP="00000000" w:rsidRDefault="00000000" w:rsidRPr="00000000" w14:paraId="00000FD6">
      <w:pPr>
        <w:numPr>
          <w:ilvl w:val="6"/>
          <w:numId w:val="84"/>
        </w:numPr>
        <w:ind w:left="5040" w:hanging="360"/>
        <w:rPr>
          <w:b w:val="1"/>
          <w:bCs w:val="1"/>
        </w:rPr>
      </w:pPr>
      <w:r w:rsidDel="00000000" w:rsidR="00000000" w:rsidRPr="00000000">
        <w:rPr>
          <w:rtl w:val="0"/>
        </w:rPr>
        <w:t xml:space="preserve">League settings have been updated by Platform administration.</w:t>
      </w:r>
    </w:p>
    <w:p w:rsidR="00000000" w:rsidDel="00000000" w:rsidP="00000000" w:rsidRDefault="00000000" w:rsidRPr="00000000" w14:paraId="00000FD7">
      <w:pPr>
        <w:pStyle w:val="Heading3"/>
        <w:rPr/>
      </w:pPr>
      <w:bookmarkStart w:colFirst="0" w:colLast="0" w:name="_ldarm8rg9yaa" w:id="87"/>
      <w:bookmarkEnd w:id="87"/>
      <w:r w:rsidDel="00000000" w:rsidR="00000000" w:rsidRPr="00000000">
        <w:rPr>
          <w:rtl w:val="0"/>
        </w:rPr>
      </w:r>
    </w:p>
    <w:p w:rsidR="00000000" w:rsidDel="00000000" w:rsidP="00000000" w:rsidRDefault="00000000" w:rsidRPr="00000000" w14:paraId="00000FD8">
      <w:pPr>
        <w:pStyle w:val="Heading3"/>
        <w:rPr/>
      </w:pPr>
      <w:bookmarkStart w:colFirst="0" w:colLast="0" w:name="_90qdticmkd99" w:id="88"/>
      <w:bookmarkEnd w:id="88"/>
      <w:r w:rsidDel="00000000" w:rsidR="00000000" w:rsidRPr="00000000">
        <w:rPr>
          <w:rtl w:val="0"/>
        </w:rPr>
        <w:t xml:space="preserve">User story -1.3 Members /Teams Tab</w:t>
      </w:r>
    </w:p>
    <w:p w:rsidR="00000000" w:rsidDel="00000000" w:rsidP="00000000" w:rsidRDefault="00000000" w:rsidRPr="00000000" w14:paraId="00000FD9">
      <w:pPr>
        <w:ind w:left="0" w:firstLine="0"/>
        <w:rPr/>
      </w:pPr>
      <w:r w:rsidDel="00000000" w:rsidR="00000000" w:rsidRPr="00000000">
        <w:rPr>
          <w:rtl w:val="0"/>
        </w:rPr>
        <w:t xml:space="preserve">As an F2MX Admin, I want to view and manage all members and their teams within a selected league so that I can monitor league participation, enforce governance rules, and intervene when necessary.</w:t>
      </w:r>
    </w:p>
    <w:p w:rsidR="00000000" w:rsidDel="00000000" w:rsidP="00000000" w:rsidRDefault="00000000" w:rsidRPr="00000000" w14:paraId="00000FDA">
      <w:pPr>
        <w:ind w:left="0" w:firstLine="0"/>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0FDB">
      <w:pPr>
        <w:numPr>
          <w:ilvl w:val="0"/>
          <w:numId w:val="14"/>
        </w:numPr>
        <w:spacing w:after="0" w:afterAutospacing="0"/>
        <w:ind w:left="720" w:hanging="360"/>
        <w:rPr>
          <w:b w:val="1"/>
          <w:bCs w:val="1"/>
          <w:u w:val="none"/>
        </w:rPr>
      </w:pPr>
      <w:r w:rsidDel="00000000" w:rsidR="00000000" w:rsidRPr="00000000">
        <w:rPr>
          <w:b w:val="1"/>
          <w:bCs w:val="1"/>
          <w:rtl w:val="0"/>
        </w:rPr>
        <w:t xml:space="preserve">Navigation/Entry Point : </w:t>
      </w:r>
      <w:r w:rsidDel="00000000" w:rsidR="00000000" w:rsidRPr="00000000">
        <w:rPr>
          <w:rFonts w:ascii="Arial Unicode MS" w:cs="Arial Unicode MS" w:eastAsia="Arial Unicode MS" w:hAnsi="Arial Unicode MS"/>
          <w:rtl w:val="0"/>
        </w:rPr>
        <w:t xml:space="preserve">Admin Login → Leagues Module → Select League → League Detail Page → Members &amp; Teams Tab.</w:t>
      </w:r>
    </w:p>
    <w:p w:rsidR="00000000" w:rsidDel="00000000" w:rsidP="00000000" w:rsidRDefault="00000000" w:rsidRPr="00000000" w14:paraId="00000F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Members &amp; Teams Tab view : </w:t>
      </w:r>
      <w:r w:rsidDel="00000000" w:rsidR="00000000" w:rsidRPr="00000000">
        <w:rPr>
          <w:rtl w:val="0"/>
        </w:rPr>
        <w:t xml:space="preserve">Application should display a list of all participants of the respective league.</w:t>
      </w:r>
    </w:p>
    <w:p w:rsidR="00000000" w:rsidDel="00000000" w:rsidP="00000000" w:rsidRDefault="00000000" w:rsidRPr="00000000" w14:paraId="00000FD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Search Capabilities:</w:t>
      </w:r>
    </w:p>
    <w:p w:rsidR="00000000" w:rsidDel="00000000" w:rsidP="00000000" w:rsidRDefault="00000000" w:rsidRPr="00000000" w14:paraId="00000FD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Admin must be able to search the Members by Username.</w:t>
      </w:r>
    </w:p>
    <w:p w:rsidR="00000000" w:rsidDel="00000000" w:rsidP="00000000" w:rsidRDefault="00000000" w:rsidRPr="00000000" w14:paraId="00000FD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Filters: </w:t>
      </w:r>
    </w:p>
    <w:p w:rsidR="00000000" w:rsidDel="00000000" w:rsidP="00000000" w:rsidRDefault="00000000" w:rsidRPr="00000000" w14:paraId="00000FE0">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Admin can filter results by : </w:t>
      </w:r>
    </w:p>
    <w:p w:rsidR="00000000" w:rsidDel="00000000" w:rsidP="00000000" w:rsidRDefault="00000000" w:rsidRPr="00000000" w14:paraId="00000FE1">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Role</w:t>
      </w:r>
    </w:p>
    <w:p w:rsidR="00000000" w:rsidDel="00000000" w:rsidP="00000000" w:rsidRDefault="00000000" w:rsidRPr="00000000" w14:paraId="00000FE2">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pPr>
      <w:r w:rsidDel="00000000" w:rsidR="00000000" w:rsidRPr="00000000">
        <w:rPr>
          <w:rtl w:val="0"/>
        </w:rPr>
        <w:t xml:space="preserve">XP Tier : </w:t>
      </w:r>
    </w:p>
    <w:p w:rsidR="00000000" w:rsidDel="00000000" w:rsidP="00000000" w:rsidRDefault="00000000" w:rsidRPr="00000000" w14:paraId="00000FE3">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pPr>
      <w:r w:rsidDel="00000000" w:rsidR="00000000" w:rsidRPr="00000000">
        <w:rPr>
          <w:rtl w:val="0"/>
        </w:rPr>
        <w:t xml:space="preserve">Rookie</w:t>
      </w:r>
    </w:p>
    <w:p w:rsidR="00000000" w:rsidDel="00000000" w:rsidP="00000000" w:rsidRDefault="00000000" w:rsidRPr="00000000" w14:paraId="00000FE4">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pPr>
      <w:r w:rsidDel="00000000" w:rsidR="00000000" w:rsidRPr="00000000">
        <w:rPr>
          <w:rtl w:val="0"/>
        </w:rPr>
        <w:t xml:space="preserve">Amateur</w:t>
      </w:r>
    </w:p>
    <w:p w:rsidR="00000000" w:rsidDel="00000000" w:rsidP="00000000" w:rsidRDefault="00000000" w:rsidRPr="00000000" w14:paraId="00000FE5">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pPr>
      <w:r w:rsidDel="00000000" w:rsidR="00000000" w:rsidRPr="00000000">
        <w:rPr>
          <w:rtl w:val="0"/>
        </w:rPr>
        <w:t xml:space="preserve">Pro</w:t>
      </w:r>
    </w:p>
    <w:p w:rsidR="00000000" w:rsidDel="00000000" w:rsidP="00000000" w:rsidRDefault="00000000" w:rsidRPr="00000000" w14:paraId="00000FE6">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pPr>
      <w:r w:rsidDel="00000000" w:rsidR="00000000" w:rsidRPr="00000000">
        <w:rPr>
          <w:rtl w:val="0"/>
        </w:rPr>
        <w:t xml:space="preserve">Coordinator</w:t>
      </w:r>
    </w:p>
    <w:p w:rsidR="00000000" w:rsidDel="00000000" w:rsidP="00000000" w:rsidRDefault="00000000" w:rsidRPr="00000000" w14:paraId="00000FE7">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pPr>
      <w:r w:rsidDel="00000000" w:rsidR="00000000" w:rsidRPr="00000000">
        <w:rPr>
          <w:rtl w:val="0"/>
        </w:rPr>
        <w:t xml:space="preserve">Head Coach </w:t>
      </w:r>
    </w:p>
    <w:p w:rsidR="00000000" w:rsidDel="00000000" w:rsidP="00000000" w:rsidRDefault="00000000" w:rsidRPr="00000000" w14:paraId="00000FE8">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pPr>
      <w:r w:rsidDel="00000000" w:rsidR="00000000" w:rsidRPr="00000000">
        <w:rPr>
          <w:rtl w:val="0"/>
        </w:rPr>
        <w:t xml:space="preserve">Start Date</w:t>
      </w:r>
    </w:p>
    <w:p w:rsidR="00000000" w:rsidDel="00000000" w:rsidP="00000000" w:rsidRDefault="00000000" w:rsidRPr="00000000" w14:paraId="00000FE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Leagues List Columns:</w:t>
      </w:r>
    </w:p>
    <w:p w:rsidR="00000000" w:rsidDel="00000000" w:rsidP="00000000" w:rsidRDefault="00000000" w:rsidRPr="00000000" w14:paraId="00000FEA">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The display order should be Rank -wise starting from Rank#1</w:t>
      </w:r>
    </w:p>
    <w:p w:rsidR="00000000" w:rsidDel="00000000" w:rsidP="00000000" w:rsidRDefault="00000000" w:rsidRPr="00000000" w14:paraId="00000FEB">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Information/fields to display : </w:t>
      </w:r>
    </w:p>
    <w:p w:rsidR="00000000" w:rsidDel="00000000" w:rsidP="00000000" w:rsidRDefault="00000000" w:rsidRPr="00000000" w14:paraId="00000FEC">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Username</w:t>
      </w:r>
    </w:p>
    <w:p w:rsidR="00000000" w:rsidDel="00000000" w:rsidP="00000000" w:rsidRDefault="00000000" w:rsidRPr="00000000" w14:paraId="00000FED">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Email</w:t>
      </w:r>
    </w:p>
    <w:p w:rsidR="00000000" w:rsidDel="00000000" w:rsidP="00000000" w:rsidRDefault="00000000" w:rsidRPr="00000000" w14:paraId="00000FEE">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Role</w:t>
      </w:r>
    </w:p>
    <w:p w:rsidR="00000000" w:rsidDel="00000000" w:rsidP="00000000" w:rsidRDefault="00000000" w:rsidRPr="00000000" w14:paraId="00000FEF">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XP Level</w:t>
      </w:r>
    </w:p>
    <w:p w:rsidR="00000000" w:rsidDel="00000000" w:rsidP="00000000" w:rsidRDefault="00000000" w:rsidRPr="00000000" w14:paraId="00000FF0">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Team Name</w:t>
      </w:r>
    </w:p>
    <w:p w:rsidR="00000000" w:rsidDel="00000000" w:rsidP="00000000" w:rsidRDefault="00000000" w:rsidRPr="00000000" w14:paraId="00000FF1">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Team Roster size</w:t>
      </w:r>
    </w:p>
    <w:p w:rsidR="00000000" w:rsidDel="00000000" w:rsidP="00000000" w:rsidRDefault="00000000" w:rsidRPr="00000000" w14:paraId="00000FF2">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Total Fantasy Points</w:t>
      </w:r>
    </w:p>
    <w:p w:rsidR="00000000" w:rsidDel="00000000" w:rsidP="00000000" w:rsidRDefault="00000000" w:rsidRPr="00000000" w14:paraId="00000FF3">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Join Date</w:t>
      </w:r>
    </w:p>
    <w:p w:rsidR="00000000" w:rsidDel="00000000" w:rsidP="00000000" w:rsidRDefault="00000000" w:rsidRPr="00000000" w14:paraId="00000FF4">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Wallet Balance</w:t>
      </w:r>
    </w:p>
    <w:p w:rsidR="00000000" w:rsidDel="00000000" w:rsidP="00000000" w:rsidRDefault="00000000" w:rsidRPr="00000000" w14:paraId="00000FF5">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Win-Loss-Tie record </w:t>
      </w:r>
    </w:p>
    <w:p w:rsidR="00000000" w:rsidDel="00000000" w:rsidP="00000000" w:rsidRDefault="00000000" w:rsidRPr="00000000" w14:paraId="00000FF6">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Actions : </w:t>
      </w:r>
    </w:p>
    <w:p w:rsidR="00000000" w:rsidDel="00000000" w:rsidP="00000000" w:rsidRDefault="00000000" w:rsidRPr="00000000" w14:paraId="00000FF7">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View Details</w:t>
      </w:r>
    </w:p>
    <w:p w:rsidR="00000000" w:rsidDel="00000000" w:rsidP="00000000" w:rsidRDefault="00000000" w:rsidRPr="00000000" w14:paraId="00000FF8">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Transfer Commissioner Role</w:t>
      </w:r>
    </w:p>
    <w:p w:rsidR="00000000" w:rsidDel="00000000" w:rsidP="00000000" w:rsidRDefault="00000000" w:rsidRPr="00000000" w14:paraId="00000FF9">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Freeze/Unfreeze Trading  (Break Glass)</w:t>
      </w:r>
    </w:p>
    <w:p w:rsidR="00000000" w:rsidDel="00000000" w:rsidP="00000000" w:rsidRDefault="00000000" w:rsidRPr="00000000" w14:paraId="00000FFA">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Adjust Wallet Balance</w:t>
      </w:r>
    </w:p>
    <w:p w:rsidR="00000000" w:rsidDel="00000000" w:rsidP="00000000" w:rsidRDefault="00000000" w:rsidRPr="00000000" w14:paraId="00000FFB">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Export Member Data </w:t>
      </w:r>
    </w:p>
    <w:p w:rsidR="00000000" w:rsidDel="00000000" w:rsidP="00000000" w:rsidRDefault="00000000" w:rsidRPr="00000000" w14:paraId="00000FFC">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All the Admin Actions will be applicable in that particular league.</w:t>
      </w:r>
    </w:p>
    <w:p w:rsidR="00000000" w:rsidDel="00000000" w:rsidP="00000000" w:rsidRDefault="00000000" w:rsidRPr="00000000" w14:paraId="00000FFD">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Team Roster should be visible along with the Positions.</w:t>
      </w:r>
    </w:p>
    <w:p w:rsidR="00000000" w:rsidDel="00000000" w:rsidP="00000000" w:rsidRDefault="00000000" w:rsidRPr="00000000" w14:paraId="00000FFE">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Dynamic Pagination</w:t>
      </w:r>
    </w:p>
    <w:p w:rsidR="00000000" w:rsidDel="00000000" w:rsidP="00000000" w:rsidRDefault="00000000" w:rsidRPr="00000000" w14:paraId="00000FF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Member Detail screen/View Details</w:t>
      </w:r>
    </w:p>
    <w:p w:rsidR="00000000" w:rsidDel="00000000" w:rsidP="00000000" w:rsidRDefault="00000000" w:rsidRPr="00000000" w14:paraId="00001000">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Clicking a member should  navigate to the “Users Details” Screen of that particular user under the Users Details Screen.</w:t>
      </w:r>
    </w:p>
    <w:p w:rsidR="00000000" w:rsidDel="00000000" w:rsidP="00000000" w:rsidRDefault="00000000" w:rsidRPr="00000000" w14:paraId="0000100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Transfer Commissioner Role</w:t>
      </w:r>
    </w:p>
    <w:p w:rsidR="00000000" w:rsidDel="00000000" w:rsidP="00000000" w:rsidRDefault="00000000" w:rsidRPr="00000000" w14:paraId="00001002">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Reassign league leadership</w:t>
      </w:r>
    </w:p>
    <w:p w:rsidR="00000000" w:rsidDel="00000000" w:rsidP="00000000" w:rsidRDefault="00000000" w:rsidRPr="00000000" w14:paraId="00001003">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u w:val="none"/>
        </w:rPr>
      </w:pPr>
      <w:r w:rsidDel="00000000" w:rsidR="00000000" w:rsidRPr="00000000">
        <w:rPr>
          <w:rtl w:val="0"/>
        </w:rPr>
        <w:t xml:space="preserve">When the admin clicks on the Transfer Commissioner Role then, the application should display a confirmation dialog field : </w:t>
      </w:r>
    </w:p>
    <w:tbl>
      <w:tblPr>
        <w:tblStyle w:val="Table62"/>
        <w:tblpPr w:leftFromText="180" w:rightFromText="180" w:topFromText="180" w:bottomFromText="180" w:vertAnchor="text" w:horzAnchor="text" w:tblpX="2010" w:tblpY="0"/>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4350"/>
        <w:tblGridChange w:id="0">
          <w:tblGrid>
            <w:gridCol w:w="2745"/>
            <w:gridCol w:w="43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5">
            <w:pPr>
              <w:jc w:val="center"/>
              <w:rPr/>
            </w:pPr>
            <w:r w:rsidDel="00000000" w:rsidR="00000000" w:rsidRPr="00000000">
              <w:rPr>
                <w:b w:val="1"/>
                <w:bCs w:val="1"/>
                <w:rtl w:val="0"/>
              </w:rPr>
              <w:t xml:space="preserve">Field Type </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6">
            <w:pPr>
              <w:rPr/>
            </w:pPr>
            <w:r w:rsidDel="00000000" w:rsidR="00000000" w:rsidRPr="00000000">
              <w:rPr>
                <w:rtl w:val="0"/>
              </w:rPr>
              <w:t xml:space="preserve">League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7">
            <w:pPr>
              <w:jc w:val="center"/>
              <w:rPr/>
            </w:pPr>
            <w:r w:rsidDel="00000000" w:rsidR="00000000" w:rsidRPr="00000000">
              <w:rPr>
                <w:rtl w:val="0"/>
              </w:rPr>
              <w:t xml:space="preserve">Text field with League Name &amp; Non-editable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8">
            <w:pPr>
              <w:rPr/>
            </w:pPr>
            <w:r w:rsidDel="00000000" w:rsidR="00000000" w:rsidRPr="00000000">
              <w:rPr>
                <w:rtl w:val="0"/>
              </w:rPr>
              <w:t xml:space="preserve">Current Commissioner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9">
            <w:pPr>
              <w:jc w:val="center"/>
              <w:rPr/>
            </w:pPr>
            <w:r w:rsidDel="00000000" w:rsidR="00000000" w:rsidRPr="00000000">
              <w:rPr>
                <w:rtl w:val="0"/>
              </w:rPr>
              <w:t xml:space="preserve">Text field with current commissioner Name &amp; Non-editable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A">
            <w:pPr>
              <w:rPr/>
            </w:pPr>
            <w:r w:rsidDel="00000000" w:rsidR="00000000" w:rsidRPr="00000000">
              <w:rPr>
                <w:rtl w:val="0"/>
              </w:rPr>
              <w:t xml:space="preserve">New Commissioner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B">
            <w:pPr>
              <w:rPr/>
            </w:pPr>
            <w:r w:rsidDel="00000000" w:rsidR="00000000" w:rsidRPr="00000000">
              <w:rPr>
                <w:rtl w:val="0"/>
              </w:rPr>
              <w:t xml:space="preserve">Dropdown with list of League participants along with search</w:t>
            </w:r>
          </w:p>
        </w:tc>
      </w:tr>
    </w:tbl>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System Behavior : </w:t>
      </w:r>
    </w:p>
    <w:p w:rsidR="00000000" w:rsidDel="00000000" w:rsidP="00000000" w:rsidRDefault="00000000" w:rsidRPr="00000000" w14:paraId="0000100E">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Assign commissioner role to selected member</w:t>
      </w:r>
    </w:p>
    <w:p w:rsidR="00000000" w:rsidDel="00000000" w:rsidP="00000000" w:rsidRDefault="00000000" w:rsidRPr="00000000" w14:paraId="0000100F">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Downgrade old commissioner to normal member</w:t>
      </w:r>
    </w:p>
    <w:p w:rsidR="00000000" w:rsidDel="00000000" w:rsidP="00000000" w:rsidRDefault="00000000" w:rsidRPr="00000000" w14:paraId="00001010">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Update league governance permissions</w:t>
      </w:r>
    </w:p>
    <w:p w:rsidR="00000000" w:rsidDel="00000000" w:rsidP="00000000" w:rsidRDefault="00000000" w:rsidRPr="00000000" w14:paraId="00001011">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Send notification to the Old Commissioner &amp; New Commissioner</w:t>
      </w:r>
    </w:p>
    <w:p w:rsidR="00000000" w:rsidDel="00000000" w:rsidP="00000000" w:rsidRDefault="00000000" w:rsidRPr="00000000" w14:paraId="00001012">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Email &amp; Sms</w:t>
      </w:r>
    </w:p>
    <w:p w:rsidR="00000000" w:rsidDel="00000000" w:rsidP="00000000" w:rsidRDefault="00000000" w:rsidRPr="00000000" w14:paraId="00001013">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In-app </w:t>
      </w:r>
    </w:p>
    <w:p w:rsidR="00000000" w:rsidDel="00000000" w:rsidP="00000000" w:rsidRDefault="00000000" w:rsidRPr="00000000" w14:paraId="00001014">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b w:val="1"/>
          <w:bCs w:val="1"/>
          <w:rtl w:val="0"/>
        </w:rPr>
        <w:t xml:space="preserve">Mobile impact : </w:t>
      </w:r>
    </w:p>
    <w:p w:rsidR="00000000" w:rsidDel="00000000" w:rsidP="00000000" w:rsidRDefault="00000000" w:rsidRPr="00000000" w14:paraId="00001015">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pPr>
      <w:r w:rsidDel="00000000" w:rsidR="00000000" w:rsidRPr="00000000">
        <w:rPr>
          <w:rtl w:val="0"/>
        </w:rPr>
        <w:t xml:space="preserve">The user receives notification.</w:t>
      </w:r>
    </w:p>
    <w:p w:rsidR="00000000" w:rsidDel="00000000" w:rsidP="00000000" w:rsidRDefault="00000000" w:rsidRPr="00000000" w14:paraId="00001016">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pPr>
      <w:r w:rsidDel="00000000" w:rsidR="00000000" w:rsidRPr="00000000">
        <w:rPr>
          <w:rtl w:val="0"/>
        </w:rPr>
        <w:t xml:space="preserve">All members see:</w:t>
      </w:r>
    </w:p>
    <w:p w:rsidR="00000000" w:rsidDel="00000000" w:rsidP="00000000" w:rsidRDefault="00000000" w:rsidRPr="00000000" w14:paraId="00001017">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pPr>
      <w:r w:rsidDel="00000000" w:rsidR="00000000" w:rsidRPr="00000000">
        <w:rPr>
          <w:rtl w:val="0"/>
        </w:rPr>
        <w:t xml:space="preserve">Updated commissioner in league info</w:t>
      </w:r>
    </w:p>
    <w:p w:rsidR="00000000" w:rsidDel="00000000" w:rsidP="00000000" w:rsidRDefault="00000000" w:rsidRPr="00000000" w14:paraId="00001018">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pPr>
      <w:r w:rsidDel="00000000" w:rsidR="00000000" w:rsidRPr="00000000">
        <w:rPr>
          <w:rtl w:val="0"/>
        </w:rPr>
        <w:t xml:space="preserve">New commissioner receives:</w:t>
      </w:r>
    </w:p>
    <w:p w:rsidR="00000000" w:rsidDel="00000000" w:rsidP="00000000" w:rsidRDefault="00000000" w:rsidRPr="00000000" w14:paraId="00001019">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pPr>
      <w:r w:rsidDel="00000000" w:rsidR="00000000" w:rsidRPr="00000000">
        <w:rPr>
          <w:rtl w:val="0"/>
        </w:rPr>
        <w:t xml:space="preserve">Commissioner controls in mobile apps.</w:t>
      </w:r>
    </w:p>
    <w:p w:rsidR="00000000" w:rsidDel="00000000" w:rsidP="00000000" w:rsidRDefault="00000000" w:rsidRPr="00000000" w14:paraId="0000101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Freeze/Unfreeze Trading</w:t>
      </w:r>
    </w:p>
    <w:p w:rsidR="00000000" w:rsidDel="00000000" w:rsidP="00000000" w:rsidRDefault="00000000" w:rsidRPr="00000000" w14:paraId="0000101B">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Admin may freeze trading for a specific user.</w:t>
      </w:r>
    </w:p>
    <w:p w:rsidR="00000000" w:rsidDel="00000000" w:rsidP="00000000" w:rsidRDefault="00000000" w:rsidRPr="00000000" w14:paraId="0000101C">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Purpose : </w:t>
      </w:r>
    </w:p>
    <w:p w:rsidR="00000000" w:rsidDel="00000000" w:rsidP="00000000" w:rsidRDefault="00000000" w:rsidRPr="00000000" w14:paraId="0000101D">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Suspected fraud</w:t>
      </w:r>
    </w:p>
    <w:p w:rsidR="00000000" w:rsidDel="00000000" w:rsidP="00000000" w:rsidRDefault="00000000" w:rsidRPr="00000000" w14:paraId="0000101E">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Abusive trading behavior</w:t>
      </w:r>
    </w:p>
    <w:p w:rsidR="00000000" w:rsidDel="00000000" w:rsidP="00000000" w:rsidRDefault="00000000" w:rsidRPr="00000000" w14:paraId="0000101F">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Freeze Flow : </w:t>
      </w:r>
    </w:p>
    <w:p w:rsidR="00000000" w:rsidDel="00000000" w:rsidP="00000000" w:rsidRDefault="00000000" w:rsidRPr="00000000" w14:paraId="00001020">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When the admin clicks on the Freeze/ trading system should display a confirmation pop-up.</w:t>
      </w:r>
    </w:p>
    <w:p w:rsidR="00000000" w:rsidDel="00000000" w:rsidP="00000000" w:rsidRDefault="00000000" w:rsidRPr="00000000" w14:paraId="00001021">
      <w:pPr>
        <w:numPr>
          <w:ilvl w:val="4"/>
          <w:numId w:val="14"/>
        </w:numPr>
        <w:spacing w:after="0" w:afterAutospacing="0" w:before="0" w:beforeAutospacing="0" w:lineRule="auto"/>
        <w:ind w:left="3600" w:hanging="360"/>
      </w:pPr>
      <w:r w:rsidDel="00000000" w:rsidR="00000000" w:rsidRPr="00000000">
        <w:rPr>
          <w:rtl w:val="0"/>
        </w:rPr>
        <w:t xml:space="preserve">Title  : Freeze Trading</w:t>
      </w:r>
    </w:p>
    <w:p w:rsidR="00000000" w:rsidDel="00000000" w:rsidP="00000000" w:rsidRDefault="00000000" w:rsidRPr="00000000" w14:paraId="00001022">
      <w:pPr>
        <w:numPr>
          <w:ilvl w:val="4"/>
          <w:numId w:val="14"/>
        </w:numPr>
        <w:spacing w:after="0" w:afterAutospacing="0" w:before="0" w:beforeAutospacing="0" w:lineRule="auto"/>
        <w:ind w:left="3600" w:hanging="360"/>
        <w:rPr>
          <w:u w:val="none"/>
        </w:rPr>
      </w:pPr>
      <w:r w:rsidDel="00000000" w:rsidR="00000000" w:rsidRPr="00000000">
        <w:rPr>
          <w:rtl w:val="0"/>
        </w:rPr>
        <w:t xml:space="preserve">Verbiage : “This action will temporarily restrict the user's ability to execute trades and wallet transactions within this league”</w:t>
      </w:r>
    </w:p>
    <w:p w:rsidR="00000000" w:rsidDel="00000000" w:rsidP="00000000" w:rsidRDefault="00000000" w:rsidRPr="00000000" w14:paraId="00001023">
      <w:pPr>
        <w:numPr>
          <w:ilvl w:val="4"/>
          <w:numId w:val="14"/>
        </w:numPr>
        <w:spacing w:after="0" w:afterAutospacing="0" w:before="0" w:beforeAutospacing="0" w:lineRule="auto"/>
        <w:ind w:left="3600" w:hanging="360"/>
      </w:pPr>
      <w:r w:rsidDel="00000000" w:rsidR="00000000" w:rsidRPr="00000000">
        <w:rPr>
          <w:rtl w:val="0"/>
        </w:rPr>
        <w:t xml:space="preserve">Input field : Enter the Reason</w:t>
      </w:r>
    </w:p>
    <w:p w:rsidR="00000000" w:rsidDel="00000000" w:rsidP="00000000" w:rsidRDefault="00000000" w:rsidRPr="00000000" w14:paraId="00001024">
      <w:pPr>
        <w:numPr>
          <w:ilvl w:val="4"/>
          <w:numId w:val="14"/>
        </w:numPr>
        <w:spacing w:after="0" w:afterAutospacing="0" w:before="0" w:beforeAutospacing="0" w:lineRule="auto"/>
        <w:ind w:left="3600" w:hanging="360"/>
        <w:rPr>
          <w:u w:val="none"/>
        </w:rPr>
      </w:pPr>
      <w:r w:rsidDel="00000000" w:rsidR="00000000" w:rsidRPr="00000000">
        <w:rPr>
          <w:rtl w:val="0"/>
        </w:rPr>
        <w:t xml:space="preserve">Button : [Cancel]       [Confirm]</w:t>
      </w:r>
    </w:p>
    <w:p w:rsidR="00000000" w:rsidDel="00000000" w:rsidP="00000000" w:rsidRDefault="00000000" w:rsidRPr="00000000" w14:paraId="00001025">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System Behavior when confirmed:</w:t>
      </w:r>
    </w:p>
    <w:p w:rsidR="00000000" w:rsidDel="00000000" w:rsidP="00000000" w:rsidRDefault="00000000" w:rsidRPr="00000000" w14:paraId="00001026">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User trading permissions = disabled</w:t>
      </w:r>
    </w:p>
    <w:p w:rsidR="00000000" w:rsidDel="00000000" w:rsidP="00000000" w:rsidRDefault="00000000" w:rsidRPr="00000000" w14:paraId="00001027">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Wallet transactions blocked</w:t>
      </w:r>
    </w:p>
    <w:p w:rsidR="00000000" w:rsidDel="00000000" w:rsidP="00000000" w:rsidRDefault="00000000" w:rsidRPr="00000000" w14:paraId="00001028">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Disable Buy-in </w:t>
      </w:r>
    </w:p>
    <w:p w:rsidR="00000000" w:rsidDel="00000000" w:rsidP="00000000" w:rsidRDefault="00000000" w:rsidRPr="00000000" w14:paraId="00001029">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Only for the Particular League </w:t>
      </w:r>
    </w:p>
    <w:p w:rsidR="00000000" w:rsidDel="00000000" w:rsidP="00000000" w:rsidRDefault="00000000" w:rsidRPr="00000000" w14:paraId="0000102A">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System behavior when cancel : </w:t>
      </w:r>
    </w:p>
    <w:p w:rsidR="00000000" w:rsidDel="00000000" w:rsidP="00000000" w:rsidRDefault="00000000" w:rsidRPr="00000000" w14:paraId="0000102B">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Close the pop-up.</w:t>
      </w:r>
    </w:p>
    <w:p w:rsidR="00000000" w:rsidDel="00000000" w:rsidP="00000000" w:rsidRDefault="00000000" w:rsidRPr="00000000" w14:paraId="0000102C">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Mobile </w:t>
        <w:tab/>
        <w:t xml:space="preserve">Users Impact : </w:t>
      </w:r>
    </w:p>
    <w:p w:rsidR="00000000" w:rsidDel="00000000" w:rsidP="00000000" w:rsidRDefault="00000000" w:rsidRPr="00000000" w14:paraId="0000102D">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Users see a message : “Trading activity for your account is temporarily restricted by platform administration”.</w:t>
      </w:r>
    </w:p>
    <w:p w:rsidR="00000000" w:rsidDel="00000000" w:rsidP="00000000" w:rsidRDefault="00000000" w:rsidRPr="00000000" w14:paraId="0000102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Once any user trading is freezed then the application should display an “unfreeze Trading” option .</w:t>
      </w:r>
    </w:p>
    <w:p w:rsidR="00000000" w:rsidDel="00000000" w:rsidP="00000000" w:rsidRDefault="00000000" w:rsidRPr="00000000" w14:paraId="0000102F">
      <w:pPr>
        <w:numPr>
          <w:ilvl w:val="2"/>
          <w:numId w:val="14"/>
        </w:numPr>
        <w:spacing w:after="0" w:afterAutospacing="0"/>
        <w:ind w:left="2160" w:hanging="360"/>
      </w:pPr>
      <w:r w:rsidDel="00000000" w:rsidR="00000000" w:rsidRPr="00000000">
        <w:rPr>
          <w:rtl w:val="0"/>
        </w:rPr>
        <w:t xml:space="preserve">Unfreeze Trading Flow : </w:t>
      </w:r>
    </w:p>
    <w:p w:rsidR="00000000" w:rsidDel="00000000" w:rsidP="00000000" w:rsidRDefault="00000000" w:rsidRPr="00000000" w14:paraId="00001030">
      <w:pPr>
        <w:numPr>
          <w:ilvl w:val="3"/>
          <w:numId w:val="14"/>
        </w:numPr>
        <w:spacing w:after="0" w:afterAutospacing="0"/>
        <w:ind w:left="2880" w:hanging="360"/>
      </w:pPr>
      <w:r w:rsidDel="00000000" w:rsidR="00000000" w:rsidRPr="00000000">
        <w:rPr>
          <w:rtl w:val="0"/>
        </w:rPr>
        <w:t xml:space="preserve">When the admin clicks on the Unfreeze trading system should display a confirmation pop-up.</w:t>
      </w:r>
    </w:p>
    <w:p w:rsidR="00000000" w:rsidDel="00000000" w:rsidP="00000000" w:rsidRDefault="00000000" w:rsidRPr="00000000" w14:paraId="00001031">
      <w:pPr>
        <w:numPr>
          <w:ilvl w:val="4"/>
          <w:numId w:val="14"/>
        </w:numPr>
        <w:spacing w:after="0" w:afterAutospacing="0" w:before="0" w:beforeAutospacing="0" w:lineRule="auto"/>
        <w:ind w:left="3600" w:hanging="360"/>
      </w:pPr>
      <w:r w:rsidDel="00000000" w:rsidR="00000000" w:rsidRPr="00000000">
        <w:rPr>
          <w:rtl w:val="0"/>
        </w:rPr>
        <w:t xml:space="preserve">Title  : Unfreeze Trading</w:t>
      </w:r>
    </w:p>
    <w:p w:rsidR="00000000" w:rsidDel="00000000" w:rsidP="00000000" w:rsidRDefault="00000000" w:rsidRPr="00000000" w14:paraId="00001032">
      <w:pPr>
        <w:numPr>
          <w:ilvl w:val="4"/>
          <w:numId w:val="14"/>
        </w:numPr>
        <w:spacing w:after="0" w:afterAutospacing="0" w:before="0" w:beforeAutospacing="0" w:lineRule="auto"/>
        <w:ind w:left="3600" w:hanging="360"/>
      </w:pPr>
      <w:r w:rsidDel="00000000" w:rsidR="00000000" w:rsidRPr="00000000">
        <w:rPr>
          <w:rtl w:val="0"/>
        </w:rPr>
        <w:t xml:space="preserve">Verbiage : “This action will temporarily restore the user's ability to execute trades and wallet transactions within this league”</w:t>
      </w:r>
    </w:p>
    <w:p w:rsidR="00000000" w:rsidDel="00000000" w:rsidP="00000000" w:rsidRDefault="00000000" w:rsidRPr="00000000" w14:paraId="00001033">
      <w:pPr>
        <w:numPr>
          <w:ilvl w:val="4"/>
          <w:numId w:val="14"/>
        </w:numPr>
        <w:spacing w:after="0" w:afterAutospacing="0" w:before="0" w:beforeAutospacing="0" w:lineRule="auto"/>
        <w:ind w:left="3600" w:hanging="360"/>
      </w:pPr>
      <w:r w:rsidDel="00000000" w:rsidR="00000000" w:rsidRPr="00000000">
        <w:rPr>
          <w:rtl w:val="0"/>
        </w:rPr>
        <w:t xml:space="preserve">Input field : Enter the Reason</w:t>
      </w:r>
    </w:p>
    <w:p w:rsidR="00000000" w:rsidDel="00000000" w:rsidP="00000000" w:rsidRDefault="00000000" w:rsidRPr="00000000" w14:paraId="00001034">
      <w:pPr>
        <w:numPr>
          <w:ilvl w:val="4"/>
          <w:numId w:val="14"/>
        </w:numPr>
        <w:spacing w:after="0" w:afterAutospacing="0" w:before="0" w:beforeAutospacing="0" w:lineRule="auto"/>
        <w:ind w:left="3600" w:hanging="360"/>
      </w:pPr>
      <w:r w:rsidDel="00000000" w:rsidR="00000000" w:rsidRPr="00000000">
        <w:rPr>
          <w:rtl w:val="0"/>
        </w:rPr>
        <w:t xml:space="preserve">Button : [Cancel]       [Confirm]</w:t>
      </w:r>
    </w:p>
    <w:p w:rsidR="00000000" w:rsidDel="00000000" w:rsidP="00000000" w:rsidRDefault="00000000" w:rsidRPr="00000000" w14:paraId="00001035">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System Behavior when confirmed:</w:t>
      </w:r>
    </w:p>
    <w:p w:rsidR="00000000" w:rsidDel="00000000" w:rsidP="00000000" w:rsidRDefault="00000000" w:rsidRPr="00000000" w14:paraId="00001036">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User trading permissions = enabled</w:t>
      </w:r>
    </w:p>
    <w:p w:rsidR="00000000" w:rsidDel="00000000" w:rsidP="00000000" w:rsidRDefault="00000000" w:rsidRPr="00000000" w14:paraId="00001037">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Wallet transactions unblock</w:t>
      </w:r>
    </w:p>
    <w:p w:rsidR="00000000" w:rsidDel="00000000" w:rsidP="00000000" w:rsidRDefault="00000000" w:rsidRPr="00000000" w14:paraId="00001038">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System behavior when cancel : </w:t>
      </w:r>
    </w:p>
    <w:p w:rsidR="00000000" w:rsidDel="00000000" w:rsidP="00000000" w:rsidRDefault="00000000" w:rsidRPr="00000000" w14:paraId="00001039">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Close the pop-up.</w:t>
      </w:r>
    </w:p>
    <w:p w:rsidR="00000000" w:rsidDel="00000000" w:rsidP="00000000" w:rsidRDefault="00000000" w:rsidRPr="00000000" w14:paraId="0000103A">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Mobile User Impact : </w:t>
      </w:r>
    </w:p>
    <w:p w:rsidR="00000000" w:rsidDel="00000000" w:rsidP="00000000" w:rsidRDefault="00000000" w:rsidRPr="00000000" w14:paraId="0000103B">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Trading resume.</w:t>
      </w:r>
    </w:p>
    <w:p w:rsidR="00000000" w:rsidDel="00000000" w:rsidP="00000000" w:rsidRDefault="00000000" w:rsidRPr="00000000" w14:paraId="0000103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Adjust Wallet Balance</w:t>
      </w:r>
      <w:r w:rsidDel="00000000" w:rsidR="00000000" w:rsidRPr="00000000">
        <w:rPr>
          <w:rtl w:val="0"/>
        </w:rPr>
      </w:r>
    </w:p>
    <w:p w:rsidR="00000000" w:rsidDel="00000000" w:rsidP="00000000" w:rsidRDefault="00000000" w:rsidRPr="00000000" w14:paraId="0000103D">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Admin can : </w:t>
      </w:r>
    </w:p>
    <w:p w:rsidR="00000000" w:rsidDel="00000000" w:rsidP="00000000" w:rsidRDefault="00000000" w:rsidRPr="00000000" w14:paraId="0000103E">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Credit Currency</w:t>
      </w:r>
    </w:p>
    <w:p w:rsidR="00000000" w:rsidDel="00000000" w:rsidP="00000000" w:rsidRDefault="00000000" w:rsidRPr="00000000" w14:paraId="0000103F">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Debit Currency</w:t>
      </w:r>
    </w:p>
    <w:p w:rsidR="00000000" w:rsidDel="00000000" w:rsidP="00000000" w:rsidRDefault="00000000" w:rsidRPr="00000000" w14:paraId="00001040">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Use cases : </w:t>
      </w:r>
    </w:p>
    <w:p w:rsidR="00000000" w:rsidDel="00000000" w:rsidP="00000000" w:rsidRDefault="00000000" w:rsidRPr="00000000" w14:paraId="00001041">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Support correction</w:t>
      </w:r>
    </w:p>
    <w:p w:rsidR="00000000" w:rsidDel="00000000" w:rsidP="00000000" w:rsidRDefault="00000000" w:rsidRPr="00000000" w14:paraId="00001042">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Refund case</w:t>
      </w:r>
    </w:p>
    <w:p w:rsidR="00000000" w:rsidDel="00000000" w:rsidP="00000000" w:rsidRDefault="00000000" w:rsidRPr="00000000" w14:paraId="00001043">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Erroneous trade</w:t>
      </w:r>
    </w:p>
    <w:p w:rsidR="00000000" w:rsidDel="00000000" w:rsidP="00000000" w:rsidRDefault="00000000" w:rsidRPr="00000000" w14:paraId="00001044">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Flow : </w:t>
      </w:r>
    </w:p>
    <w:p w:rsidR="00000000" w:rsidDel="00000000" w:rsidP="00000000" w:rsidRDefault="00000000" w:rsidRPr="00000000" w14:paraId="00001045">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When the admin clicks on the “Adjust Wallet Balance” system should display a confirmation pop-up.</w:t>
      </w:r>
    </w:p>
    <w:p w:rsidR="00000000" w:rsidDel="00000000" w:rsidP="00000000" w:rsidRDefault="00000000" w:rsidRPr="00000000" w14:paraId="00001046">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Title :  Adjust Wallet Balance</w:t>
      </w:r>
    </w:p>
    <w:p w:rsidR="00000000" w:rsidDel="00000000" w:rsidP="00000000" w:rsidRDefault="00000000" w:rsidRPr="00000000" w14:paraId="00001047">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Fields : </w:t>
      </w:r>
    </w:p>
    <w:p w:rsidR="00000000" w:rsidDel="00000000" w:rsidP="00000000" w:rsidRDefault="00000000" w:rsidRPr="00000000" w14:paraId="00001048">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Dropdown : Adjust Type  ( Credit / Debit)</w:t>
      </w:r>
    </w:p>
    <w:p w:rsidR="00000000" w:rsidDel="00000000" w:rsidP="00000000" w:rsidRDefault="00000000" w:rsidRPr="00000000" w14:paraId="00001049">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Input field with Dollar symbol :  Amount</w:t>
      </w:r>
    </w:p>
    <w:p w:rsidR="00000000" w:rsidDel="00000000" w:rsidP="00000000" w:rsidRDefault="00000000" w:rsidRPr="00000000" w14:paraId="0000104A">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Input field : Reason</w:t>
      </w:r>
    </w:p>
    <w:p w:rsidR="00000000" w:rsidDel="00000000" w:rsidP="00000000" w:rsidRDefault="00000000" w:rsidRPr="00000000" w14:paraId="0000104B">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Buttons : </w:t>
      </w:r>
    </w:p>
    <w:p w:rsidR="00000000" w:rsidDel="00000000" w:rsidP="00000000" w:rsidRDefault="00000000" w:rsidRPr="00000000" w14:paraId="0000104C">
      <w:pPr>
        <w:keepNext w:val="0"/>
        <w:keepLines w:val="0"/>
        <w:pageBreakBefore w:val="0"/>
        <w:widowControl w:val="1"/>
        <w:numPr>
          <w:ilvl w:val="5"/>
          <w:numId w:val="1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Cancel</w:t>
      </w:r>
    </w:p>
    <w:p w:rsidR="00000000" w:rsidDel="00000000" w:rsidP="00000000" w:rsidRDefault="00000000" w:rsidRPr="00000000" w14:paraId="0000104D">
      <w:pPr>
        <w:keepNext w:val="0"/>
        <w:keepLines w:val="0"/>
        <w:pageBreakBefore w:val="0"/>
        <w:widowControl w:val="1"/>
        <w:numPr>
          <w:ilvl w:val="5"/>
          <w:numId w:val="1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Confirm</w:t>
      </w:r>
    </w:p>
    <w:p w:rsidR="00000000" w:rsidDel="00000000" w:rsidP="00000000" w:rsidRDefault="00000000" w:rsidRPr="00000000" w14:paraId="0000104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Mobile Impact : </w:t>
      </w:r>
    </w:p>
    <w:p w:rsidR="00000000" w:rsidDel="00000000" w:rsidP="00000000" w:rsidRDefault="00000000" w:rsidRPr="00000000" w14:paraId="0000104F">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Wallet balance updates instantly </w:t>
      </w:r>
    </w:p>
    <w:p w:rsidR="00000000" w:rsidDel="00000000" w:rsidP="00000000" w:rsidRDefault="00000000" w:rsidRPr="00000000" w14:paraId="00001050">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User receives notification</w:t>
      </w:r>
    </w:p>
    <w:p w:rsidR="00000000" w:rsidDel="00000000" w:rsidP="00000000" w:rsidRDefault="00000000" w:rsidRPr="00000000" w14:paraId="00001051">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Email , SMS</w:t>
      </w:r>
    </w:p>
    <w:p w:rsidR="00000000" w:rsidDel="00000000" w:rsidP="00000000" w:rsidRDefault="00000000" w:rsidRPr="00000000" w14:paraId="00001052">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In-app</w:t>
      </w:r>
    </w:p>
    <w:p w:rsidR="00000000" w:rsidDel="00000000" w:rsidP="00000000" w:rsidRDefault="00000000" w:rsidRPr="00000000" w14:paraId="00001053">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Once the wallet adjustment is done the record should be updated in the wallet Tab under Users details screen under User Module.</w:t>
      </w:r>
    </w:p>
    <w:p w:rsidR="00000000" w:rsidDel="00000000" w:rsidP="00000000" w:rsidRDefault="00000000" w:rsidRPr="00000000" w14:paraId="00001054">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r>
    </w:p>
    <w:p w:rsidR="00000000" w:rsidDel="00000000" w:rsidP="00000000" w:rsidRDefault="00000000" w:rsidRPr="00000000" w14:paraId="0000105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Export Member Data </w:t>
      </w:r>
    </w:p>
    <w:p w:rsidR="00000000" w:rsidDel="00000000" w:rsidP="00000000" w:rsidRDefault="00000000" w:rsidRPr="00000000" w14:paraId="0000105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Clicking on the Export option should download the member data in CSV format.</w:t>
      </w:r>
    </w:p>
    <w:p w:rsidR="00000000" w:rsidDel="00000000" w:rsidP="00000000" w:rsidRDefault="00000000" w:rsidRPr="00000000" w14:paraId="0000105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Audit Logging</w:t>
      </w:r>
    </w:p>
    <w:p w:rsidR="00000000" w:rsidDel="00000000" w:rsidP="00000000" w:rsidRDefault="00000000" w:rsidRPr="00000000" w14:paraId="00001058">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Every action must generate an audit entry.</w:t>
      </w:r>
    </w:p>
    <w:p w:rsidR="00000000" w:rsidDel="00000000" w:rsidP="00000000" w:rsidRDefault="00000000" w:rsidRPr="00000000" w14:paraId="000010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bCs w:val="1"/>
        </w:rPr>
      </w:pPr>
      <w:r w:rsidDel="00000000" w:rsidR="00000000" w:rsidRPr="00000000">
        <w:rPr>
          <w:b w:val="1"/>
          <w:bCs w:val="1"/>
          <w:rtl w:val="0"/>
        </w:rPr>
        <w:t xml:space="preserve">Admin Permissions</w:t>
      </w:r>
      <w:r w:rsidDel="00000000" w:rsidR="00000000" w:rsidRPr="00000000">
        <w:rPr>
          <w:rtl w:val="0"/>
        </w:rPr>
      </w:r>
    </w:p>
    <w:tbl>
      <w:tblPr>
        <w:tblStyle w:val="Table63"/>
        <w:tblpPr w:leftFromText="180" w:rightFromText="180" w:topFromText="180" w:bottomFromText="180" w:vertAnchor="text" w:horzAnchor="text" w:tblpX="1470" w:tblpY="0"/>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385"/>
        <w:tblGridChange w:id="0">
          <w:tblGrid>
            <w:gridCol w:w="2220"/>
            <w:gridCol w:w="2385"/>
          </w:tblGrid>
        </w:tblGridChange>
      </w:tblGrid>
      <w:tr>
        <w:trPr>
          <w:cantSplit w:val="0"/>
          <w:trHeight w:val="509.526367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A">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B">
            <w:pPr>
              <w:jc w:val="center"/>
              <w:rPr/>
            </w:pPr>
            <w:r w:rsidDel="00000000" w:rsidR="00000000" w:rsidRPr="00000000">
              <w:rPr>
                <w:b w:val="1"/>
                <w:bCs w:val="1"/>
                <w:rtl w:val="0"/>
              </w:rPr>
              <w:t xml:space="preserve">Permissions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C">
            <w:pPr>
              <w:rPr/>
            </w:pPr>
            <w:r w:rsidDel="00000000" w:rsidR="00000000" w:rsidRPr="00000000">
              <w:rPr>
                <w:rtl w:val="0"/>
              </w:rPr>
              <w:t xml:space="preserve">Support 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D">
            <w:pPr>
              <w:rPr/>
            </w:pPr>
            <w:r w:rsidDel="00000000" w:rsidR="00000000" w:rsidRPr="00000000">
              <w:rPr>
                <w:rtl w:val="0"/>
              </w:rPr>
              <w:t xml:space="preserve">Read-only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E">
            <w:pPr>
              <w:rPr/>
            </w:pPr>
            <w:r w:rsidDel="00000000" w:rsidR="00000000" w:rsidRPr="00000000">
              <w:rPr>
                <w:rtl w:val="0"/>
              </w:rPr>
              <w:t xml:space="preserve">Operations 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F">
            <w:pPr>
              <w:rPr/>
            </w:pPr>
            <w:r w:rsidDel="00000000" w:rsidR="00000000" w:rsidRPr="00000000">
              <w:rPr>
                <w:rtl w:val="0"/>
              </w:rPr>
              <w:t xml:space="preserve">Read-only</w:t>
            </w:r>
          </w:p>
        </w:tc>
      </w:tr>
      <w:tr>
        <w:trPr>
          <w:cantSplit w:val="0"/>
          <w:trHeight w:val="434.526367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0">
            <w:pPr>
              <w:rPr/>
            </w:pPr>
            <w:r w:rsidDel="00000000" w:rsidR="00000000" w:rsidRPr="00000000">
              <w:rPr>
                <w:rtl w:val="0"/>
              </w:rPr>
              <w:t xml:space="preserve">Super 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1">
            <w:pPr>
              <w:rPr/>
            </w:pPr>
            <w:r w:rsidDel="00000000" w:rsidR="00000000" w:rsidRPr="00000000">
              <w:rPr>
                <w:rtl w:val="0"/>
              </w:rPr>
              <w:t xml:space="preserve">All actions</w:t>
            </w:r>
          </w:p>
        </w:tc>
      </w:tr>
    </w:tbl>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1065">
      <w:pPr>
        <w:pStyle w:val="Heading3"/>
        <w:rPr/>
      </w:pPr>
      <w:bookmarkStart w:colFirst="0" w:colLast="0" w:name="_o6nqb5s8d52" w:id="89"/>
      <w:bookmarkEnd w:id="89"/>
      <w:r w:rsidDel="00000000" w:rsidR="00000000" w:rsidRPr="00000000">
        <w:rPr>
          <w:rtl w:val="0"/>
        </w:rPr>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pStyle w:val="Heading3"/>
        <w:rPr/>
      </w:pPr>
      <w:bookmarkStart w:colFirst="0" w:colLast="0" w:name="_tfsxu9bukh7c" w:id="90"/>
      <w:bookmarkEnd w:id="90"/>
      <w:r w:rsidDel="00000000" w:rsidR="00000000" w:rsidRPr="00000000">
        <w:rPr>
          <w:rtl w:val="0"/>
        </w:rPr>
        <w:t xml:space="preserve">User story -1.4 Trading Activity Tab ( Depend on the Trading functionality which will be implemented in the Demo 3) </w:t>
      </w:r>
    </w:p>
    <w:p w:rsidR="00000000" w:rsidDel="00000000" w:rsidP="00000000" w:rsidRDefault="00000000" w:rsidRPr="00000000" w14:paraId="0000106A">
      <w:pPr>
        <w:ind w:left="0" w:firstLine="0"/>
        <w:rPr/>
      </w:pPr>
      <w:r w:rsidDel="00000000" w:rsidR="00000000" w:rsidRPr="00000000">
        <w:rPr>
          <w:rtl w:val="0"/>
        </w:rPr>
        <w:t xml:space="preserve">As an F2MX Admin, I want to monitor all trading activities occurring within a league so that I can ensure fair play, investigate suspicious behavior, and take corrective administrative actions when required.</w:t>
      </w:r>
    </w:p>
    <w:p w:rsidR="00000000" w:rsidDel="00000000" w:rsidP="00000000" w:rsidRDefault="00000000" w:rsidRPr="00000000" w14:paraId="0000106B">
      <w:pPr>
        <w:ind w:left="0" w:firstLine="0"/>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106C">
      <w:pPr>
        <w:numPr>
          <w:ilvl w:val="0"/>
          <w:numId w:val="15"/>
        </w:numPr>
        <w:spacing w:after="0" w:afterAutospacing="0"/>
        <w:ind w:left="720" w:hanging="360"/>
        <w:rPr>
          <w:b w:val="1"/>
          <w:bCs w:val="1"/>
          <w:u w:val="none"/>
        </w:rPr>
      </w:pPr>
      <w:r w:rsidDel="00000000" w:rsidR="00000000" w:rsidRPr="00000000">
        <w:rPr>
          <w:b w:val="1"/>
          <w:bCs w:val="1"/>
          <w:rtl w:val="0"/>
        </w:rPr>
        <w:t xml:space="preserve">Tab/ Category Visibility : </w:t>
      </w:r>
    </w:p>
    <w:p w:rsidR="00000000" w:rsidDel="00000000" w:rsidP="00000000" w:rsidRDefault="00000000" w:rsidRPr="00000000" w14:paraId="0000106D">
      <w:pPr>
        <w:numPr>
          <w:ilvl w:val="1"/>
          <w:numId w:val="15"/>
        </w:numPr>
        <w:spacing w:after="0" w:afterAutospacing="0"/>
        <w:ind w:left="1440" w:hanging="360"/>
        <w:rPr/>
      </w:pPr>
      <w:r w:rsidDel="00000000" w:rsidR="00000000" w:rsidRPr="00000000">
        <w:rPr>
          <w:rtl w:val="0"/>
        </w:rPr>
        <w:t xml:space="preserve">The Trading Activity Tab must appear as the 3rd tab inside the League Details page.</w:t>
      </w:r>
    </w:p>
    <w:p w:rsidR="00000000" w:rsidDel="00000000" w:rsidP="00000000" w:rsidRDefault="00000000" w:rsidRPr="00000000" w14:paraId="0000106E">
      <w:pPr>
        <w:numPr>
          <w:ilvl w:val="0"/>
          <w:numId w:val="15"/>
        </w:numPr>
        <w:spacing w:after="0" w:afterAutospacing="0"/>
        <w:ind w:left="720" w:hanging="360"/>
        <w:rPr>
          <w:u w:val="none"/>
        </w:rPr>
      </w:pPr>
      <w:r w:rsidDel="00000000" w:rsidR="00000000" w:rsidRPr="00000000">
        <w:rPr>
          <w:b w:val="1"/>
          <w:bCs w:val="1"/>
          <w:rtl w:val="0"/>
        </w:rPr>
        <w:t xml:space="preserve">Navigation </w:t>
      </w:r>
      <w:r w:rsidDel="00000000" w:rsidR="00000000" w:rsidRPr="00000000">
        <w:rPr>
          <w:rtl w:val="0"/>
        </w:rPr>
        <w:t xml:space="preserve">:</w:t>
      </w:r>
    </w:p>
    <w:p w:rsidR="00000000" w:rsidDel="00000000" w:rsidP="00000000" w:rsidRDefault="00000000" w:rsidRPr="00000000" w14:paraId="0000106F">
      <w:pPr>
        <w:numPr>
          <w:ilvl w:val="1"/>
          <w:numId w:val="15"/>
        </w:numPr>
        <w:spacing w:after="0" w:afterAutospacing="0"/>
        <w:ind w:left="1440" w:hanging="360"/>
        <w:rPr>
          <w:u w:val="none"/>
        </w:rPr>
      </w:pPr>
      <w:r w:rsidDel="00000000" w:rsidR="00000000" w:rsidRPr="00000000">
        <w:rPr>
          <w:rFonts w:ascii="Arial Unicode MS" w:cs="Arial Unicode MS" w:eastAsia="Arial Unicode MS" w:hAnsi="Arial Unicode MS"/>
          <w:rtl w:val="0"/>
        </w:rPr>
        <w:t xml:space="preserve">Leagues  → Select League  → League Details Page  → Trading Activity Tab</w:t>
      </w:r>
    </w:p>
    <w:p w:rsidR="00000000" w:rsidDel="00000000" w:rsidP="00000000" w:rsidRDefault="00000000" w:rsidRPr="00000000" w14:paraId="00001070">
      <w:pPr>
        <w:numPr>
          <w:ilvl w:val="0"/>
          <w:numId w:val="15"/>
        </w:numPr>
        <w:spacing w:after="0" w:afterAutospacing="0"/>
        <w:ind w:left="720" w:hanging="360"/>
        <w:rPr>
          <w:b w:val="1"/>
          <w:bCs w:val="1"/>
        </w:rPr>
      </w:pPr>
      <w:r w:rsidDel="00000000" w:rsidR="00000000" w:rsidRPr="00000000">
        <w:rPr>
          <w:b w:val="1"/>
          <w:bCs w:val="1"/>
          <w:rtl w:val="0"/>
        </w:rPr>
        <w:t xml:space="preserve">Users Trading List : </w:t>
      </w:r>
    </w:p>
    <w:p w:rsidR="00000000" w:rsidDel="00000000" w:rsidP="00000000" w:rsidRDefault="00000000" w:rsidRPr="00000000" w14:paraId="00001071">
      <w:pPr>
        <w:numPr>
          <w:ilvl w:val="1"/>
          <w:numId w:val="15"/>
        </w:numPr>
        <w:spacing w:after="0" w:afterAutospacing="0"/>
        <w:ind w:left="1440" w:hanging="360"/>
        <w:rPr>
          <w:b w:val="1"/>
          <w:bCs w:val="1"/>
          <w:u w:val="none"/>
        </w:rPr>
      </w:pPr>
      <w:r w:rsidDel="00000000" w:rsidR="00000000" w:rsidRPr="00000000">
        <w:rPr>
          <w:b w:val="1"/>
          <w:bCs w:val="1"/>
          <w:rtl w:val="0"/>
        </w:rPr>
        <w:t xml:space="preserve">Search Capabilities:</w:t>
      </w:r>
    </w:p>
    <w:p w:rsidR="00000000" w:rsidDel="00000000" w:rsidP="00000000" w:rsidRDefault="00000000" w:rsidRPr="00000000" w14:paraId="00001072">
      <w:pPr>
        <w:numPr>
          <w:ilvl w:val="2"/>
          <w:numId w:val="15"/>
        </w:numPr>
        <w:spacing w:after="0" w:afterAutospacing="0"/>
        <w:ind w:left="2160" w:hanging="360"/>
        <w:rPr>
          <w:b w:val="1"/>
          <w:bCs w:val="1"/>
          <w:u w:val="none"/>
        </w:rPr>
      </w:pPr>
      <w:r w:rsidDel="00000000" w:rsidR="00000000" w:rsidRPr="00000000">
        <w:rPr>
          <w:rtl w:val="0"/>
        </w:rPr>
        <w:t xml:space="preserve">Admin must be able to search the User Trading by Username</w:t>
      </w:r>
      <w:r w:rsidDel="00000000" w:rsidR="00000000" w:rsidRPr="00000000">
        <w:rPr>
          <w:b w:val="1"/>
          <w:bCs w:val="1"/>
          <w:rtl w:val="0"/>
        </w:rPr>
        <w:t xml:space="preserve"> </w:t>
      </w:r>
      <w:r w:rsidDel="00000000" w:rsidR="00000000" w:rsidRPr="00000000">
        <w:rPr>
          <w:rtl w:val="0"/>
        </w:rPr>
        <w:t xml:space="preserve">&amp; NFL Player name</w:t>
      </w:r>
    </w:p>
    <w:p w:rsidR="00000000" w:rsidDel="00000000" w:rsidP="00000000" w:rsidRDefault="00000000" w:rsidRPr="00000000" w14:paraId="00001073">
      <w:pPr>
        <w:numPr>
          <w:ilvl w:val="1"/>
          <w:numId w:val="15"/>
        </w:numPr>
        <w:spacing w:after="0" w:afterAutospacing="0"/>
        <w:ind w:left="1440" w:hanging="360"/>
        <w:rPr>
          <w:b w:val="1"/>
          <w:bCs w:val="1"/>
          <w:u w:val="none"/>
        </w:rPr>
      </w:pPr>
      <w:r w:rsidDel="00000000" w:rsidR="00000000" w:rsidRPr="00000000">
        <w:rPr>
          <w:b w:val="1"/>
          <w:bCs w:val="1"/>
          <w:rtl w:val="0"/>
        </w:rPr>
        <w:t xml:space="preserve"> Filters : </w:t>
      </w:r>
    </w:p>
    <w:p w:rsidR="00000000" w:rsidDel="00000000" w:rsidP="00000000" w:rsidRDefault="00000000" w:rsidRPr="00000000" w14:paraId="00001074">
      <w:pPr>
        <w:numPr>
          <w:ilvl w:val="2"/>
          <w:numId w:val="15"/>
        </w:numPr>
        <w:spacing w:after="0" w:afterAutospacing="0"/>
        <w:ind w:left="2160" w:hanging="360"/>
        <w:rPr/>
      </w:pPr>
      <w:r w:rsidDel="00000000" w:rsidR="00000000" w:rsidRPr="00000000">
        <w:rPr>
          <w:rtl w:val="0"/>
        </w:rPr>
        <w:t xml:space="preserve">Positions (QB,RB,WR,TE &amp; Flex )</w:t>
      </w:r>
    </w:p>
    <w:p w:rsidR="00000000" w:rsidDel="00000000" w:rsidP="00000000" w:rsidRDefault="00000000" w:rsidRPr="00000000" w14:paraId="00001075">
      <w:pPr>
        <w:numPr>
          <w:ilvl w:val="1"/>
          <w:numId w:val="15"/>
        </w:numPr>
        <w:spacing w:after="0" w:afterAutospacing="0"/>
        <w:ind w:left="1440" w:hanging="360"/>
        <w:rPr>
          <w:b w:val="1"/>
          <w:bCs w:val="1"/>
        </w:rPr>
      </w:pPr>
      <w:r w:rsidDel="00000000" w:rsidR="00000000" w:rsidRPr="00000000">
        <w:rPr>
          <w:b w:val="1"/>
          <w:bCs w:val="1"/>
          <w:rtl w:val="0"/>
        </w:rPr>
        <w:t xml:space="preserve">The Trading Activity Tab must allow the admin to:</w:t>
      </w:r>
    </w:p>
    <w:p w:rsidR="00000000" w:rsidDel="00000000" w:rsidP="00000000" w:rsidRDefault="00000000" w:rsidRPr="00000000" w14:paraId="00001076">
      <w:pPr>
        <w:numPr>
          <w:ilvl w:val="2"/>
          <w:numId w:val="15"/>
        </w:numPr>
        <w:spacing w:after="0" w:afterAutospacing="0"/>
        <w:ind w:left="2160" w:hanging="360"/>
        <w:rPr/>
      </w:pPr>
      <w:r w:rsidDel="00000000" w:rsidR="00000000" w:rsidRPr="00000000">
        <w:rPr>
          <w:rtl w:val="0"/>
        </w:rPr>
        <w:t xml:space="preserve">Monitor all buy and sell transactions executed by league members</w:t>
      </w:r>
    </w:p>
    <w:p w:rsidR="00000000" w:rsidDel="00000000" w:rsidP="00000000" w:rsidRDefault="00000000" w:rsidRPr="00000000" w14:paraId="00001077">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View trade timestamps and prices</w:t>
      </w:r>
    </w:p>
    <w:p w:rsidR="00000000" w:rsidDel="00000000" w:rsidP="00000000" w:rsidRDefault="00000000" w:rsidRPr="00000000" w14:paraId="00001078">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Reverse or correct trades (if required)</w:t>
      </w:r>
    </w:p>
    <w:p w:rsidR="00000000" w:rsidDel="00000000" w:rsidP="00000000" w:rsidRDefault="00000000" w:rsidRPr="00000000" w14:paraId="00001079">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Export trade logs for investigation</w:t>
      </w:r>
      <w:r w:rsidDel="00000000" w:rsidR="00000000" w:rsidRPr="00000000">
        <w:rPr>
          <w:rtl w:val="0"/>
        </w:rPr>
      </w:r>
    </w:p>
    <w:p w:rsidR="00000000" w:rsidDel="00000000" w:rsidP="00000000" w:rsidRDefault="00000000" w:rsidRPr="00000000" w14:paraId="0000107A">
      <w:pPr>
        <w:numPr>
          <w:ilvl w:val="1"/>
          <w:numId w:val="15"/>
        </w:numPr>
        <w:ind w:left="1440" w:hanging="360"/>
        <w:rPr>
          <w:b w:val="1"/>
          <w:bCs w:val="1"/>
        </w:rPr>
      </w:pPr>
      <w:r w:rsidDel="00000000" w:rsidR="00000000" w:rsidRPr="00000000">
        <w:rPr>
          <w:b w:val="1"/>
          <w:bCs w:val="1"/>
          <w:rtl w:val="0"/>
        </w:rPr>
        <w:t xml:space="preserve">Trading Activity list view fields/columns :</w:t>
      </w:r>
      <w:r w:rsidDel="00000000" w:rsidR="00000000" w:rsidRPr="00000000">
        <w:rPr>
          <w:rtl w:val="0"/>
        </w:rPr>
      </w:r>
    </w:p>
    <w:tbl>
      <w:tblPr>
        <w:tblStyle w:val="Table64"/>
        <w:tblpPr w:leftFromText="180" w:rightFromText="180" w:topFromText="180" w:bottomFromText="180" w:vertAnchor="text" w:horzAnchor="text" w:tblpX="675" w:tblpY="0"/>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5415"/>
        <w:tblGridChange w:id="0">
          <w:tblGrid>
            <w:gridCol w:w="2910"/>
            <w:gridCol w:w="54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B">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D">
            <w:pPr>
              <w:rPr/>
            </w:pPr>
            <w:r w:rsidDel="00000000" w:rsidR="00000000" w:rsidRPr="00000000">
              <w:rPr>
                <w:rtl w:val="0"/>
              </w:rPr>
              <w:t xml:space="preserve">Avatar, &amp; User Name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E">
            <w:pPr>
              <w:jc w:val="left"/>
              <w:rPr/>
            </w:pPr>
            <w:r w:rsidDel="00000000" w:rsidR="00000000" w:rsidRPr="00000000">
              <w:rPr>
                <w:rtl w:val="0"/>
              </w:rPr>
              <w:t xml:space="preserve">Information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F">
            <w:pPr>
              <w:rPr/>
            </w:pPr>
            <w:r w:rsidDel="00000000" w:rsidR="00000000" w:rsidRPr="00000000">
              <w:rPr>
                <w:rtl w:val="0"/>
              </w:rPr>
              <w:t xml:space="preserve">Trade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0">
            <w:pPr>
              <w:rPr/>
            </w:pPr>
            <w:r w:rsidDel="00000000" w:rsidR="00000000" w:rsidRPr="00000000">
              <w:rPr>
                <w:rtl w:val="0"/>
              </w:rPr>
              <w:t xml:space="preserve">Unique trade identifier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1">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2">
            <w:pPr>
              <w:rPr/>
            </w:pPr>
            <w:r w:rsidDel="00000000" w:rsidR="00000000" w:rsidRPr="00000000">
              <w:rPr>
                <w:rtl w:val="0"/>
              </w:rPr>
              <w:t xml:space="preserve">Date &amp; time of execution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3">
            <w:pPr>
              <w:rPr/>
            </w:pPr>
            <w:r w:rsidDel="00000000" w:rsidR="00000000" w:rsidRPr="00000000">
              <w:rPr>
                <w:rtl w:val="0"/>
              </w:rPr>
              <w:t xml:space="preserve">Player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4">
            <w:pPr>
              <w:rPr/>
            </w:pPr>
            <w:r w:rsidDel="00000000" w:rsidR="00000000" w:rsidRPr="00000000">
              <w:rPr>
                <w:rtl w:val="0"/>
              </w:rPr>
              <w:t xml:space="preserve">Player traded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5">
            <w:pPr>
              <w:rPr/>
            </w:pPr>
            <w:r w:rsidDel="00000000" w:rsidR="00000000" w:rsidRPr="00000000">
              <w:rPr>
                <w:rtl w:val="0"/>
              </w:rPr>
              <w:t xml:space="preserve">Team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6">
            <w:pPr>
              <w:rPr/>
            </w:pPr>
            <w:r w:rsidDel="00000000" w:rsidR="00000000" w:rsidRPr="00000000">
              <w:rPr>
                <w:rtl w:val="0"/>
              </w:rPr>
              <w:t xml:space="preserve">Player’s NFL team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7">
            <w:pPr>
              <w:rPr/>
            </w:pPr>
            <w:r w:rsidDel="00000000" w:rsidR="00000000" w:rsidRPr="00000000">
              <w:rPr>
                <w:rtl w:val="0"/>
              </w:rPr>
              <w:t xml:space="preserve">Position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8">
            <w:pPr>
              <w:rPr/>
            </w:pPr>
            <w:r w:rsidDel="00000000" w:rsidR="00000000" w:rsidRPr="00000000">
              <w:rPr>
                <w:rtl w:val="0"/>
              </w:rPr>
              <w:t xml:space="preserve">Player position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9">
            <w:pPr>
              <w:rPr/>
            </w:pPr>
            <w:r w:rsidDel="00000000" w:rsidR="00000000" w:rsidRPr="00000000">
              <w:rPr>
                <w:rtl w:val="0"/>
              </w:rPr>
              <w:t xml:space="preserve">Trade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A">
            <w:pPr>
              <w:rPr/>
            </w:pPr>
            <w:r w:rsidDel="00000000" w:rsidR="00000000" w:rsidRPr="00000000">
              <w:rPr>
                <w:rtl w:val="0"/>
              </w:rPr>
              <w:t xml:space="preserve">Buy / Sell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B">
            <w:pPr>
              <w:rPr/>
            </w:pPr>
            <w:r w:rsidDel="00000000" w:rsidR="00000000" w:rsidRPr="00000000">
              <w:rPr>
                <w:rtl w:val="0"/>
              </w:rPr>
              <w:t xml:space="preserve">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C">
            <w:pPr>
              <w:rPr/>
            </w:pPr>
            <w:r w:rsidDel="00000000" w:rsidR="00000000" w:rsidRPr="00000000">
              <w:rPr>
                <w:rtl w:val="0"/>
              </w:rPr>
              <w:t xml:space="preserve">Trade price in league 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D">
            <w:pPr>
              <w:rPr/>
            </w:pPr>
            <w:r w:rsidDel="00000000" w:rsidR="00000000" w:rsidRPr="00000000">
              <w:rPr>
                <w:rtl w:val="0"/>
              </w:rPr>
              <w:t xml:space="preserve">Market Price at Execution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E">
            <w:pPr>
              <w:rPr/>
            </w:pPr>
            <w:r w:rsidDel="00000000" w:rsidR="00000000" w:rsidRPr="00000000">
              <w:rPr>
                <w:rtl w:val="0"/>
              </w:rPr>
              <w:t xml:space="preserve">Market price when trade executed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F">
            <w:pPr>
              <w:rPr/>
            </w:pPr>
            <w:r w:rsidDel="00000000" w:rsidR="00000000" w:rsidRPr="00000000">
              <w:rPr>
                <w:rtl w:val="0"/>
              </w:rPr>
              <w:t xml:space="preserve">Actions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0">
            <w:pPr>
              <w:rPr/>
            </w:pPr>
            <w:r w:rsidDel="00000000" w:rsidR="00000000" w:rsidRPr="00000000">
              <w:rPr>
                <w:rtl w:val="0"/>
              </w:rPr>
              <w:t xml:space="preserve">Admin action menu</w:t>
            </w:r>
          </w:p>
        </w:tc>
      </w:tr>
    </w:tbl>
    <w:p w:rsidR="00000000" w:rsidDel="00000000" w:rsidP="00000000" w:rsidRDefault="00000000" w:rsidRPr="00000000" w14:paraId="0000109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color w:val="9900ff"/>
        </w:rPr>
      </w:pPr>
      <w:r w:rsidDel="00000000" w:rsidR="00000000" w:rsidRPr="00000000">
        <w:rPr>
          <w:b w:val="1"/>
          <w:bCs w:val="1"/>
          <w:rtl w:val="0"/>
        </w:rPr>
        <w:t xml:space="preserve">Admin Actions on Trades : </w:t>
      </w:r>
    </w:p>
    <w:p w:rsidR="00000000" w:rsidDel="00000000" w:rsidP="00000000" w:rsidRDefault="00000000" w:rsidRPr="00000000" w14:paraId="00001092">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Admin must have the following controls : </w:t>
      </w:r>
    </w:p>
    <w:p w:rsidR="00000000" w:rsidDel="00000000" w:rsidP="00000000" w:rsidRDefault="00000000" w:rsidRPr="00000000" w14:paraId="00001093">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Reverse Trade</w:t>
      </w:r>
    </w:p>
    <w:p w:rsidR="00000000" w:rsidDel="00000000" w:rsidP="00000000" w:rsidRDefault="00000000" w:rsidRPr="00000000" w14:paraId="0000109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Reverse Trade (Break -Glass ) : </w:t>
      </w:r>
    </w:p>
    <w:p w:rsidR="00000000" w:rsidDel="00000000" w:rsidP="00000000" w:rsidRDefault="00000000" w:rsidRPr="00000000" w14:paraId="00001095">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Admin may reverse trade </w:t>
      </w:r>
    </w:p>
    <w:p w:rsidR="00000000" w:rsidDel="00000000" w:rsidP="00000000" w:rsidRDefault="00000000" w:rsidRPr="00000000" w14:paraId="00001096">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Flow : </w:t>
      </w:r>
    </w:p>
    <w:p w:rsidR="00000000" w:rsidDel="00000000" w:rsidP="00000000" w:rsidRDefault="00000000" w:rsidRPr="00000000" w14:paraId="00001097">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When the admin clicks “Reverse Trade”,the system should display a confirmation dialog pop-up.</w:t>
      </w:r>
    </w:p>
    <w:p w:rsidR="00000000" w:rsidDel="00000000" w:rsidP="00000000" w:rsidRDefault="00000000" w:rsidRPr="00000000" w14:paraId="00001098">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Title :  Reverse Trade</w:t>
      </w:r>
    </w:p>
    <w:p w:rsidR="00000000" w:rsidDel="00000000" w:rsidP="00000000" w:rsidRDefault="00000000" w:rsidRPr="00000000" w14:paraId="00001099">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Verbiage : “This action will cancel the selected trade and restore player ownership and currency balances to their previous state”.</w:t>
      </w:r>
    </w:p>
    <w:p w:rsidR="00000000" w:rsidDel="00000000" w:rsidP="00000000" w:rsidRDefault="00000000" w:rsidRPr="00000000" w14:paraId="0000109A">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Fields : </w:t>
      </w:r>
    </w:p>
    <w:p w:rsidR="00000000" w:rsidDel="00000000" w:rsidP="00000000" w:rsidRDefault="00000000" w:rsidRPr="00000000" w14:paraId="0000109B">
      <w:pPr>
        <w:keepNext w:val="0"/>
        <w:keepLines w:val="0"/>
        <w:pageBreakBefore w:val="0"/>
        <w:widowControl w:val="1"/>
        <w:numPr>
          <w:ilvl w:val="4"/>
          <w:numId w:val="1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Trade Id :  Auto-fill Trade Id [Read-only]</w:t>
      </w:r>
    </w:p>
    <w:p w:rsidR="00000000" w:rsidDel="00000000" w:rsidP="00000000" w:rsidRDefault="00000000" w:rsidRPr="00000000" w14:paraId="0000109C">
      <w:pPr>
        <w:keepNext w:val="0"/>
        <w:keepLines w:val="0"/>
        <w:pageBreakBefore w:val="0"/>
        <w:widowControl w:val="1"/>
        <w:numPr>
          <w:ilvl w:val="4"/>
          <w:numId w:val="1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Player : Auto-fill [Ready-ony]</w:t>
      </w:r>
    </w:p>
    <w:p w:rsidR="00000000" w:rsidDel="00000000" w:rsidP="00000000" w:rsidRDefault="00000000" w:rsidRPr="00000000" w14:paraId="0000109D">
      <w:pPr>
        <w:keepNext w:val="0"/>
        <w:keepLines w:val="0"/>
        <w:pageBreakBefore w:val="0"/>
        <w:widowControl w:val="1"/>
        <w:numPr>
          <w:ilvl w:val="4"/>
          <w:numId w:val="1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Trade Type (Buy/Sell) : Auto-Fill [Ready-only]</w:t>
      </w:r>
    </w:p>
    <w:p w:rsidR="00000000" w:rsidDel="00000000" w:rsidP="00000000" w:rsidRDefault="00000000" w:rsidRPr="00000000" w14:paraId="0000109E">
      <w:pPr>
        <w:keepNext w:val="0"/>
        <w:keepLines w:val="0"/>
        <w:pageBreakBefore w:val="0"/>
        <w:widowControl w:val="1"/>
        <w:numPr>
          <w:ilvl w:val="4"/>
          <w:numId w:val="1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Input field : Reason</w:t>
      </w:r>
    </w:p>
    <w:p w:rsidR="00000000" w:rsidDel="00000000" w:rsidP="00000000" w:rsidRDefault="00000000" w:rsidRPr="00000000" w14:paraId="0000109F">
      <w:pPr>
        <w:keepNext w:val="0"/>
        <w:keepLines w:val="0"/>
        <w:pageBreakBefore w:val="0"/>
        <w:widowControl w:val="1"/>
        <w:numPr>
          <w:ilvl w:val="4"/>
          <w:numId w:val="1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Buttons : </w:t>
      </w:r>
    </w:p>
    <w:p w:rsidR="00000000" w:rsidDel="00000000" w:rsidP="00000000" w:rsidRDefault="00000000" w:rsidRPr="00000000" w14:paraId="000010A0">
      <w:pPr>
        <w:keepNext w:val="0"/>
        <w:keepLines w:val="0"/>
        <w:pageBreakBefore w:val="0"/>
        <w:widowControl w:val="1"/>
        <w:numPr>
          <w:ilvl w:val="5"/>
          <w:numId w:val="1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Confirm</w:t>
      </w:r>
    </w:p>
    <w:p w:rsidR="00000000" w:rsidDel="00000000" w:rsidP="00000000" w:rsidRDefault="00000000" w:rsidRPr="00000000" w14:paraId="000010A1">
      <w:pPr>
        <w:keepNext w:val="0"/>
        <w:keepLines w:val="0"/>
        <w:pageBreakBefore w:val="0"/>
        <w:widowControl w:val="1"/>
        <w:numPr>
          <w:ilvl w:val="5"/>
          <w:numId w:val="15"/>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Cancel</w:t>
      </w:r>
    </w:p>
    <w:p w:rsidR="00000000" w:rsidDel="00000000" w:rsidP="00000000" w:rsidRDefault="00000000" w:rsidRPr="00000000" w14:paraId="000010A2">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System Behavior : </w:t>
      </w:r>
    </w:p>
    <w:p w:rsidR="00000000" w:rsidDel="00000000" w:rsidP="00000000" w:rsidRDefault="00000000" w:rsidRPr="00000000" w14:paraId="000010A3">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Player returned to </w:t>
      </w:r>
      <w:commentRangeStart w:id="101"/>
      <w:commentRangeStart w:id="102"/>
      <w:r w:rsidDel="00000000" w:rsidR="00000000" w:rsidRPr="00000000">
        <w:rPr>
          <w:strike w:val="1"/>
          <w:rtl w:val="0"/>
        </w:rPr>
        <w:t xml:space="preserve">selle</w:t>
      </w:r>
      <w:r w:rsidDel="00000000" w:rsidR="00000000" w:rsidRPr="00000000">
        <w:rPr>
          <w:rtl w:val="0"/>
        </w:rPr>
        <w:t xml:space="preserve">r</w:t>
      </w:r>
      <w:commentRangeEnd w:id="101"/>
      <w:r w:rsidDel="00000000" w:rsidR="00000000" w:rsidRPr="00000000">
        <w:commentReference w:id="101"/>
      </w:r>
      <w:commentRangeEnd w:id="102"/>
      <w:r w:rsidDel="00000000" w:rsidR="00000000" w:rsidRPr="00000000">
        <w:commentReference w:id="102"/>
      </w:r>
      <w:r w:rsidDel="00000000" w:rsidR="00000000" w:rsidRPr="00000000">
        <w:rPr>
          <w:rtl w:val="0"/>
        </w:rPr>
        <w:t xml:space="preserve">   Market Maker - F2MX</w:t>
      </w:r>
      <w:r w:rsidDel="00000000" w:rsidR="00000000" w:rsidRPr="00000000">
        <w:rPr>
          <w:strike w:val="1"/>
          <w:rtl w:val="0"/>
        </w:rPr>
        <w:t xml:space="preserve"> </w:t>
      </w:r>
    </w:p>
    <w:p w:rsidR="00000000" w:rsidDel="00000000" w:rsidP="00000000" w:rsidRDefault="00000000" w:rsidRPr="00000000" w14:paraId="000010A4">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Currency refunded</w:t>
      </w:r>
    </w:p>
    <w:p w:rsidR="00000000" w:rsidDel="00000000" w:rsidP="00000000" w:rsidRDefault="00000000" w:rsidRPr="00000000" w14:paraId="000010A5">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Trade marked “ Reversed”</w:t>
      </w:r>
    </w:p>
    <w:p w:rsidR="00000000" w:rsidDel="00000000" w:rsidP="00000000" w:rsidRDefault="00000000" w:rsidRPr="00000000" w14:paraId="000010A6">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Audit log created</w:t>
      </w:r>
    </w:p>
    <w:p w:rsidR="00000000" w:rsidDel="00000000" w:rsidP="00000000" w:rsidRDefault="00000000" w:rsidRPr="00000000" w14:paraId="000010A7">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Mobile Impact : </w:t>
      </w:r>
    </w:p>
    <w:p w:rsidR="00000000" w:rsidDel="00000000" w:rsidP="00000000" w:rsidRDefault="00000000" w:rsidRPr="00000000" w14:paraId="000010A8">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Buyer roster updated</w:t>
      </w:r>
    </w:p>
    <w:p w:rsidR="00000000" w:rsidDel="00000000" w:rsidP="00000000" w:rsidRDefault="00000000" w:rsidRPr="00000000" w14:paraId="000010A9">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Seller roster restored</w:t>
      </w:r>
    </w:p>
    <w:p w:rsidR="00000000" w:rsidDel="00000000" w:rsidP="00000000" w:rsidRDefault="00000000" w:rsidRPr="00000000" w14:paraId="000010AA">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Notification sent</w:t>
      </w:r>
    </w:p>
    <w:p w:rsidR="00000000" w:rsidDel="00000000" w:rsidP="00000000" w:rsidRDefault="00000000" w:rsidRPr="00000000" w14:paraId="000010AB">
      <w:pPr>
        <w:keepNext w:val="0"/>
        <w:keepLines w:val="0"/>
        <w:pageBreakBefore w:val="0"/>
        <w:widowControl w:val="1"/>
        <w:numPr>
          <w:ilvl w:val="4"/>
          <w:numId w:val="15"/>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In-app</w:t>
      </w:r>
    </w:p>
    <w:p w:rsidR="00000000" w:rsidDel="00000000" w:rsidP="00000000" w:rsidRDefault="00000000" w:rsidRPr="00000000" w14:paraId="000010AC">
      <w:pPr>
        <w:keepNext w:val="0"/>
        <w:keepLines w:val="0"/>
        <w:pageBreakBefore w:val="0"/>
        <w:widowControl w:val="1"/>
        <w:numPr>
          <w:ilvl w:val="4"/>
          <w:numId w:val="15"/>
        </w:numPr>
        <w:pBdr>
          <w:top w:space="0" w:sz="0" w:val="nil"/>
          <w:left w:space="0" w:sz="0" w:val="nil"/>
          <w:bottom w:space="0" w:sz="0" w:val="nil"/>
          <w:right w:space="0" w:sz="0" w:val="nil"/>
          <w:between w:space="0" w:sz="0" w:val="nil"/>
        </w:pBdr>
        <w:shd w:fill="auto" w:val="clear"/>
        <w:spacing w:after="200" w:before="0" w:line="276" w:lineRule="auto"/>
        <w:ind w:left="3600" w:right="0" w:hanging="360"/>
        <w:jc w:val="left"/>
        <w:rPr>
          <w:u w:val="none"/>
        </w:rPr>
      </w:pPr>
      <w:r w:rsidDel="00000000" w:rsidR="00000000" w:rsidRPr="00000000">
        <w:rPr>
          <w:rtl w:val="0"/>
        </w:rPr>
        <w:t xml:space="preserve">Email /SMS</w:t>
      </w:r>
    </w:p>
    <w:p w:rsidR="00000000" w:rsidDel="00000000" w:rsidP="00000000" w:rsidRDefault="00000000" w:rsidRPr="00000000" w14:paraId="000010AD">
      <w:pPr>
        <w:pStyle w:val="Heading3"/>
        <w:rPr/>
      </w:pPr>
      <w:bookmarkStart w:colFirst="0" w:colLast="0" w:name="_qn5x37cvytr2" w:id="91"/>
      <w:bookmarkEnd w:id="91"/>
      <w:r w:rsidDel="00000000" w:rsidR="00000000" w:rsidRPr="00000000">
        <w:rPr>
          <w:rtl w:val="0"/>
        </w:rPr>
      </w:r>
    </w:p>
    <w:p w:rsidR="00000000" w:rsidDel="00000000" w:rsidP="00000000" w:rsidRDefault="00000000" w:rsidRPr="00000000" w14:paraId="000010AE">
      <w:pPr>
        <w:pStyle w:val="Heading3"/>
        <w:rPr/>
      </w:pPr>
      <w:bookmarkStart w:colFirst="0" w:colLast="0" w:name="_vujb63ccdekz" w:id="92"/>
      <w:bookmarkEnd w:id="92"/>
      <w:r w:rsidDel="00000000" w:rsidR="00000000" w:rsidRPr="00000000">
        <w:rPr>
          <w:rtl w:val="0"/>
        </w:rPr>
        <w:t xml:space="preserve">User story -1.5 League Settings Tab</w:t>
      </w:r>
    </w:p>
    <w:p w:rsidR="00000000" w:rsidDel="00000000" w:rsidP="00000000" w:rsidRDefault="00000000" w:rsidRPr="00000000" w14:paraId="000010AF">
      <w:pPr>
        <w:rPr/>
      </w:pPr>
      <w:r w:rsidDel="00000000" w:rsidR="00000000" w:rsidRPr="00000000">
        <w:rPr>
          <w:rtl w:val="0"/>
        </w:rPr>
        <w:t xml:space="preserve">As an F2MX Admin, I want to monitor all trading activities occurring within a league so that I can ensure fair play, investigate suspicious behavior, and take corrective administrative actions when required.</w:t>
      </w:r>
    </w:p>
    <w:p w:rsidR="00000000" w:rsidDel="00000000" w:rsidP="00000000" w:rsidRDefault="00000000" w:rsidRPr="00000000" w14:paraId="000010B0">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10B1">
      <w:pPr>
        <w:numPr>
          <w:ilvl w:val="0"/>
          <w:numId w:val="6"/>
        </w:numPr>
        <w:spacing w:after="0" w:afterAutospacing="0"/>
        <w:ind w:left="720" w:hanging="360"/>
        <w:rPr>
          <w:b w:val="1"/>
          <w:bCs w:val="1"/>
          <w:u w:val="none"/>
        </w:rPr>
      </w:pPr>
      <w:r w:rsidDel="00000000" w:rsidR="00000000" w:rsidRPr="00000000">
        <w:rPr>
          <w:b w:val="1"/>
          <w:bCs w:val="1"/>
          <w:rtl w:val="0"/>
        </w:rPr>
        <w:t xml:space="preserve">Navigation : </w:t>
      </w:r>
    </w:p>
    <w:p w:rsidR="00000000" w:rsidDel="00000000" w:rsidP="00000000" w:rsidRDefault="00000000" w:rsidRPr="00000000" w14:paraId="000010B2">
      <w:pPr>
        <w:numPr>
          <w:ilvl w:val="1"/>
          <w:numId w:val="6"/>
        </w:numPr>
        <w:spacing w:after="0" w:afterAutospacing="0"/>
        <w:ind w:left="1440" w:hanging="360"/>
        <w:rPr/>
      </w:pPr>
      <w:r w:rsidDel="00000000" w:rsidR="00000000" w:rsidRPr="00000000">
        <w:rPr>
          <w:rFonts w:ascii="Arial Unicode MS" w:cs="Arial Unicode MS" w:eastAsia="Arial Unicode MS" w:hAnsi="Arial Unicode MS"/>
          <w:rtl w:val="0"/>
        </w:rPr>
        <w:t xml:space="preserve">Leagues → Select League → League Details → League Settings</w:t>
      </w:r>
    </w:p>
    <w:p w:rsidR="00000000" w:rsidDel="00000000" w:rsidP="00000000" w:rsidRDefault="00000000" w:rsidRPr="00000000" w14:paraId="000010B3">
      <w:pPr>
        <w:numPr>
          <w:ilvl w:val="0"/>
          <w:numId w:val="6"/>
        </w:numPr>
        <w:spacing w:after="0" w:afterAutospacing="0"/>
        <w:ind w:left="720" w:hanging="360"/>
      </w:pPr>
      <w:r w:rsidDel="00000000" w:rsidR="00000000" w:rsidRPr="00000000">
        <w:rPr>
          <w:b w:val="1"/>
          <w:bCs w:val="1"/>
          <w:rtl w:val="0"/>
        </w:rPr>
        <w:t xml:space="preserve">Module : </w:t>
      </w:r>
      <w:r w:rsidDel="00000000" w:rsidR="00000000" w:rsidRPr="00000000">
        <w:rPr>
          <w:rtl w:val="0"/>
        </w:rPr>
      </w:r>
    </w:p>
    <w:p w:rsidR="00000000" w:rsidDel="00000000" w:rsidP="00000000" w:rsidRDefault="00000000" w:rsidRPr="00000000" w14:paraId="000010B4">
      <w:pPr>
        <w:numPr>
          <w:ilvl w:val="0"/>
          <w:numId w:val="6"/>
        </w:numPr>
        <w:spacing w:after="0" w:afterAutospacing="0"/>
        <w:ind w:left="1440" w:hanging="360"/>
        <w:rPr/>
      </w:pPr>
      <w:r w:rsidDel="00000000" w:rsidR="00000000" w:rsidRPr="00000000">
        <w:rPr>
          <w:rtl w:val="0"/>
        </w:rPr>
        <w:t xml:space="preserve">The League Settings tab must appear as the 4th tab on the League Details page.</w:t>
      </w:r>
    </w:p>
    <w:p w:rsidR="00000000" w:rsidDel="00000000" w:rsidP="00000000" w:rsidRDefault="00000000" w:rsidRPr="00000000" w14:paraId="000010B5">
      <w:pPr>
        <w:numPr>
          <w:ilvl w:val="0"/>
          <w:numId w:val="6"/>
        </w:numPr>
        <w:spacing w:after="0" w:afterAutospacing="0"/>
        <w:ind w:left="1440" w:hanging="360"/>
        <w:rPr/>
      </w:pPr>
      <w:r w:rsidDel="00000000" w:rsidR="00000000" w:rsidRPr="00000000">
        <w:rPr>
          <w:rtl w:val="0"/>
        </w:rPr>
        <w:t xml:space="preserve">The League Settings Tab allows the F2MX Admin to manage league-level configuration and governance controls.</w:t>
      </w:r>
    </w:p>
    <w:p w:rsidR="00000000" w:rsidDel="00000000" w:rsidP="00000000" w:rsidRDefault="00000000" w:rsidRPr="00000000" w14:paraId="000010B6">
      <w:pPr>
        <w:numPr>
          <w:ilvl w:val="0"/>
          <w:numId w:val="6"/>
        </w:numPr>
        <w:spacing w:after="0" w:afterAutospacing="0"/>
        <w:ind w:left="1440" w:hanging="360"/>
        <w:rPr/>
      </w:pPr>
      <w:r w:rsidDel="00000000" w:rsidR="00000000" w:rsidRPr="00000000">
        <w:rPr>
          <w:rtl w:val="0"/>
        </w:rPr>
        <w:t xml:space="preserve">This includes:</w:t>
      </w:r>
    </w:p>
    <w:p w:rsidR="00000000" w:rsidDel="00000000" w:rsidP="00000000" w:rsidRDefault="00000000" w:rsidRPr="00000000" w14:paraId="000010B7">
      <w:pPr>
        <w:numPr>
          <w:ilvl w:val="1"/>
          <w:numId w:val="6"/>
        </w:numPr>
        <w:spacing w:after="0" w:afterAutospacing="0"/>
        <w:ind w:left="2160" w:hanging="360"/>
        <w:rPr/>
      </w:pPr>
      <w:r w:rsidDel="00000000" w:rsidR="00000000" w:rsidRPr="00000000">
        <w:rPr>
          <w:rtl w:val="0"/>
        </w:rPr>
        <w:t xml:space="preserve">League configuration updates</w:t>
      </w:r>
    </w:p>
    <w:p w:rsidR="00000000" w:rsidDel="00000000" w:rsidP="00000000" w:rsidRDefault="00000000" w:rsidRPr="00000000" w14:paraId="000010B8">
      <w:pPr>
        <w:numPr>
          <w:ilvl w:val="1"/>
          <w:numId w:val="6"/>
        </w:numPr>
        <w:spacing w:after="0" w:afterAutospacing="0"/>
        <w:ind w:left="2160" w:hanging="360"/>
        <w:rPr/>
      </w:pPr>
      <w:r w:rsidDel="00000000" w:rsidR="00000000" w:rsidRPr="00000000">
        <w:rPr>
          <w:rtl w:val="0"/>
        </w:rPr>
        <w:t xml:space="preserve">Trading controls</w:t>
      </w:r>
    </w:p>
    <w:p w:rsidR="00000000" w:rsidDel="00000000" w:rsidP="00000000" w:rsidRDefault="00000000" w:rsidRPr="00000000" w14:paraId="000010B9">
      <w:pPr>
        <w:numPr>
          <w:ilvl w:val="1"/>
          <w:numId w:val="6"/>
        </w:numPr>
        <w:spacing w:after="0" w:afterAutospacing="0"/>
        <w:ind w:left="2160" w:hanging="360"/>
        <w:rPr/>
      </w:pPr>
      <w:r w:rsidDel="00000000" w:rsidR="00000000" w:rsidRPr="00000000">
        <w:rPr>
          <w:rtl w:val="0"/>
        </w:rPr>
        <w:t xml:space="preserve">Commissioner governance</w:t>
      </w:r>
    </w:p>
    <w:p w:rsidR="00000000" w:rsidDel="00000000" w:rsidP="00000000" w:rsidRDefault="00000000" w:rsidRPr="00000000" w14:paraId="000010BA">
      <w:pPr>
        <w:numPr>
          <w:ilvl w:val="1"/>
          <w:numId w:val="6"/>
        </w:numPr>
        <w:spacing w:after="0" w:afterAutospacing="0"/>
        <w:ind w:left="2160" w:hanging="360"/>
        <w:rPr/>
      </w:pPr>
      <w:r w:rsidDel="00000000" w:rsidR="00000000" w:rsidRPr="00000000">
        <w:rPr>
          <w:rtl w:val="0"/>
        </w:rPr>
        <w:t xml:space="preserve">League lifecycle status management</w:t>
      </w:r>
    </w:p>
    <w:p w:rsidR="00000000" w:rsidDel="00000000" w:rsidP="00000000" w:rsidRDefault="00000000" w:rsidRPr="00000000" w14:paraId="000010BB">
      <w:pPr>
        <w:numPr>
          <w:ilvl w:val="1"/>
          <w:numId w:val="6"/>
        </w:numPr>
        <w:spacing w:after="0" w:afterAutospacing="0"/>
        <w:ind w:left="2160" w:hanging="360"/>
        <w:rPr/>
      </w:pPr>
      <w:r w:rsidDel="00000000" w:rsidR="00000000" w:rsidRPr="00000000">
        <w:rPr>
          <w:rtl w:val="0"/>
        </w:rPr>
        <w:t xml:space="preserve">Administrative interventions</w:t>
      </w:r>
    </w:p>
    <w:p w:rsidR="00000000" w:rsidDel="00000000" w:rsidP="00000000" w:rsidRDefault="00000000" w:rsidRPr="00000000" w14:paraId="000010BC">
      <w:pPr>
        <w:numPr>
          <w:ilvl w:val="1"/>
          <w:numId w:val="6"/>
        </w:numPr>
        <w:spacing w:after="0" w:afterAutospacing="0"/>
        <w:ind w:left="2160" w:hanging="360"/>
        <w:rPr/>
      </w:pPr>
      <w:r w:rsidDel="00000000" w:rsidR="00000000" w:rsidRPr="00000000">
        <w:rPr>
          <w:rtl w:val="0"/>
        </w:rPr>
        <w:t xml:space="preserve">These controls ensure platform stability, fair gameplay, and operational continuity.</w:t>
      </w:r>
    </w:p>
    <w:p w:rsidR="00000000" w:rsidDel="00000000" w:rsidP="00000000" w:rsidRDefault="00000000" w:rsidRPr="00000000" w14:paraId="000010BD">
      <w:pPr>
        <w:numPr>
          <w:ilvl w:val="0"/>
          <w:numId w:val="6"/>
        </w:numPr>
        <w:ind w:left="1440" w:hanging="360"/>
        <w:rPr>
          <w:b w:val="1"/>
          <w:bCs w:val="1"/>
        </w:rPr>
      </w:pPr>
      <w:r w:rsidDel="00000000" w:rsidR="00000000" w:rsidRPr="00000000">
        <w:rPr>
          <w:b w:val="1"/>
          <w:bCs w:val="1"/>
          <w:rtl w:val="0"/>
        </w:rPr>
        <w:t xml:space="preserve">League Settings fields : </w:t>
      </w:r>
      <w:r w:rsidDel="00000000" w:rsidR="00000000" w:rsidRPr="00000000">
        <w:rPr>
          <w:rtl w:val="0"/>
        </w:rPr>
      </w:r>
    </w:p>
    <w:tbl>
      <w:tblPr>
        <w:tblStyle w:val="Table65"/>
        <w:tblpPr w:leftFromText="180" w:rightFromText="180" w:topFromText="180" w:bottomFromText="180" w:vertAnchor="text" w:horzAnchor="text" w:tblpX="855" w:tblpY="0"/>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4650"/>
        <w:tblGridChange w:id="0">
          <w:tblGrid>
            <w:gridCol w:w="2415"/>
            <w:gridCol w:w="46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E">
            <w:pPr>
              <w:ind w:left="720" w:firstLine="0"/>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F">
            <w:pPr>
              <w:ind w:left="720" w:firstLine="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0">
            <w:pPr>
              <w:ind w:left="720" w:firstLine="0"/>
              <w:rPr/>
            </w:pPr>
            <w:r w:rsidDel="00000000" w:rsidR="00000000" w:rsidRPr="00000000">
              <w:rPr>
                <w:rtl w:val="0"/>
              </w:rPr>
              <w:t xml:space="preserve">League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1">
            <w:pPr>
              <w:ind w:left="720" w:firstLine="0"/>
              <w:rPr/>
            </w:pPr>
            <w:r w:rsidDel="00000000" w:rsidR="00000000" w:rsidRPr="00000000">
              <w:rPr>
                <w:rtl w:val="0"/>
              </w:rPr>
              <w:t xml:space="preserve">Unique system identifier [Ready-only]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2">
            <w:pPr>
              <w:ind w:left="720" w:firstLine="0"/>
              <w:rPr/>
            </w:pPr>
            <w:r w:rsidDel="00000000" w:rsidR="00000000" w:rsidRPr="00000000">
              <w:rPr>
                <w:rtl w:val="0"/>
              </w:rPr>
              <w:t xml:space="preserve">League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3">
            <w:pPr>
              <w:ind w:left="720" w:firstLine="0"/>
              <w:rPr/>
            </w:pPr>
            <w:r w:rsidDel="00000000" w:rsidR="00000000" w:rsidRPr="00000000">
              <w:rPr>
                <w:rtl w:val="0"/>
              </w:rPr>
              <w:t xml:space="preserve">Name of the league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4">
            <w:pPr>
              <w:ind w:left="720" w:firstLine="0"/>
              <w:rPr/>
            </w:pPr>
            <w:r w:rsidDel="00000000" w:rsidR="00000000" w:rsidRPr="00000000">
              <w:rPr>
                <w:rtl w:val="0"/>
              </w:rPr>
              <w:t xml:space="preserve">League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5">
            <w:pPr>
              <w:ind w:left="720" w:firstLine="0"/>
              <w:rPr/>
            </w:pPr>
            <w:r w:rsidDel="00000000" w:rsidR="00000000" w:rsidRPr="00000000">
              <w:rPr>
                <w:rtl w:val="0"/>
              </w:rPr>
              <w:t xml:space="preserve">Public / Private [Ready-only]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6">
            <w:pPr>
              <w:ind w:left="720" w:firstLine="0"/>
              <w:rPr/>
            </w:pPr>
            <w:r w:rsidDel="00000000" w:rsidR="00000000" w:rsidRPr="00000000">
              <w:rPr>
                <w:rtl w:val="0"/>
              </w:rPr>
              <w:t xml:space="preserve">League Size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7">
            <w:pPr>
              <w:ind w:left="720" w:firstLine="0"/>
              <w:rPr/>
            </w:pPr>
            <w:r w:rsidDel="00000000" w:rsidR="00000000" w:rsidRPr="00000000">
              <w:rPr>
                <w:rtl w:val="0"/>
              </w:rPr>
              <w:t xml:space="preserve">Total teams allowed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8">
            <w:pPr>
              <w:ind w:left="720" w:firstLine="0"/>
              <w:rPr/>
            </w:pPr>
            <w:r w:rsidDel="00000000" w:rsidR="00000000" w:rsidRPr="00000000">
              <w:rPr>
                <w:rtl w:val="0"/>
              </w:rPr>
              <w:t xml:space="preserve">League Start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9">
            <w:pPr>
              <w:ind w:left="720" w:firstLine="0"/>
              <w:rPr/>
            </w:pPr>
            <w:r w:rsidDel="00000000" w:rsidR="00000000" w:rsidRPr="00000000">
              <w:rPr>
                <w:rtl w:val="0"/>
              </w:rPr>
              <w:t xml:space="preserve">League Start Date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A">
            <w:pPr>
              <w:ind w:left="720" w:firstLine="0"/>
              <w:rPr/>
            </w:pPr>
            <w:r w:rsidDel="00000000" w:rsidR="00000000" w:rsidRPr="00000000">
              <w:rPr>
                <w:rtl w:val="0"/>
              </w:rPr>
              <w:t xml:space="preserve">Season 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B">
            <w:pPr>
              <w:ind w:left="720" w:firstLine="0"/>
              <w:rPr/>
            </w:pPr>
            <w:r w:rsidDel="00000000" w:rsidR="00000000" w:rsidRPr="00000000">
              <w:rPr>
                <w:rtl w:val="0"/>
              </w:rPr>
              <w:t xml:space="preserve">No.of Weeks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C">
            <w:pPr>
              <w:ind w:left="720" w:firstLine="0"/>
              <w:rPr/>
            </w:pPr>
            <w:r w:rsidDel="00000000" w:rsidR="00000000" w:rsidRPr="00000000">
              <w:rPr>
                <w:rtl w:val="0"/>
              </w:rPr>
              <w:t xml:space="preserve">League Creation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D">
            <w:pPr>
              <w:ind w:left="720" w:firstLine="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E">
            <w:pPr>
              <w:ind w:left="720" w:firstLine="0"/>
              <w:rPr/>
            </w:pPr>
            <w:r w:rsidDel="00000000" w:rsidR="00000000" w:rsidRPr="00000000">
              <w:rPr>
                <w:rtl w:val="0"/>
              </w:rPr>
              <w:t xml:space="preserve">Current Commissioner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F">
            <w:pPr>
              <w:ind w:left="720" w:firstLine="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0">
            <w:pPr>
              <w:ind w:left="720" w:firstLine="0"/>
              <w:rPr/>
            </w:pPr>
            <w:r w:rsidDel="00000000" w:rsidR="00000000" w:rsidRPr="00000000">
              <w:rPr>
                <w:rtl w:val="0"/>
              </w:rPr>
              <w:t xml:space="preserve">Starting Allocation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1">
            <w:pPr>
              <w:ind w:left="720" w:firstLine="0"/>
              <w:rPr/>
            </w:pPr>
            <w:r w:rsidDel="00000000" w:rsidR="00000000" w:rsidRPr="00000000">
              <w:rPr>
                <w:rtl w:val="0"/>
              </w:rPr>
              <w:t xml:space="preserve">Initial allocation to league wallets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2">
            <w:pPr>
              <w:ind w:left="720" w:firstLine="0"/>
              <w:rPr/>
            </w:pPr>
            <w:r w:rsidDel="00000000" w:rsidR="00000000" w:rsidRPr="00000000">
              <w:rPr>
                <w:rtl w:val="0"/>
              </w:rPr>
              <w:t xml:space="preserve">Max Buy-In Cap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3">
            <w:pPr>
              <w:ind w:left="720" w:firstLine="0"/>
              <w:rPr/>
            </w:pPr>
            <w:r w:rsidDel="00000000" w:rsidR="00000000" w:rsidRPr="00000000">
              <w:rPr>
                <w:rtl w:val="0"/>
              </w:rPr>
              <w:t xml:space="preserve">Maximum additional currency users can purchase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4">
            <w:pPr>
              <w:ind w:left="720" w:firstLine="0"/>
              <w:rPr/>
            </w:pPr>
            <w:r w:rsidDel="00000000" w:rsidR="00000000" w:rsidRPr="00000000">
              <w:rPr>
                <w:rtl w:val="0"/>
              </w:rPr>
              <w:t xml:space="preserve">Buy-In Conversion Rate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5">
            <w:pPr>
              <w:ind w:left="720" w:firstLine="0"/>
              <w:rPr/>
            </w:pPr>
            <w:r w:rsidDel="00000000" w:rsidR="00000000" w:rsidRPr="00000000">
              <w:rPr>
                <w:rtl w:val="0"/>
              </w:rPr>
            </w:r>
          </w:p>
        </w:tc>
      </w:tr>
    </w:tbl>
    <w:p w:rsidR="00000000" w:rsidDel="00000000" w:rsidP="00000000" w:rsidRDefault="00000000" w:rsidRPr="00000000" w14:paraId="000010D6">
      <w:pPr>
        <w:ind w:left="72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1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Admin Action</w:t>
      </w:r>
    </w:p>
    <w:p w:rsidR="00000000" w:rsidDel="00000000" w:rsidP="00000000" w:rsidRDefault="00000000" w:rsidRPr="00000000" w14:paraId="000010D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Editing is allowed only if the league has not yet started.</w:t>
      </w:r>
    </w:p>
    <w:p w:rsidR="00000000" w:rsidDel="00000000" w:rsidP="00000000" w:rsidRDefault="00000000" w:rsidRPr="00000000" w14:paraId="000010D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Actions : </w:t>
      </w:r>
    </w:p>
    <w:p w:rsidR="00000000" w:rsidDel="00000000" w:rsidP="00000000" w:rsidRDefault="00000000" w:rsidRPr="00000000" w14:paraId="000010D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Edit Configuration</w:t>
      </w:r>
    </w:p>
    <w:p w:rsidR="00000000" w:rsidDel="00000000" w:rsidP="00000000" w:rsidRDefault="00000000" w:rsidRPr="00000000" w14:paraId="000010DB">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Freeze/Unfreeze League Trading - </w:t>
      </w:r>
      <w:r w:rsidDel="00000000" w:rsidR="00000000" w:rsidRPr="00000000">
        <w:rPr>
          <w:rtl w:val="0"/>
        </w:rPr>
      </w:r>
    </w:p>
    <w:p w:rsidR="00000000" w:rsidDel="00000000" w:rsidP="00000000" w:rsidRDefault="00000000" w:rsidRPr="00000000" w14:paraId="00001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Edit Configuration</w:t>
      </w:r>
    </w:p>
    <w:p w:rsidR="00000000" w:rsidDel="00000000" w:rsidP="00000000" w:rsidRDefault="00000000" w:rsidRPr="00000000" w14:paraId="000010D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Configuration change flow  :</w:t>
      </w:r>
    </w:p>
    <w:p w:rsidR="00000000" w:rsidDel="00000000" w:rsidP="00000000" w:rsidRDefault="00000000" w:rsidRPr="00000000" w14:paraId="000010D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When admin clicks “Edit configuration”</w:t>
      </w:r>
    </w:p>
    <w:p w:rsidR="00000000" w:rsidDel="00000000" w:rsidP="00000000" w:rsidRDefault="00000000" w:rsidRPr="00000000" w14:paraId="000010D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The system should display a confirmation pop-up and provide edit feasibility for the fields.</w:t>
      </w:r>
    </w:p>
    <w:p w:rsidR="00000000" w:rsidDel="00000000" w:rsidP="00000000" w:rsidRDefault="00000000" w:rsidRPr="00000000" w14:paraId="000010E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Verbiage : “You are modifying league configuration settings. These changes may impact league participants”.</w:t>
      </w:r>
    </w:p>
    <w:p w:rsidR="00000000" w:rsidDel="00000000" w:rsidP="00000000" w:rsidRDefault="00000000" w:rsidRPr="00000000" w14:paraId="000010E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Fields :  </w:t>
      </w:r>
      <w:hyperlink w:anchor="_yiyeul438v0d">
        <w:r w:rsidDel="00000000" w:rsidR="00000000" w:rsidRPr="00000000">
          <w:rPr>
            <w:color w:val="1155cc"/>
            <w:u w:val="single"/>
            <w:rtl w:val="0"/>
          </w:rPr>
          <w:t xml:space="preserve">All the fields </w:t>
        </w:r>
      </w:hyperlink>
      <w:r w:rsidDel="00000000" w:rsidR="00000000" w:rsidRPr="00000000">
        <w:rPr>
          <w:rtl w:val="0"/>
        </w:rPr>
      </w:r>
    </w:p>
    <w:p w:rsidR="00000000" w:rsidDel="00000000" w:rsidP="00000000" w:rsidRDefault="00000000" w:rsidRPr="00000000" w14:paraId="000010E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Input field : Reason</w:t>
      </w:r>
    </w:p>
    <w:p w:rsidR="00000000" w:rsidDel="00000000" w:rsidP="00000000" w:rsidRDefault="00000000" w:rsidRPr="00000000" w14:paraId="000010E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Buttons : </w:t>
      </w:r>
    </w:p>
    <w:p w:rsidR="00000000" w:rsidDel="00000000" w:rsidP="00000000" w:rsidRDefault="00000000" w:rsidRPr="00000000" w14:paraId="000010E4">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Cancel </w:t>
      </w:r>
    </w:p>
    <w:p w:rsidR="00000000" w:rsidDel="00000000" w:rsidP="00000000" w:rsidRDefault="00000000" w:rsidRPr="00000000" w14:paraId="000010E5">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Save Changes</w:t>
      </w:r>
    </w:p>
    <w:p w:rsidR="00000000" w:rsidDel="00000000" w:rsidP="00000000" w:rsidRDefault="00000000" w:rsidRPr="00000000" w14:paraId="000010E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System Behavior</w:t>
      </w:r>
    </w:p>
    <w:p w:rsidR="00000000" w:rsidDel="00000000" w:rsidP="00000000" w:rsidRDefault="00000000" w:rsidRPr="00000000" w14:paraId="000010E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League Configuration Updated</w:t>
      </w:r>
    </w:p>
    <w:p w:rsidR="00000000" w:rsidDel="00000000" w:rsidP="00000000" w:rsidRDefault="00000000" w:rsidRPr="00000000" w14:paraId="000010E8">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Audit log recorded</w:t>
      </w:r>
    </w:p>
    <w:p w:rsidR="00000000" w:rsidDel="00000000" w:rsidP="00000000" w:rsidRDefault="00000000" w:rsidRPr="00000000" w14:paraId="000010E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Mobile Impact</w:t>
      </w:r>
    </w:p>
    <w:p w:rsidR="00000000" w:rsidDel="00000000" w:rsidP="00000000" w:rsidRDefault="00000000" w:rsidRPr="00000000" w14:paraId="000010E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Users receive notification : </w:t>
      </w:r>
    </w:p>
    <w:p w:rsidR="00000000" w:rsidDel="00000000" w:rsidP="00000000" w:rsidRDefault="00000000" w:rsidRPr="00000000" w14:paraId="000010EB">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League settings have been updated by Platform administration.</w:t>
      </w:r>
    </w:p>
    <w:p w:rsidR="00000000" w:rsidDel="00000000" w:rsidP="00000000" w:rsidRDefault="00000000" w:rsidRPr="00000000" w14:paraId="00001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Freeze/Unfreeze League Trading</w:t>
      </w:r>
    </w:p>
    <w:p w:rsidR="00000000" w:rsidDel="00000000" w:rsidP="00000000" w:rsidRDefault="00000000" w:rsidRPr="00000000" w14:paraId="000010E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Allows admin to control league-wide trading functionality.</w:t>
      </w:r>
    </w:p>
    <w:p w:rsidR="00000000" w:rsidDel="00000000" w:rsidP="00000000" w:rsidRDefault="00000000" w:rsidRPr="00000000" w14:paraId="000010E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The Freeze / Unfreeze Trading control must only be available for leagues that are currently active.</w:t>
      </w:r>
    </w:p>
    <w:p w:rsidR="00000000" w:rsidDel="00000000" w:rsidP="00000000" w:rsidRDefault="00000000" w:rsidRPr="00000000" w14:paraId="000010E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b w:val="1"/>
          <w:bCs w:val="1"/>
          <w:rtl w:val="0"/>
        </w:rPr>
        <w:t xml:space="preserve">Action </w:t>
      </w:r>
      <w:r w:rsidDel="00000000" w:rsidR="00000000" w:rsidRPr="00000000">
        <w:rPr>
          <w:rtl w:val="0"/>
        </w:rPr>
        <w:t xml:space="preserve">:  Freeze League Trading</w:t>
      </w:r>
    </w:p>
    <w:p w:rsidR="00000000" w:rsidDel="00000000" w:rsidP="00000000" w:rsidRDefault="00000000" w:rsidRPr="00000000" w14:paraId="000010F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Flow : </w:t>
      </w:r>
    </w:p>
    <w:p w:rsidR="00000000" w:rsidDel="00000000" w:rsidP="00000000" w:rsidRDefault="00000000" w:rsidRPr="00000000" w14:paraId="000010F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When admin clicks freeze trading system should display a confirmation pop-up with : </w:t>
      </w:r>
    </w:p>
    <w:p w:rsidR="00000000" w:rsidDel="00000000" w:rsidP="00000000" w:rsidRDefault="00000000" w:rsidRPr="00000000" w14:paraId="000010F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Title : Freeze League Trading</w:t>
      </w:r>
    </w:p>
    <w:p w:rsidR="00000000" w:rsidDel="00000000" w:rsidP="00000000" w:rsidRDefault="00000000" w:rsidRPr="00000000" w14:paraId="000010F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Verbiage :  This action will temporarily disable all trading activity within this league.</w:t>
      </w:r>
    </w:p>
    <w:p w:rsidR="00000000" w:rsidDel="00000000" w:rsidP="00000000" w:rsidRDefault="00000000" w:rsidRPr="00000000" w14:paraId="000010F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Input Fields :  Reason</w:t>
      </w:r>
    </w:p>
    <w:p w:rsidR="00000000" w:rsidDel="00000000" w:rsidP="00000000" w:rsidRDefault="00000000" w:rsidRPr="00000000" w14:paraId="000010F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Text Field :  Duration</w:t>
      </w:r>
    </w:p>
    <w:p w:rsidR="00000000" w:rsidDel="00000000" w:rsidP="00000000" w:rsidRDefault="00000000" w:rsidRPr="00000000" w14:paraId="000010F6">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Options :  1hr, 24hr, </w:t>
      </w:r>
    </w:p>
    <w:p w:rsidR="00000000" w:rsidDel="00000000" w:rsidP="00000000" w:rsidRDefault="00000000" w:rsidRPr="00000000" w14:paraId="000010F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Buttons : </w:t>
      </w:r>
    </w:p>
    <w:p w:rsidR="00000000" w:rsidDel="00000000" w:rsidP="00000000" w:rsidRDefault="00000000" w:rsidRPr="00000000" w14:paraId="000010F8">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Cancel</w:t>
      </w:r>
    </w:p>
    <w:p w:rsidR="00000000" w:rsidDel="00000000" w:rsidP="00000000" w:rsidRDefault="00000000" w:rsidRPr="00000000" w14:paraId="000010F9">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Freeze Trading</w:t>
      </w:r>
    </w:p>
    <w:p w:rsidR="00000000" w:rsidDel="00000000" w:rsidP="00000000" w:rsidRDefault="00000000" w:rsidRPr="00000000" w14:paraId="000010F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System Behavior : </w:t>
      </w:r>
    </w:p>
    <w:p w:rsidR="00000000" w:rsidDel="00000000" w:rsidP="00000000" w:rsidRDefault="00000000" w:rsidRPr="00000000" w14:paraId="000010FB">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League trading status set to frozen</w:t>
      </w:r>
    </w:p>
    <w:p w:rsidR="00000000" w:rsidDel="00000000" w:rsidP="00000000" w:rsidRDefault="00000000" w:rsidRPr="00000000" w14:paraId="000010FC">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Buy and Sell orders blocked</w:t>
      </w:r>
    </w:p>
    <w:p w:rsidR="00000000" w:rsidDel="00000000" w:rsidP="00000000" w:rsidRDefault="00000000" w:rsidRPr="00000000" w14:paraId="000010F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Mobile Impact</w:t>
      </w:r>
    </w:p>
    <w:p w:rsidR="00000000" w:rsidDel="00000000" w:rsidP="00000000" w:rsidRDefault="00000000" w:rsidRPr="00000000" w14:paraId="000010F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Users see message : </w:t>
      </w:r>
    </w:p>
    <w:p w:rsidR="00000000" w:rsidDel="00000000" w:rsidP="00000000" w:rsidRDefault="00000000" w:rsidRPr="00000000" w14:paraId="000010FF">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Trading activity is temporarily suspended by platform administration.</w:t>
      </w:r>
    </w:p>
    <w:p w:rsidR="00000000" w:rsidDel="00000000" w:rsidP="00000000" w:rsidRDefault="00000000" w:rsidRPr="00000000" w14:paraId="0000110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b w:val="1"/>
          <w:bCs w:val="1"/>
          <w:rtl w:val="0"/>
        </w:rPr>
        <w:t xml:space="preserve">Action </w:t>
      </w:r>
      <w:r w:rsidDel="00000000" w:rsidR="00000000" w:rsidRPr="00000000">
        <w:rPr>
          <w:rtl w:val="0"/>
        </w:rPr>
        <w:t xml:space="preserve">: Unfreeze League Trading</w:t>
      </w:r>
    </w:p>
    <w:p w:rsidR="00000000" w:rsidDel="00000000" w:rsidP="00000000" w:rsidRDefault="00000000" w:rsidRPr="00000000" w14:paraId="0000110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This option should be visible only when the Admin first performs the Freeze action.</w:t>
      </w:r>
    </w:p>
    <w:p w:rsidR="00000000" w:rsidDel="00000000" w:rsidP="00000000" w:rsidRDefault="00000000" w:rsidRPr="00000000" w14:paraId="0000110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Flow : </w:t>
      </w:r>
    </w:p>
    <w:p w:rsidR="00000000" w:rsidDel="00000000" w:rsidP="00000000" w:rsidRDefault="00000000" w:rsidRPr="00000000" w14:paraId="0000110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When admin clicks freeze trading system should display a confirmation pop-up with : </w:t>
      </w:r>
    </w:p>
    <w:p w:rsidR="00000000" w:rsidDel="00000000" w:rsidP="00000000" w:rsidRDefault="00000000" w:rsidRPr="00000000" w14:paraId="00001104">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Title : Freeze League Trading</w:t>
      </w:r>
    </w:p>
    <w:p w:rsidR="00000000" w:rsidDel="00000000" w:rsidP="00000000" w:rsidRDefault="00000000" w:rsidRPr="00000000" w14:paraId="00001105">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Verbiage :  This action restores trading functionality within this league.</w:t>
      </w:r>
    </w:p>
    <w:p w:rsidR="00000000" w:rsidDel="00000000" w:rsidP="00000000" w:rsidRDefault="00000000" w:rsidRPr="00000000" w14:paraId="00001106">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Input Fields :  Reason</w:t>
      </w:r>
    </w:p>
    <w:p w:rsidR="00000000" w:rsidDel="00000000" w:rsidP="00000000" w:rsidRDefault="00000000" w:rsidRPr="00000000" w14:paraId="00001107">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Buttons : </w:t>
      </w:r>
    </w:p>
    <w:p w:rsidR="00000000" w:rsidDel="00000000" w:rsidP="00000000" w:rsidRDefault="00000000" w:rsidRPr="00000000" w14:paraId="00001108">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Cancel </w:t>
      </w:r>
    </w:p>
    <w:p w:rsidR="00000000" w:rsidDel="00000000" w:rsidP="00000000" w:rsidRDefault="00000000" w:rsidRPr="00000000" w14:paraId="00001109">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Restore Trading</w:t>
      </w:r>
    </w:p>
    <w:p w:rsidR="00000000" w:rsidDel="00000000" w:rsidP="00000000" w:rsidRDefault="00000000" w:rsidRPr="00000000" w14:paraId="0000110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System Behavior : </w:t>
      </w:r>
    </w:p>
    <w:p w:rsidR="00000000" w:rsidDel="00000000" w:rsidP="00000000" w:rsidRDefault="00000000" w:rsidRPr="00000000" w14:paraId="0000110B">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Trading restored</w:t>
      </w:r>
    </w:p>
    <w:p w:rsidR="00000000" w:rsidDel="00000000" w:rsidP="00000000" w:rsidRDefault="00000000" w:rsidRPr="00000000" w14:paraId="0000110C">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Mobile Impact: </w:t>
      </w:r>
    </w:p>
    <w:p w:rsidR="00000000" w:rsidDel="00000000" w:rsidP="00000000" w:rsidRDefault="00000000" w:rsidRPr="00000000" w14:paraId="0000110D">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200" w:before="0" w:line="276" w:lineRule="auto"/>
        <w:ind w:left="3600" w:right="0" w:hanging="360"/>
        <w:jc w:val="left"/>
        <w:rPr>
          <w:u w:val="none"/>
        </w:rPr>
      </w:pPr>
      <w:r w:rsidDel="00000000" w:rsidR="00000000" w:rsidRPr="00000000">
        <w:rPr>
          <w:rtl w:val="0"/>
        </w:rPr>
        <w:t xml:space="preserve">Trading functionality becomes available again.</w:t>
      </w:r>
    </w:p>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110F">
      <w:pPr>
        <w:pStyle w:val="Heading3"/>
        <w:rPr/>
      </w:pPr>
      <w:bookmarkStart w:colFirst="0" w:colLast="0" w:name="_hkbbcr2sfqmx" w:id="93"/>
      <w:bookmarkEnd w:id="93"/>
      <w:r w:rsidDel="00000000" w:rsidR="00000000" w:rsidRPr="00000000">
        <w:rPr>
          <w:rtl w:val="0"/>
        </w:rPr>
        <w:t xml:space="preserve">User story -1.6 Categories Under User details screen within the Users Module</w:t>
      </w:r>
    </w:p>
    <w:p w:rsidR="00000000" w:rsidDel="00000000" w:rsidP="00000000" w:rsidRDefault="00000000" w:rsidRPr="00000000" w14:paraId="00001110">
      <w:pPr>
        <w:rPr/>
      </w:pPr>
      <w:r w:rsidDel="00000000" w:rsidR="00000000" w:rsidRPr="00000000">
        <w:rPr>
          <w:rtl w:val="0"/>
        </w:rPr>
        <w:t xml:space="preserve">As an F2MX Admin,I want to view and manage all aspects of a user from a categorized detail screen so that I can monitor activity, resolve issues, and take administrative actions efficiently.</w:t>
      </w:r>
    </w:p>
    <w:p w:rsidR="00000000" w:rsidDel="00000000" w:rsidP="00000000" w:rsidRDefault="00000000" w:rsidRPr="00000000" w14:paraId="00001111">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111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Module Location : </w:t>
      </w:r>
    </w:p>
    <w:p w:rsidR="00000000" w:rsidDel="00000000" w:rsidP="00000000" w:rsidRDefault="00000000" w:rsidRPr="00000000" w14:paraId="0000111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u w:val="none"/>
        </w:rPr>
      </w:pPr>
      <w:r w:rsidDel="00000000" w:rsidR="00000000" w:rsidRPr="00000000">
        <w:rPr>
          <w:rFonts w:ascii="Arial Unicode MS" w:cs="Arial Unicode MS" w:eastAsia="Arial Unicode MS" w:hAnsi="Arial Unicode MS"/>
          <w:rtl w:val="0"/>
        </w:rPr>
        <w:t xml:space="preserve">Admin Console → Users Module → User Listing → Click User /View Details→ User Details Screen.</w:t>
      </w:r>
    </w:p>
    <w:p w:rsidR="00000000" w:rsidDel="00000000" w:rsidP="00000000" w:rsidRDefault="00000000" w:rsidRPr="00000000" w14:paraId="0000111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Screen Structure (Categories/Tabs ) : </w:t>
      </w:r>
    </w:p>
    <w:p w:rsidR="00000000" w:rsidDel="00000000" w:rsidP="00000000" w:rsidRDefault="00000000" w:rsidRPr="00000000" w14:paraId="0000111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 User details screen must be divided into the following categories (tabs ):</w:t>
      </w:r>
    </w:p>
    <w:p w:rsidR="00000000" w:rsidDel="00000000" w:rsidP="00000000" w:rsidRDefault="00000000" w:rsidRPr="00000000" w14:paraId="0000111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Overview</w:t>
      </w:r>
    </w:p>
    <w:p w:rsidR="00000000" w:rsidDel="00000000" w:rsidP="00000000" w:rsidRDefault="00000000" w:rsidRPr="00000000" w14:paraId="0000111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Leagues</w:t>
      </w:r>
    </w:p>
    <w:p w:rsidR="00000000" w:rsidDel="00000000" w:rsidP="00000000" w:rsidRDefault="00000000" w:rsidRPr="00000000" w14:paraId="0000111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Teams</w:t>
      </w:r>
    </w:p>
    <w:p w:rsidR="00000000" w:rsidDel="00000000" w:rsidP="00000000" w:rsidRDefault="00000000" w:rsidRPr="00000000" w14:paraId="0000111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Wallet/Transactions</w:t>
      </w:r>
    </w:p>
    <w:p w:rsidR="00000000" w:rsidDel="00000000" w:rsidP="00000000" w:rsidRDefault="00000000" w:rsidRPr="00000000" w14:paraId="0000111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XP History</w:t>
      </w:r>
    </w:p>
    <w:p w:rsidR="00000000" w:rsidDel="00000000" w:rsidP="00000000" w:rsidRDefault="00000000" w:rsidRPr="00000000" w14:paraId="0000111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Trading Activity</w:t>
      </w:r>
    </w:p>
    <w:p w:rsidR="00000000" w:rsidDel="00000000" w:rsidP="00000000" w:rsidRDefault="00000000" w:rsidRPr="00000000" w14:paraId="0000111C">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color w:val="9900ff"/>
        </w:rPr>
      </w:pPr>
      <w:r w:rsidDel="00000000" w:rsidR="00000000" w:rsidRPr="00000000">
        <w:rPr>
          <w:color w:val="9900ff"/>
          <w:rtl w:val="0"/>
        </w:rPr>
        <w:t xml:space="preserve">Activity Logs (This will be implemented in the final sprint)</w:t>
      </w:r>
    </w:p>
    <w:p w:rsidR="00000000" w:rsidDel="00000000" w:rsidP="00000000" w:rsidRDefault="00000000" w:rsidRPr="00000000" w14:paraId="0000111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Overview Category : </w:t>
      </w:r>
    </w:p>
    <w:p w:rsidR="00000000" w:rsidDel="00000000" w:rsidP="00000000" w:rsidRDefault="00000000" w:rsidRPr="00000000" w14:paraId="0000111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Provide a quick snapshot of the user profile</w:t>
      </w:r>
    </w:p>
    <w:p w:rsidR="00000000" w:rsidDel="00000000" w:rsidP="00000000" w:rsidRDefault="00000000" w:rsidRPr="00000000" w14:paraId="0000111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Fields : </w:t>
      </w:r>
    </w:p>
    <w:p w:rsidR="00000000" w:rsidDel="00000000" w:rsidP="00000000" w:rsidRDefault="00000000" w:rsidRPr="00000000" w14:paraId="0000112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User name</w:t>
      </w:r>
    </w:p>
    <w:p w:rsidR="00000000" w:rsidDel="00000000" w:rsidP="00000000" w:rsidRDefault="00000000" w:rsidRPr="00000000" w14:paraId="0000112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First Name</w:t>
      </w:r>
    </w:p>
    <w:p w:rsidR="00000000" w:rsidDel="00000000" w:rsidP="00000000" w:rsidRDefault="00000000" w:rsidRPr="00000000" w14:paraId="0000112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Last Name</w:t>
      </w:r>
    </w:p>
    <w:p w:rsidR="00000000" w:rsidDel="00000000" w:rsidP="00000000" w:rsidRDefault="00000000" w:rsidRPr="00000000" w14:paraId="0000112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Email</w:t>
      </w:r>
    </w:p>
    <w:p w:rsidR="00000000" w:rsidDel="00000000" w:rsidP="00000000" w:rsidRDefault="00000000" w:rsidRPr="00000000" w14:paraId="0000112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Phone Number</w:t>
      </w:r>
    </w:p>
    <w:p w:rsidR="00000000" w:rsidDel="00000000" w:rsidP="00000000" w:rsidRDefault="00000000" w:rsidRPr="00000000" w14:paraId="0000112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Account Status</w:t>
      </w:r>
    </w:p>
    <w:p w:rsidR="00000000" w:rsidDel="00000000" w:rsidP="00000000" w:rsidRDefault="00000000" w:rsidRPr="00000000" w14:paraId="0000112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Registration Date/Join Date</w:t>
      </w:r>
    </w:p>
    <w:p w:rsidR="00000000" w:rsidDel="00000000" w:rsidP="00000000" w:rsidRDefault="00000000" w:rsidRPr="00000000" w14:paraId="0000112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Total Leagues Joined</w:t>
      </w:r>
    </w:p>
    <w:p w:rsidR="00000000" w:rsidDel="00000000" w:rsidP="00000000" w:rsidRDefault="00000000" w:rsidRPr="00000000" w14:paraId="0000112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Current XP</w:t>
      </w:r>
    </w:p>
    <w:p w:rsidR="00000000" w:rsidDel="00000000" w:rsidP="00000000" w:rsidRDefault="00000000" w:rsidRPr="00000000" w14:paraId="0000112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Wallet Balance</w:t>
      </w:r>
    </w:p>
    <w:p w:rsidR="00000000" w:rsidDel="00000000" w:rsidP="00000000" w:rsidRDefault="00000000" w:rsidRPr="00000000" w14:paraId="0000112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Last Login</w:t>
      </w:r>
    </w:p>
    <w:p w:rsidR="00000000" w:rsidDel="00000000" w:rsidP="00000000" w:rsidRDefault="00000000" w:rsidRPr="00000000" w14:paraId="0000112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This section is Ready-Only</w:t>
      </w:r>
    </w:p>
    <w:p w:rsidR="00000000" w:rsidDel="00000000" w:rsidP="00000000" w:rsidRDefault="00000000" w:rsidRPr="00000000" w14:paraId="0000112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Leagues Category </w:t>
      </w:r>
    </w:p>
    <w:p w:rsidR="00000000" w:rsidDel="00000000" w:rsidP="00000000" w:rsidRDefault="00000000" w:rsidRPr="00000000" w14:paraId="0000112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Displays all leagues the user is part of </w:t>
      </w:r>
    </w:p>
    <w:p w:rsidR="00000000" w:rsidDel="00000000" w:rsidP="00000000" w:rsidRDefault="00000000" w:rsidRPr="00000000" w14:paraId="0000112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Fields : </w:t>
      </w:r>
    </w:p>
    <w:p w:rsidR="00000000" w:rsidDel="00000000" w:rsidP="00000000" w:rsidRDefault="00000000" w:rsidRPr="00000000" w14:paraId="0000112F">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League ID</w:t>
      </w:r>
    </w:p>
    <w:p w:rsidR="00000000" w:rsidDel="00000000" w:rsidP="00000000" w:rsidRDefault="00000000" w:rsidRPr="00000000" w14:paraId="0000113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League Name</w:t>
      </w:r>
    </w:p>
    <w:p w:rsidR="00000000" w:rsidDel="00000000" w:rsidP="00000000" w:rsidRDefault="00000000" w:rsidRPr="00000000" w14:paraId="0000113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League Type (Public/Private)</w:t>
      </w:r>
    </w:p>
    <w:p w:rsidR="00000000" w:rsidDel="00000000" w:rsidP="00000000" w:rsidRDefault="00000000" w:rsidRPr="00000000" w14:paraId="0000113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Status</w:t>
      </w:r>
    </w:p>
    <w:p w:rsidR="00000000" w:rsidDel="00000000" w:rsidP="00000000" w:rsidRDefault="00000000" w:rsidRPr="00000000" w14:paraId="00001133">
      <w:pPr>
        <w:widowControl w:val="0"/>
        <w:numPr>
          <w:ilvl w:val="2"/>
          <w:numId w:val="9"/>
        </w:numPr>
        <w:spacing w:after="0" w:lineRule="auto"/>
        <w:ind w:left="2160" w:hanging="360"/>
      </w:pPr>
      <w:r w:rsidDel="00000000" w:rsidR="00000000" w:rsidRPr="00000000">
        <w:rPr>
          <w:rtl w:val="0"/>
        </w:rPr>
        <w:t xml:space="preserve">Start Date</w:t>
      </w:r>
    </w:p>
    <w:p w:rsidR="00000000" w:rsidDel="00000000" w:rsidP="00000000" w:rsidRDefault="00000000" w:rsidRPr="00000000" w14:paraId="0000113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Joined Date</w:t>
      </w:r>
    </w:p>
    <w:p w:rsidR="00000000" w:rsidDel="00000000" w:rsidP="00000000" w:rsidRDefault="00000000" w:rsidRPr="00000000" w14:paraId="0000113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Length/duration [weeks]</w:t>
      </w:r>
    </w:p>
    <w:p w:rsidR="00000000" w:rsidDel="00000000" w:rsidP="00000000" w:rsidRDefault="00000000" w:rsidRPr="00000000" w14:paraId="0000113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Actions : </w:t>
      </w:r>
    </w:p>
    <w:p w:rsidR="00000000" w:rsidDel="00000000" w:rsidP="00000000" w:rsidRDefault="00000000" w:rsidRPr="00000000" w14:paraId="0000113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View League </w:t>
      </w:r>
    </w:p>
    <w:p w:rsidR="00000000" w:rsidDel="00000000" w:rsidP="00000000" w:rsidRDefault="00000000" w:rsidRPr="00000000" w14:paraId="00001138">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Clicking on the “View League” option should re-direct to the League Detail View screen of that particular League.</w:t>
      </w:r>
    </w:p>
    <w:p w:rsidR="00000000" w:rsidDel="00000000" w:rsidP="00000000" w:rsidRDefault="00000000" w:rsidRPr="00000000" w14:paraId="0000113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Remove League for User /Remove User from the League.</w:t>
      </w:r>
    </w:p>
    <w:p w:rsidR="00000000" w:rsidDel="00000000" w:rsidP="00000000" w:rsidRDefault="00000000" w:rsidRPr="00000000" w14:paraId="0000113A">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Clicking on the “Remove League”, application should display any Confirmation message pop-up : </w:t>
      </w:r>
    </w:p>
    <w:p w:rsidR="00000000" w:rsidDel="00000000" w:rsidP="00000000" w:rsidRDefault="00000000" w:rsidRPr="00000000" w14:paraId="0000113B">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Title :  Remove User</w:t>
      </w:r>
    </w:p>
    <w:p w:rsidR="00000000" w:rsidDel="00000000" w:rsidP="00000000" w:rsidRDefault="00000000" w:rsidRPr="00000000" w14:paraId="0000113C">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Verbiage : You are about to remove this user from the league.</w:t>
      </w:r>
    </w:p>
    <w:p w:rsidR="00000000" w:rsidDel="00000000" w:rsidP="00000000" w:rsidRDefault="00000000" w:rsidRPr="00000000" w14:paraId="0000113D">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Input Field : Reason </w:t>
      </w:r>
    </w:p>
    <w:p w:rsidR="00000000" w:rsidDel="00000000" w:rsidP="00000000" w:rsidRDefault="00000000" w:rsidRPr="00000000" w14:paraId="0000113E">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Buttons : </w:t>
      </w:r>
    </w:p>
    <w:p w:rsidR="00000000" w:rsidDel="00000000" w:rsidP="00000000" w:rsidRDefault="00000000" w:rsidRPr="00000000" w14:paraId="0000113F">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Cancel</w:t>
      </w:r>
    </w:p>
    <w:p w:rsidR="00000000" w:rsidDel="00000000" w:rsidP="00000000" w:rsidRDefault="00000000" w:rsidRPr="00000000" w14:paraId="00001140">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Remove</w:t>
      </w:r>
    </w:p>
    <w:p w:rsidR="00000000" w:rsidDel="00000000" w:rsidP="00000000" w:rsidRDefault="00000000" w:rsidRPr="00000000" w14:paraId="00001141">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Upon removal the User should be removed from the League.</w:t>
      </w:r>
    </w:p>
    <w:p w:rsidR="00000000" w:rsidDel="00000000" w:rsidP="00000000" w:rsidRDefault="00000000" w:rsidRPr="00000000" w14:paraId="00001142">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The “Remove User” action should be visible before the League start Date only.</w:t>
      </w:r>
    </w:p>
    <w:p w:rsidR="00000000" w:rsidDel="00000000" w:rsidP="00000000" w:rsidRDefault="00000000" w:rsidRPr="00000000" w14:paraId="00001143">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Once the league is started the “Remove User” option should not be visible.</w:t>
      </w:r>
    </w:p>
    <w:p w:rsidR="00000000" w:rsidDel="00000000" w:rsidP="00000000" w:rsidRDefault="00000000" w:rsidRPr="00000000" w14:paraId="000011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Teams Category</w:t>
      </w:r>
    </w:p>
    <w:p w:rsidR="00000000" w:rsidDel="00000000" w:rsidP="00000000" w:rsidRDefault="00000000" w:rsidRPr="00000000" w14:paraId="0000114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View teams created by User</w:t>
      </w:r>
    </w:p>
    <w:p w:rsidR="00000000" w:rsidDel="00000000" w:rsidP="00000000" w:rsidRDefault="00000000" w:rsidRPr="00000000" w14:paraId="0000114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Fields : </w:t>
      </w:r>
    </w:p>
    <w:p w:rsidR="00000000" w:rsidDel="00000000" w:rsidP="00000000" w:rsidRDefault="00000000" w:rsidRPr="00000000" w14:paraId="00001147">
      <w:pPr>
        <w:widowControl w:val="0"/>
        <w:numPr>
          <w:ilvl w:val="2"/>
          <w:numId w:val="9"/>
        </w:numPr>
        <w:spacing w:after="0" w:lineRule="auto"/>
        <w:ind w:left="2160" w:hanging="360"/>
      </w:pPr>
      <w:r w:rsidDel="00000000" w:rsidR="00000000" w:rsidRPr="00000000">
        <w:rPr>
          <w:rtl w:val="0"/>
        </w:rPr>
        <w:t xml:space="preserve">League</w:t>
      </w:r>
    </w:p>
    <w:p w:rsidR="00000000" w:rsidDel="00000000" w:rsidP="00000000" w:rsidRDefault="00000000" w:rsidRPr="00000000" w14:paraId="0000114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Team Name</w:t>
      </w:r>
    </w:p>
    <w:p w:rsidR="00000000" w:rsidDel="00000000" w:rsidP="00000000" w:rsidRDefault="00000000" w:rsidRPr="00000000" w14:paraId="0000114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Roster Size</w:t>
      </w:r>
    </w:p>
    <w:p w:rsidR="00000000" w:rsidDel="00000000" w:rsidP="00000000" w:rsidRDefault="00000000" w:rsidRPr="00000000" w14:paraId="0000114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Team Value</w:t>
      </w:r>
    </w:p>
    <w:p w:rsidR="00000000" w:rsidDel="00000000" w:rsidP="00000000" w:rsidRDefault="00000000" w:rsidRPr="00000000" w14:paraId="0000114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Rank</w:t>
      </w:r>
    </w:p>
    <w:p w:rsidR="00000000" w:rsidDel="00000000" w:rsidP="00000000" w:rsidRDefault="00000000" w:rsidRPr="00000000" w14:paraId="0000114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Actions : </w:t>
      </w:r>
    </w:p>
    <w:p w:rsidR="00000000" w:rsidDel="00000000" w:rsidP="00000000" w:rsidRDefault="00000000" w:rsidRPr="00000000" w14:paraId="0000114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View Team</w:t>
      </w:r>
    </w:p>
    <w:p w:rsidR="00000000" w:rsidDel="00000000" w:rsidP="00000000" w:rsidRDefault="00000000" w:rsidRPr="00000000" w14:paraId="0000114E">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Clicking on the View Team should display a slide-in page with the Team along with the Positions.</w:t>
      </w:r>
    </w:p>
    <w:p w:rsidR="00000000" w:rsidDel="00000000" w:rsidP="00000000" w:rsidRDefault="00000000" w:rsidRPr="00000000" w14:paraId="0000114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Wallet /Transaction Category</w:t>
      </w:r>
    </w:p>
    <w:p w:rsidR="00000000" w:rsidDel="00000000" w:rsidP="00000000" w:rsidRDefault="00000000" w:rsidRPr="00000000" w14:paraId="0000115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Track all financial activity </w:t>
      </w:r>
    </w:p>
    <w:p w:rsidR="00000000" w:rsidDel="00000000" w:rsidP="00000000" w:rsidRDefault="00000000" w:rsidRPr="00000000" w14:paraId="0000115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Fields : </w:t>
      </w:r>
    </w:p>
    <w:p w:rsidR="00000000" w:rsidDel="00000000" w:rsidP="00000000" w:rsidRDefault="00000000" w:rsidRPr="00000000" w14:paraId="0000115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Transaction ID</w:t>
      </w:r>
    </w:p>
    <w:p w:rsidR="00000000" w:rsidDel="00000000" w:rsidP="00000000" w:rsidRDefault="00000000" w:rsidRPr="00000000" w14:paraId="0000115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Type (Credit/Debit)</w:t>
      </w:r>
    </w:p>
    <w:p w:rsidR="00000000" w:rsidDel="00000000" w:rsidP="00000000" w:rsidRDefault="00000000" w:rsidRPr="00000000" w14:paraId="0000115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Amount</w:t>
      </w:r>
    </w:p>
    <w:p w:rsidR="00000000" w:rsidDel="00000000" w:rsidP="00000000" w:rsidRDefault="00000000" w:rsidRPr="00000000" w14:paraId="0000115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Source</w:t>
      </w:r>
    </w:p>
    <w:p w:rsidR="00000000" w:rsidDel="00000000" w:rsidP="00000000" w:rsidRDefault="00000000" w:rsidRPr="00000000" w14:paraId="0000115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Balance After</w:t>
      </w:r>
    </w:p>
    <w:p w:rsidR="00000000" w:rsidDel="00000000" w:rsidP="00000000" w:rsidRDefault="00000000" w:rsidRPr="00000000" w14:paraId="0000115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Date &amp; Time</w:t>
      </w:r>
    </w:p>
    <w:p w:rsidR="00000000" w:rsidDel="00000000" w:rsidP="00000000" w:rsidRDefault="00000000" w:rsidRPr="00000000" w14:paraId="0000115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Filters : </w:t>
      </w:r>
    </w:p>
    <w:p w:rsidR="00000000" w:rsidDel="00000000" w:rsidP="00000000" w:rsidRDefault="00000000" w:rsidRPr="00000000" w14:paraId="0000115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Transaction Type</w:t>
      </w:r>
    </w:p>
    <w:p w:rsidR="00000000" w:rsidDel="00000000" w:rsidP="00000000" w:rsidRDefault="00000000" w:rsidRPr="00000000" w14:paraId="0000115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Date Range</w:t>
      </w:r>
    </w:p>
    <w:p w:rsidR="00000000" w:rsidDel="00000000" w:rsidP="00000000" w:rsidRDefault="00000000" w:rsidRPr="00000000" w14:paraId="0000115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Actions : </w:t>
      </w:r>
    </w:p>
    <w:p w:rsidR="00000000" w:rsidDel="00000000" w:rsidP="00000000" w:rsidRDefault="00000000" w:rsidRPr="00000000" w14:paraId="0000115C">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Adjust Wallet </w:t>
      </w:r>
    </w:p>
    <w:p w:rsidR="00000000" w:rsidDel="00000000" w:rsidP="00000000" w:rsidRDefault="00000000" w:rsidRPr="00000000" w14:paraId="0000115D">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Adjust Wallet Balance</w:t>
      </w:r>
    </w:p>
    <w:p w:rsidR="00000000" w:rsidDel="00000000" w:rsidP="00000000" w:rsidRDefault="00000000" w:rsidRPr="00000000" w14:paraId="0000115E">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Admin can : </w:t>
      </w:r>
    </w:p>
    <w:p w:rsidR="00000000" w:rsidDel="00000000" w:rsidP="00000000" w:rsidRDefault="00000000" w:rsidRPr="00000000" w14:paraId="0000115F">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Credit Currency</w:t>
      </w:r>
    </w:p>
    <w:p w:rsidR="00000000" w:rsidDel="00000000" w:rsidP="00000000" w:rsidRDefault="00000000" w:rsidRPr="00000000" w14:paraId="00001160">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Debit Currency</w:t>
      </w:r>
    </w:p>
    <w:p w:rsidR="00000000" w:rsidDel="00000000" w:rsidP="00000000" w:rsidRDefault="00000000" w:rsidRPr="00000000" w14:paraId="00001161">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Flow : </w:t>
      </w:r>
    </w:p>
    <w:p w:rsidR="00000000" w:rsidDel="00000000" w:rsidP="00000000" w:rsidRDefault="00000000" w:rsidRPr="00000000" w14:paraId="00001162">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When the admin clicks on the “Adjust Wallet Balance” system should display a confirmation pop-up.</w:t>
      </w:r>
    </w:p>
    <w:p w:rsidR="00000000" w:rsidDel="00000000" w:rsidP="00000000" w:rsidRDefault="00000000" w:rsidRPr="00000000" w14:paraId="00001163">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Title :  Adjust Wallet Balance</w:t>
      </w:r>
    </w:p>
    <w:p w:rsidR="00000000" w:rsidDel="00000000" w:rsidP="00000000" w:rsidRDefault="00000000" w:rsidRPr="00000000" w14:paraId="00001164">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Fields : </w:t>
      </w:r>
    </w:p>
    <w:p w:rsidR="00000000" w:rsidDel="00000000" w:rsidP="00000000" w:rsidRDefault="00000000" w:rsidRPr="00000000" w14:paraId="00001165">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Dropdown : Adjust Type  ( Credit / Debit)</w:t>
      </w:r>
    </w:p>
    <w:p w:rsidR="00000000" w:rsidDel="00000000" w:rsidP="00000000" w:rsidRDefault="00000000" w:rsidRPr="00000000" w14:paraId="00001166">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Input field with Dollar symbol :  Amount</w:t>
      </w:r>
    </w:p>
    <w:p w:rsidR="00000000" w:rsidDel="00000000" w:rsidP="00000000" w:rsidRDefault="00000000" w:rsidRPr="00000000" w14:paraId="00001167">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Input field : Reason</w:t>
      </w:r>
    </w:p>
    <w:p w:rsidR="00000000" w:rsidDel="00000000" w:rsidP="00000000" w:rsidRDefault="00000000" w:rsidRPr="00000000" w14:paraId="00001168">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Buttons : </w:t>
      </w:r>
    </w:p>
    <w:p w:rsidR="00000000" w:rsidDel="00000000" w:rsidP="00000000" w:rsidRDefault="00000000" w:rsidRPr="00000000" w14:paraId="00001169">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u w:val="none"/>
        </w:rPr>
      </w:pPr>
      <w:r w:rsidDel="00000000" w:rsidR="00000000" w:rsidRPr="00000000">
        <w:rPr>
          <w:rtl w:val="0"/>
        </w:rPr>
        <w:t xml:space="preserve">Cancel</w:t>
      </w:r>
    </w:p>
    <w:p w:rsidR="00000000" w:rsidDel="00000000" w:rsidP="00000000" w:rsidRDefault="00000000" w:rsidRPr="00000000" w14:paraId="0000116A">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u w:val="none"/>
        </w:rPr>
      </w:pPr>
      <w:r w:rsidDel="00000000" w:rsidR="00000000" w:rsidRPr="00000000">
        <w:rPr>
          <w:rtl w:val="0"/>
        </w:rPr>
        <w:t xml:space="preserve">Confirm</w:t>
      </w:r>
    </w:p>
    <w:p w:rsidR="00000000" w:rsidDel="00000000" w:rsidP="00000000" w:rsidRDefault="00000000" w:rsidRPr="00000000" w14:paraId="0000116B">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Mobile Impact : </w:t>
      </w:r>
    </w:p>
    <w:p w:rsidR="00000000" w:rsidDel="00000000" w:rsidP="00000000" w:rsidRDefault="00000000" w:rsidRPr="00000000" w14:paraId="0000116C">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Wallet balance updates instantly </w:t>
      </w:r>
    </w:p>
    <w:p w:rsidR="00000000" w:rsidDel="00000000" w:rsidP="00000000" w:rsidRDefault="00000000" w:rsidRPr="00000000" w14:paraId="0000116D">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User receives notification</w:t>
      </w:r>
    </w:p>
    <w:p w:rsidR="00000000" w:rsidDel="00000000" w:rsidP="00000000" w:rsidRDefault="00000000" w:rsidRPr="00000000" w14:paraId="0000116E">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Email , SMS</w:t>
      </w:r>
    </w:p>
    <w:p w:rsidR="00000000" w:rsidDel="00000000" w:rsidP="00000000" w:rsidRDefault="00000000" w:rsidRPr="00000000" w14:paraId="0000116F">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In-app</w:t>
      </w:r>
    </w:p>
    <w:p w:rsidR="00000000" w:rsidDel="00000000" w:rsidP="00000000" w:rsidRDefault="00000000" w:rsidRPr="00000000" w14:paraId="00001170">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Once the wallet adjustment is done the record should be updated in the wallet Tab under Users details screen under User Module.</w:t>
      </w:r>
    </w:p>
    <w:p w:rsidR="00000000" w:rsidDel="00000000" w:rsidP="00000000" w:rsidRDefault="00000000" w:rsidRPr="00000000" w14:paraId="0000117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XP History Category (will be implemented in Demo 3 as this feature was planned for Demo 3) </w:t>
      </w:r>
    </w:p>
    <w:p w:rsidR="00000000" w:rsidDel="00000000" w:rsidP="00000000" w:rsidRDefault="00000000" w:rsidRPr="00000000" w14:paraId="0000117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Tracks all XP changes (earn,deduct,adjust)</w:t>
      </w:r>
    </w:p>
    <w:p w:rsidR="00000000" w:rsidDel="00000000" w:rsidP="00000000" w:rsidRDefault="00000000" w:rsidRPr="00000000" w14:paraId="0000117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Provides audit-level transparency</w:t>
      </w:r>
    </w:p>
    <w:p w:rsidR="00000000" w:rsidDel="00000000" w:rsidP="00000000" w:rsidRDefault="00000000" w:rsidRPr="00000000" w14:paraId="0000117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Enables controlled correction (Super Admin Only)</w:t>
      </w:r>
    </w:p>
    <w:p w:rsidR="00000000" w:rsidDel="00000000" w:rsidP="00000000" w:rsidRDefault="00000000" w:rsidRPr="00000000" w14:paraId="00001175">
      <w:pPr>
        <w:widowControl w:val="0"/>
        <w:numPr>
          <w:ilvl w:val="1"/>
          <w:numId w:val="9"/>
        </w:numPr>
        <w:spacing w:after="0" w:lineRule="auto"/>
        <w:ind w:left="1440" w:hanging="360"/>
        <w:rPr>
          <w:b w:val="1"/>
          <w:bCs w:val="1"/>
        </w:rPr>
      </w:pPr>
      <w:r w:rsidDel="00000000" w:rsidR="00000000" w:rsidRPr="00000000">
        <w:rPr>
          <w:b w:val="1"/>
          <w:bCs w:val="1"/>
          <w:rtl w:val="0"/>
        </w:rPr>
        <w:t xml:space="preserve">Filters : </w:t>
      </w:r>
    </w:p>
    <w:p w:rsidR="00000000" w:rsidDel="00000000" w:rsidP="00000000" w:rsidRDefault="00000000" w:rsidRPr="00000000" w14:paraId="00001176">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League</w:t>
      </w:r>
    </w:p>
    <w:p w:rsidR="00000000" w:rsidDel="00000000" w:rsidP="00000000" w:rsidRDefault="00000000" w:rsidRPr="00000000" w14:paraId="00001177">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Should display the list of leagues that particular User is part of.</w:t>
      </w:r>
    </w:p>
    <w:p w:rsidR="00000000" w:rsidDel="00000000" w:rsidP="00000000" w:rsidRDefault="00000000" w:rsidRPr="00000000" w14:paraId="00001178">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Date Range</w:t>
      </w:r>
    </w:p>
    <w:p w:rsidR="00000000" w:rsidDel="00000000" w:rsidP="00000000" w:rsidRDefault="00000000" w:rsidRPr="00000000" w14:paraId="0000117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List view of fields/columns :</w:t>
      </w:r>
    </w:p>
    <w:p w:rsidR="00000000" w:rsidDel="00000000" w:rsidP="00000000" w:rsidRDefault="00000000" w:rsidRPr="00000000" w14:paraId="0000117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rtl w:val="0"/>
        </w:rPr>
        <w:t xml:space="preserve">League</w:t>
      </w:r>
    </w:p>
    <w:p w:rsidR="00000000" w:rsidDel="00000000" w:rsidP="00000000" w:rsidRDefault="00000000" w:rsidRPr="00000000" w14:paraId="0000117B">
      <w:pPr>
        <w:widowControl w:val="0"/>
        <w:numPr>
          <w:ilvl w:val="2"/>
          <w:numId w:val="9"/>
        </w:numPr>
        <w:spacing w:after="0" w:lineRule="auto"/>
        <w:ind w:left="2160" w:hanging="360"/>
        <w:rPr/>
      </w:pPr>
      <w:r w:rsidDel="00000000" w:rsidR="00000000" w:rsidRPr="00000000">
        <w:rPr>
          <w:rtl w:val="0"/>
        </w:rPr>
        <w:t xml:space="preserve">Date &amp; Time</w:t>
      </w:r>
    </w:p>
    <w:p w:rsidR="00000000" w:rsidDel="00000000" w:rsidP="00000000" w:rsidRDefault="00000000" w:rsidRPr="00000000" w14:paraId="0000117C">
      <w:pPr>
        <w:widowControl w:val="0"/>
        <w:numPr>
          <w:ilvl w:val="2"/>
          <w:numId w:val="9"/>
        </w:numPr>
        <w:spacing w:after="0" w:lineRule="auto"/>
        <w:ind w:left="2160" w:hanging="360"/>
        <w:rPr/>
      </w:pPr>
      <w:r w:rsidDel="00000000" w:rsidR="00000000" w:rsidRPr="00000000">
        <w:rPr>
          <w:rtl w:val="0"/>
        </w:rPr>
        <w:t xml:space="preserve">XP Type (Earned/Deducted/Adjusted)</w:t>
      </w:r>
    </w:p>
    <w:p w:rsidR="00000000" w:rsidDel="00000000" w:rsidP="00000000" w:rsidRDefault="00000000" w:rsidRPr="00000000" w14:paraId="0000117D">
      <w:pPr>
        <w:widowControl w:val="0"/>
        <w:numPr>
          <w:ilvl w:val="2"/>
          <w:numId w:val="9"/>
        </w:numPr>
        <w:spacing w:after="0" w:lineRule="auto"/>
        <w:ind w:left="2160" w:hanging="360"/>
        <w:rPr/>
      </w:pPr>
      <w:r w:rsidDel="00000000" w:rsidR="00000000" w:rsidRPr="00000000">
        <w:rPr>
          <w:rtl w:val="0"/>
        </w:rPr>
        <w:t xml:space="preserve">XP Amount </w:t>
      </w:r>
    </w:p>
    <w:p w:rsidR="00000000" w:rsidDel="00000000" w:rsidP="00000000" w:rsidRDefault="00000000" w:rsidRPr="00000000" w14:paraId="0000117E">
      <w:pPr>
        <w:widowControl w:val="0"/>
        <w:numPr>
          <w:ilvl w:val="2"/>
          <w:numId w:val="9"/>
        </w:numPr>
        <w:spacing w:after="0" w:lineRule="auto"/>
        <w:ind w:left="2160" w:hanging="360"/>
        <w:rPr/>
      </w:pPr>
      <w:r w:rsidDel="00000000" w:rsidR="00000000" w:rsidRPr="00000000">
        <w:rPr>
          <w:rtl w:val="0"/>
        </w:rPr>
        <w:t xml:space="preserve">Balance After</w:t>
      </w:r>
    </w:p>
    <w:p w:rsidR="00000000" w:rsidDel="00000000" w:rsidP="00000000" w:rsidRDefault="00000000" w:rsidRPr="00000000" w14:paraId="0000117F">
      <w:pPr>
        <w:widowControl w:val="0"/>
        <w:numPr>
          <w:ilvl w:val="1"/>
          <w:numId w:val="9"/>
        </w:numPr>
        <w:spacing w:after="0" w:lineRule="auto"/>
        <w:ind w:left="1440" w:hanging="360"/>
        <w:rPr/>
      </w:pPr>
      <w:r w:rsidDel="00000000" w:rsidR="00000000" w:rsidRPr="00000000">
        <w:rPr>
          <w:rtl w:val="0"/>
        </w:rPr>
        <w:t xml:space="preserve">Values must update in real-time after adjustments</w:t>
      </w:r>
    </w:p>
    <w:p w:rsidR="00000000" w:rsidDel="00000000" w:rsidP="00000000" w:rsidRDefault="00000000" w:rsidRPr="00000000" w14:paraId="00001180">
      <w:pPr>
        <w:widowControl w:val="0"/>
        <w:numPr>
          <w:ilvl w:val="1"/>
          <w:numId w:val="9"/>
        </w:numPr>
        <w:spacing w:after="0" w:lineRule="auto"/>
        <w:ind w:left="1440" w:hanging="360"/>
        <w:rPr/>
      </w:pPr>
      <w:r w:rsidDel="00000000" w:rsidR="00000000" w:rsidRPr="00000000">
        <w:rPr>
          <w:rtl w:val="0"/>
        </w:rPr>
        <w:t xml:space="preserve">Highlight : </w:t>
      </w:r>
    </w:p>
    <w:p w:rsidR="00000000" w:rsidDel="00000000" w:rsidP="00000000" w:rsidRDefault="00000000" w:rsidRPr="00000000" w14:paraId="00001181">
      <w:pPr>
        <w:widowControl w:val="0"/>
        <w:numPr>
          <w:ilvl w:val="2"/>
          <w:numId w:val="9"/>
        </w:numPr>
        <w:spacing w:after="0" w:lineRule="auto"/>
        <w:ind w:left="2160" w:hanging="360"/>
        <w:rPr/>
      </w:pPr>
      <w:r w:rsidDel="00000000" w:rsidR="00000000" w:rsidRPr="00000000">
        <w:rPr>
          <w:rtl w:val="0"/>
        </w:rPr>
        <w:t xml:space="preserve">Positive - Green</w:t>
      </w:r>
    </w:p>
    <w:p w:rsidR="00000000" w:rsidDel="00000000" w:rsidP="00000000" w:rsidRDefault="00000000" w:rsidRPr="00000000" w14:paraId="00001182">
      <w:pPr>
        <w:widowControl w:val="0"/>
        <w:numPr>
          <w:ilvl w:val="2"/>
          <w:numId w:val="9"/>
        </w:numPr>
        <w:spacing w:after="0" w:lineRule="auto"/>
        <w:ind w:left="2160" w:hanging="360"/>
        <w:rPr/>
      </w:pPr>
      <w:r w:rsidDel="00000000" w:rsidR="00000000" w:rsidRPr="00000000">
        <w:rPr>
          <w:rtl w:val="0"/>
        </w:rPr>
        <w:t xml:space="preserve">Negative - Red</w:t>
      </w:r>
    </w:p>
    <w:p w:rsidR="00000000" w:rsidDel="00000000" w:rsidP="00000000" w:rsidRDefault="00000000" w:rsidRPr="00000000" w14:paraId="0000118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Actions : </w:t>
      </w:r>
    </w:p>
    <w:p w:rsidR="00000000" w:rsidDel="00000000" w:rsidP="00000000" w:rsidRDefault="00000000" w:rsidRPr="00000000" w14:paraId="0000118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Adjust XP (Visible only to Super Admin)</w:t>
      </w:r>
    </w:p>
    <w:p w:rsidR="00000000" w:rsidDel="00000000" w:rsidP="00000000" w:rsidRDefault="00000000" w:rsidRPr="00000000" w14:paraId="0000118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Clicking on the Adjust XP , should display a pop-up with : </w:t>
      </w:r>
    </w:p>
    <w:p w:rsidR="00000000" w:rsidDel="00000000" w:rsidP="00000000" w:rsidRDefault="00000000" w:rsidRPr="00000000" w14:paraId="00001186">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Title : Adjust XP</w:t>
      </w:r>
    </w:p>
    <w:p w:rsidR="00000000" w:rsidDel="00000000" w:rsidP="00000000" w:rsidRDefault="00000000" w:rsidRPr="00000000" w14:paraId="00001187">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Verbiage : You are about to modify the XP balance for this user. This action will be permanently recorded and cannot be undone.</w:t>
      </w:r>
    </w:p>
    <w:p w:rsidR="00000000" w:rsidDel="00000000" w:rsidP="00000000" w:rsidRDefault="00000000" w:rsidRPr="00000000" w14:paraId="00001188">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Fields : </w:t>
      </w:r>
    </w:p>
    <w:p w:rsidR="00000000" w:rsidDel="00000000" w:rsidP="00000000" w:rsidRDefault="00000000" w:rsidRPr="00000000" w14:paraId="00001189">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User [ Read-Only]</w:t>
      </w:r>
    </w:p>
    <w:p w:rsidR="00000000" w:rsidDel="00000000" w:rsidP="00000000" w:rsidRDefault="00000000" w:rsidRPr="00000000" w14:paraId="0000118A">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Dropdown : Adjustment Type (Add/Deduct)</w:t>
      </w:r>
    </w:p>
    <w:p w:rsidR="00000000" w:rsidDel="00000000" w:rsidP="00000000" w:rsidRDefault="00000000" w:rsidRPr="00000000" w14:paraId="0000118B">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Text field : XP Amount (Numeric only)</w:t>
      </w:r>
    </w:p>
    <w:p w:rsidR="00000000" w:rsidDel="00000000" w:rsidP="00000000" w:rsidRDefault="00000000" w:rsidRPr="00000000" w14:paraId="0000118C">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Input Field : Reason field</w:t>
      </w:r>
    </w:p>
    <w:p w:rsidR="00000000" w:rsidDel="00000000" w:rsidP="00000000" w:rsidRDefault="00000000" w:rsidRPr="00000000" w14:paraId="0000118D">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Validation : </w:t>
      </w:r>
    </w:p>
    <w:p w:rsidR="00000000" w:rsidDel="00000000" w:rsidP="00000000" w:rsidRDefault="00000000" w:rsidRPr="00000000" w14:paraId="0000118E">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XP must be &gt;0</w:t>
      </w:r>
    </w:p>
    <w:p w:rsidR="00000000" w:rsidDel="00000000" w:rsidP="00000000" w:rsidRDefault="00000000" w:rsidRPr="00000000" w14:paraId="0000118F">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Deduction must not violate min XP rule</w:t>
      </w:r>
    </w:p>
    <w:p w:rsidR="00000000" w:rsidDel="00000000" w:rsidP="00000000" w:rsidRDefault="00000000" w:rsidRPr="00000000" w14:paraId="00001190">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Buttons : </w:t>
      </w:r>
    </w:p>
    <w:p w:rsidR="00000000" w:rsidDel="00000000" w:rsidP="00000000" w:rsidRDefault="00000000" w:rsidRPr="00000000" w14:paraId="00001191">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Cancel </w:t>
      </w:r>
    </w:p>
    <w:p w:rsidR="00000000" w:rsidDel="00000000" w:rsidP="00000000" w:rsidRDefault="00000000" w:rsidRPr="00000000" w14:paraId="00001192">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tl w:val="0"/>
        </w:rPr>
        <w:t xml:space="preserve">Submit/update</w:t>
      </w:r>
    </w:p>
    <w:p w:rsidR="00000000" w:rsidDel="00000000" w:rsidP="00000000" w:rsidRDefault="00000000" w:rsidRPr="00000000" w14:paraId="0000119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Action should be logged under logs.</w:t>
      </w:r>
    </w:p>
    <w:p w:rsidR="00000000" w:rsidDel="00000000" w:rsidP="00000000" w:rsidRDefault="00000000" w:rsidRPr="00000000" w14:paraId="0000119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Notification : The user must receive a notification (Your XP has been adjusted by the administrator.)</w:t>
      </w:r>
    </w:p>
    <w:p w:rsidR="00000000" w:rsidDel="00000000" w:rsidP="00000000" w:rsidRDefault="00000000" w:rsidRPr="00000000" w14:paraId="0000119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Trading Activity Category - Demo 3 </w:t>
      </w:r>
    </w:p>
    <w:p w:rsidR="00000000" w:rsidDel="00000000" w:rsidP="00000000" w:rsidRDefault="00000000" w:rsidRPr="00000000" w14:paraId="0000119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Trade Monitoring/History </w:t>
      </w:r>
    </w:p>
    <w:p w:rsidR="00000000" w:rsidDel="00000000" w:rsidP="00000000" w:rsidRDefault="00000000" w:rsidRPr="00000000" w14:paraId="00001197">
      <w:pPr>
        <w:widowControl w:val="0"/>
        <w:numPr>
          <w:ilvl w:val="1"/>
          <w:numId w:val="9"/>
        </w:numPr>
        <w:spacing w:after="0" w:lineRule="auto"/>
        <w:ind w:left="1440" w:hanging="360"/>
        <w:rPr>
          <w:b w:val="1"/>
          <w:bCs w:val="1"/>
        </w:rPr>
      </w:pPr>
      <w:r w:rsidDel="00000000" w:rsidR="00000000" w:rsidRPr="00000000">
        <w:rPr>
          <w:b w:val="1"/>
          <w:bCs w:val="1"/>
          <w:rtl w:val="0"/>
        </w:rPr>
        <w:t xml:space="preserve">Filters : </w:t>
      </w:r>
    </w:p>
    <w:p w:rsidR="00000000" w:rsidDel="00000000" w:rsidP="00000000" w:rsidRDefault="00000000" w:rsidRPr="00000000" w14:paraId="00001198">
      <w:pPr>
        <w:widowControl w:val="0"/>
        <w:numPr>
          <w:ilvl w:val="2"/>
          <w:numId w:val="9"/>
        </w:numPr>
        <w:spacing w:after="0" w:lineRule="auto"/>
        <w:ind w:left="2160" w:hanging="360"/>
        <w:rPr>
          <w:b w:val="1"/>
          <w:bCs w:val="1"/>
        </w:rPr>
      </w:pPr>
      <w:r w:rsidDel="00000000" w:rsidR="00000000" w:rsidRPr="00000000">
        <w:rPr>
          <w:rtl w:val="0"/>
        </w:rPr>
        <w:t xml:space="preserve">League</w:t>
      </w:r>
    </w:p>
    <w:p w:rsidR="00000000" w:rsidDel="00000000" w:rsidP="00000000" w:rsidRDefault="00000000" w:rsidRPr="00000000" w14:paraId="00001199">
      <w:pPr>
        <w:widowControl w:val="0"/>
        <w:numPr>
          <w:ilvl w:val="3"/>
          <w:numId w:val="9"/>
        </w:numPr>
        <w:spacing w:after="0" w:lineRule="auto"/>
        <w:ind w:left="2880" w:hanging="360"/>
        <w:rPr>
          <w:b w:val="1"/>
          <w:bCs w:val="1"/>
        </w:rPr>
      </w:pPr>
      <w:r w:rsidDel="00000000" w:rsidR="00000000" w:rsidRPr="00000000">
        <w:rPr>
          <w:rtl w:val="0"/>
        </w:rPr>
        <w:t xml:space="preserve">Should display the list of leagues that particular User is part of.</w:t>
      </w:r>
    </w:p>
    <w:p w:rsidR="00000000" w:rsidDel="00000000" w:rsidP="00000000" w:rsidRDefault="00000000" w:rsidRPr="00000000" w14:paraId="0000119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rtl w:val="0"/>
        </w:rPr>
        <w:t xml:space="preserve">Trade Type : Buy/Sell</w:t>
      </w:r>
    </w:p>
    <w:p w:rsidR="00000000" w:rsidDel="00000000" w:rsidP="00000000" w:rsidRDefault="00000000" w:rsidRPr="00000000" w14:paraId="0000119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Date Range</w:t>
      </w:r>
    </w:p>
    <w:p w:rsidR="00000000" w:rsidDel="00000000" w:rsidP="00000000" w:rsidRDefault="00000000" w:rsidRPr="00000000" w14:paraId="0000119C">
      <w:pPr>
        <w:widowControl w:val="0"/>
        <w:spacing w:after="0" w:lineRule="auto"/>
        <w:ind w:left="0" w:firstLine="0"/>
        <w:rPr/>
      </w:pPr>
      <w:r w:rsidDel="00000000" w:rsidR="00000000" w:rsidRPr="00000000">
        <w:rPr>
          <w:rtl w:val="0"/>
        </w:rPr>
      </w:r>
    </w:p>
    <w:p w:rsidR="00000000" w:rsidDel="00000000" w:rsidP="00000000" w:rsidRDefault="00000000" w:rsidRPr="00000000" w14:paraId="0000119D">
      <w:pPr>
        <w:widowControl w:val="0"/>
        <w:numPr>
          <w:ilvl w:val="1"/>
          <w:numId w:val="9"/>
        </w:numPr>
        <w:spacing w:after="0" w:lineRule="auto"/>
        <w:ind w:left="1440" w:hanging="360"/>
        <w:rPr>
          <w:b w:val="1"/>
          <w:bCs w:val="1"/>
        </w:rPr>
      </w:pPr>
      <w:r w:rsidDel="00000000" w:rsidR="00000000" w:rsidRPr="00000000">
        <w:rPr>
          <w:b w:val="1"/>
          <w:bCs w:val="1"/>
          <w:rtl w:val="0"/>
        </w:rPr>
        <w:t xml:space="preserve">List view of fields/columns :</w:t>
      </w:r>
    </w:p>
    <w:p w:rsidR="00000000" w:rsidDel="00000000" w:rsidP="00000000" w:rsidRDefault="00000000" w:rsidRPr="00000000" w14:paraId="0000119E">
      <w:pPr>
        <w:widowControl w:val="0"/>
        <w:numPr>
          <w:ilvl w:val="2"/>
          <w:numId w:val="9"/>
        </w:numPr>
        <w:spacing w:after="0" w:lineRule="auto"/>
        <w:ind w:left="2160" w:hanging="360"/>
        <w:rPr>
          <w:b w:val="1"/>
          <w:bCs w:val="1"/>
        </w:rPr>
      </w:pPr>
      <w:r w:rsidDel="00000000" w:rsidR="00000000" w:rsidRPr="00000000">
        <w:rPr>
          <w:rtl w:val="0"/>
        </w:rPr>
        <w:t xml:space="preserve">League</w:t>
      </w:r>
    </w:p>
    <w:p w:rsidR="00000000" w:rsidDel="00000000" w:rsidP="00000000" w:rsidRDefault="00000000" w:rsidRPr="00000000" w14:paraId="0000119F">
      <w:pPr>
        <w:widowControl w:val="0"/>
        <w:numPr>
          <w:ilvl w:val="2"/>
          <w:numId w:val="9"/>
        </w:numPr>
        <w:spacing w:after="0" w:lineRule="auto"/>
        <w:ind w:left="2160" w:hanging="360"/>
        <w:rPr/>
      </w:pPr>
      <w:r w:rsidDel="00000000" w:rsidR="00000000" w:rsidRPr="00000000">
        <w:rPr>
          <w:rtl w:val="0"/>
        </w:rPr>
        <w:t xml:space="preserve">Date &amp; Time</w:t>
      </w:r>
    </w:p>
    <w:p w:rsidR="00000000" w:rsidDel="00000000" w:rsidP="00000000" w:rsidRDefault="00000000" w:rsidRPr="00000000" w14:paraId="000011A0">
      <w:pPr>
        <w:widowControl w:val="0"/>
        <w:numPr>
          <w:ilvl w:val="2"/>
          <w:numId w:val="9"/>
        </w:numPr>
        <w:spacing w:after="0" w:lineRule="auto"/>
        <w:ind w:left="2160" w:hanging="360"/>
        <w:rPr>
          <w:u w:val="none"/>
        </w:rPr>
      </w:pPr>
      <w:r w:rsidDel="00000000" w:rsidR="00000000" w:rsidRPr="00000000">
        <w:rPr>
          <w:rtl w:val="0"/>
        </w:rPr>
        <w:t xml:space="preserve">NFL Player Name</w:t>
      </w:r>
    </w:p>
    <w:p w:rsidR="00000000" w:rsidDel="00000000" w:rsidP="00000000" w:rsidRDefault="00000000" w:rsidRPr="00000000" w14:paraId="000011A1">
      <w:pPr>
        <w:widowControl w:val="0"/>
        <w:numPr>
          <w:ilvl w:val="2"/>
          <w:numId w:val="9"/>
        </w:numPr>
        <w:spacing w:after="0" w:lineRule="auto"/>
        <w:ind w:left="2160" w:hanging="360"/>
        <w:rPr/>
      </w:pPr>
      <w:r w:rsidDel="00000000" w:rsidR="00000000" w:rsidRPr="00000000">
        <w:rPr>
          <w:rtl w:val="0"/>
        </w:rPr>
        <w:t xml:space="preserve">Trade Type (Buy/Sell)</w:t>
      </w:r>
    </w:p>
    <w:p w:rsidR="00000000" w:rsidDel="00000000" w:rsidP="00000000" w:rsidRDefault="00000000" w:rsidRPr="00000000" w14:paraId="000011A2">
      <w:pPr>
        <w:widowControl w:val="0"/>
        <w:numPr>
          <w:ilvl w:val="2"/>
          <w:numId w:val="9"/>
        </w:numPr>
        <w:spacing w:after="0" w:lineRule="auto"/>
        <w:ind w:left="2160" w:hanging="360"/>
        <w:rPr>
          <w:u w:val="none"/>
        </w:rPr>
      </w:pPr>
      <w:r w:rsidDel="00000000" w:rsidR="00000000" w:rsidRPr="00000000">
        <w:rPr>
          <w:rtl w:val="0"/>
        </w:rPr>
        <w:t xml:space="preserve">Quantity (1 share - Read-only)</w:t>
      </w:r>
    </w:p>
    <w:p w:rsidR="00000000" w:rsidDel="00000000" w:rsidP="00000000" w:rsidRDefault="00000000" w:rsidRPr="00000000" w14:paraId="000011A3">
      <w:pPr>
        <w:widowControl w:val="0"/>
        <w:numPr>
          <w:ilvl w:val="2"/>
          <w:numId w:val="9"/>
        </w:numPr>
        <w:spacing w:after="0" w:lineRule="auto"/>
        <w:ind w:left="2160" w:hanging="360"/>
        <w:rPr>
          <w:u w:val="none"/>
        </w:rPr>
      </w:pPr>
      <w:r w:rsidDel="00000000" w:rsidR="00000000" w:rsidRPr="00000000">
        <w:rPr>
          <w:rtl w:val="0"/>
        </w:rPr>
        <w:t xml:space="preserve">Price (Execution price)</w:t>
      </w:r>
    </w:p>
    <w:p w:rsidR="00000000" w:rsidDel="00000000" w:rsidP="00000000" w:rsidRDefault="00000000" w:rsidRPr="00000000" w14:paraId="000011A4">
      <w:pPr>
        <w:widowControl w:val="0"/>
        <w:numPr>
          <w:ilvl w:val="2"/>
          <w:numId w:val="9"/>
        </w:numPr>
        <w:spacing w:after="0" w:lineRule="auto"/>
        <w:ind w:left="2160" w:hanging="360"/>
        <w:rPr>
          <w:u w:val="none"/>
        </w:rPr>
      </w:pPr>
      <w:r w:rsidDel="00000000" w:rsidR="00000000" w:rsidRPr="00000000">
        <w:rPr>
          <w:rtl w:val="0"/>
        </w:rPr>
        <w:t xml:space="preserve">Status ( Completed/Reversed)</w:t>
      </w:r>
    </w:p>
    <w:p w:rsidR="00000000" w:rsidDel="00000000" w:rsidP="00000000" w:rsidRDefault="00000000" w:rsidRPr="00000000" w14:paraId="000011A5">
      <w:pPr>
        <w:widowControl w:val="0"/>
        <w:numPr>
          <w:ilvl w:val="2"/>
          <w:numId w:val="9"/>
        </w:numPr>
        <w:spacing w:after="0" w:lineRule="auto"/>
        <w:ind w:left="2160" w:hanging="360"/>
        <w:rPr>
          <w:u w:val="none"/>
        </w:rPr>
      </w:pPr>
      <w:r w:rsidDel="00000000" w:rsidR="00000000" w:rsidRPr="00000000">
        <w:rPr>
          <w:rtl w:val="0"/>
        </w:rPr>
        <w:t xml:space="preserve">Total Trades</w:t>
      </w:r>
    </w:p>
    <w:p w:rsidR="00000000" w:rsidDel="00000000" w:rsidP="00000000" w:rsidRDefault="00000000" w:rsidRPr="00000000" w14:paraId="000011A6">
      <w:pPr>
        <w:widowControl w:val="0"/>
        <w:numPr>
          <w:ilvl w:val="2"/>
          <w:numId w:val="9"/>
        </w:numPr>
        <w:spacing w:after="0" w:lineRule="auto"/>
        <w:ind w:left="2160" w:hanging="360"/>
        <w:rPr>
          <w:u w:val="none"/>
        </w:rPr>
      </w:pPr>
      <w:r w:rsidDel="00000000" w:rsidR="00000000" w:rsidRPr="00000000">
        <w:rPr>
          <w:rtl w:val="0"/>
        </w:rPr>
        <w:t xml:space="preserve">Total Buy Value</w:t>
      </w:r>
    </w:p>
    <w:p w:rsidR="00000000" w:rsidDel="00000000" w:rsidP="00000000" w:rsidRDefault="00000000" w:rsidRPr="00000000" w14:paraId="000011A7">
      <w:pPr>
        <w:widowControl w:val="0"/>
        <w:numPr>
          <w:ilvl w:val="2"/>
          <w:numId w:val="9"/>
        </w:numPr>
        <w:spacing w:after="0" w:lineRule="auto"/>
        <w:ind w:left="2160" w:hanging="360"/>
        <w:rPr>
          <w:u w:val="none"/>
        </w:rPr>
      </w:pPr>
      <w:r w:rsidDel="00000000" w:rsidR="00000000" w:rsidRPr="00000000">
        <w:rPr>
          <w:rtl w:val="0"/>
        </w:rPr>
        <w:t xml:space="preserve">Total Sell Value</w:t>
      </w:r>
    </w:p>
    <w:p w:rsidR="00000000" w:rsidDel="00000000" w:rsidP="00000000" w:rsidRDefault="00000000" w:rsidRPr="00000000" w14:paraId="000011A8">
      <w:pPr>
        <w:widowControl w:val="0"/>
        <w:numPr>
          <w:ilvl w:val="2"/>
          <w:numId w:val="9"/>
        </w:numPr>
        <w:spacing w:after="0" w:lineRule="auto"/>
        <w:ind w:left="2160" w:hanging="360"/>
        <w:rPr>
          <w:u w:val="none"/>
        </w:rPr>
      </w:pPr>
      <w:r w:rsidDel="00000000" w:rsidR="00000000" w:rsidRPr="00000000">
        <w:rPr>
          <w:rtl w:val="0"/>
        </w:rPr>
        <w:t xml:space="preserve">Net position (Profit/Loss)</w:t>
      </w:r>
    </w:p>
    <w:p w:rsidR="00000000" w:rsidDel="00000000" w:rsidP="00000000" w:rsidRDefault="00000000" w:rsidRPr="00000000" w14:paraId="000011A9">
      <w:pPr>
        <w:widowControl w:val="0"/>
        <w:numPr>
          <w:ilvl w:val="2"/>
          <w:numId w:val="9"/>
        </w:numPr>
        <w:spacing w:after="0" w:lineRule="auto"/>
        <w:ind w:left="2160" w:hanging="360"/>
        <w:rPr>
          <w:u w:val="none"/>
        </w:rPr>
      </w:pPr>
      <w:r w:rsidDel="00000000" w:rsidR="00000000" w:rsidRPr="00000000">
        <w:rPr>
          <w:rtl w:val="0"/>
        </w:rPr>
        <w:t xml:space="preserve">Active Leagues ( No.of leagues traded in )</w:t>
      </w:r>
    </w:p>
    <w:p w:rsidR="00000000" w:rsidDel="00000000" w:rsidP="00000000" w:rsidRDefault="00000000" w:rsidRPr="00000000" w14:paraId="000011AA">
      <w:pPr>
        <w:widowControl w:val="0"/>
        <w:numPr>
          <w:ilvl w:val="1"/>
          <w:numId w:val="9"/>
        </w:numPr>
        <w:spacing w:after="0" w:lineRule="auto"/>
        <w:ind w:left="1440" w:hanging="360"/>
        <w:rPr>
          <w:u w:val="none"/>
        </w:rPr>
      </w:pPr>
      <w:r w:rsidDel="00000000" w:rsidR="00000000" w:rsidRPr="00000000">
        <w:rPr>
          <w:rtl w:val="0"/>
        </w:rPr>
        <w:t xml:space="preserve">Behavior : </w:t>
      </w:r>
    </w:p>
    <w:p w:rsidR="00000000" w:rsidDel="00000000" w:rsidP="00000000" w:rsidRDefault="00000000" w:rsidRPr="00000000" w14:paraId="000011AB">
      <w:pPr>
        <w:widowControl w:val="0"/>
        <w:numPr>
          <w:ilvl w:val="2"/>
          <w:numId w:val="9"/>
        </w:numPr>
        <w:spacing w:after="0" w:lineRule="auto"/>
        <w:ind w:left="2160" w:hanging="360"/>
        <w:rPr>
          <w:u w:val="none"/>
        </w:rPr>
      </w:pPr>
      <w:r w:rsidDel="00000000" w:rsidR="00000000" w:rsidRPr="00000000">
        <w:rPr>
          <w:rtl w:val="0"/>
        </w:rPr>
        <w:t xml:space="preserve">Values must update dynamically</w:t>
      </w:r>
    </w:p>
    <w:p w:rsidR="00000000" w:rsidDel="00000000" w:rsidP="00000000" w:rsidRDefault="00000000" w:rsidRPr="00000000" w14:paraId="000011AC">
      <w:pPr>
        <w:widowControl w:val="0"/>
        <w:numPr>
          <w:ilvl w:val="2"/>
          <w:numId w:val="9"/>
        </w:numPr>
        <w:spacing w:after="0" w:lineRule="auto"/>
        <w:ind w:left="2160" w:hanging="360"/>
        <w:rPr>
          <w:u w:val="none"/>
        </w:rPr>
      </w:pPr>
      <w:r w:rsidDel="00000000" w:rsidR="00000000" w:rsidRPr="00000000">
        <w:rPr>
          <w:rtl w:val="0"/>
        </w:rPr>
        <w:t xml:space="preserve">Profit - Green</w:t>
      </w:r>
    </w:p>
    <w:p w:rsidR="00000000" w:rsidDel="00000000" w:rsidP="00000000" w:rsidRDefault="00000000" w:rsidRPr="00000000" w14:paraId="000011AD">
      <w:pPr>
        <w:widowControl w:val="0"/>
        <w:numPr>
          <w:ilvl w:val="2"/>
          <w:numId w:val="9"/>
        </w:numPr>
        <w:spacing w:after="0" w:lineRule="auto"/>
        <w:ind w:left="2160" w:hanging="360"/>
        <w:rPr>
          <w:u w:val="none"/>
        </w:rPr>
      </w:pPr>
      <w:r w:rsidDel="00000000" w:rsidR="00000000" w:rsidRPr="00000000">
        <w:rPr>
          <w:rtl w:val="0"/>
        </w:rPr>
        <w:t xml:space="preserve">Loss - Red</w:t>
      </w:r>
    </w:p>
    <w:p w:rsidR="00000000" w:rsidDel="00000000" w:rsidP="00000000" w:rsidRDefault="00000000" w:rsidRPr="00000000" w14:paraId="000011A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Actions : </w:t>
      </w:r>
      <w:r w:rsidDel="00000000" w:rsidR="00000000" w:rsidRPr="00000000">
        <w:rPr>
          <w:rtl w:val="0"/>
        </w:rPr>
      </w:r>
    </w:p>
    <w:p w:rsidR="00000000" w:rsidDel="00000000" w:rsidP="00000000" w:rsidRDefault="00000000" w:rsidRPr="00000000" w14:paraId="000011AF">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b w:val="1"/>
          <w:bCs w:val="1"/>
          <w:rtl w:val="0"/>
        </w:rPr>
        <w:t xml:space="preserve">Freeze/Unfreeze Trading</w:t>
      </w:r>
    </w:p>
    <w:p w:rsidR="00000000" w:rsidDel="00000000" w:rsidP="00000000" w:rsidRDefault="00000000" w:rsidRPr="00000000" w14:paraId="000011B0">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Admin may freeze trading for a specific user.</w:t>
      </w:r>
    </w:p>
    <w:p w:rsidR="00000000" w:rsidDel="00000000" w:rsidP="00000000" w:rsidRDefault="00000000" w:rsidRPr="00000000" w14:paraId="000011B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b w:val="1"/>
          <w:bCs w:val="1"/>
          <w:rtl w:val="0"/>
        </w:rPr>
        <w:t xml:space="preserve">Freeze Flow : </w:t>
      </w:r>
    </w:p>
    <w:p w:rsidR="00000000" w:rsidDel="00000000" w:rsidP="00000000" w:rsidRDefault="00000000" w:rsidRPr="00000000" w14:paraId="000011B2">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b w:val="1"/>
          <w:bCs w:val="1"/>
        </w:rPr>
      </w:pPr>
      <w:r w:rsidDel="00000000" w:rsidR="00000000" w:rsidRPr="00000000">
        <w:rPr>
          <w:rtl w:val="0"/>
        </w:rPr>
        <w:t xml:space="preserve">When the admin clicks on the Freeze/ trading system should display a confirmation pop-up.</w:t>
      </w:r>
    </w:p>
    <w:p w:rsidR="00000000" w:rsidDel="00000000" w:rsidP="00000000" w:rsidRDefault="00000000" w:rsidRPr="00000000" w14:paraId="000011B3">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Title  : Freeze Trading</w:t>
      </w:r>
    </w:p>
    <w:p w:rsidR="00000000" w:rsidDel="00000000" w:rsidP="00000000" w:rsidRDefault="00000000" w:rsidRPr="00000000" w14:paraId="000011B4">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Verbiage : “This action will temporarily restrict the user's ability to execute trades and wallet transactions within this league”</w:t>
      </w:r>
    </w:p>
    <w:p w:rsidR="00000000" w:rsidDel="00000000" w:rsidP="00000000" w:rsidRDefault="00000000" w:rsidRPr="00000000" w14:paraId="000011B5">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Input field : Enter the Reason</w:t>
      </w:r>
    </w:p>
    <w:p w:rsidR="00000000" w:rsidDel="00000000" w:rsidP="00000000" w:rsidRDefault="00000000" w:rsidRPr="00000000" w14:paraId="000011B6">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Button : [Cancel]       [Confirm]</w:t>
      </w:r>
    </w:p>
    <w:p w:rsidR="00000000" w:rsidDel="00000000" w:rsidP="00000000" w:rsidRDefault="00000000" w:rsidRPr="00000000" w14:paraId="000011B7">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b w:val="1"/>
          <w:bCs w:val="1"/>
        </w:rPr>
      </w:pPr>
      <w:r w:rsidDel="00000000" w:rsidR="00000000" w:rsidRPr="00000000">
        <w:rPr>
          <w:rtl w:val="0"/>
        </w:rPr>
        <w:t xml:space="preserve">System Behavior when confirmed:</w:t>
      </w:r>
    </w:p>
    <w:p w:rsidR="00000000" w:rsidDel="00000000" w:rsidP="00000000" w:rsidRDefault="00000000" w:rsidRPr="00000000" w14:paraId="000011B8">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User trading permissions = disabled</w:t>
      </w:r>
    </w:p>
    <w:p w:rsidR="00000000" w:rsidDel="00000000" w:rsidP="00000000" w:rsidRDefault="00000000" w:rsidRPr="00000000" w14:paraId="000011B9">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Wallet transactions blocked</w:t>
      </w:r>
    </w:p>
    <w:p w:rsidR="00000000" w:rsidDel="00000000" w:rsidP="00000000" w:rsidRDefault="00000000" w:rsidRPr="00000000" w14:paraId="000011BA">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b w:val="1"/>
          <w:bCs w:val="1"/>
        </w:rPr>
      </w:pPr>
      <w:r w:rsidDel="00000000" w:rsidR="00000000" w:rsidRPr="00000000">
        <w:rPr>
          <w:rtl w:val="0"/>
        </w:rPr>
        <w:t xml:space="preserve">System behavior when cancel : </w:t>
      </w:r>
    </w:p>
    <w:p w:rsidR="00000000" w:rsidDel="00000000" w:rsidP="00000000" w:rsidRDefault="00000000" w:rsidRPr="00000000" w14:paraId="000011BB">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Close the pop-up.</w:t>
      </w:r>
    </w:p>
    <w:p w:rsidR="00000000" w:rsidDel="00000000" w:rsidP="00000000" w:rsidRDefault="00000000" w:rsidRPr="00000000" w14:paraId="000011BC">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b w:val="1"/>
          <w:bCs w:val="1"/>
        </w:rPr>
      </w:pPr>
      <w:r w:rsidDel="00000000" w:rsidR="00000000" w:rsidRPr="00000000">
        <w:rPr>
          <w:rtl w:val="0"/>
        </w:rPr>
        <w:t xml:space="preserve">Mobile </w:t>
        <w:tab/>
        <w:t xml:space="preserve">Users Impact : </w:t>
      </w:r>
    </w:p>
    <w:p w:rsidR="00000000" w:rsidDel="00000000" w:rsidP="00000000" w:rsidRDefault="00000000" w:rsidRPr="00000000" w14:paraId="000011BD">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Users see a message : “Trading activity for your account is temporarily restricted by platform administration”.</w:t>
      </w:r>
    </w:p>
    <w:p w:rsidR="00000000" w:rsidDel="00000000" w:rsidP="00000000" w:rsidRDefault="00000000" w:rsidRPr="00000000" w14:paraId="000011BE">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Once any user trading is freezed then the application should display an “unfreeze Trading” option .</w:t>
      </w:r>
    </w:p>
    <w:p w:rsidR="00000000" w:rsidDel="00000000" w:rsidP="00000000" w:rsidRDefault="00000000" w:rsidRPr="00000000" w14:paraId="000011BF">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Users must receive a notification : </w:t>
      </w:r>
    </w:p>
    <w:p w:rsidR="00000000" w:rsidDel="00000000" w:rsidP="00000000" w:rsidRDefault="00000000" w:rsidRPr="00000000" w14:paraId="000011C0">
      <w:pPr>
        <w:keepNext w:val="0"/>
        <w:keepLines w:val="0"/>
        <w:pageBreakBefore w:val="0"/>
        <w:widowControl w:val="0"/>
        <w:numPr>
          <w:ilvl w:val="6"/>
          <w:numId w:val="9"/>
        </w:numPr>
        <w:pBdr>
          <w:top w:space="0" w:sz="0" w:val="nil"/>
          <w:left w:space="0" w:sz="0" w:val="nil"/>
          <w:bottom w:space="0" w:sz="0" w:val="nil"/>
          <w:right w:space="0" w:sz="0" w:val="nil"/>
          <w:between w:space="0" w:sz="0" w:val="nil"/>
        </w:pBdr>
        <w:shd w:fill="auto" w:val="clear"/>
        <w:spacing w:after="0" w:before="0" w:line="276" w:lineRule="auto"/>
        <w:ind w:left="5040" w:right="0" w:hanging="360"/>
        <w:jc w:val="left"/>
        <w:rPr>
          <w:b w:val="1"/>
          <w:bCs w:val="1"/>
        </w:rPr>
      </w:pPr>
      <w:r w:rsidDel="00000000" w:rsidR="00000000" w:rsidRPr="00000000">
        <w:rPr>
          <w:rtl w:val="0"/>
        </w:rPr>
        <w:t xml:space="preserve">In-app </w:t>
      </w:r>
    </w:p>
    <w:p w:rsidR="00000000" w:rsidDel="00000000" w:rsidP="00000000" w:rsidRDefault="00000000" w:rsidRPr="00000000" w14:paraId="000011C1">
      <w:pPr>
        <w:keepNext w:val="0"/>
        <w:keepLines w:val="0"/>
        <w:pageBreakBefore w:val="0"/>
        <w:widowControl w:val="0"/>
        <w:numPr>
          <w:ilvl w:val="6"/>
          <w:numId w:val="9"/>
        </w:numPr>
        <w:pBdr>
          <w:top w:space="0" w:sz="0" w:val="nil"/>
          <w:left w:space="0" w:sz="0" w:val="nil"/>
          <w:bottom w:space="0" w:sz="0" w:val="nil"/>
          <w:right w:space="0" w:sz="0" w:val="nil"/>
          <w:between w:space="0" w:sz="0" w:val="nil"/>
        </w:pBdr>
        <w:shd w:fill="auto" w:val="clear"/>
        <w:spacing w:after="0" w:before="0" w:line="276" w:lineRule="auto"/>
        <w:ind w:left="5040" w:right="0" w:hanging="360"/>
        <w:jc w:val="left"/>
        <w:rPr>
          <w:b w:val="1"/>
          <w:bCs w:val="1"/>
        </w:rPr>
      </w:pPr>
      <w:r w:rsidDel="00000000" w:rsidR="00000000" w:rsidRPr="00000000">
        <w:rPr>
          <w:rtl w:val="0"/>
        </w:rPr>
        <w:t xml:space="preserve">Email &amp; SMS</w:t>
      </w:r>
    </w:p>
    <w:p w:rsidR="00000000" w:rsidDel="00000000" w:rsidP="00000000" w:rsidRDefault="00000000" w:rsidRPr="00000000" w14:paraId="000011C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b w:val="1"/>
          <w:bCs w:val="1"/>
          <w:rtl w:val="0"/>
        </w:rPr>
        <w:t xml:space="preserve">Unfreeze Trading Flow : </w:t>
      </w:r>
    </w:p>
    <w:p w:rsidR="00000000" w:rsidDel="00000000" w:rsidP="00000000" w:rsidRDefault="00000000" w:rsidRPr="00000000" w14:paraId="000011C3">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b w:val="1"/>
          <w:bCs w:val="1"/>
        </w:rPr>
      </w:pPr>
      <w:r w:rsidDel="00000000" w:rsidR="00000000" w:rsidRPr="00000000">
        <w:rPr>
          <w:rtl w:val="0"/>
        </w:rPr>
        <w:t xml:space="preserve">When the admin clicks on the Unfreeze trading system should display a confirmation pop-up.</w:t>
      </w:r>
    </w:p>
    <w:p w:rsidR="00000000" w:rsidDel="00000000" w:rsidP="00000000" w:rsidRDefault="00000000" w:rsidRPr="00000000" w14:paraId="000011C4">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Title  : Unfreeze Trading</w:t>
      </w:r>
    </w:p>
    <w:p w:rsidR="00000000" w:rsidDel="00000000" w:rsidP="00000000" w:rsidRDefault="00000000" w:rsidRPr="00000000" w14:paraId="000011C5">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Verbiage : “This action will temporarily restore the user's ability to execute trades and wallet transactions within this league”</w:t>
      </w:r>
    </w:p>
    <w:p w:rsidR="00000000" w:rsidDel="00000000" w:rsidP="00000000" w:rsidRDefault="00000000" w:rsidRPr="00000000" w14:paraId="000011C6">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Input field : Enter the Reason</w:t>
      </w:r>
    </w:p>
    <w:p w:rsidR="00000000" w:rsidDel="00000000" w:rsidP="00000000" w:rsidRDefault="00000000" w:rsidRPr="00000000" w14:paraId="000011C7">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Button : [Cancel]       [Confirm]</w:t>
      </w:r>
    </w:p>
    <w:p w:rsidR="00000000" w:rsidDel="00000000" w:rsidP="00000000" w:rsidRDefault="00000000" w:rsidRPr="00000000" w14:paraId="000011C8">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b w:val="1"/>
          <w:bCs w:val="1"/>
        </w:rPr>
      </w:pPr>
      <w:r w:rsidDel="00000000" w:rsidR="00000000" w:rsidRPr="00000000">
        <w:rPr>
          <w:rtl w:val="0"/>
        </w:rPr>
        <w:t xml:space="preserve">System Behavior when confirmed:</w:t>
      </w:r>
    </w:p>
    <w:p w:rsidR="00000000" w:rsidDel="00000000" w:rsidP="00000000" w:rsidRDefault="00000000" w:rsidRPr="00000000" w14:paraId="000011C9">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User trading permissions = enabled</w:t>
      </w:r>
    </w:p>
    <w:p w:rsidR="00000000" w:rsidDel="00000000" w:rsidP="00000000" w:rsidRDefault="00000000" w:rsidRPr="00000000" w14:paraId="000011CA">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Wallet transactions unblock</w:t>
      </w:r>
    </w:p>
    <w:p w:rsidR="00000000" w:rsidDel="00000000" w:rsidP="00000000" w:rsidRDefault="00000000" w:rsidRPr="00000000" w14:paraId="000011CB">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b w:val="1"/>
          <w:bCs w:val="1"/>
        </w:rPr>
      </w:pPr>
      <w:r w:rsidDel="00000000" w:rsidR="00000000" w:rsidRPr="00000000">
        <w:rPr>
          <w:rtl w:val="0"/>
        </w:rPr>
        <w:t xml:space="preserve">System behavior when cancel : </w:t>
      </w:r>
    </w:p>
    <w:p w:rsidR="00000000" w:rsidDel="00000000" w:rsidP="00000000" w:rsidRDefault="00000000" w:rsidRPr="00000000" w14:paraId="000011CC">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Close the pop-up.</w:t>
      </w:r>
    </w:p>
    <w:p w:rsidR="00000000" w:rsidDel="00000000" w:rsidP="00000000" w:rsidRDefault="00000000" w:rsidRPr="00000000" w14:paraId="000011CD">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b w:val="1"/>
          <w:bCs w:val="1"/>
        </w:rPr>
      </w:pPr>
      <w:r w:rsidDel="00000000" w:rsidR="00000000" w:rsidRPr="00000000">
        <w:rPr>
          <w:rtl w:val="0"/>
        </w:rPr>
        <w:t xml:space="preserve">Mobile User Impact : </w:t>
      </w:r>
    </w:p>
    <w:p w:rsidR="00000000" w:rsidDel="00000000" w:rsidP="00000000" w:rsidRDefault="00000000" w:rsidRPr="00000000" w14:paraId="000011CE">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b w:val="1"/>
          <w:bCs w:val="1"/>
        </w:rPr>
      </w:pPr>
      <w:r w:rsidDel="00000000" w:rsidR="00000000" w:rsidRPr="00000000">
        <w:rPr>
          <w:rtl w:val="0"/>
        </w:rPr>
        <w:t xml:space="preserve">Trading resume.</w:t>
      </w:r>
    </w:p>
    <w:p w:rsidR="00000000" w:rsidDel="00000000" w:rsidP="00000000" w:rsidRDefault="00000000" w:rsidRPr="00000000" w14:paraId="000011CF">
      <w:pPr>
        <w:keepNext w:val="0"/>
        <w:keepLines w:val="0"/>
        <w:pageBreakBefore w:val="0"/>
        <w:widowControl w:val="0"/>
        <w:numPr>
          <w:ilvl w:val="5"/>
          <w:numId w:val="9"/>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u w:val="none"/>
        </w:rPr>
      </w:pPr>
      <w:r w:rsidDel="00000000" w:rsidR="00000000" w:rsidRPr="00000000">
        <w:rPr>
          <w:rtl w:val="0"/>
        </w:rPr>
        <w:t xml:space="preserve">Users must receive a notification : </w:t>
      </w:r>
    </w:p>
    <w:p w:rsidR="00000000" w:rsidDel="00000000" w:rsidP="00000000" w:rsidRDefault="00000000" w:rsidRPr="00000000" w14:paraId="000011D0">
      <w:pPr>
        <w:keepNext w:val="0"/>
        <w:keepLines w:val="0"/>
        <w:pageBreakBefore w:val="0"/>
        <w:widowControl w:val="0"/>
        <w:numPr>
          <w:ilvl w:val="6"/>
          <w:numId w:val="9"/>
        </w:numPr>
        <w:pBdr>
          <w:top w:space="0" w:sz="0" w:val="nil"/>
          <w:left w:space="0" w:sz="0" w:val="nil"/>
          <w:bottom w:space="0" w:sz="0" w:val="nil"/>
          <w:right w:space="0" w:sz="0" w:val="nil"/>
          <w:between w:space="0" w:sz="0" w:val="nil"/>
        </w:pBdr>
        <w:shd w:fill="auto" w:val="clear"/>
        <w:spacing w:after="0" w:before="0" w:line="276" w:lineRule="auto"/>
        <w:ind w:left="5040" w:right="0" w:hanging="360"/>
        <w:jc w:val="left"/>
        <w:rPr>
          <w:u w:val="none"/>
        </w:rPr>
      </w:pPr>
      <w:r w:rsidDel="00000000" w:rsidR="00000000" w:rsidRPr="00000000">
        <w:rPr>
          <w:rtl w:val="0"/>
        </w:rPr>
        <w:t xml:space="preserve">In-app </w:t>
      </w:r>
    </w:p>
    <w:p w:rsidR="00000000" w:rsidDel="00000000" w:rsidP="00000000" w:rsidRDefault="00000000" w:rsidRPr="00000000" w14:paraId="000011D1">
      <w:pPr>
        <w:keepNext w:val="0"/>
        <w:keepLines w:val="0"/>
        <w:pageBreakBefore w:val="0"/>
        <w:widowControl w:val="0"/>
        <w:numPr>
          <w:ilvl w:val="6"/>
          <w:numId w:val="9"/>
        </w:numPr>
        <w:pBdr>
          <w:top w:space="0" w:sz="0" w:val="nil"/>
          <w:left w:space="0" w:sz="0" w:val="nil"/>
          <w:bottom w:space="0" w:sz="0" w:val="nil"/>
          <w:right w:space="0" w:sz="0" w:val="nil"/>
          <w:between w:space="0" w:sz="0" w:val="nil"/>
        </w:pBdr>
        <w:shd w:fill="auto" w:val="clear"/>
        <w:spacing w:after="0" w:before="0" w:line="276" w:lineRule="auto"/>
        <w:ind w:left="5040" w:right="0" w:hanging="360"/>
        <w:jc w:val="left"/>
        <w:rPr>
          <w:u w:val="none"/>
        </w:rPr>
      </w:pPr>
      <w:r w:rsidDel="00000000" w:rsidR="00000000" w:rsidRPr="00000000">
        <w:rPr>
          <w:rtl w:val="0"/>
        </w:rPr>
        <w:t xml:space="preserve">Email &amp; SMS</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3">
      <w:pPr>
        <w:pStyle w:val="Heading3"/>
        <w:widowControl w:val="0"/>
        <w:spacing w:after="0" w:lineRule="auto"/>
        <w:rPr/>
      </w:pPr>
      <w:bookmarkStart w:colFirst="0" w:colLast="0" w:name="_bao9lvkyylde" w:id="94"/>
      <w:bookmarkEnd w:id="94"/>
      <w:r w:rsidDel="00000000" w:rsidR="00000000" w:rsidRPr="00000000">
        <w:rPr>
          <w:rtl w:val="0"/>
        </w:rPr>
        <w:t xml:space="preserve">User story -1.7 Buy-In Transactions Tab - within the League details page</w:t>
      </w:r>
    </w:p>
    <w:p w:rsidR="00000000" w:rsidDel="00000000" w:rsidP="00000000" w:rsidRDefault="00000000" w:rsidRPr="00000000" w14:paraId="000011D4">
      <w:pPr>
        <w:pStyle w:val="Heading3"/>
        <w:widowControl w:val="0"/>
        <w:spacing w:after="0" w:lineRule="auto"/>
        <w:rPr/>
      </w:pPr>
      <w:bookmarkStart w:colFirst="0" w:colLast="0" w:name="_fj529msg333n" w:id="95"/>
      <w:bookmarkEnd w:id="95"/>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As an F2MX Admin, I want to view all buy-in transactions within a league so that I can monitor user contributions, identify discrepancies and take corrective actions when required.</w:t>
      </w:r>
    </w:p>
    <w:p w:rsidR="00000000" w:rsidDel="00000000" w:rsidP="00000000" w:rsidRDefault="00000000" w:rsidRPr="00000000" w14:paraId="000011D6">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11D7">
      <w:pPr>
        <w:numPr>
          <w:ilvl w:val="0"/>
          <w:numId w:val="17"/>
        </w:numPr>
        <w:spacing w:after="0" w:afterAutospacing="0"/>
        <w:ind w:left="720" w:hanging="360"/>
        <w:rPr>
          <w:b w:val="1"/>
          <w:bCs w:val="1"/>
          <w:u w:val="none"/>
        </w:rPr>
      </w:pPr>
      <w:r w:rsidDel="00000000" w:rsidR="00000000" w:rsidRPr="00000000">
        <w:rPr>
          <w:b w:val="1"/>
          <w:bCs w:val="1"/>
          <w:rtl w:val="0"/>
        </w:rPr>
        <w:t xml:space="preserve">Navigation : </w:t>
      </w:r>
    </w:p>
    <w:p w:rsidR="00000000" w:rsidDel="00000000" w:rsidP="00000000" w:rsidRDefault="00000000" w:rsidRPr="00000000" w14:paraId="000011D8">
      <w:pPr>
        <w:numPr>
          <w:ilvl w:val="1"/>
          <w:numId w:val="17"/>
        </w:numPr>
        <w:spacing w:after="0" w:afterAutospacing="0"/>
        <w:ind w:left="1440" w:hanging="360"/>
        <w:rPr>
          <w:b w:val="1"/>
          <w:bCs w:val="1"/>
        </w:rPr>
      </w:pPr>
      <w:r w:rsidDel="00000000" w:rsidR="00000000" w:rsidRPr="00000000">
        <w:rPr>
          <w:rFonts w:ascii="Arial Unicode MS" w:cs="Arial Unicode MS" w:eastAsia="Arial Unicode MS" w:hAnsi="Arial Unicode MS"/>
          <w:rtl w:val="0"/>
        </w:rPr>
        <w:t xml:space="preserve">Login → Leagues → Select League → League Details → Buy-In Transactions </w:t>
      </w:r>
    </w:p>
    <w:p w:rsidR="00000000" w:rsidDel="00000000" w:rsidP="00000000" w:rsidRDefault="00000000" w:rsidRPr="00000000" w14:paraId="000011D9">
      <w:pPr>
        <w:numPr>
          <w:ilvl w:val="0"/>
          <w:numId w:val="17"/>
        </w:numPr>
        <w:spacing w:after="0" w:afterAutospacing="0"/>
        <w:ind w:left="720" w:hanging="360"/>
        <w:rPr>
          <w:b w:val="1"/>
          <w:bCs w:val="1"/>
        </w:rPr>
      </w:pPr>
      <w:r w:rsidDel="00000000" w:rsidR="00000000" w:rsidRPr="00000000">
        <w:rPr>
          <w:b w:val="1"/>
          <w:bCs w:val="1"/>
          <w:rtl w:val="0"/>
        </w:rPr>
        <w:t xml:space="preserve">Buy-In Transactions Tab : </w:t>
      </w:r>
    </w:p>
    <w:p w:rsidR="00000000" w:rsidDel="00000000" w:rsidP="00000000" w:rsidRDefault="00000000" w:rsidRPr="00000000" w14:paraId="000011DA">
      <w:pPr>
        <w:numPr>
          <w:ilvl w:val="1"/>
          <w:numId w:val="17"/>
        </w:numPr>
        <w:spacing w:after="0" w:afterAutospacing="0"/>
        <w:ind w:left="1440" w:hanging="360"/>
        <w:rPr/>
      </w:pPr>
      <w:r w:rsidDel="00000000" w:rsidR="00000000" w:rsidRPr="00000000">
        <w:rPr>
          <w:rtl w:val="0"/>
        </w:rPr>
        <w:t xml:space="preserve">The Buy-In Transactions Tab provides a complete, transparent view of all buy-in related financial transactions performed by users within a specific league.</w:t>
      </w:r>
    </w:p>
    <w:p w:rsidR="00000000" w:rsidDel="00000000" w:rsidP="00000000" w:rsidRDefault="00000000" w:rsidRPr="00000000" w14:paraId="000011DB">
      <w:pPr>
        <w:numPr>
          <w:ilvl w:val="1"/>
          <w:numId w:val="17"/>
        </w:numPr>
        <w:spacing w:after="0" w:afterAutospacing="0"/>
        <w:ind w:left="1440" w:hanging="360"/>
        <w:rPr>
          <w:u w:val="none"/>
        </w:rPr>
      </w:pPr>
      <w:r w:rsidDel="00000000" w:rsidR="00000000" w:rsidRPr="00000000">
        <w:rPr>
          <w:rtl w:val="0"/>
        </w:rPr>
        <w:t xml:space="preserve">This includes : </w:t>
      </w:r>
    </w:p>
    <w:p w:rsidR="00000000" w:rsidDel="00000000" w:rsidP="00000000" w:rsidRDefault="00000000" w:rsidRPr="00000000" w14:paraId="000011DC">
      <w:pPr>
        <w:numPr>
          <w:ilvl w:val="2"/>
          <w:numId w:val="17"/>
        </w:numPr>
        <w:spacing w:after="0" w:afterAutospacing="0"/>
        <w:ind w:left="2160" w:hanging="360"/>
        <w:rPr>
          <w:u w:val="none"/>
        </w:rPr>
      </w:pPr>
      <w:r w:rsidDel="00000000" w:rsidR="00000000" w:rsidRPr="00000000">
        <w:rPr>
          <w:rtl w:val="0"/>
        </w:rPr>
        <w:t xml:space="preserve">Additional buy-ins made by users </w:t>
      </w:r>
      <w:r w:rsidDel="00000000" w:rsidR="00000000" w:rsidRPr="00000000">
        <w:rPr>
          <w:color w:val="ff0000"/>
          <w:rtl w:val="0"/>
        </w:rPr>
        <w:tab/>
      </w:r>
    </w:p>
    <w:p w:rsidR="00000000" w:rsidDel="00000000" w:rsidP="00000000" w:rsidRDefault="00000000" w:rsidRPr="00000000" w14:paraId="000011DD">
      <w:pPr>
        <w:numPr>
          <w:ilvl w:val="1"/>
          <w:numId w:val="17"/>
        </w:numPr>
        <w:spacing w:after="0" w:afterAutospacing="0"/>
        <w:ind w:left="1440" w:hanging="360"/>
        <w:rPr/>
      </w:pPr>
      <w:r w:rsidDel="00000000" w:rsidR="00000000" w:rsidRPr="00000000">
        <w:rPr>
          <w:rtl w:val="0"/>
        </w:rPr>
        <w:t xml:space="preserve">The Tab ensures : </w:t>
      </w:r>
    </w:p>
    <w:p w:rsidR="00000000" w:rsidDel="00000000" w:rsidP="00000000" w:rsidRDefault="00000000" w:rsidRPr="00000000" w14:paraId="000011DE">
      <w:pPr>
        <w:numPr>
          <w:ilvl w:val="2"/>
          <w:numId w:val="17"/>
        </w:numPr>
        <w:spacing w:after="0" w:afterAutospacing="0"/>
        <w:ind w:left="2160" w:hanging="360"/>
        <w:rPr>
          <w:u w:val="none"/>
        </w:rPr>
      </w:pPr>
      <w:r w:rsidDel="00000000" w:rsidR="00000000" w:rsidRPr="00000000">
        <w:rPr>
          <w:rtl w:val="0"/>
        </w:rPr>
        <w:t xml:space="preserve">Financial transparency</w:t>
      </w:r>
    </w:p>
    <w:p w:rsidR="00000000" w:rsidDel="00000000" w:rsidP="00000000" w:rsidRDefault="00000000" w:rsidRPr="00000000" w14:paraId="000011DF">
      <w:pPr>
        <w:numPr>
          <w:ilvl w:val="2"/>
          <w:numId w:val="17"/>
        </w:numPr>
        <w:spacing w:after="0" w:afterAutospacing="0"/>
        <w:ind w:left="2160" w:hanging="360"/>
        <w:rPr>
          <w:u w:val="none"/>
        </w:rPr>
      </w:pPr>
      <w:r w:rsidDel="00000000" w:rsidR="00000000" w:rsidRPr="00000000">
        <w:rPr>
          <w:rtl w:val="0"/>
        </w:rPr>
        <w:t xml:space="preserve">Auditability of buy-in activity</w:t>
      </w:r>
    </w:p>
    <w:p w:rsidR="00000000" w:rsidDel="00000000" w:rsidP="00000000" w:rsidRDefault="00000000" w:rsidRPr="00000000" w14:paraId="000011E0">
      <w:pPr>
        <w:numPr>
          <w:ilvl w:val="2"/>
          <w:numId w:val="17"/>
        </w:numPr>
        <w:spacing w:after="0" w:afterAutospacing="0"/>
        <w:ind w:left="2160" w:hanging="360"/>
        <w:rPr>
          <w:u w:val="none"/>
        </w:rPr>
      </w:pPr>
      <w:r w:rsidDel="00000000" w:rsidR="00000000" w:rsidRPr="00000000">
        <w:rPr>
          <w:rtl w:val="0"/>
        </w:rPr>
        <w:t xml:space="preserve">Admin monitoring</w:t>
      </w:r>
      <w:r w:rsidDel="00000000" w:rsidR="00000000" w:rsidRPr="00000000">
        <w:rPr>
          <w:rtl w:val="0"/>
        </w:rPr>
      </w:r>
    </w:p>
    <w:p w:rsidR="00000000" w:rsidDel="00000000" w:rsidP="00000000" w:rsidRDefault="00000000" w:rsidRPr="00000000" w14:paraId="000011E1">
      <w:pPr>
        <w:numPr>
          <w:ilvl w:val="1"/>
          <w:numId w:val="17"/>
        </w:numPr>
        <w:spacing w:after="0" w:afterAutospacing="0"/>
        <w:ind w:left="1440" w:hanging="360"/>
        <w:rPr/>
      </w:pPr>
      <w:r w:rsidDel="00000000" w:rsidR="00000000" w:rsidRPr="00000000">
        <w:rPr>
          <w:rtl w:val="0"/>
        </w:rPr>
        <w:t xml:space="preserve">It should display all the league Buy-in Transactions, which includes : </w:t>
      </w:r>
    </w:p>
    <w:p w:rsidR="00000000" w:rsidDel="00000000" w:rsidP="00000000" w:rsidRDefault="00000000" w:rsidRPr="00000000" w14:paraId="000011E2">
      <w:pPr>
        <w:numPr>
          <w:ilvl w:val="1"/>
          <w:numId w:val="17"/>
        </w:numPr>
        <w:spacing w:after="0" w:afterAutospacing="0"/>
        <w:ind w:left="1440" w:hanging="360"/>
        <w:rPr/>
      </w:pPr>
      <w:r w:rsidDel="00000000" w:rsidR="00000000" w:rsidRPr="00000000">
        <w:rPr>
          <w:rtl w:val="0"/>
        </w:rPr>
        <w:t xml:space="preserve">User Wallet - Buy-in Transactions (Packages).</w:t>
      </w:r>
    </w:p>
    <w:p w:rsidR="00000000" w:rsidDel="00000000" w:rsidP="00000000" w:rsidRDefault="00000000" w:rsidRPr="00000000" w14:paraId="000011E3">
      <w:pPr>
        <w:numPr>
          <w:ilvl w:val="1"/>
          <w:numId w:val="17"/>
        </w:numPr>
        <w:spacing w:after="0" w:afterAutospacing="0"/>
        <w:ind w:left="1440" w:hanging="360"/>
        <w:rPr/>
      </w:pPr>
      <w:r w:rsidDel="00000000" w:rsidR="00000000" w:rsidRPr="00000000">
        <w:rPr>
          <w:rFonts w:ascii="Arial Unicode MS" w:cs="Arial Unicode MS" w:eastAsia="Arial Unicode MS" w:hAnsi="Arial Unicode MS"/>
          <w:rtl w:val="0"/>
        </w:rPr>
        <w:t xml:space="preserve">User Wallet  → League wallet - Buy-in Transactions</w:t>
      </w:r>
    </w:p>
    <w:p w:rsidR="00000000" w:rsidDel="00000000" w:rsidP="00000000" w:rsidRDefault="00000000" w:rsidRPr="00000000" w14:paraId="000011E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rtl w:val="0"/>
        </w:rPr>
        <w:t xml:space="preserve">Role restriction :  Only Super Admins &amp; Support Admin.</w:t>
      </w:r>
    </w:p>
    <w:p w:rsidR="00000000" w:rsidDel="00000000" w:rsidP="00000000" w:rsidRDefault="00000000" w:rsidRPr="00000000" w14:paraId="000011E5">
      <w:pPr>
        <w:numPr>
          <w:ilvl w:val="0"/>
          <w:numId w:val="17"/>
        </w:numPr>
        <w:spacing w:after="0" w:afterAutospacing="0"/>
        <w:ind w:left="720" w:hanging="360"/>
      </w:pPr>
      <w:r w:rsidDel="00000000" w:rsidR="00000000" w:rsidRPr="00000000">
        <w:rPr>
          <w:b w:val="1"/>
          <w:bCs w:val="1"/>
          <w:rtl w:val="0"/>
        </w:rPr>
        <w:t xml:space="preserve">Buy-In Transactions Tab : </w:t>
      </w:r>
    </w:p>
    <w:p w:rsidR="00000000" w:rsidDel="00000000" w:rsidP="00000000" w:rsidRDefault="00000000" w:rsidRPr="00000000" w14:paraId="000011E6">
      <w:pPr>
        <w:numPr>
          <w:ilvl w:val="1"/>
          <w:numId w:val="17"/>
        </w:numPr>
        <w:spacing w:after="0" w:afterAutospacing="0"/>
        <w:ind w:left="1440" w:hanging="360"/>
      </w:pPr>
      <w:r w:rsidDel="00000000" w:rsidR="00000000" w:rsidRPr="00000000">
        <w:rPr>
          <w:b w:val="1"/>
          <w:bCs w:val="1"/>
          <w:rtl w:val="0"/>
        </w:rPr>
        <w:t xml:space="preserve">Header :  Buy-In Transactions : </w:t>
      </w:r>
    </w:p>
    <w:p w:rsidR="00000000" w:rsidDel="00000000" w:rsidP="00000000" w:rsidRDefault="00000000" w:rsidRPr="00000000" w14:paraId="000011E7">
      <w:pPr>
        <w:numPr>
          <w:ilvl w:val="1"/>
          <w:numId w:val="17"/>
        </w:numPr>
        <w:spacing w:after="0" w:afterAutospacing="0"/>
        <w:ind w:left="1440" w:hanging="360"/>
      </w:pPr>
      <w:r w:rsidDel="00000000" w:rsidR="00000000" w:rsidRPr="00000000">
        <w:rPr>
          <w:b w:val="1"/>
          <w:bCs w:val="1"/>
          <w:rtl w:val="0"/>
        </w:rPr>
        <w:t xml:space="preserve">Search Bar :   </w:t>
      </w:r>
      <w:r w:rsidDel="00000000" w:rsidR="00000000" w:rsidRPr="00000000">
        <w:rPr>
          <w:rtl w:val="0"/>
        </w:rPr>
        <w:t xml:space="preserve">Search By</w:t>
      </w:r>
    </w:p>
    <w:p w:rsidR="00000000" w:rsidDel="00000000" w:rsidP="00000000" w:rsidRDefault="00000000" w:rsidRPr="00000000" w14:paraId="000011E8">
      <w:pPr>
        <w:numPr>
          <w:ilvl w:val="2"/>
          <w:numId w:val="17"/>
        </w:numPr>
        <w:spacing w:after="0" w:afterAutospacing="0"/>
        <w:ind w:left="2160" w:hanging="360"/>
      </w:pPr>
      <w:r w:rsidDel="00000000" w:rsidR="00000000" w:rsidRPr="00000000">
        <w:rPr>
          <w:rtl w:val="0"/>
        </w:rPr>
        <w:t xml:space="preserve">Username</w:t>
      </w:r>
    </w:p>
    <w:p w:rsidR="00000000" w:rsidDel="00000000" w:rsidP="00000000" w:rsidRDefault="00000000" w:rsidRPr="00000000" w14:paraId="000011E9">
      <w:pPr>
        <w:numPr>
          <w:ilvl w:val="2"/>
          <w:numId w:val="17"/>
        </w:numPr>
        <w:spacing w:after="0" w:afterAutospacing="0"/>
        <w:ind w:left="2160" w:hanging="360"/>
      </w:pPr>
      <w:r w:rsidDel="00000000" w:rsidR="00000000" w:rsidRPr="00000000">
        <w:rPr>
          <w:rtl w:val="0"/>
        </w:rPr>
        <w:t xml:space="preserve">Transaction ID</w:t>
      </w:r>
    </w:p>
    <w:p w:rsidR="00000000" w:rsidDel="00000000" w:rsidP="00000000" w:rsidRDefault="00000000" w:rsidRPr="00000000" w14:paraId="000011EA">
      <w:pPr>
        <w:numPr>
          <w:ilvl w:val="2"/>
          <w:numId w:val="17"/>
        </w:numPr>
        <w:spacing w:after="0" w:afterAutospacing="0"/>
        <w:ind w:left="2160" w:hanging="360"/>
      </w:pPr>
      <w:r w:rsidDel="00000000" w:rsidR="00000000" w:rsidRPr="00000000">
        <w:rPr>
          <w:rtl w:val="0"/>
        </w:rPr>
        <w:t xml:space="preserve">Search Should Support : </w:t>
      </w:r>
    </w:p>
    <w:p w:rsidR="00000000" w:rsidDel="00000000" w:rsidP="00000000" w:rsidRDefault="00000000" w:rsidRPr="00000000" w14:paraId="000011EB">
      <w:pPr>
        <w:numPr>
          <w:ilvl w:val="3"/>
          <w:numId w:val="17"/>
        </w:numPr>
        <w:spacing w:after="0" w:afterAutospacing="0"/>
        <w:ind w:left="2880" w:hanging="360"/>
      </w:pPr>
      <w:r w:rsidDel="00000000" w:rsidR="00000000" w:rsidRPr="00000000">
        <w:rPr>
          <w:rtl w:val="0"/>
        </w:rPr>
        <w:t xml:space="preserve">Partial Match</w:t>
      </w:r>
    </w:p>
    <w:p w:rsidR="00000000" w:rsidDel="00000000" w:rsidP="00000000" w:rsidRDefault="00000000" w:rsidRPr="00000000" w14:paraId="000011EC">
      <w:pPr>
        <w:numPr>
          <w:ilvl w:val="3"/>
          <w:numId w:val="17"/>
        </w:numPr>
        <w:spacing w:after="0" w:afterAutospacing="0"/>
        <w:ind w:left="2880" w:hanging="360"/>
      </w:pPr>
      <w:r w:rsidDel="00000000" w:rsidR="00000000" w:rsidRPr="00000000">
        <w:rPr>
          <w:rtl w:val="0"/>
        </w:rPr>
        <w:t xml:space="preserve">Exact Match</w:t>
      </w:r>
    </w:p>
    <w:p w:rsidR="00000000" w:rsidDel="00000000" w:rsidP="00000000" w:rsidRDefault="00000000" w:rsidRPr="00000000" w14:paraId="000011ED">
      <w:pPr>
        <w:numPr>
          <w:ilvl w:val="3"/>
          <w:numId w:val="17"/>
        </w:numPr>
        <w:spacing w:after="0" w:afterAutospacing="0"/>
        <w:ind w:left="2880" w:hanging="360"/>
      </w:pPr>
      <w:r w:rsidDel="00000000" w:rsidR="00000000" w:rsidRPr="00000000">
        <w:rPr>
          <w:rtl w:val="0"/>
        </w:rPr>
        <w:t xml:space="preserve">Case insensitive</w:t>
      </w:r>
    </w:p>
    <w:p w:rsidR="00000000" w:rsidDel="00000000" w:rsidP="00000000" w:rsidRDefault="00000000" w:rsidRPr="00000000" w14:paraId="000011EE">
      <w:pPr>
        <w:numPr>
          <w:ilvl w:val="1"/>
          <w:numId w:val="17"/>
        </w:numPr>
        <w:spacing w:after="0" w:afterAutospacing="0"/>
        <w:ind w:left="1440" w:hanging="360"/>
        <w:rPr>
          <w:b w:val="1"/>
          <w:bCs w:val="1"/>
        </w:rPr>
      </w:pPr>
      <w:r w:rsidDel="00000000" w:rsidR="00000000" w:rsidRPr="00000000">
        <w:rPr>
          <w:b w:val="1"/>
          <w:bCs w:val="1"/>
          <w:rtl w:val="0"/>
        </w:rPr>
        <w:t xml:space="preserve">Filters : </w:t>
      </w:r>
    </w:p>
    <w:p w:rsidR="00000000" w:rsidDel="00000000" w:rsidP="00000000" w:rsidRDefault="00000000" w:rsidRPr="00000000" w14:paraId="000011EF">
      <w:pPr>
        <w:numPr>
          <w:ilvl w:val="2"/>
          <w:numId w:val="17"/>
        </w:numPr>
        <w:spacing w:after="0" w:afterAutospacing="0"/>
        <w:ind w:left="2160" w:hanging="360"/>
        <w:rPr>
          <w:b w:val="1"/>
          <w:bCs w:val="1"/>
        </w:rPr>
      </w:pPr>
      <w:r w:rsidDel="00000000" w:rsidR="00000000" w:rsidRPr="00000000">
        <w:rPr>
          <w:b w:val="1"/>
          <w:bCs w:val="1"/>
          <w:rtl w:val="0"/>
        </w:rPr>
        <w:t xml:space="preserve">Wallet Type : </w:t>
      </w:r>
    </w:p>
    <w:p w:rsidR="00000000" w:rsidDel="00000000" w:rsidP="00000000" w:rsidRDefault="00000000" w:rsidRPr="00000000" w14:paraId="000011F0">
      <w:pPr>
        <w:numPr>
          <w:ilvl w:val="3"/>
          <w:numId w:val="17"/>
        </w:numPr>
        <w:spacing w:after="0" w:afterAutospacing="0"/>
        <w:ind w:left="2880" w:hanging="360"/>
      </w:pPr>
      <w:r w:rsidDel="00000000" w:rsidR="00000000" w:rsidRPr="00000000">
        <w:rPr>
          <w:rtl w:val="0"/>
        </w:rPr>
        <w:t xml:space="preserve">User Wallet Buy-in</w:t>
      </w:r>
    </w:p>
    <w:p w:rsidR="00000000" w:rsidDel="00000000" w:rsidP="00000000" w:rsidRDefault="00000000" w:rsidRPr="00000000" w14:paraId="000011F1">
      <w:pPr>
        <w:numPr>
          <w:ilvl w:val="4"/>
          <w:numId w:val="17"/>
        </w:numPr>
        <w:spacing w:after="0" w:afterAutospacing="0"/>
        <w:ind w:left="3600" w:hanging="360"/>
      </w:pPr>
      <w:r w:rsidDel="00000000" w:rsidR="00000000" w:rsidRPr="00000000">
        <w:rPr>
          <w:rtl w:val="0"/>
        </w:rPr>
        <w:t xml:space="preserve">Applying this should filter only the User Wallet Buy-ins ( Real Money - Game currency).</w:t>
      </w:r>
    </w:p>
    <w:p w:rsidR="00000000" w:rsidDel="00000000" w:rsidP="00000000" w:rsidRDefault="00000000" w:rsidRPr="00000000" w14:paraId="000011F2">
      <w:pPr>
        <w:numPr>
          <w:ilvl w:val="3"/>
          <w:numId w:val="17"/>
        </w:numPr>
        <w:spacing w:after="0" w:afterAutospacing="0"/>
        <w:ind w:left="2880" w:hanging="360"/>
      </w:pPr>
      <w:r w:rsidDel="00000000" w:rsidR="00000000" w:rsidRPr="00000000">
        <w:rPr>
          <w:rtl w:val="0"/>
        </w:rPr>
        <w:t xml:space="preserve">League Wallet Buy-in</w:t>
      </w:r>
    </w:p>
    <w:p w:rsidR="00000000" w:rsidDel="00000000" w:rsidP="00000000" w:rsidRDefault="00000000" w:rsidRPr="00000000" w14:paraId="000011F3">
      <w:pPr>
        <w:numPr>
          <w:ilvl w:val="4"/>
          <w:numId w:val="17"/>
        </w:numPr>
        <w:spacing w:after="0" w:afterAutospacing="0"/>
        <w:ind w:left="3600" w:hanging="360"/>
      </w:pPr>
      <w:r w:rsidDel="00000000" w:rsidR="00000000" w:rsidRPr="00000000">
        <w:rPr>
          <w:rtl w:val="0"/>
        </w:rPr>
        <w:t xml:space="preserve">Applying this filters should filter only the League Wallet Buy-ins ( Transfer from User wallet to League Wallet ) </w:t>
      </w:r>
    </w:p>
    <w:p w:rsidR="00000000" w:rsidDel="00000000" w:rsidP="00000000" w:rsidRDefault="00000000" w:rsidRPr="00000000" w14:paraId="000011F4">
      <w:pPr>
        <w:numPr>
          <w:ilvl w:val="3"/>
          <w:numId w:val="17"/>
        </w:numPr>
        <w:spacing w:after="0" w:afterAutospacing="0"/>
        <w:ind w:left="2880" w:hanging="360"/>
      </w:pPr>
      <w:r w:rsidDel="00000000" w:rsidR="00000000" w:rsidRPr="00000000">
        <w:rPr>
          <w:rtl w:val="0"/>
        </w:rPr>
        <w:t xml:space="preserve">Admin Adjustment</w:t>
      </w:r>
    </w:p>
    <w:p w:rsidR="00000000" w:rsidDel="00000000" w:rsidP="00000000" w:rsidRDefault="00000000" w:rsidRPr="00000000" w14:paraId="000011F5">
      <w:pPr>
        <w:numPr>
          <w:ilvl w:val="4"/>
          <w:numId w:val="17"/>
        </w:numPr>
        <w:spacing w:after="0" w:afterAutospacing="0"/>
        <w:ind w:left="3600" w:hanging="360"/>
      </w:pPr>
      <w:r w:rsidDel="00000000" w:rsidR="00000000" w:rsidRPr="00000000">
        <w:rPr>
          <w:rtl w:val="0"/>
        </w:rPr>
        <w:t xml:space="preserve">Applying this filter should only filter the transactions that Admin adjusted.</w:t>
      </w:r>
    </w:p>
    <w:p w:rsidR="00000000" w:rsidDel="00000000" w:rsidP="00000000" w:rsidRDefault="00000000" w:rsidRPr="00000000" w14:paraId="000011F6">
      <w:pPr>
        <w:numPr>
          <w:ilvl w:val="2"/>
          <w:numId w:val="17"/>
        </w:numPr>
        <w:spacing w:after="0" w:afterAutospacing="0"/>
        <w:ind w:left="2160" w:hanging="360"/>
      </w:pPr>
      <w:r w:rsidDel="00000000" w:rsidR="00000000" w:rsidRPr="00000000">
        <w:rPr>
          <w:b w:val="1"/>
          <w:bCs w:val="1"/>
          <w:rtl w:val="0"/>
        </w:rPr>
        <w:t xml:space="preserve">Date Range : </w:t>
      </w:r>
    </w:p>
    <w:p w:rsidR="00000000" w:rsidDel="00000000" w:rsidP="00000000" w:rsidRDefault="00000000" w:rsidRPr="00000000" w14:paraId="000011F7">
      <w:pPr>
        <w:numPr>
          <w:ilvl w:val="3"/>
          <w:numId w:val="17"/>
        </w:numPr>
        <w:spacing w:after="0" w:afterAutospacing="0"/>
        <w:ind w:left="2880" w:hanging="360"/>
        <w:rPr/>
      </w:pPr>
      <w:r w:rsidDel="00000000" w:rsidR="00000000" w:rsidRPr="00000000">
        <w:rPr>
          <w:rtl w:val="0"/>
        </w:rPr>
        <w:t xml:space="preserve">Date Picker </w:t>
      </w:r>
    </w:p>
    <w:p w:rsidR="00000000" w:rsidDel="00000000" w:rsidP="00000000" w:rsidRDefault="00000000" w:rsidRPr="00000000" w14:paraId="000011F8">
      <w:pPr>
        <w:numPr>
          <w:ilvl w:val="2"/>
          <w:numId w:val="17"/>
        </w:numPr>
        <w:spacing w:after="0" w:afterAutospacing="0"/>
        <w:ind w:left="2160" w:hanging="360"/>
        <w:rPr>
          <w:b w:val="1"/>
          <w:bCs w:val="1"/>
        </w:rPr>
      </w:pPr>
      <w:r w:rsidDel="00000000" w:rsidR="00000000" w:rsidRPr="00000000">
        <w:rPr>
          <w:b w:val="1"/>
          <w:bCs w:val="1"/>
          <w:rtl w:val="0"/>
        </w:rPr>
        <w:t xml:space="preserve">Source : </w:t>
      </w:r>
    </w:p>
    <w:p w:rsidR="00000000" w:rsidDel="00000000" w:rsidP="00000000" w:rsidRDefault="00000000" w:rsidRPr="00000000" w14:paraId="000011F9">
      <w:pPr>
        <w:numPr>
          <w:ilvl w:val="3"/>
          <w:numId w:val="17"/>
        </w:numPr>
        <w:spacing w:after="0" w:afterAutospacing="0"/>
        <w:ind w:left="2880" w:hanging="360"/>
        <w:rPr/>
      </w:pPr>
      <w:r w:rsidDel="00000000" w:rsidR="00000000" w:rsidRPr="00000000">
        <w:rPr>
          <w:rtl w:val="0"/>
        </w:rPr>
        <w:t xml:space="preserve">User/Admin</w:t>
      </w:r>
    </w:p>
    <w:p w:rsidR="00000000" w:rsidDel="00000000" w:rsidP="00000000" w:rsidRDefault="00000000" w:rsidRPr="00000000" w14:paraId="000011FA">
      <w:pPr>
        <w:numPr>
          <w:ilvl w:val="1"/>
          <w:numId w:val="17"/>
        </w:numPr>
        <w:spacing w:after="0" w:afterAutospacing="0"/>
        <w:ind w:left="1440" w:hanging="360"/>
        <w:rPr>
          <w:b w:val="1"/>
          <w:bCs w:val="1"/>
        </w:rPr>
      </w:pPr>
      <w:r w:rsidDel="00000000" w:rsidR="00000000" w:rsidRPr="00000000">
        <w:rPr>
          <w:rtl w:val="0"/>
        </w:rPr>
        <w:t xml:space="preserve"> </w:t>
      </w:r>
      <w:r w:rsidDel="00000000" w:rsidR="00000000" w:rsidRPr="00000000">
        <w:rPr>
          <w:b w:val="1"/>
          <w:bCs w:val="1"/>
          <w:rtl w:val="0"/>
        </w:rPr>
        <w:t xml:space="preserve">List view/Columns : </w:t>
      </w:r>
    </w:p>
    <w:p w:rsidR="00000000" w:rsidDel="00000000" w:rsidP="00000000" w:rsidRDefault="00000000" w:rsidRPr="00000000" w14:paraId="000011FB">
      <w:pPr>
        <w:numPr>
          <w:ilvl w:val="2"/>
          <w:numId w:val="17"/>
        </w:numPr>
        <w:spacing w:after="0" w:afterAutospacing="0"/>
        <w:ind w:left="2160" w:hanging="360"/>
      </w:pPr>
      <w:r w:rsidDel="00000000" w:rsidR="00000000" w:rsidRPr="00000000">
        <w:rPr>
          <w:rtl w:val="0"/>
        </w:rPr>
        <w:t xml:space="preserve">User Name</w:t>
      </w:r>
    </w:p>
    <w:p w:rsidR="00000000" w:rsidDel="00000000" w:rsidP="00000000" w:rsidRDefault="00000000" w:rsidRPr="00000000" w14:paraId="000011FC">
      <w:pPr>
        <w:numPr>
          <w:ilvl w:val="2"/>
          <w:numId w:val="17"/>
        </w:numPr>
        <w:spacing w:after="0" w:afterAutospacing="0"/>
        <w:ind w:left="2160" w:hanging="360"/>
      </w:pPr>
      <w:r w:rsidDel="00000000" w:rsidR="00000000" w:rsidRPr="00000000">
        <w:rPr>
          <w:rtl w:val="0"/>
        </w:rPr>
        <w:t xml:space="preserve">Transaction ID</w:t>
      </w:r>
    </w:p>
    <w:p w:rsidR="00000000" w:rsidDel="00000000" w:rsidP="00000000" w:rsidRDefault="00000000" w:rsidRPr="00000000" w14:paraId="000011FD">
      <w:pPr>
        <w:numPr>
          <w:ilvl w:val="2"/>
          <w:numId w:val="17"/>
        </w:numPr>
        <w:spacing w:after="0" w:afterAutospacing="0"/>
        <w:ind w:left="2160" w:hanging="360"/>
      </w:pPr>
      <w:r w:rsidDel="00000000" w:rsidR="00000000" w:rsidRPr="00000000">
        <w:rPr>
          <w:rtl w:val="0"/>
        </w:rPr>
        <w:t xml:space="preserve">Wallet Type</w:t>
      </w:r>
    </w:p>
    <w:p w:rsidR="00000000" w:rsidDel="00000000" w:rsidP="00000000" w:rsidRDefault="00000000" w:rsidRPr="00000000" w14:paraId="000011FE">
      <w:pPr>
        <w:numPr>
          <w:ilvl w:val="2"/>
          <w:numId w:val="17"/>
        </w:numPr>
        <w:spacing w:after="0" w:afterAutospacing="0"/>
        <w:ind w:left="2160" w:hanging="360"/>
      </w:pPr>
      <w:r w:rsidDel="00000000" w:rsidR="00000000" w:rsidRPr="00000000">
        <w:rPr>
          <w:rtl w:val="0"/>
        </w:rPr>
        <w:t xml:space="preserve">Source</w:t>
        <w:tab/>
      </w:r>
    </w:p>
    <w:p w:rsidR="00000000" w:rsidDel="00000000" w:rsidP="00000000" w:rsidRDefault="00000000" w:rsidRPr="00000000" w14:paraId="000011FF">
      <w:pPr>
        <w:numPr>
          <w:ilvl w:val="2"/>
          <w:numId w:val="17"/>
        </w:numPr>
        <w:spacing w:after="0" w:afterAutospacing="0"/>
        <w:ind w:left="2160" w:hanging="360"/>
      </w:pPr>
      <w:r w:rsidDel="00000000" w:rsidR="00000000" w:rsidRPr="00000000">
        <w:rPr>
          <w:rtl w:val="0"/>
        </w:rPr>
        <w:t xml:space="preserve">Date/Time</w:t>
        <w:tab/>
      </w:r>
    </w:p>
    <w:p w:rsidR="00000000" w:rsidDel="00000000" w:rsidP="00000000" w:rsidRDefault="00000000" w:rsidRPr="00000000" w14:paraId="00001200">
      <w:pPr>
        <w:numPr>
          <w:ilvl w:val="2"/>
          <w:numId w:val="17"/>
        </w:numPr>
        <w:spacing w:after="0" w:afterAutospacing="0"/>
        <w:ind w:left="2160" w:hanging="360"/>
      </w:pPr>
      <w:r w:rsidDel="00000000" w:rsidR="00000000" w:rsidRPr="00000000">
        <w:rPr>
          <w:rtl w:val="0"/>
        </w:rPr>
        <w:t xml:space="preserve">Description/Reason Code </w:t>
        <w:tab/>
      </w:r>
    </w:p>
    <w:p w:rsidR="00000000" w:rsidDel="00000000" w:rsidP="00000000" w:rsidRDefault="00000000" w:rsidRPr="00000000" w14:paraId="00001201">
      <w:pPr>
        <w:numPr>
          <w:ilvl w:val="2"/>
          <w:numId w:val="17"/>
        </w:numPr>
        <w:spacing w:after="0" w:afterAutospacing="0"/>
        <w:ind w:left="2160" w:hanging="360"/>
      </w:pPr>
      <w:r w:rsidDel="00000000" w:rsidR="00000000" w:rsidRPr="00000000">
        <w:rPr>
          <w:rtl w:val="0"/>
        </w:rPr>
        <w:t xml:space="preserve">Amount</w:t>
        <w:tab/>
      </w:r>
    </w:p>
    <w:p w:rsidR="00000000" w:rsidDel="00000000" w:rsidP="00000000" w:rsidRDefault="00000000" w:rsidRPr="00000000" w14:paraId="00001202">
      <w:pPr>
        <w:numPr>
          <w:ilvl w:val="2"/>
          <w:numId w:val="17"/>
        </w:numPr>
        <w:spacing w:after="0" w:afterAutospacing="0"/>
        <w:ind w:left="2160" w:hanging="360"/>
      </w:pPr>
      <w:r w:rsidDel="00000000" w:rsidR="00000000" w:rsidRPr="00000000">
        <w:rPr>
          <w:rtl w:val="0"/>
        </w:rPr>
        <w:t xml:space="preserve">Balance After</w:t>
        <w:tab/>
      </w:r>
    </w:p>
    <w:p w:rsidR="00000000" w:rsidDel="00000000" w:rsidP="00000000" w:rsidRDefault="00000000" w:rsidRPr="00000000" w14:paraId="00001203">
      <w:pPr>
        <w:numPr>
          <w:ilvl w:val="2"/>
          <w:numId w:val="17"/>
        </w:numPr>
        <w:ind w:left="2160" w:hanging="360"/>
      </w:pPr>
      <w:r w:rsidDel="00000000" w:rsidR="00000000" w:rsidRPr="00000000">
        <w:rPr>
          <w:rtl w:val="0"/>
        </w:rPr>
        <w:t xml:space="preserve">Status</w:t>
      </w:r>
      <w:r w:rsidDel="00000000" w:rsidR="00000000" w:rsidRPr="00000000">
        <w:rPr>
          <w:rtl w:val="0"/>
        </w:rPr>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7">
      <w:pPr>
        <w:pStyle w:val="Heading2"/>
        <w:ind w:left="0" w:firstLine="0"/>
        <w:rPr/>
      </w:pPr>
      <w:bookmarkStart w:colFirst="0" w:colLast="0" w:name="_buuduwfbekht" w:id="96"/>
      <w:bookmarkEnd w:id="96"/>
      <w:r w:rsidDel="00000000" w:rsidR="00000000" w:rsidRPr="00000000">
        <w:rPr>
          <w:rtl w:val="0"/>
        </w:rPr>
        <w:t xml:space="preserve">Epic 2 : Wallet &amp; Economy</w:t>
      </w:r>
    </w:p>
    <w:p w:rsidR="00000000" w:rsidDel="00000000" w:rsidP="00000000" w:rsidRDefault="00000000" w:rsidRPr="00000000" w14:paraId="00001208">
      <w:pPr>
        <w:pStyle w:val="Heading2"/>
        <w:ind w:left="0" w:firstLine="0"/>
        <w:rPr/>
      </w:pPr>
      <w:bookmarkStart w:colFirst="0" w:colLast="0" w:name="_capjcgp1sf33" w:id="97"/>
      <w:bookmarkEnd w:id="97"/>
      <w:r w:rsidDel="00000000" w:rsidR="00000000" w:rsidRPr="00000000">
        <w:rPr>
          <w:rtl w:val="0"/>
        </w:rPr>
        <w:t xml:space="preserve">Mobile Users </w:t>
      </w:r>
    </w:p>
    <w:p w:rsidR="00000000" w:rsidDel="00000000" w:rsidP="00000000" w:rsidRDefault="00000000" w:rsidRPr="00000000" w14:paraId="00001209">
      <w:pPr>
        <w:pStyle w:val="Heading3"/>
        <w:rPr/>
      </w:pPr>
      <w:bookmarkStart w:colFirst="0" w:colLast="0" w:name="_3rnz8gi8h6qh" w:id="98"/>
      <w:bookmarkEnd w:id="98"/>
      <w:r w:rsidDel="00000000" w:rsidR="00000000" w:rsidRPr="00000000">
        <w:rPr>
          <w:rtl w:val="0"/>
        </w:rPr>
        <w:t xml:space="preserve">Overview </w:t>
      </w:r>
    </w:p>
    <w:p w:rsidR="00000000" w:rsidDel="00000000" w:rsidP="00000000" w:rsidRDefault="00000000" w:rsidRPr="00000000" w14:paraId="0000120A">
      <w:pPr>
        <w:rPr>
          <w:b w:val="1"/>
          <w:bCs w:val="1"/>
        </w:rPr>
      </w:pPr>
      <w:r w:rsidDel="00000000" w:rsidR="00000000" w:rsidRPr="00000000">
        <w:rPr>
          <w:b w:val="1"/>
          <w:bCs w:val="1"/>
          <w:rtl w:val="0"/>
        </w:rPr>
        <w:t xml:space="preserve">Core concept : Dual Wallet System</w:t>
      </w:r>
    </w:p>
    <w:p w:rsidR="00000000" w:rsidDel="00000000" w:rsidP="00000000" w:rsidRDefault="00000000" w:rsidRPr="00000000" w14:paraId="0000120B">
      <w:pPr>
        <w:keepNext w:val="0"/>
        <w:keepLines w:val="0"/>
        <w:numPr>
          <w:ilvl w:val="0"/>
          <w:numId w:val="20"/>
        </w:numPr>
        <w:spacing w:after="0" w:afterAutospacing="0" w:before="360" w:lineRule="auto"/>
        <w:ind w:left="720" w:hanging="360"/>
        <w:rPr>
          <w:b w:val="1"/>
          <w:bCs w:val="1"/>
        </w:rPr>
      </w:pPr>
      <w:r w:rsidDel="00000000" w:rsidR="00000000" w:rsidRPr="00000000">
        <w:rPr>
          <w:b w:val="1"/>
          <w:bCs w:val="1"/>
          <w:rtl w:val="0"/>
        </w:rPr>
        <w:t xml:space="preserve">User Wallet (Main Wallet)</w:t>
      </w:r>
    </w:p>
    <w:p w:rsidR="00000000" w:rsidDel="00000000" w:rsidP="00000000" w:rsidRDefault="00000000" w:rsidRPr="00000000" w14:paraId="0000120C">
      <w:pPr>
        <w:numPr>
          <w:ilvl w:val="0"/>
          <w:numId w:val="62"/>
        </w:numPr>
        <w:spacing w:after="0" w:afterAutospacing="0" w:before="0" w:beforeAutospacing="0" w:lineRule="auto"/>
        <w:ind w:left="1440" w:hanging="360"/>
      </w:pPr>
      <w:r w:rsidDel="00000000" w:rsidR="00000000" w:rsidRPr="00000000">
        <w:rPr>
          <w:rtl w:val="0"/>
        </w:rPr>
        <w:t xml:space="preserve">This is the </w:t>
      </w:r>
      <w:r w:rsidDel="00000000" w:rsidR="00000000" w:rsidRPr="00000000">
        <w:rPr>
          <w:b w:val="1"/>
          <w:bCs w:val="1"/>
          <w:rtl w:val="0"/>
        </w:rPr>
        <w:t xml:space="preserve">primary wallet</w:t>
      </w:r>
      <w:r w:rsidDel="00000000" w:rsidR="00000000" w:rsidRPr="00000000">
        <w:rPr>
          <w:rtl w:val="0"/>
        </w:rPr>
        <w:t xml:space="preserve"> of the user at the platform level</w:t>
      </w:r>
    </w:p>
    <w:p w:rsidR="00000000" w:rsidDel="00000000" w:rsidP="00000000" w:rsidRDefault="00000000" w:rsidRPr="00000000" w14:paraId="0000120D">
      <w:pPr>
        <w:numPr>
          <w:ilvl w:val="0"/>
          <w:numId w:val="62"/>
        </w:numPr>
        <w:spacing w:after="0" w:afterAutospacing="0" w:before="0" w:beforeAutospacing="0" w:lineRule="auto"/>
        <w:ind w:left="1440" w:hanging="360"/>
      </w:pPr>
      <w:r w:rsidDel="00000000" w:rsidR="00000000" w:rsidRPr="00000000">
        <w:rPr>
          <w:rtl w:val="0"/>
        </w:rPr>
        <w:t xml:space="preserve">Holds the user’s </w:t>
      </w:r>
      <w:r w:rsidDel="00000000" w:rsidR="00000000" w:rsidRPr="00000000">
        <w:rPr>
          <w:b w:val="1"/>
          <w:bCs w:val="1"/>
          <w:rtl w:val="0"/>
        </w:rPr>
        <w:t xml:space="preserve">total available funds</w:t>
      </w:r>
    </w:p>
    <w:p w:rsidR="00000000" w:rsidDel="00000000" w:rsidP="00000000" w:rsidRDefault="00000000" w:rsidRPr="00000000" w14:paraId="0000120E">
      <w:pPr>
        <w:numPr>
          <w:ilvl w:val="0"/>
          <w:numId w:val="62"/>
        </w:numPr>
        <w:spacing w:after="240" w:before="0" w:beforeAutospacing="0" w:lineRule="auto"/>
        <w:ind w:left="1440" w:hanging="360"/>
      </w:pPr>
      <w:r w:rsidDel="00000000" w:rsidR="00000000" w:rsidRPr="00000000">
        <w:rPr>
          <w:rtl w:val="0"/>
        </w:rPr>
        <w:t xml:space="preserve">Used as the </w:t>
      </w:r>
      <w:r w:rsidDel="00000000" w:rsidR="00000000" w:rsidRPr="00000000">
        <w:rPr>
          <w:b w:val="1"/>
          <w:bCs w:val="1"/>
          <w:rtl w:val="0"/>
        </w:rPr>
        <w:t xml:space="preserve">source of funds</w:t>
      </w:r>
      <w:r w:rsidDel="00000000" w:rsidR="00000000" w:rsidRPr="00000000">
        <w:rPr>
          <w:rtl w:val="0"/>
        </w:rPr>
        <w:t xml:space="preserve"> for all league participation</w:t>
      </w:r>
    </w:p>
    <w:p w:rsidR="00000000" w:rsidDel="00000000" w:rsidP="00000000" w:rsidRDefault="00000000" w:rsidRPr="00000000" w14:paraId="0000120F">
      <w:pPr>
        <w:keepNext w:val="0"/>
        <w:keepLines w:val="0"/>
        <w:spacing w:after="80" w:before="280" w:lineRule="auto"/>
        <w:ind w:firstLine="720"/>
        <w:rPr/>
      </w:pPr>
      <w:r w:rsidDel="00000000" w:rsidR="00000000" w:rsidRPr="00000000">
        <w:rPr>
          <w:rtl w:val="0"/>
        </w:rPr>
        <w:t xml:space="preserve">Key Characteristics:</w:t>
      </w:r>
    </w:p>
    <w:p w:rsidR="00000000" w:rsidDel="00000000" w:rsidP="00000000" w:rsidRDefault="00000000" w:rsidRPr="00000000" w14:paraId="00001210">
      <w:pPr>
        <w:numPr>
          <w:ilvl w:val="0"/>
          <w:numId w:val="43"/>
        </w:numPr>
        <w:spacing w:after="0" w:afterAutospacing="0" w:before="240" w:lineRule="auto"/>
        <w:ind w:left="1440" w:hanging="360"/>
      </w:pPr>
      <w:r w:rsidDel="00000000" w:rsidR="00000000" w:rsidRPr="00000000">
        <w:rPr>
          <w:rtl w:val="0"/>
        </w:rPr>
        <w:t xml:space="preserve">Global (not tied to any specific league)</w:t>
      </w:r>
    </w:p>
    <w:p w:rsidR="00000000" w:rsidDel="00000000" w:rsidP="00000000" w:rsidRDefault="00000000" w:rsidRPr="00000000" w14:paraId="00001211">
      <w:pPr>
        <w:numPr>
          <w:ilvl w:val="0"/>
          <w:numId w:val="43"/>
        </w:numPr>
        <w:spacing w:after="0" w:afterAutospacing="0" w:before="0" w:beforeAutospacing="0" w:lineRule="auto"/>
        <w:ind w:left="1440" w:hanging="360"/>
      </w:pPr>
      <w:r w:rsidDel="00000000" w:rsidR="00000000" w:rsidRPr="00000000">
        <w:rPr>
          <w:rtl w:val="0"/>
        </w:rPr>
        <w:t xml:space="preserve">Stores total balance available to the user</w:t>
      </w:r>
    </w:p>
    <w:p w:rsidR="00000000" w:rsidDel="00000000" w:rsidP="00000000" w:rsidRDefault="00000000" w:rsidRPr="00000000" w14:paraId="00001212">
      <w:pPr>
        <w:numPr>
          <w:ilvl w:val="0"/>
          <w:numId w:val="43"/>
        </w:numPr>
        <w:spacing w:after="0" w:afterAutospacing="0" w:before="0" w:beforeAutospacing="0" w:lineRule="auto"/>
        <w:ind w:left="1440" w:hanging="360"/>
      </w:pPr>
      <w:r w:rsidDel="00000000" w:rsidR="00000000" w:rsidRPr="00000000">
        <w:rPr>
          <w:rtl w:val="0"/>
        </w:rPr>
        <w:t xml:space="preserve">Acts as the </w:t>
      </w:r>
      <w:r w:rsidDel="00000000" w:rsidR="00000000" w:rsidRPr="00000000">
        <w:rPr>
          <w:b w:val="1"/>
          <w:bCs w:val="1"/>
          <w:rtl w:val="0"/>
        </w:rPr>
        <w:t xml:space="preserve">funding source</w:t>
      </w:r>
      <w:r w:rsidDel="00000000" w:rsidR="00000000" w:rsidRPr="00000000">
        <w:rPr>
          <w:rtl w:val="0"/>
        </w:rPr>
        <w:t xml:space="preserve"> for League Wallets</w:t>
      </w:r>
    </w:p>
    <w:p w:rsidR="00000000" w:rsidDel="00000000" w:rsidP="00000000" w:rsidRDefault="00000000" w:rsidRPr="00000000" w14:paraId="00001213">
      <w:pPr>
        <w:numPr>
          <w:ilvl w:val="0"/>
          <w:numId w:val="43"/>
        </w:numPr>
        <w:spacing w:after="0" w:afterAutospacing="0" w:before="0" w:beforeAutospacing="0" w:lineRule="auto"/>
        <w:ind w:left="1440" w:hanging="360"/>
      </w:pPr>
      <w:r w:rsidDel="00000000" w:rsidR="00000000" w:rsidRPr="00000000">
        <w:rPr>
          <w:rtl w:val="0"/>
        </w:rPr>
        <w:t xml:space="preserve">Maintains its own transaction history</w:t>
      </w:r>
    </w:p>
    <w:p w:rsidR="00000000" w:rsidDel="00000000" w:rsidP="00000000" w:rsidRDefault="00000000" w:rsidRPr="00000000" w14:paraId="0000121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200" w:line="276" w:lineRule="auto"/>
        <w:ind w:left="720" w:right="0" w:hanging="360"/>
        <w:jc w:val="left"/>
        <w:rPr>
          <w:b w:val="1"/>
          <w:bCs w:val="1"/>
        </w:rPr>
      </w:pPr>
      <w:r w:rsidDel="00000000" w:rsidR="00000000" w:rsidRPr="00000000">
        <w:rPr>
          <w:b w:val="1"/>
          <w:bCs w:val="1"/>
          <w:rtl w:val="0"/>
        </w:rPr>
        <w:t xml:space="preserve">League Wallet (Per League Wallet)</w:t>
      </w:r>
    </w:p>
    <w:p w:rsidR="00000000" w:rsidDel="00000000" w:rsidP="00000000" w:rsidRDefault="00000000" w:rsidRPr="00000000" w14:paraId="00001215">
      <w:pPr>
        <w:numPr>
          <w:ilvl w:val="0"/>
          <w:numId w:val="79"/>
        </w:numPr>
        <w:spacing w:after="24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dedicated wallet created for each league</w:t>
      </w:r>
      <w:r w:rsidDel="00000000" w:rsidR="00000000" w:rsidRPr="00000000">
        <w:rPr>
          <w:rtl w:val="0"/>
        </w:rPr>
        <w:t xml:space="preserve"> the user joins</w:t>
      </w:r>
    </w:p>
    <w:p w:rsidR="00000000" w:rsidDel="00000000" w:rsidP="00000000" w:rsidRDefault="00000000" w:rsidRPr="00000000" w14:paraId="00001216">
      <w:pPr>
        <w:keepNext w:val="0"/>
        <w:keepLines w:val="0"/>
        <w:spacing w:after="80" w:before="280" w:lineRule="auto"/>
        <w:ind w:firstLine="720"/>
        <w:rPr/>
      </w:pPr>
      <w:r w:rsidDel="00000000" w:rsidR="00000000" w:rsidRPr="00000000">
        <w:rPr>
          <w:rtl w:val="0"/>
        </w:rPr>
        <w:t xml:space="preserve">Key Characteristics:</w:t>
      </w:r>
    </w:p>
    <w:p w:rsidR="00000000" w:rsidDel="00000000" w:rsidP="00000000" w:rsidRDefault="00000000" w:rsidRPr="00000000" w14:paraId="00001217">
      <w:pPr>
        <w:numPr>
          <w:ilvl w:val="0"/>
          <w:numId w:val="72"/>
        </w:numPr>
        <w:spacing w:after="0" w:afterAutospacing="0" w:before="240" w:lineRule="auto"/>
        <w:ind w:left="1440" w:hanging="360"/>
      </w:pPr>
      <w:r w:rsidDel="00000000" w:rsidR="00000000" w:rsidRPr="00000000">
        <w:rPr>
          <w:b w:val="1"/>
          <w:bCs w:val="1"/>
          <w:rtl w:val="0"/>
        </w:rPr>
        <w:t xml:space="preserve">League-specific</w:t>
      </w:r>
      <w:r w:rsidDel="00000000" w:rsidR="00000000" w:rsidRPr="00000000">
        <w:rPr>
          <w:rtl w:val="0"/>
        </w:rPr>
        <w:t xml:space="preserve"> (1 wallet per user per league)</w:t>
      </w:r>
    </w:p>
    <w:p w:rsidR="00000000" w:rsidDel="00000000" w:rsidP="00000000" w:rsidRDefault="00000000" w:rsidRPr="00000000" w14:paraId="00001218">
      <w:pPr>
        <w:numPr>
          <w:ilvl w:val="0"/>
          <w:numId w:val="72"/>
        </w:numPr>
        <w:spacing w:after="0" w:afterAutospacing="0" w:before="0" w:beforeAutospacing="0" w:lineRule="auto"/>
        <w:ind w:left="1440" w:hanging="360"/>
      </w:pPr>
      <w:r w:rsidDel="00000000" w:rsidR="00000000" w:rsidRPr="00000000">
        <w:rPr>
          <w:rtl w:val="0"/>
        </w:rPr>
        <w:t xml:space="preserve">Used only within that league for:</w:t>
      </w:r>
    </w:p>
    <w:p w:rsidR="00000000" w:rsidDel="00000000" w:rsidP="00000000" w:rsidRDefault="00000000" w:rsidRPr="00000000" w14:paraId="00001219">
      <w:pPr>
        <w:numPr>
          <w:ilvl w:val="1"/>
          <w:numId w:val="72"/>
        </w:numPr>
        <w:spacing w:after="0" w:afterAutospacing="0" w:before="0" w:beforeAutospacing="0" w:lineRule="auto"/>
        <w:ind w:left="2160" w:hanging="360"/>
      </w:pPr>
      <w:r w:rsidDel="00000000" w:rsidR="00000000" w:rsidRPr="00000000">
        <w:rPr>
          <w:rtl w:val="0"/>
        </w:rPr>
        <w:t xml:space="preserve">Player trading</w:t>
      </w:r>
    </w:p>
    <w:p w:rsidR="00000000" w:rsidDel="00000000" w:rsidP="00000000" w:rsidRDefault="00000000" w:rsidRPr="00000000" w14:paraId="0000121A">
      <w:pPr>
        <w:numPr>
          <w:ilvl w:val="1"/>
          <w:numId w:val="72"/>
        </w:numPr>
        <w:spacing w:after="0" w:afterAutospacing="0" w:before="0" w:beforeAutospacing="0" w:lineRule="auto"/>
        <w:ind w:left="2160" w:hanging="360"/>
      </w:pPr>
      <w:r w:rsidDel="00000000" w:rsidR="00000000" w:rsidRPr="00000000">
        <w:rPr>
          <w:rtl w:val="0"/>
        </w:rPr>
        <w:t xml:space="preserve">Buy-ins</w:t>
      </w:r>
    </w:p>
    <w:p w:rsidR="00000000" w:rsidDel="00000000" w:rsidP="00000000" w:rsidRDefault="00000000" w:rsidRPr="00000000" w14:paraId="0000121B">
      <w:pPr>
        <w:numPr>
          <w:ilvl w:val="1"/>
          <w:numId w:val="72"/>
        </w:numPr>
        <w:spacing w:after="0" w:afterAutospacing="0" w:before="0" w:beforeAutospacing="0" w:lineRule="auto"/>
        <w:ind w:left="2160" w:hanging="360"/>
      </w:pPr>
      <w:commentRangeStart w:id="103"/>
      <w:commentRangeStart w:id="104"/>
      <w:r w:rsidDel="00000000" w:rsidR="00000000" w:rsidRPr="00000000">
        <w:rPr>
          <w:rtl w:val="0"/>
        </w:rPr>
        <w:t xml:space="preserve">Rewards &amp; winnings</w:t>
      </w:r>
      <w:commentRangeEnd w:id="103"/>
      <w:r w:rsidDel="00000000" w:rsidR="00000000" w:rsidRPr="00000000">
        <w:commentReference w:id="103"/>
      </w:r>
      <w:commentRangeEnd w:id="104"/>
      <w:r w:rsidDel="00000000" w:rsidR="00000000" w:rsidRPr="00000000">
        <w:commentReference w:id="104"/>
      </w:r>
      <w:r w:rsidDel="00000000" w:rsidR="00000000" w:rsidRPr="00000000">
        <w:rPr>
          <w:rtl w:val="0"/>
        </w:rPr>
      </w:r>
    </w:p>
    <w:p w:rsidR="00000000" w:rsidDel="00000000" w:rsidP="00000000" w:rsidRDefault="00000000" w:rsidRPr="00000000" w14:paraId="0000121C">
      <w:pPr>
        <w:numPr>
          <w:ilvl w:val="1"/>
          <w:numId w:val="72"/>
        </w:numPr>
        <w:spacing w:after="240" w:before="0" w:beforeAutospacing="0" w:lineRule="auto"/>
        <w:ind w:left="2160" w:hanging="360"/>
      </w:pPr>
      <w:r w:rsidDel="00000000" w:rsidR="00000000" w:rsidRPr="00000000">
        <w:rPr>
          <w:rtl w:val="0"/>
        </w:rPr>
        <w:t xml:space="preserve">Cannot be used outside the league</w:t>
      </w:r>
    </w:p>
    <w:p w:rsidR="00000000" w:rsidDel="00000000" w:rsidP="00000000" w:rsidRDefault="00000000" w:rsidRPr="00000000" w14:paraId="0000121D">
      <w:pPr>
        <w:spacing w:after="0" w:before="0" w:lineRule="auto"/>
        <w:rPr>
          <w:b w:val="1"/>
          <w:bCs w:val="1"/>
        </w:rPr>
      </w:pPr>
      <w:r w:rsidDel="00000000" w:rsidR="00000000" w:rsidRPr="00000000">
        <w:rPr>
          <w:b w:val="1"/>
          <w:bCs w:val="1"/>
          <w:rtl w:val="0"/>
        </w:rPr>
        <w:t xml:space="preserve">Note  : </w:t>
      </w:r>
    </w:p>
    <w:p w:rsidR="00000000" w:rsidDel="00000000" w:rsidP="00000000" w:rsidRDefault="00000000" w:rsidRPr="00000000" w14:paraId="0000121E">
      <w:pPr>
        <w:numPr>
          <w:ilvl w:val="0"/>
          <w:numId w:val="57"/>
        </w:numPr>
        <w:spacing w:after="0" w:before="0" w:lineRule="auto"/>
        <w:ind w:left="1440" w:hanging="360"/>
        <w:rPr>
          <w:u w:val="none"/>
        </w:rPr>
      </w:pPr>
      <w:commentRangeStart w:id="105"/>
      <w:commentRangeStart w:id="106"/>
      <w:r w:rsidDel="00000000" w:rsidR="00000000" w:rsidRPr="00000000">
        <w:rPr>
          <w:rtl w:val="0"/>
        </w:rPr>
        <w:t xml:space="preserve">All balances are maintained in platform-defined virtual game currency, displayed as USD ($) for user clarity.</w:t>
      </w:r>
      <w:commentRangeEnd w:id="105"/>
      <w:r w:rsidDel="00000000" w:rsidR="00000000" w:rsidRPr="00000000">
        <w:commentReference w:id="105"/>
      </w:r>
      <w:commentRangeEnd w:id="106"/>
      <w:r w:rsidDel="00000000" w:rsidR="00000000" w:rsidRPr="00000000">
        <w:commentReference w:id="106"/>
      </w:r>
      <w:r w:rsidDel="00000000" w:rsidR="00000000" w:rsidRPr="00000000">
        <w:rPr>
          <w:rtl w:val="0"/>
        </w:rPr>
      </w:r>
    </w:p>
    <w:p w:rsidR="00000000" w:rsidDel="00000000" w:rsidP="00000000" w:rsidRDefault="00000000" w:rsidRPr="00000000" w14:paraId="0000121F">
      <w:pPr>
        <w:numPr>
          <w:ilvl w:val="0"/>
          <w:numId w:val="57"/>
        </w:numPr>
        <w:spacing w:after="0" w:before="0" w:lineRule="auto"/>
        <w:ind w:left="1440" w:hanging="360"/>
        <w:rPr>
          <w:u w:val="none"/>
        </w:rPr>
      </w:pPr>
      <w:r w:rsidDel="00000000" w:rsidR="00000000" w:rsidRPr="00000000">
        <w:rPr>
          <w:rtl w:val="0"/>
        </w:rPr>
        <w:t xml:space="preserve">Funds in one League Wallet cannot be transferred or used in another league.</w:t>
      </w:r>
    </w:p>
    <w:p w:rsidR="00000000" w:rsidDel="00000000" w:rsidP="00000000" w:rsidRDefault="00000000" w:rsidRPr="00000000" w14:paraId="00001220">
      <w:pPr>
        <w:numPr>
          <w:ilvl w:val="0"/>
          <w:numId w:val="57"/>
        </w:numPr>
        <w:spacing w:after="0" w:before="0" w:lineRule="auto"/>
        <w:ind w:left="1440" w:hanging="360"/>
        <w:rPr>
          <w:u w:val="none"/>
        </w:rPr>
      </w:pPr>
      <w:r w:rsidDel="00000000" w:rsidR="00000000" w:rsidRPr="00000000">
        <w:rPr>
          <w:rtl w:val="0"/>
        </w:rPr>
        <w:t xml:space="preserve">No </w:t>
      </w:r>
      <w:commentRangeStart w:id="107"/>
      <w:commentRangeStart w:id="108"/>
      <w:r w:rsidDel="00000000" w:rsidR="00000000" w:rsidRPr="00000000">
        <w:rPr>
          <w:rtl w:val="0"/>
        </w:rPr>
        <w:t xml:space="preserve">Transaction fees</w:t>
      </w:r>
      <w:commentRangeEnd w:id="107"/>
      <w:r w:rsidDel="00000000" w:rsidR="00000000" w:rsidRPr="00000000">
        <w:commentReference w:id="107"/>
      </w:r>
      <w:commentRangeEnd w:id="108"/>
      <w:r w:rsidDel="00000000" w:rsidR="00000000" w:rsidRPr="00000000">
        <w:commentReference w:id="108"/>
      </w:r>
      <w:r w:rsidDel="00000000" w:rsidR="00000000" w:rsidRPr="00000000">
        <w:rPr>
          <w:rtl w:val="0"/>
        </w:rPr>
        <w:t xml:space="preserve"> are applied for trades in the MVP phase.</w:t>
      </w:r>
    </w:p>
    <w:p w:rsidR="00000000" w:rsidDel="00000000" w:rsidP="00000000" w:rsidRDefault="00000000" w:rsidRPr="00000000" w14:paraId="00001221">
      <w:pPr>
        <w:numPr>
          <w:ilvl w:val="0"/>
          <w:numId w:val="57"/>
        </w:numPr>
        <w:spacing w:after="0" w:before="0" w:lineRule="auto"/>
        <w:ind w:left="1440" w:hanging="360"/>
        <w:rPr>
          <w:u w:val="none"/>
        </w:rPr>
      </w:pPr>
      <w:r w:rsidDel="00000000" w:rsidR="00000000" w:rsidRPr="00000000">
        <w:rPr>
          <w:rtl w:val="0"/>
        </w:rPr>
        <w:t xml:space="preserve">However, a </w:t>
      </w:r>
      <w:r w:rsidDel="00000000" w:rsidR="00000000" w:rsidRPr="00000000">
        <w:rPr>
          <w:b w:val="1"/>
          <w:bCs w:val="1"/>
          <w:rtl w:val="0"/>
        </w:rPr>
        <w:t xml:space="preserve">bid/ask spread</w:t>
      </w:r>
      <w:r w:rsidDel="00000000" w:rsidR="00000000" w:rsidRPr="00000000">
        <w:rPr>
          <w:rtl w:val="0"/>
        </w:rPr>
        <w:t xml:space="preserve"> will be applicable.</w:t>
      </w:r>
    </w:p>
    <w:p w:rsidR="00000000" w:rsidDel="00000000" w:rsidP="00000000" w:rsidRDefault="00000000" w:rsidRPr="00000000" w14:paraId="00001222">
      <w:pPr>
        <w:numPr>
          <w:ilvl w:val="1"/>
          <w:numId w:val="57"/>
        </w:numPr>
        <w:spacing w:after="0" w:lineRule="auto"/>
        <w:ind w:left="2160" w:hanging="360"/>
      </w:pPr>
      <w:r w:rsidDel="00000000" w:rsidR="00000000" w:rsidRPr="00000000">
        <w:rPr>
          <w:rtl w:val="0"/>
        </w:rPr>
        <w:t xml:space="preserve">Users will </w:t>
      </w:r>
      <w:r w:rsidDel="00000000" w:rsidR="00000000" w:rsidRPr="00000000">
        <w:rPr>
          <w:b w:val="1"/>
          <w:bCs w:val="1"/>
          <w:rtl w:val="0"/>
        </w:rPr>
        <w:t xml:space="preserve">buy at the ask price</w:t>
      </w:r>
      <w:r w:rsidDel="00000000" w:rsidR="00000000" w:rsidRPr="00000000">
        <w:rPr>
          <w:rtl w:val="0"/>
        </w:rPr>
        <w:t xml:space="preserve"> and </w:t>
      </w:r>
      <w:r w:rsidDel="00000000" w:rsidR="00000000" w:rsidRPr="00000000">
        <w:rPr>
          <w:b w:val="1"/>
          <w:bCs w:val="1"/>
          <w:rtl w:val="0"/>
        </w:rPr>
        <w:t xml:space="preserve">sell at the bid price</w:t>
      </w:r>
      <w:r w:rsidDel="00000000" w:rsidR="00000000" w:rsidRPr="00000000">
        <w:rPr>
          <w:rtl w:val="0"/>
        </w:rPr>
        <w:t xml:space="preserve">.</w:t>
      </w:r>
    </w:p>
    <w:p w:rsidR="00000000" w:rsidDel="00000000" w:rsidP="00000000" w:rsidRDefault="00000000" w:rsidRPr="00000000" w14:paraId="00001223">
      <w:pPr>
        <w:numPr>
          <w:ilvl w:val="1"/>
          <w:numId w:val="57"/>
        </w:numPr>
        <w:spacing w:after="0" w:lineRule="auto"/>
        <w:ind w:left="2160" w:hanging="360"/>
      </w:pPr>
      <w:r w:rsidDel="00000000" w:rsidR="00000000" w:rsidRPr="00000000">
        <w:rPr>
          <w:rtl w:val="0"/>
        </w:rPr>
        <w:t xml:space="preserve">The difference between these prices (spread) acts as an </w:t>
      </w:r>
      <w:r w:rsidDel="00000000" w:rsidR="00000000" w:rsidRPr="00000000">
        <w:rPr>
          <w:b w:val="1"/>
          <w:bCs w:val="1"/>
          <w:rtl w:val="0"/>
        </w:rPr>
        <w:t xml:space="preserve">implicit cost</w:t>
      </w:r>
      <w:r w:rsidDel="00000000" w:rsidR="00000000" w:rsidRPr="00000000">
        <w:rPr>
          <w:rtl w:val="0"/>
        </w:rPr>
        <w:t xml:space="preserve"> to the user.</w:t>
      </w:r>
    </w:p>
    <w:p w:rsidR="00000000" w:rsidDel="00000000" w:rsidP="00000000" w:rsidRDefault="00000000" w:rsidRPr="00000000" w14:paraId="00001224">
      <w:pPr>
        <w:numPr>
          <w:ilvl w:val="1"/>
          <w:numId w:val="57"/>
        </w:numPr>
        <w:spacing w:after="0" w:lineRule="auto"/>
        <w:ind w:left="2160" w:hanging="360"/>
        <w:rPr>
          <w:u w:val="none"/>
        </w:rPr>
      </w:pPr>
      <w:r w:rsidDel="00000000" w:rsidR="00000000" w:rsidRPr="00000000">
        <w:rPr>
          <w:rtl w:val="0"/>
        </w:rPr>
        <w:t xml:space="preserve">Example : </w:t>
      </w:r>
    </w:p>
    <w:p w:rsidR="00000000" w:rsidDel="00000000" w:rsidP="00000000" w:rsidRDefault="00000000" w:rsidRPr="00000000" w14:paraId="00001225">
      <w:pPr>
        <w:numPr>
          <w:ilvl w:val="2"/>
          <w:numId w:val="57"/>
        </w:numPr>
        <w:spacing w:after="0" w:lineRule="auto"/>
        <w:ind w:left="2880" w:hanging="360"/>
        <w:rPr>
          <w:u w:val="none"/>
        </w:rPr>
      </w:pPr>
      <w:commentRangeStart w:id="109"/>
      <w:commentRangeStart w:id="110"/>
      <w:r w:rsidDel="00000000" w:rsidR="00000000" w:rsidRPr="00000000">
        <w:rPr>
          <w:rtl w:val="0"/>
        </w:rPr>
        <w:t xml:space="preserve">Buy </w:t>
      </w:r>
    </w:p>
    <w:p w:rsidR="00000000" w:rsidDel="00000000" w:rsidP="00000000" w:rsidRDefault="00000000" w:rsidRPr="00000000" w14:paraId="00001226">
      <w:pPr>
        <w:numPr>
          <w:ilvl w:val="3"/>
          <w:numId w:val="57"/>
        </w:numPr>
        <w:spacing w:after="0" w:lineRule="auto"/>
        <w:ind w:left="3600" w:hanging="360"/>
        <w:rPr>
          <w:u w:val="none"/>
        </w:rPr>
      </w:pPr>
      <w:r w:rsidDel="00000000" w:rsidR="00000000" w:rsidRPr="00000000">
        <w:rPr>
          <w:rtl w:val="0"/>
        </w:rPr>
        <w:t xml:space="preserve">Assumed Calculated Value of a Particular Player: $100</w:t>
      </w:r>
    </w:p>
    <w:p w:rsidR="00000000" w:rsidDel="00000000" w:rsidP="00000000" w:rsidRDefault="00000000" w:rsidRPr="00000000" w14:paraId="00001227">
      <w:pPr>
        <w:numPr>
          <w:ilvl w:val="3"/>
          <w:numId w:val="57"/>
        </w:numPr>
        <w:spacing w:after="0" w:lineRule="auto"/>
        <w:ind w:left="3600" w:hanging="360"/>
        <w:rPr>
          <w:u w:val="none"/>
        </w:rPr>
      </w:pPr>
      <w:r w:rsidDel="00000000" w:rsidR="00000000" w:rsidRPr="00000000">
        <w:rPr>
          <w:rtl w:val="0"/>
        </w:rPr>
        <w:t xml:space="preserve">Assumed Bid/Ask Spread set on the backend: 2.5%</w:t>
      </w:r>
    </w:p>
    <w:p w:rsidR="00000000" w:rsidDel="00000000" w:rsidP="00000000" w:rsidRDefault="00000000" w:rsidRPr="00000000" w14:paraId="00001228">
      <w:pPr>
        <w:numPr>
          <w:ilvl w:val="3"/>
          <w:numId w:val="57"/>
        </w:numPr>
        <w:spacing w:after="0" w:lineRule="auto"/>
        <w:ind w:left="3600" w:hanging="360"/>
        <w:rPr>
          <w:u w:val="none"/>
        </w:rPr>
      </w:pPr>
      <w:r w:rsidDel="00000000" w:rsidR="00000000" w:rsidRPr="00000000">
        <w:rPr>
          <w:rtl w:val="0"/>
        </w:rPr>
        <w:t xml:space="preserve">The Ask Price (Buy Price) would be:</w:t>
      </w:r>
    </w:p>
    <w:p w:rsidR="00000000" w:rsidDel="00000000" w:rsidP="00000000" w:rsidRDefault="00000000" w:rsidRPr="00000000" w14:paraId="00001229">
      <w:pPr>
        <w:numPr>
          <w:ilvl w:val="4"/>
          <w:numId w:val="57"/>
        </w:numPr>
        <w:spacing w:after="0" w:lineRule="auto"/>
        <w:ind w:left="4320" w:hanging="360"/>
        <w:rPr>
          <w:u w:val="none"/>
        </w:rPr>
      </w:pPr>
      <w:r w:rsidDel="00000000" w:rsidR="00000000" w:rsidRPr="00000000">
        <w:rPr>
          <w:rtl w:val="0"/>
        </w:rPr>
        <w:t xml:space="preserve">$100 + (2.5% of $100 = $2.50) = $102.50</w:t>
      </w:r>
    </w:p>
    <w:p w:rsidR="00000000" w:rsidDel="00000000" w:rsidP="00000000" w:rsidRDefault="00000000" w:rsidRPr="00000000" w14:paraId="0000122A">
      <w:pPr>
        <w:numPr>
          <w:ilvl w:val="4"/>
          <w:numId w:val="57"/>
        </w:numPr>
        <w:spacing w:after="0" w:lineRule="auto"/>
        <w:ind w:left="4320" w:hanging="360"/>
        <w:rPr>
          <w:u w:val="none"/>
        </w:rPr>
      </w:pPr>
      <w:r w:rsidDel="00000000" w:rsidR="00000000" w:rsidRPr="00000000">
        <w:rPr>
          <w:rtl w:val="0"/>
        </w:rPr>
        <w:t xml:space="preserve">User buys the player at $102.50</w:t>
      </w:r>
    </w:p>
    <w:p w:rsidR="00000000" w:rsidDel="00000000" w:rsidP="00000000" w:rsidRDefault="00000000" w:rsidRPr="00000000" w14:paraId="0000122B">
      <w:pPr>
        <w:numPr>
          <w:ilvl w:val="2"/>
          <w:numId w:val="57"/>
        </w:numPr>
        <w:spacing w:after="0" w:lineRule="auto"/>
        <w:ind w:left="2880" w:hanging="360"/>
        <w:rPr>
          <w:u w:val="none"/>
        </w:rPr>
      </w:pPr>
      <w:r w:rsidDel="00000000" w:rsidR="00000000" w:rsidRPr="00000000">
        <w:rPr>
          <w:rtl w:val="0"/>
        </w:rPr>
        <w:t xml:space="preserve">Sell</w:t>
      </w:r>
    </w:p>
    <w:p w:rsidR="00000000" w:rsidDel="00000000" w:rsidP="00000000" w:rsidRDefault="00000000" w:rsidRPr="00000000" w14:paraId="0000122C">
      <w:pPr>
        <w:numPr>
          <w:ilvl w:val="3"/>
          <w:numId w:val="57"/>
        </w:numPr>
        <w:spacing w:after="0" w:lineRule="auto"/>
        <w:ind w:left="3600" w:hanging="360"/>
        <w:rPr>
          <w:u w:val="none"/>
        </w:rPr>
      </w:pPr>
      <w:r w:rsidDel="00000000" w:rsidR="00000000" w:rsidRPr="00000000">
        <w:rPr>
          <w:rtl w:val="0"/>
        </w:rPr>
        <w:t xml:space="preserve">Assumed Calculated Value of a Particular Player: $100</w:t>
      </w:r>
    </w:p>
    <w:p w:rsidR="00000000" w:rsidDel="00000000" w:rsidP="00000000" w:rsidRDefault="00000000" w:rsidRPr="00000000" w14:paraId="0000122D">
      <w:pPr>
        <w:numPr>
          <w:ilvl w:val="3"/>
          <w:numId w:val="57"/>
        </w:numPr>
        <w:spacing w:after="0" w:lineRule="auto"/>
        <w:ind w:left="3600" w:hanging="360"/>
        <w:rPr>
          <w:u w:val="none"/>
        </w:rPr>
      </w:pPr>
      <w:r w:rsidDel="00000000" w:rsidR="00000000" w:rsidRPr="00000000">
        <w:rPr>
          <w:rtl w:val="0"/>
        </w:rPr>
        <w:t xml:space="preserve">Assumed Bid/Ask Spread set on the backend: 2.5%</w:t>
      </w:r>
    </w:p>
    <w:p w:rsidR="00000000" w:rsidDel="00000000" w:rsidP="00000000" w:rsidRDefault="00000000" w:rsidRPr="00000000" w14:paraId="0000122E">
      <w:pPr>
        <w:numPr>
          <w:ilvl w:val="3"/>
          <w:numId w:val="57"/>
        </w:numPr>
        <w:spacing w:after="0" w:lineRule="auto"/>
        <w:ind w:left="3600" w:hanging="360"/>
        <w:rPr>
          <w:u w:val="none"/>
        </w:rPr>
      </w:pPr>
      <w:r w:rsidDel="00000000" w:rsidR="00000000" w:rsidRPr="00000000">
        <w:rPr>
          <w:rtl w:val="0"/>
        </w:rPr>
        <w:t xml:space="preserve">The Bid Price (Sell Price) would be:</w:t>
      </w:r>
    </w:p>
    <w:p w:rsidR="00000000" w:rsidDel="00000000" w:rsidP="00000000" w:rsidRDefault="00000000" w:rsidRPr="00000000" w14:paraId="0000122F">
      <w:pPr>
        <w:numPr>
          <w:ilvl w:val="4"/>
          <w:numId w:val="57"/>
        </w:numPr>
        <w:spacing w:after="0" w:lineRule="auto"/>
        <w:ind w:left="4320" w:hanging="360"/>
        <w:rPr>
          <w:u w:val="none"/>
        </w:rPr>
      </w:pPr>
      <w:r w:rsidDel="00000000" w:rsidR="00000000" w:rsidRPr="00000000">
        <w:rPr>
          <w:rFonts w:ascii="Arial Unicode MS" w:cs="Arial Unicode MS" w:eastAsia="Arial Unicode MS" w:hAnsi="Arial Unicode MS"/>
          <w:rtl w:val="0"/>
        </w:rPr>
        <w:t xml:space="preserve">$100 − (2.5% of $100 = $2.50) = $97.50</w:t>
      </w:r>
    </w:p>
    <w:p w:rsidR="00000000" w:rsidDel="00000000" w:rsidP="00000000" w:rsidRDefault="00000000" w:rsidRPr="00000000" w14:paraId="00001230">
      <w:pPr>
        <w:numPr>
          <w:ilvl w:val="4"/>
          <w:numId w:val="57"/>
        </w:numPr>
        <w:spacing w:after="0" w:lineRule="auto"/>
        <w:ind w:left="4320" w:hanging="360"/>
        <w:rPr>
          <w:u w:val="none"/>
        </w:rPr>
      </w:pPr>
      <w:r w:rsidDel="00000000" w:rsidR="00000000" w:rsidRPr="00000000">
        <w:rPr>
          <w:rtl w:val="0"/>
        </w:rPr>
        <w:t xml:space="preserve">User sells the player at $97.50</w:t>
      </w:r>
      <w:commentRangeEnd w:id="109"/>
      <w:r w:rsidDel="00000000" w:rsidR="00000000" w:rsidRPr="00000000">
        <w:commentReference w:id="109"/>
      </w:r>
      <w:commentRangeEnd w:id="110"/>
      <w:r w:rsidDel="00000000" w:rsidR="00000000" w:rsidRPr="00000000">
        <w:commentReference w:id="110"/>
      </w:r>
      <w:r w:rsidDel="00000000" w:rsidR="00000000" w:rsidRPr="00000000">
        <w:rPr>
          <w:rtl w:val="0"/>
        </w:rPr>
      </w:r>
    </w:p>
    <w:p w:rsidR="00000000" w:rsidDel="00000000" w:rsidP="00000000" w:rsidRDefault="00000000" w:rsidRPr="00000000" w14:paraId="00001231">
      <w:pPr>
        <w:numPr>
          <w:ilvl w:val="0"/>
          <w:numId w:val="57"/>
        </w:numPr>
        <w:spacing w:after="0" w:before="0" w:lineRule="auto"/>
        <w:ind w:left="1440" w:hanging="360"/>
        <w:rPr>
          <w:u w:val="none"/>
        </w:rPr>
      </w:pPr>
      <w:r w:rsidDel="00000000" w:rsidR="00000000" w:rsidRPr="00000000">
        <w:rPr>
          <w:rtl w:val="0"/>
        </w:rPr>
        <w:t xml:space="preserve">All currency values across the platform must consistently follow </w:t>
      </w:r>
      <w:r w:rsidDel="00000000" w:rsidR="00000000" w:rsidRPr="00000000">
        <w:rPr>
          <w:b w:val="1"/>
          <w:bCs w:val="1"/>
          <w:rtl w:val="0"/>
        </w:rPr>
        <w:t xml:space="preserve">US number formatting standards (comma-separated thousands, no spaces)</w:t>
      </w:r>
      <w:r w:rsidDel="00000000" w:rsidR="00000000" w:rsidRPr="00000000">
        <w:rPr>
          <w:rtl w:val="0"/>
        </w:rPr>
        <w:t xml:space="preserve">.</w:t>
      </w:r>
    </w:p>
    <w:p w:rsidR="00000000" w:rsidDel="00000000" w:rsidP="00000000" w:rsidRDefault="00000000" w:rsidRPr="00000000" w14:paraId="00001232">
      <w:pPr>
        <w:pStyle w:val="Heading3"/>
        <w:spacing w:after="240" w:before="240" w:lineRule="auto"/>
        <w:rPr/>
      </w:pPr>
      <w:bookmarkStart w:colFirst="0" w:colLast="0" w:name="_829efieh5eza" w:id="99"/>
      <w:bookmarkEnd w:id="99"/>
      <w:r w:rsidDel="00000000" w:rsidR="00000000" w:rsidRPr="00000000">
        <w:rPr>
          <w:rtl w:val="0"/>
        </w:rPr>
      </w:r>
    </w:p>
    <w:p w:rsidR="00000000" w:rsidDel="00000000" w:rsidP="00000000" w:rsidRDefault="00000000" w:rsidRPr="00000000" w14:paraId="00001233">
      <w:pPr>
        <w:pStyle w:val="Heading3"/>
        <w:spacing w:after="240" w:before="240" w:lineRule="auto"/>
        <w:rPr/>
      </w:pPr>
      <w:bookmarkStart w:colFirst="0" w:colLast="0" w:name="_w0qzuzia32i4" w:id="100"/>
      <w:bookmarkEnd w:id="100"/>
      <w:r w:rsidDel="00000000" w:rsidR="00000000" w:rsidRPr="00000000">
        <w:rPr>
          <w:rtl w:val="0"/>
        </w:rPr>
        <w:t xml:space="preserve">User story -2.1 User Wallet (Main Wallet)</w:t>
      </w:r>
    </w:p>
    <w:p w:rsidR="00000000" w:rsidDel="00000000" w:rsidP="00000000" w:rsidRDefault="00000000" w:rsidRPr="00000000" w14:paraId="00001234">
      <w:pPr>
        <w:rPr/>
      </w:pPr>
      <w:r w:rsidDel="00000000" w:rsidR="00000000" w:rsidRPr="00000000">
        <w:rPr>
          <w:rtl w:val="0"/>
        </w:rPr>
        <w:t xml:space="preserve">As a user, I want to manage my main wallet from the Profile section so that I can add funds, track transactions, and allocate money to leagues.</w:t>
      </w:r>
    </w:p>
    <w:p w:rsidR="00000000" w:rsidDel="00000000" w:rsidP="00000000" w:rsidRDefault="00000000" w:rsidRPr="00000000" w14:paraId="00001235">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1236">
      <w:pPr>
        <w:numPr>
          <w:ilvl w:val="0"/>
          <w:numId w:val="45"/>
        </w:numPr>
        <w:spacing w:after="0" w:afterAutospacing="0"/>
        <w:ind w:left="720" w:hanging="360"/>
        <w:rPr>
          <w:b w:val="1"/>
          <w:bCs w:val="1"/>
          <w:u w:val="none"/>
        </w:rPr>
      </w:pPr>
      <w:r w:rsidDel="00000000" w:rsidR="00000000" w:rsidRPr="00000000">
        <w:rPr>
          <w:b w:val="1"/>
          <w:bCs w:val="1"/>
          <w:rtl w:val="0"/>
        </w:rPr>
        <w:t xml:space="preserve">Navigation</w:t>
      </w:r>
    </w:p>
    <w:p w:rsidR="00000000" w:rsidDel="00000000" w:rsidP="00000000" w:rsidRDefault="00000000" w:rsidRPr="00000000" w14:paraId="00001237">
      <w:pPr>
        <w:numPr>
          <w:ilvl w:val="1"/>
          <w:numId w:val="45"/>
        </w:numPr>
        <w:spacing w:after="0" w:afterAutospacing="0"/>
        <w:ind w:left="1440" w:hanging="360"/>
        <w:rPr/>
      </w:pPr>
      <w:r w:rsidDel="00000000" w:rsidR="00000000" w:rsidRPr="00000000">
        <w:rPr>
          <w:rFonts w:ascii="Arial Unicode MS" w:cs="Arial Unicode MS" w:eastAsia="Arial Unicode MS" w:hAnsi="Arial Unicode MS"/>
          <w:rtl w:val="0"/>
        </w:rPr>
        <w:t xml:space="preserve">Profile Screen → Wallet</w:t>
      </w:r>
    </w:p>
    <w:p w:rsidR="00000000" w:rsidDel="00000000" w:rsidP="00000000" w:rsidRDefault="00000000" w:rsidRPr="00000000" w14:paraId="00001238">
      <w:pPr>
        <w:numPr>
          <w:ilvl w:val="1"/>
          <w:numId w:val="45"/>
        </w:numPr>
        <w:spacing w:after="0" w:afterAutospacing="0"/>
        <w:ind w:left="1440" w:hanging="360"/>
        <w:rPr>
          <w:u w:val="none"/>
        </w:rPr>
      </w:pPr>
      <w:r w:rsidDel="00000000" w:rsidR="00000000" w:rsidRPr="00000000">
        <w:rPr>
          <w:rtl w:val="0"/>
        </w:rPr>
        <w:t xml:space="preserve">At the top of the Profile section, a Wallet should be displayed showing the total available amount (</w:t>
      </w:r>
      <w:commentRangeStart w:id="111"/>
      <w:commentRangeStart w:id="112"/>
      <w:r w:rsidDel="00000000" w:rsidR="00000000" w:rsidRPr="00000000">
        <w:rPr>
          <w:rtl w:val="0"/>
        </w:rPr>
        <w:t xml:space="preserve">$1,500</w:t>
      </w:r>
      <w:commentRangeEnd w:id="111"/>
      <w:r w:rsidDel="00000000" w:rsidR="00000000" w:rsidRPr="00000000">
        <w:commentReference w:id="111"/>
      </w:r>
      <w:commentRangeEnd w:id="112"/>
      <w:r w:rsidDel="00000000" w:rsidR="00000000" w:rsidRPr="00000000">
        <w:commentReference w:id="112"/>
      </w:r>
      <w:r w:rsidDel="00000000" w:rsidR="00000000" w:rsidRPr="00000000">
        <w:rPr>
          <w:rtl w:val="0"/>
        </w:rPr>
        <w:t xml:space="preserve">).It should be a clickable one.</w:t>
      </w:r>
    </w:p>
    <w:p w:rsidR="00000000" w:rsidDel="00000000" w:rsidP="00000000" w:rsidRDefault="00000000" w:rsidRPr="00000000" w14:paraId="00001239">
      <w:pPr>
        <w:numPr>
          <w:ilvl w:val="1"/>
          <w:numId w:val="45"/>
        </w:numPr>
        <w:spacing w:after="0" w:afterAutospacing="0"/>
        <w:ind w:left="1440" w:hanging="360"/>
        <w:rPr>
          <w:u w:val="none"/>
        </w:rPr>
      </w:pPr>
      <w:r w:rsidDel="00000000" w:rsidR="00000000" w:rsidRPr="00000000">
        <w:rPr>
          <w:rtl w:val="0"/>
        </w:rPr>
        <w:t xml:space="preserve">User taps/click on Wallet</w:t>
      </w:r>
    </w:p>
    <w:p w:rsidR="00000000" w:rsidDel="00000000" w:rsidP="00000000" w:rsidRDefault="00000000" w:rsidRPr="00000000" w14:paraId="0000123A">
      <w:pPr>
        <w:numPr>
          <w:ilvl w:val="1"/>
          <w:numId w:val="45"/>
        </w:numPr>
        <w:spacing w:after="0" w:afterAutospacing="0"/>
        <w:ind w:left="1440" w:hanging="360"/>
        <w:rPr>
          <w:u w:val="none"/>
        </w:rPr>
      </w:pPr>
      <w:r w:rsidDel="00000000" w:rsidR="00000000" w:rsidRPr="00000000">
        <w:rPr>
          <w:rtl w:val="0"/>
        </w:rPr>
        <w:t xml:space="preserve">Navigate to User Wallet Screen</w:t>
      </w:r>
    </w:p>
    <w:p w:rsidR="00000000" w:rsidDel="00000000" w:rsidP="00000000" w:rsidRDefault="00000000" w:rsidRPr="00000000" w14:paraId="0000123B">
      <w:pPr>
        <w:numPr>
          <w:ilvl w:val="0"/>
          <w:numId w:val="45"/>
        </w:numPr>
        <w:spacing w:after="0" w:afterAutospacing="0"/>
        <w:ind w:left="720" w:hanging="360"/>
        <w:rPr>
          <w:b w:val="1"/>
          <w:bCs w:val="1"/>
        </w:rPr>
      </w:pPr>
      <w:r w:rsidDel="00000000" w:rsidR="00000000" w:rsidRPr="00000000">
        <w:rPr>
          <w:b w:val="1"/>
          <w:bCs w:val="1"/>
          <w:rtl w:val="0"/>
        </w:rPr>
        <w:t xml:space="preserve">User Wallet Screen</w:t>
      </w:r>
    </w:p>
    <w:p w:rsidR="00000000" w:rsidDel="00000000" w:rsidP="00000000" w:rsidRDefault="00000000" w:rsidRPr="00000000" w14:paraId="0000123C">
      <w:pPr>
        <w:numPr>
          <w:ilvl w:val="1"/>
          <w:numId w:val="45"/>
        </w:numPr>
        <w:spacing w:after="0" w:afterAutospacing="0"/>
        <w:ind w:left="1440" w:hanging="360"/>
        <w:rPr/>
      </w:pPr>
      <w:r w:rsidDel="00000000" w:rsidR="00000000" w:rsidRPr="00000000">
        <w:rPr>
          <w:rtl w:val="0"/>
        </w:rPr>
        <w:t xml:space="preserve">This screen acts as the central financial dashboard where users : </w:t>
      </w:r>
    </w:p>
    <w:p w:rsidR="00000000" w:rsidDel="00000000" w:rsidP="00000000" w:rsidRDefault="00000000" w:rsidRPr="00000000" w14:paraId="0000123D">
      <w:pPr>
        <w:numPr>
          <w:ilvl w:val="2"/>
          <w:numId w:val="45"/>
        </w:numPr>
        <w:spacing w:after="0" w:afterAutospacing="0"/>
        <w:ind w:left="2160" w:hanging="360"/>
        <w:rPr>
          <w:u w:val="none"/>
        </w:rPr>
      </w:pPr>
      <w:r w:rsidDel="00000000" w:rsidR="00000000" w:rsidRPr="00000000">
        <w:rPr>
          <w:rtl w:val="0"/>
        </w:rPr>
        <w:t xml:space="preserve">View main wallet balance</w:t>
      </w:r>
    </w:p>
    <w:p w:rsidR="00000000" w:rsidDel="00000000" w:rsidP="00000000" w:rsidRDefault="00000000" w:rsidRPr="00000000" w14:paraId="0000123E">
      <w:pPr>
        <w:numPr>
          <w:ilvl w:val="2"/>
          <w:numId w:val="45"/>
        </w:numPr>
        <w:spacing w:after="0" w:afterAutospacing="0"/>
        <w:ind w:left="2160" w:hanging="360"/>
        <w:rPr>
          <w:u w:val="none"/>
        </w:rPr>
      </w:pPr>
      <w:r w:rsidDel="00000000" w:rsidR="00000000" w:rsidRPr="00000000">
        <w:rPr>
          <w:rtl w:val="0"/>
        </w:rPr>
        <w:t xml:space="preserve">Perform financial actions</w:t>
      </w:r>
    </w:p>
    <w:p w:rsidR="00000000" w:rsidDel="00000000" w:rsidP="00000000" w:rsidRDefault="00000000" w:rsidRPr="00000000" w14:paraId="0000123F">
      <w:pPr>
        <w:numPr>
          <w:ilvl w:val="2"/>
          <w:numId w:val="45"/>
        </w:numPr>
        <w:spacing w:after="0" w:afterAutospacing="0"/>
        <w:ind w:left="2160" w:hanging="360"/>
        <w:rPr>
          <w:u w:val="none"/>
        </w:rPr>
      </w:pPr>
      <w:r w:rsidDel="00000000" w:rsidR="00000000" w:rsidRPr="00000000">
        <w:rPr>
          <w:rtl w:val="0"/>
        </w:rPr>
        <w:t xml:space="preserve">See league-wise allocation</w:t>
      </w:r>
    </w:p>
    <w:p w:rsidR="00000000" w:rsidDel="00000000" w:rsidP="00000000" w:rsidRDefault="00000000" w:rsidRPr="00000000" w14:paraId="00001240">
      <w:pPr>
        <w:numPr>
          <w:ilvl w:val="2"/>
          <w:numId w:val="45"/>
        </w:numPr>
        <w:spacing w:after="0" w:afterAutospacing="0"/>
        <w:ind w:left="2160" w:hanging="360"/>
        <w:rPr>
          <w:u w:val="none"/>
        </w:rPr>
      </w:pPr>
      <w:r w:rsidDel="00000000" w:rsidR="00000000" w:rsidRPr="00000000">
        <w:rPr>
          <w:rtl w:val="0"/>
        </w:rPr>
        <w:t xml:space="preserve">Track  recent transactions</w:t>
      </w:r>
    </w:p>
    <w:p w:rsidR="00000000" w:rsidDel="00000000" w:rsidP="00000000" w:rsidRDefault="00000000" w:rsidRPr="00000000" w14:paraId="00001241">
      <w:pPr>
        <w:numPr>
          <w:ilvl w:val="1"/>
          <w:numId w:val="45"/>
        </w:numPr>
        <w:spacing w:after="0" w:afterAutospacing="0"/>
        <w:ind w:left="1440" w:hanging="360"/>
        <w:rPr>
          <w:b w:val="1"/>
          <w:bCs w:val="1"/>
          <w:u w:val="none"/>
        </w:rPr>
      </w:pPr>
      <w:r w:rsidDel="00000000" w:rsidR="00000000" w:rsidRPr="00000000">
        <w:rPr>
          <w:b w:val="1"/>
          <w:bCs w:val="1"/>
          <w:rtl w:val="0"/>
        </w:rPr>
        <w:t xml:space="preserve">Title : Wallet</w:t>
      </w:r>
    </w:p>
    <w:p w:rsidR="00000000" w:rsidDel="00000000" w:rsidP="00000000" w:rsidRDefault="00000000" w:rsidRPr="00000000" w14:paraId="00001242">
      <w:pPr>
        <w:numPr>
          <w:ilvl w:val="1"/>
          <w:numId w:val="45"/>
        </w:numPr>
        <w:spacing w:after="0" w:afterAutospacing="0"/>
        <w:ind w:left="1440" w:hanging="360"/>
        <w:rPr>
          <w:b w:val="1"/>
          <w:bCs w:val="1"/>
        </w:rPr>
      </w:pPr>
      <w:r w:rsidDel="00000000" w:rsidR="00000000" w:rsidRPr="00000000">
        <w:rPr>
          <w:b w:val="1"/>
          <w:bCs w:val="1"/>
          <w:rtl w:val="0"/>
        </w:rPr>
        <w:t xml:space="preserve">Section 1 :</w:t>
      </w:r>
    </w:p>
    <w:p w:rsidR="00000000" w:rsidDel="00000000" w:rsidP="00000000" w:rsidRDefault="00000000" w:rsidRPr="00000000" w14:paraId="00001243">
      <w:pPr>
        <w:numPr>
          <w:ilvl w:val="2"/>
          <w:numId w:val="45"/>
        </w:numPr>
        <w:spacing w:after="0" w:afterAutospacing="0"/>
        <w:ind w:left="2160" w:hanging="360"/>
        <w:rPr>
          <w:b w:val="1"/>
          <w:bCs w:val="1"/>
          <w:u w:val="none"/>
        </w:rPr>
      </w:pPr>
      <w:r w:rsidDel="00000000" w:rsidR="00000000" w:rsidRPr="00000000">
        <w:rPr>
          <w:rtl w:val="0"/>
        </w:rPr>
        <w:t xml:space="preserve">At Top of the </w:t>
      </w:r>
      <w:r w:rsidDel="00000000" w:rsidR="00000000" w:rsidRPr="00000000">
        <w:rPr>
          <w:b w:val="1"/>
          <w:bCs w:val="1"/>
          <w:rtl w:val="0"/>
        </w:rPr>
        <w:t xml:space="preserve"> User Wallet Screen </w:t>
      </w:r>
      <w:r w:rsidDel="00000000" w:rsidR="00000000" w:rsidRPr="00000000">
        <w:rPr>
          <w:rtl w:val="0"/>
        </w:rPr>
        <w:t xml:space="preserve">there should be a Main wallet card card which displays : </w:t>
      </w:r>
    </w:p>
    <w:p w:rsidR="00000000" w:rsidDel="00000000" w:rsidP="00000000" w:rsidRDefault="00000000" w:rsidRPr="00000000" w14:paraId="00001244">
      <w:pPr>
        <w:numPr>
          <w:ilvl w:val="3"/>
          <w:numId w:val="45"/>
        </w:numPr>
        <w:spacing w:after="0" w:afterAutospacing="0"/>
        <w:ind w:left="2880" w:hanging="360"/>
        <w:rPr>
          <w:u w:val="none"/>
        </w:rPr>
      </w:pPr>
      <w:r w:rsidDel="00000000" w:rsidR="00000000" w:rsidRPr="00000000">
        <w:rPr>
          <w:rtl w:val="0"/>
        </w:rPr>
        <w:t xml:space="preserve">Label : Main Wallet Balance</w:t>
      </w:r>
    </w:p>
    <w:p w:rsidR="00000000" w:rsidDel="00000000" w:rsidP="00000000" w:rsidRDefault="00000000" w:rsidRPr="00000000" w14:paraId="00001245">
      <w:pPr>
        <w:numPr>
          <w:ilvl w:val="3"/>
          <w:numId w:val="45"/>
        </w:numPr>
        <w:spacing w:after="0" w:afterAutospacing="0"/>
        <w:ind w:left="2880" w:hanging="360"/>
        <w:rPr>
          <w:u w:val="none"/>
        </w:rPr>
      </w:pPr>
      <w:r w:rsidDel="00000000" w:rsidR="00000000" w:rsidRPr="00000000">
        <w:rPr>
          <w:rtl w:val="0"/>
        </w:rPr>
        <w:t xml:space="preserve">Available Balance (</w:t>
      </w:r>
      <w:commentRangeStart w:id="113"/>
      <w:r w:rsidDel="00000000" w:rsidR="00000000" w:rsidRPr="00000000">
        <w:rPr>
          <w:rtl w:val="0"/>
        </w:rPr>
        <w:t xml:space="preserve">$x,xxx</w:t>
      </w:r>
      <w:commentRangeEnd w:id="113"/>
      <w:r w:rsidDel="00000000" w:rsidR="00000000" w:rsidRPr="00000000">
        <w:commentReference w:id="113"/>
      </w:r>
      <w:r w:rsidDel="00000000" w:rsidR="00000000" w:rsidRPr="00000000">
        <w:rPr>
          <w:rtl w:val="0"/>
        </w:rPr>
        <w:t xml:space="preserve">) [Read only]</w:t>
      </w:r>
    </w:p>
    <w:p w:rsidR="00000000" w:rsidDel="00000000" w:rsidP="00000000" w:rsidRDefault="00000000" w:rsidRPr="00000000" w14:paraId="00001246">
      <w:pPr>
        <w:numPr>
          <w:ilvl w:val="3"/>
          <w:numId w:val="45"/>
        </w:numPr>
        <w:spacing w:after="0" w:afterAutospacing="0"/>
        <w:ind w:left="2880" w:hanging="360"/>
        <w:rPr>
          <w:u w:val="none"/>
        </w:rPr>
      </w:pPr>
      <w:r w:rsidDel="00000000" w:rsidR="00000000" w:rsidRPr="00000000">
        <w:rPr>
          <w:rtl w:val="0"/>
        </w:rPr>
        <w:t xml:space="preserve">Button : Add Funds </w:t>
      </w:r>
    </w:p>
    <w:p w:rsidR="00000000" w:rsidDel="00000000" w:rsidP="00000000" w:rsidRDefault="00000000" w:rsidRPr="00000000" w14:paraId="00001247">
      <w:pPr>
        <w:pStyle w:val="Heading6"/>
        <w:numPr>
          <w:ilvl w:val="2"/>
          <w:numId w:val="45"/>
        </w:numPr>
        <w:ind w:left="2160" w:hanging="360"/>
        <w:rPr/>
      </w:pPr>
      <w:bookmarkStart w:colFirst="0" w:colLast="0" w:name="_ioexstijt2ji" w:id="101"/>
      <w:bookmarkEnd w:id="101"/>
      <w:r w:rsidDel="00000000" w:rsidR="00000000" w:rsidRPr="00000000">
        <w:rPr>
          <w:rtl w:val="0"/>
        </w:rPr>
        <w:t xml:space="preserve">Action : Add Funds</w:t>
      </w:r>
    </w:p>
    <w:p w:rsidR="00000000" w:rsidDel="00000000" w:rsidP="00000000" w:rsidRDefault="00000000" w:rsidRPr="00000000" w14:paraId="00001248">
      <w:pPr>
        <w:numPr>
          <w:ilvl w:val="3"/>
          <w:numId w:val="45"/>
        </w:numPr>
        <w:spacing w:after="0" w:afterAutospacing="0"/>
        <w:ind w:left="2880" w:hanging="360"/>
        <w:rPr/>
      </w:pPr>
      <w:r w:rsidDel="00000000" w:rsidR="00000000" w:rsidRPr="00000000">
        <w:rPr>
          <w:rtl w:val="0"/>
        </w:rPr>
        <w:t xml:space="preserve">On click :  </w:t>
      </w:r>
    </w:p>
    <w:p w:rsidR="00000000" w:rsidDel="00000000" w:rsidP="00000000" w:rsidRDefault="00000000" w:rsidRPr="00000000" w14:paraId="00001249">
      <w:pPr>
        <w:numPr>
          <w:ilvl w:val="4"/>
          <w:numId w:val="45"/>
        </w:numPr>
        <w:spacing w:after="0" w:afterAutospacing="0"/>
        <w:ind w:left="3600" w:hanging="360"/>
        <w:rPr/>
      </w:pPr>
      <w:r w:rsidDel="00000000" w:rsidR="00000000" w:rsidRPr="00000000">
        <w:rPr>
          <w:rtl w:val="0"/>
        </w:rPr>
        <w:t xml:space="preserve">Display list of available Packages (Created by Super Admin)</w:t>
      </w:r>
    </w:p>
    <w:p w:rsidR="00000000" w:rsidDel="00000000" w:rsidP="00000000" w:rsidRDefault="00000000" w:rsidRPr="00000000" w14:paraId="0000124A">
      <w:pPr>
        <w:numPr>
          <w:ilvl w:val="4"/>
          <w:numId w:val="45"/>
        </w:numPr>
        <w:spacing w:after="0" w:afterAutospacing="0"/>
        <w:ind w:left="3600" w:hanging="360"/>
        <w:rPr/>
      </w:pPr>
      <w:r w:rsidDel="00000000" w:rsidR="00000000" w:rsidRPr="00000000">
        <w:rPr>
          <w:rtl w:val="0"/>
        </w:rPr>
        <w:t xml:space="preserve">Navigate to Add Funds Flow</w:t>
      </w:r>
    </w:p>
    <w:p w:rsidR="00000000" w:rsidDel="00000000" w:rsidP="00000000" w:rsidRDefault="00000000" w:rsidRPr="00000000" w14:paraId="0000124B">
      <w:pPr>
        <w:numPr>
          <w:ilvl w:val="4"/>
          <w:numId w:val="45"/>
        </w:numPr>
        <w:spacing w:after="0" w:afterAutospacing="0"/>
        <w:ind w:left="3600" w:hanging="360"/>
        <w:rPr>
          <w:strike w:val="1"/>
        </w:rPr>
      </w:pPr>
      <w:r w:rsidDel="00000000" w:rsidR="00000000" w:rsidRPr="00000000">
        <w:rPr>
          <w:strike w:val="1"/>
          <w:rtl w:val="0"/>
        </w:rPr>
        <w:t xml:space="preserve">External payment integration triggered</w:t>
      </w:r>
    </w:p>
    <w:p w:rsidR="00000000" w:rsidDel="00000000" w:rsidP="00000000" w:rsidRDefault="00000000" w:rsidRPr="00000000" w14:paraId="0000124C">
      <w:pPr>
        <w:numPr>
          <w:ilvl w:val="3"/>
          <w:numId w:val="45"/>
        </w:numPr>
        <w:spacing w:after="0" w:afterAutospacing="0"/>
        <w:ind w:left="2880" w:hanging="360"/>
        <w:rPr/>
      </w:pPr>
      <w:r w:rsidDel="00000000" w:rsidR="00000000" w:rsidRPr="00000000">
        <w:rPr>
          <w:rtl w:val="0"/>
        </w:rPr>
        <w:t xml:space="preserve">Step 1: Trigger</w:t>
      </w:r>
    </w:p>
    <w:p w:rsidR="00000000" w:rsidDel="00000000" w:rsidP="00000000" w:rsidRDefault="00000000" w:rsidRPr="00000000" w14:paraId="0000124D">
      <w:pPr>
        <w:numPr>
          <w:ilvl w:val="4"/>
          <w:numId w:val="45"/>
        </w:numPr>
        <w:spacing w:after="0" w:afterAutospacing="0"/>
        <w:ind w:left="3600" w:hanging="360"/>
        <w:rPr/>
      </w:pPr>
      <w:r w:rsidDel="00000000" w:rsidR="00000000" w:rsidRPr="00000000">
        <w:rPr>
          <w:rtl w:val="0"/>
        </w:rPr>
        <w:t xml:space="preserve">When the user clicks on “Add Funds”</w:t>
      </w:r>
    </w:p>
    <w:p w:rsidR="00000000" w:rsidDel="00000000" w:rsidP="00000000" w:rsidRDefault="00000000" w:rsidRPr="00000000" w14:paraId="0000124E">
      <w:pPr>
        <w:numPr>
          <w:ilvl w:val="3"/>
          <w:numId w:val="45"/>
        </w:numPr>
        <w:spacing w:after="0" w:afterAutospacing="0"/>
        <w:ind w:left="2880" w:hanging="360"/>
        <w:rPr/>
      </w:pPr>
      <w:r w:rsidDel="00000000" w:rsidR="00000000" w:rsidRPr="00000000">
        <w:rPr>
          <w:rtl w:val="0"/>
        </w:rPr>
        <w:t xml:space="preserve">Step 2: Display Packages</w:t>
      </w:r>
    </w:p>
    <w:p w:rsidR="00000000" w:rsidDel="00000000" w:rsidP="00000000" w:rsidRDefault="00000000" w:rsidRPr="00000000" w14:paraId="0000124F">
      <w:pPr>
        <w:numPr>
          <w:ilvl w:val="4"/>
          <w:numId w:val="45"/>
        </w:numPr>
        <w:spacing w:after="0" w:afterAutospacing="0"/>
        <w:ind w:left="3600" w:hanging="360"/>
        <w:rPr/>
      </w:pPr>
      <w:commentRangeStart w:id="114"/>
      <w:r w:rsidDel="00000000" w:rsidR="00000000" w:rsidRPr="00000000">
        <w:rPr>
          <w:rtl w:val="0"/>
        </w:rPr>
        <w:t xml:space="preserve">The system shall fetch and display a list of available wallet packages configured by the Super Admin</w:t>
      </w:r>
      <w:commentRangeEnd w:id="114"/>
      <w:r w:rsidDel="00000000" w:rsidR="00000000" w:rsidRPr="00000000">
        <w:commentReference w:id="114"/>
      </w:r>
      <w:r w:rsidDel="00000000" w:rsidR="00000000" w:rsidRPr="00000000">
        <w:rPr>
          <w:rtl w:val="0"/>
        </w:rPr>
      </w:r>
    </w:p>
    <w:p w:rsidR="00000000" w:rsidDel="00000000" w:rsidP="00000000" w:rsidRDefault="00000000" w:rsidRPr="00000000" w14:paraId="00001250">
      <w:pPr>
        <w:numPr>
          <w:ilvl w:val="4"/>
          <w:numId w:val="45"/>
        </w:numPr>
        <w:spacing w:after="0" w:afterAutospacing="0"/>
        <w:ind w:left="3600" w:hanging="360"/>
        <w:rPr/>
      </w:pPr>
      <w:r w:rsidDel="00000000" w:rsidR="00000000" w:rsidRPr="00000000">
        <w:rPr>
          <w:rtl w:val="0"/>
        </w:rPr>
        <w:t xml:space="preserve">Each package should display:</w:t>
      </w:r>
    </w:p>
    <w:p w:rsidR="00000000" w:rsidDel="00000000" w:rsidP="00000000" w:rsidRDefault="00000000" w:rsidRPr="00000000" w14:paraId="00001251">
      <w:pPr>
        <w:numPr>
          <w:ilvl w:val="5"/>
          <w:numId w:val="45"/>
        </w:numPr>
        <w:spacing w:after="0" w:afterAutospacing="0"/>
        <w:ind w:left="4320" w:hanging="360"/>
        <w:rPr/>
      </w:pPr>
      <w:r w:rsidDel="00000000" w:rsidR="00000000" w:rsidRPr="00000000">
        <w:rPr>
          <w:rtl w:val="0"/>
        </w:rPr>
        <w:t xml:space="preserve">Amount (e.g., $10, $50)</w:t>
      </w:r>
    </w:p>
    <w:p w:rsidR="00000000" w:rsidDel="00000000" w:rsidP="00000000" w:rsidRDefault="00000000" w:rsidRPr="00000000" w14:paraId="00001252">
      <w:pPr>
        <w:numPr>
          <w:ilvl w:val="5"/>
          <w:numId w:val="45"/>
        </w:numPr>
        <w:spacing w:after="0" w:afterAutospacing="0"/>
        <w:ind w:left="4320" w:hanging="360"/>
        <w:rPr/>
      </w:pPr>
      <w:r w:rsidDel="00000000" w:rsidR="00000000" w:rsidRPr="00000000">
        <w:rPr>
          <w:rtl w:val="0"/>
        </w:rPr>
        <w:t xml:space="preserve">Game currency / Wallet Credit</w:t>
      </w:r>
    </w:p>
    <w:p w:rsidR="00000000" w:rsidDel="00000000" w:rsidP="00000000" w:rsidRDefault="00000000" w:rsidRPr="00000000" w14:paraId="00001253">
      <w:pPr>
        <w:numPr>
          <w:ilvl w:val="3"/>
          <w:numId w:val="45"/>
        </w:numPr>
        <w:spacing w:after="0" w:afterAutospacing="0"/>
        <w:ind w:left="2880" w:hanging="360"/>
        <w:rPr/>
      </w:pPr>
      <w:r w:rsidDel="00000000" w:rsidR="00000000" w:rsidRPr="00000000">
        <w:rPr>
          <w:rtl w:val="0"/>
        </w:rPr>
        <w:t xml:space="preserve">Step 3: Package Selection</w:t>
      </w:r>
    </w:p>
    <w:p w:rsidR="00000000" w:rsidDel="00000000" w:rsidP="00000000" w:rsidRDefault="00000000" w:rsidRPr="00000000" w14:paraId="00001254">
      <w:pPr>
        <w:numPr>
          <w:ilvl w:val="4"/>
          <w:numId w:val="45"/>
        </w:numPr>
        <w:spacing w:after="0" w:afterAutospacing="0"/>
        <w:ind w:left="3600" w:hanging="360"/>
        <w:rPr/>
      </w:pPr>
      <w:r w:rsidDel="00000000" w:rsidR="00000000" w:rsidRPr="00000000">
        <w:rPr>
          <w:rtl w:val="0"/>
        </w:rPr>
        <w:t xml:space="preserve">The user selects a preferred package</w:t>
      </w:r>
    </w:p>
    <w:p w:rsidR="00000000" w:rsidDel="00000000" w:rsidP="00000000" w:rsidRDefault="00000000" w:rsidRPr="00000000" w14:paraId="00001255">
      <w:pPr>
        <w:numPr>
          <w:ilvl w:val="4"/>
          <w:numId w:val="45"/>
        </w:numPr>
        <w:spacing w:after="0" w:afterAutospacing="0"/>
        <w:ind w:left="3600" w:hanging="360"/>
        <w:rPr/>
      </w:pPr>
      <w:r w:rsidDel="00000000" w:rsidR="00000000" w:rsidRPr="00000000">
        <w:rPr>
          <w:rtl w:val="0"/>
        </w:rPr>
        <w:t xml:space="preserve">On selection, the system proceeds to initiate the payment process</w:t>
      </w:r>
    </w:p>
    <w:p w:rsidR="00000000" w:rsidDel="00000000" w:rsidP="00000000" w:rsidRDefault="00000000" w:rsidRPr="00000000" w14:paraId="00001256">
      <w:pPr>
        <w:numPr>
          <w:ilvl w:val="3"/>
          <w:numId w:val="45"/>
        </w:numPr>
        <w:spacing w:after="0" w:afterAutospacing="0"/>
        <w:ind w:left="2880" w:hanging="360"/>
        <w:rPr/>
      </w:pPr>
      <w:r w:rsidDel="00000000" w:rsidR="00000000" w:rsidRPr="00000000">
        <w:rPr>
          <w:rtl w:val="0"/>
        </w:rPr>
        <w:t xml:space="preserve">Step 4: Map Product ID</w:t>
      </w:r>
    </w:p>
    <w:p w:rsidR="00000000" w:rsidDel="00000000" w:rsidP="00000000" w:rsidRDefault="00000000" w:rsidRPr="00000000" w14:paraId="00001257">
      <w:pPr>
        <w:numPr>
          <w:ilvl w:val="4"/>
          <w:numId w:val="45"/>
        </w:numPr>
        <w:spacing w:after="0" w:afterAutospacing="0"/>
        <w:ind w:left="3600" w:hanging="360"/>
        <w:rPr/>
      </w:pPr>
      <w:r w:rsidDel="00000000" w:rsidR="00000000" w:rsidRPr="00000000">
        <w:rPr>
          <w:rtl w:val="0"/>
        </w:rPr>
        <w:t xml:space="preserve">The system shall:</w:t>
      </w:r>
    </w:p>
    <w:p w:rsidR="00000000" w:rsidDel="00000000" w:rsidP="00000000" w:rsidRDefault="00000000" w:rsidRPr="00000000" w14:paraId="00001258">
      <w:pPr>
        <w:numPr>
          <w:ilvl w:val="5"/>
          <w:numId w:val="45"/>
        </w:numPr>
        <w:spacing w:after="0" w:afterAutospacing="0"/>
        <w:ind w:left="4320" w:hanging="360"/>
        <w:rPr/>
      </w:pPr>
      <w:r w:rsidDel="00000000" w:rsidR="00000000" w:rsidRPr="00000000">
        <w:rPr>
          <w:rtl w:val="0"/>
        </w:rPr>
        <w:t xml:space="preserve">Validate selected package</w:t>
      </w:r>
    </w:p>
    <w:p w:rsidR="00000000" w:rsidDel="00000000" w:rsidP="00000000" w:rsidRDefault="00000000" w:rsidRPr="00000000" w14:paraId="00001259">
      <w:pPr>
        <w:numPr>
          <w:ilvl w:val="5"/>
          <w:numId w:val="45"/>
        </w:numPr>
        <w:spacing w:after="0" w:afterAutospacing="0"/>
        <w:ind w:left="4320" w:hanging="360"/>
        <w:rPr/>
      </w:pPr>
      <w:r w:rsidDel="00000000" w:rsidR="00000000" w:rsidRPr="00000000">
        <w:rPr>
          <w:rtl w:val="0"/>
        </w:rPr>
        <w:t xml:space="preserve">Map the selected package to a platform-specific product ID (configured for in-app purchase)</w:t>
      </w:r>
    </w:p>
    <w:p w:rsidR="00000000" w:rsidDel="00000000" w:rsidP="00000000" w:rsidRDefault="00000000" w:rsidRPr="00000000" w14:paraId="0000125A">
      <w:pPr>
        <w:numPr>
          <w:ilvl w:val="3"/>
          <w:numId w:val="45"/>
        </w:numPr>
        <w:spacing w:after="0" w:afterAutospacing="0"/>
        <w:ind w:left="2880" w:hanging="360"/>
        <w:rPr/>
      </w:pPr>
      <w:r w:rsidDel="00000000" w:rsidR="00000000" w:rsidRPr="00000000">
        <w:rPr>
          <w:rtl w:val="0"/>
        </w:rPr>
        <w:t xml:space="preserve">Step 5: Initiate In-App Purchase</w:t>
      </w:r>
    </w:p>
    <w:p w:rsidR="00000000" w:rsidDel="00000000" w:rsidP="00000000" w:rsidRDefault="00000000" w:rsidRPr="00000000" w14:paraId="0000125B">
      <w:pPr>
        <w:numPr>
          <w:ilvl w:val="4"/>
          <w:numId w:val="45"/>
        </w:numPr>
        <w:spacing w:after="0" w:afterAutospacing="0"/>
        <w:ind w:left="3600" w:hanging="360"/>
        <w:rPr>
          <w:u w:val="none"/>
        </w:rPr>
      </w:pPr>
      <w:r w:rsidDel="00000000" w:rsidR="00000000" w:rsidRPr="00000000">
        <w:rPr>
          <w:rtl w:val="0"/>
        </w:rPr>
        <w:t xml:space="preserve">The system shall initiate platform-native in-app purchase (Apple/Google Billing)</w:t>
      </w:r>
    </w:p>
    <w:p w:rsidR="00000000" w:rsidDel="00000000" w:rsidP="00000000" w:rsidRDefault="00000000" w:rsidRPr="00000000" w14:paraId="0000125C">
      <w:pPr>
        <w:numPr>
          <w:ilvl w:val="4"/>
          <w:numId w:val="45"/>
        </w:numPr>
        <w:spacing w:after="0" w:afterAutospacing="0"/>
        <w:ind w:left="3600" w:hanging="360"/>
        <w:rPr>
          <w:u w:val="none"/>
        </w:rPr>
      </w:pPr>
      <w:r w:rsidDel="00000000" w:rsidR="00000000" w:rsidRPr="00000000">
        <w:rPr>
          <w:rtl w:val="0"/>
        </w:rPr>
        <w:t xml:space="preserve">The system shall trigger platform-native billing:</w:t>
      </w:r>
    </w:p>
    <w:p w:rsidR="00000000" w:rsidDel="00000000" w:rsidP="00000000" w:rsidRDefault="00000000" w:rsidRPr="00000000" w14:paraId="0000125D">
      <w:pPr>
        <w:numPr>
          <w:ilvl w:val="5"/>
          <w:numId w:val="45"/>
        </w:numPr>
        <w:spacing w:after="0" w:afterAutospacing="0"/>
        <w:ind w:left="4320" w:hanging="360"/>
        <w:rPr>
          <w:u w:val="none"/>
        </w:rPr>
      </w:pPr>
      <w:r w:rsidDel="00000000" w:rsidR="00000000" w:rsidRPr="00000000">
        <w:rPr>
          <w:rtl w:val="0"/>
        </w:rPr>
        <w:t xml:space="preserve">Apple App Store (for iOS)</w:t>
      </w:r>
    </w:p>
    <w:p w:rsidR="00000000" w:rsidDel="00000000" w:rsidP="00000000" w:rsidRDefault="00000000" w:rsidRPr="00000000" w14:paraId="0000125E">
      <w:pPr>
        <w:numPr>
          <w:ilvl w:val="5"/>
          <w:numId w:val="45"/>
        </w:numPr>
        <w:spacing w:after="0" w:afterAutospacing="0"/>
        <w:ind w:left="4320" w:hanging="360"/>
        <w:rPr>
          <w:u w:val="none"/>
        </w:rPr>
      </w:pPr>
      <w:r w:rsidDel="00000000" w:rsidR="00000000" w:rsidRPr="00000000">
        <w:rPr>
          <w:rtl w:val="0"/>
        </w:rPr>
        <w:t xml:space="preserve">Google Play Store (for Android)</w:t>
      </w:r>
    </w:p>
    <w:p w:rsidR="00000000" w:rsidDel="00000000" w:rsidP="00000000" w:rsidRDefault="00000000" w:rsidRPr="00000000" w14:paraId="0000125F">
      <w:pPr>
        <w:numPr>
          <w:ilvl w:val="4"/>
          <w:numId w:val="45"/>
        </w:numPr>
        <w:spacing w:after="0" w:afterAutospacing="0"/>
        <w:ind w:left="3600" w:hanging="360"/>
        <w:rPr>
          <w:u w:val="none"/>
        </w:rPr>
      </w:pPr>
      <w:r w:rsidDel="00000000" w:rsidR="00000000" w:rsidRPr="00000000">
        <w:rPr>
          <w:rtl w:val="0"/>
        </w:rPr>
        <w:t xml:space="preserve">The user will see a native payment pop-up within the app</w:t>
      </w:r>
    </w:p>
    <w:p w:rsidR="00000000" w:rsidDel="00000000" w:rsidP="00000000" w:rsidRDefault="00000000" w:rsidRPr="00000000" w14:paraId="00001260">
      <w:pPr>
        <w:numPr>
          <w:ilvl w:val="3"/>
          <w:numId w:val="45"/>
        </w:numPr>
        <w:spacing w:after="0" w:afterAutospacing="0"/>
        <w:ind w:left="2880" w:hanging="360"/>
        <w:rPr/>
      </w:pPr>
      <w:r w:rsidDel="00000000" w:rsidR="00000000" w:rsidRPr="00000000">
        <w:rPr>
          <w:strike w:val="1"/>
          <w:rtl w:val="0"/>
        </w:rPr>
        <w:t xml:space="preserve">External Payment Integration</w:t>
      </w:r>
    </w:p>
    <w:p w:rsidR="00000000" w:rsidDel="00000000" w:rsidP="00000000" w:rsidRDefault="00000000" w:rsidRPr="00000000" w14:paraId="00001261">
      <w:pPr>
        <w:numPr>
          <w:ilvl w:val="4"/>
          <w:numId w:val="45"/>
        </w:numPr>
        <w:spacing w:after="0" w:afterAutospacing="0"/>
        <w:ind w:left="3600" w:hanging="360"/>
        <w:rPr>
          <w:strike w:val="1"/>
        </w:rPr>
      </w:pPr>
      <w:r w:rsidDel="00000000" w:rsidR="00000000" w:rsidRPr="00000000">
        <w:rPr>
          <w:strike w:val="1"/>
          <w:rtl w:val="0"/>
        </w:rPr>
        <w:t xml:space="preserve">The system shall redirect or open an external payment gateway (</w:t>
      </w:r>
      <w:commentRangeStart w:id="115"/>
      <w:commentRangeStart w:id="116"/>
      <w:commentRangeStart w:id="117"/>
      <w:commentRangeStart w:id="118"/>
      <w:r w:rsidDel="00000000" w:rsidR="00000000" w:rsidRPr="00000000">
        <w:rPr>
          <w:strike w:val="1"/>
          <w:rtl w:val="0"/>
        </w:rPr>
        <w:t xml:space="preserve">e.g., Stripe</w:t>
      </w:r>
      <w:commentRangeEnd w:id="115"/>
      <w:r w:rsidDel="00000000" w:rsidR="00000000" w:rsidRPr="00000000">
        <w:commentReference w:id="115"/>
      </w:r>
      <w:commentRangeEnd w:id="116"/>
      <w:r w:rsidDel="00000000" w:rsidR="00000000" w:rsidRPr="00000000">
        <w:commentReference w:id="116"/>
      </w:r>
      <w:commentRangeEnd w:id="117"/>
      <w:r w:rsidDel="00000000" w:rsidR="00000000" w:rsidRPr="00000000">
        <w:commentReference w:id="117"/>
      </w:r>
      <w:commentRangeEnd w:id="118"/>
      <w:r w:rsidDel="00000000" w:rsidR="00000000" w:rsidRPr="00000000">
        <w:commentReference w:id="118"/>
      </w:r>
      <w:r w:rsidDel="00000000" w:rsidR="00000000" w:rsidRPr="00000000">
        <w:rPr>
          <w:strike w:val="1"/>
          <w:rtl w:val="0"/>
        </w:rPr>
        <w:t xml:space="preserve">)</w:t>
      </w:r>
    </w:p>
    <w:p w:rsidR="00000000" w:rsidDel="00000000" w:rsidP="00000000" w:rsidRDefault="00000000" w:rsidRPr="00000000" w14:paraId="00001262">
      <w:pPr>
        <w:numPr>
          <w:ilvl w:val="4"/>
          <w:numId w:val="45"/>
        </w:numPr>
        <w:spacing w:after="0" w:afterAutospacing="0"/>
        <w:ind w:left="3600" w:hanging="360"/>
        <w:rPr>
          <w:strike w:val="1"/>
        </w:rPr>
      </w:pPr>
      <w:r w:rsidDel="00000000" w:rsidR="00000000" w:rsidRPr="00000000">
        <w:rPr>
          <w:strike w:val="1"/>
          <w:rtl w:val="0"/>
        </w:rPr>
        <w:t xml:space="preserve">The user completes payment using available methods (Card/Net Banking, etc.)</w:t>
      </w:r>
    </w:p>
    <w:p w:rsidR="00000000" w:rsidDel="00000000" w:rsidP="00000000" w:rsidRDefault="00000000" w:rsidRPr="00000000" w14:paraId="00001263">
      <w:pPr>
        <w:numPr>
          <w:ilvl w:val="4"/>
          <w:numId w:val="45"/>
        </w:numPr>
        <w:spacing w:after="0" w:afterAutospacing="0"/>
        <w:ind w:left="3600" w:hanging="360"/>
        <w:rPr>
          <w:u w:val="none"/>
        </w:rPr>
      </w:pPr>
      <w:r w:rsidDel="00000000" w:rsidR="00000000" w:rsidRPr="00000000">
        <w:rPr>
          <w:rtl w:val="0"/>
        </w:rPr>
      </w:r>
    </w:p>
    <w:p w:rsidR="00000000" w:rsidDel="00000000" w:rsidP="00000000" w:rsidRDefault="00000000" w:rsidRPr="00000000" w14:paraId="00001264">
      <w:pPr>
        <w:numPr>
          <w:ilvl w:val="3"/>
          <w:numId w:val="45"/>
        </w:numPr>
        <w:spacing w:after="0" w:afterAutospacing="0"/>
        <w:ind w:left="2880" w:hanging="360"/>
        <w:rPr/>
      </w:pPr>
      <w:r w:rsidDel="00000000" w:rsidR="00000000" w:rsidRPr="00000000">
        <w:rPr>
          <w:rtl w:val="0"/>
        </w:rPr>
        <w:t xml:space="preserve">Step 6: Payment Processing</w:t>
      </w:r>
    </w:p>
    <w:p w:rsidR="00000000" w:rsidDel="00000000" w:rsidP="00000000" w:rsidRDefault="00000000" w:rsidRPr="00000000" w14:paraId="00001265">
      <w:pPr>
        <w:numPr>
          <w:ilvl w:val="4"/>
          <w:numId w:val="45"/>
        </w:numPr>
        <w:spacing w:after="0" w:afterAutospacing="0"/>
        <w:ind w:left="3600" w:hanging="360"/>
        <w:rPr/>
      </w:pPr>
      <w:r w:rsidDel="00000000" w:rsidR="00000000" w:rsidRPr="00000000">
        <w:rPr>
          <w:rtl w:val="0"/>
        </w:rPr>
        <w:t xml:space="preserve">The platform handles:</w:t>
      </w:r>
    </w:p>
    <w:p w:rsidR="00000000" w:rsidDel="00000000" w:rsidP="00000000" w:rsidRDefault="00000000" w:rsidRPr="00000000" w14:paraId="00001266">
      <w:pPr>
        <w:numPr>
          <w:ilvl w:val="5"/>
          <w:numId w:val="45"/>
        </w:numPr>
        <w:spacing w:after="0" w:afterAutospacing="0"/>
        <w:ind w:left="4320" w:hanging="360"/>
        <w:rPr/>
      </w:pPr>
      <w:r w:rsidDel="00000000" w:rsidR="00000000" w:rsidRPr="00000000">
        <w:rPr>
          <w:rtl w:val="0"/>
        </w:rPr>
        <w:t xml:space="preserve">Payment authorization</w:t>
      </w:r>
    </w:p>
    <w:p w:rsidR="00000000" w:rsidDel="00000000" w:rsidP="00000000" w:rsidRDefault="00000000" w:rsidRPr="00000000" w14:paraId="00001267">
      <w:pPr>
        <w:numPr>
          <w:ilvl w:val="5"/>
          <w:numId w:val="45"/>
        </w:numPr>
        <w:spacing w:after="0" w:afterAutospacing="0"/>
        <w:ind w:left="4320" w:hanging="360"/>
        <w:rPr/>
      </w:pPr>
      <w:r w:rsidDel="00000000" w:rsidR="00000000" w:rsidRPr="00000000">
        <w:rPr>
          <w:rtl w:val="0"/>
        </w:rPr>
        <w:t xml:space="preserve">Payment method selection</w:t>
      </w:r>
    </w:p>
    <w:p w:rsidR="00000000" w:rsidDel="00000000" w:rsidP="00000000" w:rsidRDefault="00000000" w:rsidRPr="00000000" w14:paraId="00001268">
      <w:pPr>
        <w:numPr>
          <w:ilvl w:val="5"/>
          <w:numId w:val="45"/>
        </w:numPr>
        <w:spacing w:after="0" w:afterAutospacing="0"/>
        <w:ind w:left="4320" w:hanging="360"/>
        <w:rPr/>
      </w:pPr>
      <w:r w:rsidDel="00000000" w:rsidR="00000000" w:rsidRPr="00000000">
        <w:rPr>
          <w:rtl w:val="0"/>
        </w:rPr>
        <w:t xml:space="preserve">User authentication</w:t>
      </w:r>
    </w:p>
    <w:p w:rsidR="00000000" w:rsidDel="00000000" w:rsidP="00000000" w:rsidRDefault="00000000" w:rsidRPr="00000000" w14:paraId="00001269">
      <w:pPr>
        <w:numPr>
          <w:ilvl w:val="4"/>
          <w:numId w:val="45"/>
        </w:numPr>
        <w:spacing w:after="0" w:afterAutospacing="0"/>
        <w:ind w:left="3600" w:hanging="360"/>
        <w:rPr/>
      </w:pPr>
      <w:r w:rsidDel="00000000" w:rsidR="00000000" w:rsidRPr="00000000">
        <w:rPr>
          <w:rtl w:val="0"/>
        </w:rPr>
        <w:t xml:space="preserve">(No redirection outside the app)</w:t>
      </w:r>
    </w:p>
    <w:p w:rsidR="00000000" w:rsidDel="00000000" w:rsidP="00000000" w:rsidRDefault="00000000" w:rsidRPr="00000000" w14:paraId="0000126A">
      <w:pPr>
        <w:numPr>
          <w:ilvl w:val="3"/>
          <w:numId w:val="45"/>
        </w:numPr>
        <w:spacing w:after="0" w:afterAutospacing="0"/>
        <w:ind w:left="2880" w:hanging="360"/>
        <w:rPr>
          <w:u w:val="none"/>
        </w:rPr>
      </w:pPr>
      <w:r w:rsidDel="00000000" w:rsidR="00000000" w:rsidRPr="00000000">
        <w:rPr>
          <w:rtl w:val="0"/>
        </w:rPr>
        <w:t xml:space="preserve">Step 7: Receipt / Token Validation</w:t>
      </w:r>
    </w:p>
    <w:p w:rsidR="00000000" w:rsidDel="00000000" w:rsidP="00000000" w:rsidRDefault="00000000" w:rsidRPr="00000000" w14:paraId="0000126B">
      <w:pPr>
        <w:numPr>
          <w:ilvl w:val="4"/>
          <w:numId w:val="45"/>
        </w:numPr>
        <w:spacing w:after="0" w:afterAutospacing="0"/>
        <w:ind w:left="3600" w:hanging="360"/>
        <w:rPr>
          <w:u w:val="none"/>
        </w:rPr>
      </w:pPr>
      <w:r w:rsidDel="00000000" w:rsidR="00000000" w:rsidRPr="00000000">
        <w:rPr>
          <w:rtl w:val="0"/>
        </w:rPr>
        <w:t xml:space="preserve">The system shall:</w:t>
      </w:r>
    </w:p>
    <w:p w:rsidR="00000000" w:rsidDel="00000000" w:rsidP="00000000" w:rsidRDefault="00000000" w:rsidRPr="00000000" w14:paraId="0000126C">
      <w:pPr>
        <w:numPr>
          <w:ilvl w:val="5"/>
          <w:numId w:val="45"/>
        </w:numPr>
        <w:spacing w:after="0" w:afterAutospacing="0"/>
        <w:ind w:left="4320" w:hanging="360"/>
        <w:rPr>
          <w:u w:val="none"/>
        </w:rPr>
      </w:pPr>
      <w:r w:rsidDel="00000000" w:rsidR="00000000" w:rsidRPr="00000000">
        <w:rPr>
          <w:rtl w:val="0"/>
        </w:rPr>
        <w:t xml:space="preserve">Receive purchase receipt (iOS) / purchase token (Android)</w:t>
      </w:r>
    </w:p>
    <w:p w:rsidR="00000000" w:rsidDel="00000000" w:rsidP="00000000" w:rsidRDefault="00000000" w:rsidRPr="00000000" w14:paraId="0000126D">
      <w:pPr>
        <w:numPr>
          <w:ilvl w:val="5"/>
          <w:numId w:val="45"/>
        </w:numPr>
        <w:spacing w:after="0" w:afterAutospacing="0"/>
        <w:ind w:left="4320" w:hanging="360"/>
        <w:rPr>
          <w:u w:val="none"/>
        </w:rPr>
      </w:pPr>
      <w:r w:rsidDel="00000000" w:rsidR="00000000" w:rsidRPr="00000000">
        <w:rPr>
          <w:rtl w:val="0"/>
        </w:rPr>
        <w:t xml:space="preserve">Validate it with respective platform servers</w:t>
      </w:r>
    </w:p>
    <w:p w:rsidR="00000000" w:rsidDel="00000000" w:rsidP="00000000" w:rsidRDefault="00000000" w:rsidRPr="00000000" w14:paraId="0000126E">
      <w:pPr>
        <w:numPr>
          <w:ilvl w:val="5"/>
          <w:numId w:val="45"/>
        </w:numPr>
        <w:spacing w:after="0" w:afterAutospacing="0"/>
        <w:ind w:left="4320" w:hanging="360"/>
        <w:rPr>
          <w:u w:val="none"/>
        </w:rPr>
      </w:pPr>
      <w:r w:rsidDel="00000000" w:rsidR="00000000" w:rsidRPr="00000000">
        <w:rPr>
          <w:rtl w:val="0"/>
        </w:rPr>
        <w:t xml:space="preserve">Ensure transaction authenticity</w:t>
      </w:r>
    </w:p>
    <w:p w:rsidR="00000000" w:rsidDel="00000000" w:rsidP="00000000" w:rsidRDefault="00000000" w:rsidRPr="00000000" w14:paraId="0000126F">
      <w:pPr>
        <w:numPr>
          <w:ilvl w:val="3"/>
          <w:numId w:val="45"/>
        </w:numPr>
        <w:spacing w:after="0" w:afterAutospacing="0"/>
        <w:ind w:left="2880" w:hanging="360"/>
        <w:rPr/>
      </w:pPr>
      <w:r w:rsidDel="00000000" w:rsidR="00000000" w:rsidRPr="00000000">
        <w:rPr>
          <w:rtl w:val="0"/>
        </w:rPr>
        <w:t xml:space="preserve">Step 8: Payment Confirmation</w:t>
      </w:r>
    </w:p>
    <w:p w:rsidR="00000000" w:rsidDel="00000000" w:rsidP="00000000" w:rsidRDefault="00000000" w:rsidRPr="00000000" w14:paraId="00001270">
      <w:pPr>
        <w:numPr>
          <w:ilvl w:val="4"/>
          <w:numId w:val="45"/>
        </w:numPr>
        <w:spacing w:after="0" w:afterAutospacing="0"/>
        <w:ind w:left="3600" w:hanging="360"/>
        <w:rPr/>
      </w:pPr>
      <w:r w:rsidDel="00000000" w:rsidR="00000000" w:rsidRPr="00000000">
        <w:rPr>
          <w:rtl w:val="0"/>
        </w:rPr>
        <w:t xml:space="preserve">On Success:</w:t>
      </w:r>
    </w:p>
    <w:p w:rsidR="00000000" w:rsidDel="00000000" w:rsidP="00000000" w:rsidRDefault="00000000" w:rsidRPr="00000000" w14:paraId="00001271">
      <w:pPr>
        <w:numPr>
          <w:ilvl w:val="5"/>
          <w:numId w:val="45"/>
        </w:numPr>
        <w:spacing w:after="0" w:afterAutospacing="0"/>
        <w:ind w:left="4320" w:hanging="360"/>
        <w:rPr/>
      </w:pPr>
      <w:r w:rsidDel="00000000" w:rsidR="00000000" w:rsidRPr="00000000">
        <w:rPr>
          <w:rFonts w:ascii="Arial Unicode MS" w:cs="Arial Unicode MS" w:eastAsia="Arial Unicode MS" w:hAnsi="Arial Unicode MS"/>
          <w:rtl w:val="0"/>
        </w:rPr>
        <w:t xml:space="preserve">Transaction status → SUCCESS</w:t>
      </w:r>
    </w:p>
    <w:p w:rsidR="00000000" w:rsidDel="00000000" w:rsidP="00000000" w:rsidRDefault="00000000" w:rsidRPr="00000000" w14:paraId="00001272">
      <w:pPr>
        <w:numPr>
          <w:ilvl w:val="4"/>
          <w:numId w:val="45"/>
        </w:numPr>
        <w:spacing w:after="0" w:afterAutospacing="0"/>
        <w:ind w:left="3600" w:hanging="360"/>
        <w:rPr/>
      </w:pPr>
      <w:r w:rsidDel="00000000" w:rsidR="00000000" w:rsidRPr="00000000">
        <w:rPr>
          <w:rFonts w:ascii="Arial Unicode MS" w:cs="Arial Unicode MS" w:eastAsia="Arial Unicode MS" w:hAnsi="Arial Unicode MS"/>
          <w:rtl w:val="0"/>
        </w:rPr>
        <w:t xml:space="preserve">Wallet balance → Updated (credited with selected package value)</w:t>
      </w:r>
    </w:p>
    <w:p w:rsidR="00000000" w:rsidDel="00000000" w:rsidP="00000000" w:rsidRDefault="00000000" w:rsidRPr="00000000" w14:paraId="00001273">
      <w:pPr>
        <w:numPr>
          <w:ilvl w:val="3"/>
          <w:numId w:val="45"/>
        </w:numPr>
        <w:spacing w:after="0" w:afterAutospacing="0"/>
        <w:ind w:left="2880" w:hanging="360"/>
        <w:rPr/>
      </w:pPr>
      <w:r w:rsidDel="00000000" w:rsidR="00000000" w:rsidRPr="00000000">
        <w:rPr>
          <w:rtl w:val="0"/>
        </w:rPr>
        <w:t xml:space="preserve">On Failure:</w:t>
      </w:r>
    </w:p>
    <w:p w:rsidR="00000000" w:rsidDel="00000000" w:rsidP="00000000" w:rsidRDefault="00000000" w:rsidRPr="00000000" w14:paraId="00001274">
      <w:pPr>
        <w:numPr>
          <w:ilvl w:val="4"/>
          <w:numId w:val="45"/>
        </w:numPr>
        <w:spacing w:after="0" w:afterAutospacing="0"/>
        <w:ind w:left="3600" w:hanging="360"/>
        <w:rPr/>
      </w:pPr>
      <w:r w:rsidDel="00000000" w:rsidR="00000000" w:rsidRPr="00000000">
        <w:rPr>
          <w:rFonts w:ascii="Arial Unicode MS" w:cs="Arial Unicode MS" w:eastAsia="Arial Unicode MS" w:hAnsi="Arial Unicode MS"/>
          <w:rtl w:val="0"/>
        </w:rPr>
        <w:t xml:space="preserve">Transaction status → FAILED</w:t>
      </w:r>
    </w:p>
    <w:p w:rsidR="00000000" w:rsidDel="00000000" w:rsidP="00000000" w:rsidRDefault="00000000" w:rsidRPr="00000000" w14:paraId="00001275">
      <w:pPr>
        <w:numPr>
          <w:ilvl w:val="4"/>
          <w:numId w:val="45"/>
        </w:numPr>
        <w:spacing w:after="0" w:afterAutospacing="0"/>
        <w:ind w:left="3600" w:hanging="360"/>
        <w:rPr/>
      </w:pPr>
      <w:r w:rsidDel="00000000" w:rsidR="00000000" w:rsidRPr="00000000">
        <w:rPr>
          <w:rtl w:val="0"/>
        </w:rPr>
        <w:t xml:space="preserve">No wallet update</w:t>
      </w:r>
    </w:p>
    <w:p w:rsidR="00000000" w:rsidDel="00000000" w:rsidP="00000000" w:rsidRDefault="00000000" w:rsidRPr="00000000" w14:paraId="00001276">
      <w:pPr>
        <w:numPr>
          <w:ilvl w:val="3"/>
          <w:numId w:val="45"/>
        </w:numPr>
        <w:spacing w:after="0" w:afterAutospacing="0"/>
        <w:ind w:left="2880" w:hanging="360"/>
        <w:rPr/>
      </w:pPr>
      <w:r w:rsidDel="00000000" w:rsidR="00000000" w:rsidRPr="00000000">
        <w:rPr>
          <w:rtl w:val="0"/>
        </w:rPr>
        <w:t xml:space="preserve">Step 9: Post-Payment Handling</w:t>
      </w:r>
    </w:p>
    <w:p w:rsidR="00000000" w:rsidDel="00000000" w:rsidP="00000000" w:rsidRDefault="00000000" w:rsidRPr="00000000" w14:paraId="00001277">
      <w:pPr>
        <w:numPr>
          <w:ilvl w:val="4"/>
          <w:numId w:val="45"/>
        </w:numPr>
        <w:spacing w:after="0" w:afterAutospacing="0"/>
        <w:ind w:left="3600" w:hanging="360"/>
        <w:rPr/>
      </w:pPr>
      <w:r w:rsidDel="00000000" w:rsidR="00000000" w:rsidRPr="00000000">
        <w:rPr>
          <w:rtl w:val="0"/>
        </w:rPr>
        <w:t xml:space="preserve">The user shall be:</w:t>
      </w:r>
    </w:p>
    <w:p w:rsidR="00000000" w:rsidDel="00000000" w:rsidP="00000000" w:rsidRDefault="00000000" w:rsidRPr="00000000" w14:paraId="00001278">
      <w:pPr>
        <w:numPr>
          <w:ilvl w:val="5"/>
          <w:numId w:val="45"/>
        </w:numPr>
        <w:spacing w:after="0" w:afterAutospacing="0"/>
        <w:ind w:left="4320" w:hanging="360"/>
        <w:rPr/>
      </w:pPr>
      <w:r w:rsidDel="00000000" w:rsidR="00000000" w:rsidRPr="00000000">
        <w:rPr>
          <w:rtl w:val="0"/>
        </w:rPr>
        <w:t xml:space="preserve">Redirected to Wallet Screen </w:t>
      </w:r>
    </w:p>
    <w:p w:rsidR="00000000" w:rsidDel="00000000" w:rsidP="00000000" w:rsidRDefault="00000000" w:rsidRPr="00000000" w14:paraId="00001279">
      <w:pPr>
        <w:numPr>
          <w:ilvl w:val="5"/>
          <w:numId w:val="45"/>
        </w:numPr>
        <w:spacing w:after="0" w:afterAutospacing="0"/>
        <w:ind w:left="4320" w:hanging="360"/>
        <w:rPr/>
      </w:pPr>
      <w:r w:rsidDel="00000000" w:rsidR="00000000" w:rsidRPr="00000000">
        <w:rPr>
          <w:rtl w:val="0"/>
        </w:rPr>
        <w:t xml:space="preserve">Shown a success/failure message</w:t>
      </w:r>
    </w:p>
    <w:p w:rsidR="00000000" w:rsidDel="00000000" w:rsidP="00000000" w:rsidRDefault="00000000" w:rsidRPr="00000000" w14:paraId="0000127A">
      <w:pPr>
        <w:numPr>
          <w:ilvl w:val="4"/>
          <w:numId w:val="45"/>
        </w:numPr>
        <w:spacing w:after="0" w:afterAutospacing="0"/>
        <w:ind w:left="3600" w:hanging="360"/>
        <w:rPr/>
      </w:pPr>
      <w:r w:rsidDel="00000000" w:rsidR="00000000" w:rsidRPr="00000000">
        <w:rPr>
          <w:rtl w:val="0"/>
        </w:rPr>
        <w:t xml:space="preserve">Updated balance should reflect in:</w:t>
      </w:r>
    </w:p>
    <w:p w:rsidR="00000000" w:rsidDel="00000000" w:rsidP="00000000" w:rsidRDefault="00000000" w:rsidRPr="00000000" w14:paraId="0000127B">
      <w:pPr>
        <w:numPr>
          <w:ilvl w:val="5"/>
          <w:numId w:val="45"/>
        </w:numPr>
        <w:spacing w:after="0" w:afterAutospacing="0"/>
        <w:ind w:left="4320" w:hanging="360"/>
        <w:rPr/>
      </w:pPr>
      <w:r w:rsidDel="00000000" w:rsidR="00000000" w:rsidRPr="00000000">
        <w:rPr>
          <w:rtl w:val="0"/>
        </w:rPr>
        <w:t xml:space="preserve">Main/User Wallet </w:t>
      </w:r>
    </w:p>
    <w:p w:rsidR="00000000" w:rsidDel="00000000" w:rsidP="00000000" w:rsidRDefault="00000000" w:rsidRPr="00000000" w14:paraId="0000127C">
      <w:pPr>
        <w:numPr>
          <w:ilvl w:val="4"/>
          <w:numId w:val="45"/>
        </w:numPr>
        <w:spacing w:after="0" w:afterAutospacing="0"/>
        <w:ind w:left="3600" w:hanging="360"/>
        <w:rPr/>
      </w:pPr>
      <w:r w:rsidDel="00000000" w:rsidR="00000000" w:rsidRPr="00000000">
        <w:rPr>
          <w:rtl w:val="0"/>
        </w:rPr>
        <w:t xml:space="preserve">Recent Transactions section</w:t>
      </w:r>
    </w:p>
    <w:p w:rsidR="00000000" w:rsidDel="00000000" w:rsidP="00000000" w:rsidRDefault="00000000" w:rsidRPr="00000000" w14:paraId="0000127D">
      <w:pPr>
        <w:numPr>
          <w:ilvl w:val="3"/>
          <w:numId w:val="45"/>
        </w:numPr>
        <w:spacing w:after="0" w:afterAutospacing="0"/>
        <w:ind w:left="2880" w:hanging="360"/>
        <w:rPr/>
      </w:pPr>
      <w:r w:rsidDel="00000000" w:rsidR="00000000" w:rsidRPr="00000000">
        <w:rPr>
          <w:rtl w:val="0"/>
        </w:rPr>
        <w:t xml:space="preserve"> Key Rules &amp; Validations</w:t>
      </w:r>
    </w:p>
    <w:p w:rsidR="00000000" w:rsidDel="00000000" w:rsidP="00000000" w:rsidRDefault="00000000" w:rsidRPr="00000000" w14:paraId="0000127E">
      <w:pPr>
        <w:numPr>
          <w:ilvl w:val="4"/>
          <w:numId w:val="45"/>
        </w:numPr>
        <w:spacing w:after="0" w:afterAutospacing="0"/>
        <w:ind w:left="3600" w:hanging="360"/>
        <w:rPr/>
      </w:pPr>
      <w:r w:rsidDel="00000000" w:rsidR="00000000" w:rsidRPr="00000000">
        <w:rPr>
          <w:rtl w:val="0"/>
        </w:rPr>
        <w:t xml:space="preserve">Wallet balance must be updated only after successful payment confirmation</w:t>
      </w:r>
    </w:p>
    <w:p w:rsidR="00000000" w:rsidDel="00000000" w:rsidP="00000000" w:rsidRDefault="00000000" w:rsidRPr="00000000" w14:paraId="0000127F">
      <w:pPr>
        <w:numPr>
          <w:ilvl w:val="3"/>
          <w:numId w:val="45"/>
        </w:numPr>
        <w:spacing w:after="0" w:afterAutospacing="0"/>
        <w:ind w:left="2880" w:hanging="360"/>
        <w:rPr/>
      </w:pPr>
      <w:r w:rsidDel="00000000" w:rsidR="00000000" w:rsidRPr="00000000">
        <w:rPr>
          <w:rtl w:val="0"/>
        </w:rPr>
        <w:t xml:space="preserve">System must handle:</w:t>
      </w:r>
    </w:p>
    <w:p w:rsidR="00000000" w:rsidDel="00000000" w:rsidP="00000000" w:rsidRDefault="00000000" w:rsidRPr="00000000" w14:paraId="00001280">
      <w:pPr>
        <w:numPr>
          <w:ilvl w:val="4"/>
          <w:numId w:val="45"/>
        </w:numPr>
        <w:spacing w:after="0" w:afterAutospacing="0"/>
        <w:ind w:left="3600" w:hanging="360"/>
        <w:rPr/>
      </w:pPr>
      <w:r w:rsidDel="00000000" w:rsidR="00000000" w:rsidRPr="00000000">
        <w:rPr>
          <w:rtl w:val="0"/>
        </w:rPr>
        <w:t xml:space="preserve">Duplicate payment callbacks</w:t>
      </w:r>
    </w:p>
    <w:p w:rsidR="00000000" w:rsidDel="00000000" w:rsidP="00000000" w:rsidRDefault="00000000" w:rsidRPr="00000000" w14:paraId="00001281">
      <w:pPr>
        <w:numPr>
          <w:ilvl w:val="4"/>
          <w:numId w:val="45"/>
        </w:numPr>
        <w:spacing w:after="0" w:afterAutospacing="0"/>
        <w:ind w:left="3600" w:hanging="360"/>
        <w:rPr/>
      </w:pPr>
      <w:r w:rsidDel="00000000" w:rsidR="00000000" w:rsidRPr="00000000">
        <w:rPr>
          <w:rtl w:val="0"/>
        </w:rPr>
        <w:t xml:space="preserve">Payment failures</w:t>
      </w:r>
    </w:p>
    <w:p w:rsidR="00000000" w:rsidDel="00000000" w:rsidP="00000000" w:rsidRDefault="00000000" w:rsidRPr="00000000" w14:paraId="00001282">
      <w:pPr>
        <w:numPr>
          <w:ilvl w:val="4"/>
          <w:numId w:val="45"/>
        </w:numPr>
        <w:spacing w:after="0" w:afterAutospacing="0"/>
        <w:ind w:left="3600" w:hanging="360"/>
        <w:rPr/>
      </w:pPr>
      <w:r w:rsidDel="00000000" w:rsidR="00000000" w:rsidRPr="00000000">
        <w:rPr>
          <w:rtl w:val="0"/>
        </w:rPr>
        <w:t xml:space="preserve">Interrupted payment scenarios</w:t>
      </w:r>
    </w:p>
    <w:p w:rsidR="00000000" w:rsidDel="00000000" w:rsidP="00000000" w:rsidRDefault="00000000" w:rsidRPr="00000000" w14:paraId="00001283">
      <w:pPr>
        <w:numPr>
          <w:ilvl w:val="3"/>
          <w:numId w:val="45"/>
        </w:numPr>
        <w:spacing w:after="0" w:afterAutospacing="0"/>
        <w:ind w:left="2880" w:hanging="360"/>
        <w:rPr>
          <w:u w:val="none"/>
        </w:rPr>
      </w:pPr>
      <w:r w:rsidDel="00000000" w:rsidR="00000000" w:rsidRPr="00000000">
        <w:rPr>
          <w:rtl w:val="0"/>
        </w:rPr>
        <w:t xml:space="preserve">Transactions : </w:t>
      </w:r>
    </w:p>
    <w:p w:rsidR="00000000" w:rsidDel="00000000" w:rsidP="00000000" w:rsidRDefault="00000000" w:rsidRPr="00000000" w14:paraId="00001284">
      <w:pPr>
        <w:numPr>
          <w:ilvl w:val="4"/>
          <w:numId w:val="45"/>
        </w:numPr>
        <w:spacing w:after="0" w:afterAutospacing="0"/>
        <w:ind w:left="3600" w:hanging="360"/>
        <w:rPr>
          <w:u w:val="none"/>
        </w:rPr>
      </w:pPr>
      <w:r w:rsidDel="00000000" w:rsidR="00000000" w:rsidRPr="00000000">
        <w:rPr>
          <w:rtl w:val="0"/>
        </w:rPr>
        <w:t xml:space="preserve">The system should record transactions under the User wallet transaction screen.</w:t>
      </w:r>
      <w:r w:rsidDel="00000000" w:rsidR="00000000" w:rsidRPr="00000000">
        <w:rPr>
          <w:rtl w:val="0"/>
        </w:rPr>
      </w:r>
    </w:p>
    <w:p w:rsidR="00000000" w:rsidDel="00000000" w:rsidP="00000000" w:rsidRDefault="00000000" w:rsidRPr="00000000" w14:paraId="00001285">
      <w:pPr>
        <w:numPr>
          <w:ilvl w:val="1"/>
          <w:numId w:val="45"/>
        </w:numPr>
        <w:spacing w:after="0" w:afterAutospacing="0"/>
        <w:ind w:left="1440" w:hanging="360"/>
        <w:rPr>
          <w:u w:val="none"/>
        </w:rPr>
      </w:pPr>
      <w:r w:rsidDel="00000000" w:rsidR="00000000" w:rsidRPr="00000000">
        <w:rPr>
          <w:b w:val="1"/>
          <w:bCs w:val="1"/>
          <w:rtl w:val="0"/>
        </w:rPr>
        <w:t xml:space="preserve">Section 2 :</w:t>
      </w:r>
      <w:r w:rsidDel="00000000" w:rsidR="00000000" w:rsidRPr="00000000">
        <w:rPr>
          <w:rtl w:val="0"/>
        </w:rPr>
        <w:t xml:space="preserve">  </w:t>
      </w:r>
      <w:r w:rsidDel="00000000" w:rsidR="00000000" w:rsidRPr="00000000">
        <w:rPr>
          <w:b w:val="1"/>
          <w:bCs w:val="1"/>
          <w:rtl w:val="0"/>
        </w:rPr>
        <w:t xml:space="preserve">League Wallets</w:t>
      </w:r>
    </w:p>
    <w:p w:rsidR="00000000" w:rsidDel="00000000" w:rsidP="00000000" w:rsidRDefault="00000000" w:rsidRPr="00000000" w14:paraId="00001286">
      <w:pPr>
        <w:numPr>
          <w:ilvl w:val="2"/>
          <w:numId w:val="45"/>
        </w:numPr>
        <w:spacing w:after="0" w:afterAutospacing="0"/>
        <w:ind w:left="2160" w:hanging="360"/>
        <w:rPr/>
      </w:pPr>
      <w:r w:rsidDel="00000000" w:rsidR="00000000" w:rsidRPr="00000000">
        <w:rPr>
          <w:rtl w:val="0"/>
        </w:rPr>
        <w:t xml:space="preserve">Below section 1 there should be another section called : “League Wallets”.</w:t>
      </w:r>
    </w:p>
    <w:p w:rsidR="00000000" w:rsidDel="00000000" w:rsidP="00000000" w:rsidRDefault="00000000" w:rsidRPr="00000000" w14:paraId="00001287">
      <w:pPr>
        <w:numPr>
          <w:ilvl w:val="2"/>
          <w:numId w:val="45"/>
        </w:numPr>
        <w:spacing w:after="0" w:afterAutospacing="0"/>
        <w:ind w:left="2160" w:hanging="360"/>
        <w:rPr>
          <w:u w:val="none"/>
        </w:rPr>
      </w:pPr>
      <w:r w:rsidDel="00000000" w:rsidR="00000000" w:rsidRPr="00000000">
        <w:rPr>
          <w:rtl w:val="0"/>
        </w:rPr>
        <w:t xml:space="preserve">Displays all league wallets where the user is a participant.</w:t>
      </w:r>
    </w:p>
    <w:p w:rsidR="00000000" w:rsidDel="00000000" w:rsidP="00000000" w:rsidRDefault="00000000" w:rsidRPr="00000000" w14:paraId="00001288">
      <w:pPr>
        <w:numPr>
          <w:ilvl w:val="2"/>
          <w:numId w:val="45"/>
        </w:numPr>
        <w:spacing w:after="0" w:afterAutospacing="0"/>
        <w:ind w:left="2160" w:hanging="360"/>
        <w:rPr>
          <w:u w:val="none"/>
        </w:rPr>
      </w:pPr>
      <w:r w:rsidDel="00000000" w:rsidR="00000000" w:rsidRPr="00000000">
        <w:rPr>
          <w:rtl w:val="0"/>
        </w:rPr>
        <w:t xml:space="preserve">Each League Card must display : </w:t>
      </w:r>
    </w:p>
    <w:p w:rsidR="00000000" w:rsidDel="00000000" w:rsidP="00000000" w:rsidRDefault="00000000" w:rsidRPr="00000000" w14:paraId="00001289">
      <w:pPr>
        <w:numPr>
          <w:ilvl w:val="3"/>
          <w:numId w:val="45"/>
        </w:numPr>
        <w:spacing w:after="0" w:afterAutospacing="0"/>
        <w:ind w:left="2880" w:hanging="360"/>
        <w:rPr>
          <w:u w:val="none"/>
        </w:rPr>
      </w:pPr>
      <w:r w:rsidDel="00000000" w:rsidR="00000000" w:rsidRPr="00000000">
        <w:rPr>
          <w:rtl w:val="0"/>
        </w:rPr>
        <w:t xml:space="preserve">League Name (e.g., “Championship League)</w:t>
      </w:r>
    </w:p>
    <w:p w:rsidR="00000000" w:rsidDel="00000000" w:rsidP="00000000" w:rsidRDefault="00000000" w:rsidRPr="00000000" w14:paraId="0000128A">
      <w:pPr>
        <w:numPr>
          <w:ilvl w:val="3"/>
          <w:numId w:val="45"/>
        </w:numPr>
        <w:spacing w:after="0" w:afterAutospacing="0"/>
        <w:ind w:left="2880" w:hanging="360"/>
        <w:rPr>
          <w:u w:val="none"/>
        </w:rPr>
      </w:pPr>
      <w:r w:rsidDel="00000000" w:rsidR="00000000" w:rsidRPr="00000000">
        <w:rPr>
          <w:rtl w:val="0"/>
        </w:rPr>
        <w:t xml:space="preserve">Wallet Balance (e.g.,$1500)</w:t>
      </w:r>
    </w:p>
    <w:p w:rsidR="00000000" w:rsidDel="00000000" w:rsidP="00000000" w:rsidRDefault="00000000" w:rsidRPr="00000000" w14:paraId="0000128B">
      <w:pPr>
        <w:numPr>
          <w:ilvl w:val="2"/>
          <w:numId w:val="45"/>
        </w:numPr>
        <w:spacing w:after="0" w:afterAutospacing="0"/>
        <w:ind w:left="2160" w:hanging="360"/>
        <w:rPr>
          <w:u w:val="none"/>
        </w:rPr>
      </w:pPr>
      <w:r w:rsidDel="00000000" w:rsidR="00000000" w:rsidRPr="00000000">
        <w:rPr>
          <w:rtl w:val="0"/>
        </w:rPr>
        <w:t xml:space="preserve">Behavior : </w:t>
      </w:r>
    </w:p>
    <w:p w:rsidR="00000000" w:rsidDel="00000000" w:rsidP="00000000" w:rsidRDefault="00000000" w:rsidRPr="00000000" w14:paraId="0000128C">
      <w:pPr>
        <w:numPr>
          <w:ilvl w:val="3"/>
          <w:numId w:val="45"/>
        </w:numPr>
        <w:spacing w:after="0" w:afterAutospacing="0"/>
        <w:ind w:left="2880" w:hanging="360"/>
        <w:rPr>
          <w:u w:val="none"/>
        </w:rPr>
      </w:pPr>
      <w:commentRangeStart w:id="119"/>
      <w:commentRangeStart w:id="120"/>
      <w:r w:rsidDel="00000000" w:rsidR="00000000" w:rsidRPr="00000000">
        <w:rPr>
          <w:rtl w:val="0"/>
        </w:rPr>
        <w:t xml:space="preserve">Each league wallet is independent, derived from </w:t>
      </w:r>
      <w:commentRangeEnd w:id="119"/>
      <w:r w:rsidDel="00000000" w:rsidR="00000000" w:rsidRPr="00000000">
        <w:commentReference w:id="119"/>
      </w:r>
      <w:commentRangeEnd w:id="120"/>
      <w:r w:rsidDel="00000000" w:rsidR="00000000" w:rsidRPr="00000000">
        <w:commentReference w:id="120"/>
      </w:r>
      <w:r w:rsidDel="00000000" w:rsidR="00000000" w:rsidRPr="00000000">
        <w:rPr>
          <w:rtl w:val="0"/>
        </w:rPr>
        <w:t xml:space="preserve">: </w:t>
      </w:r>
    </w:p>
    <w:p w:rsidR="00000000" w:rsidDel="00000000" w:rsidP="00000000" w:rsidRDefault="00000000" w:rsidRPr="00000000" w14:paraId="0000128D">
      <w:pPr>
        <w:numPr>
          <w:ilvl w:val="4"/>
          <w:numId w:val="45"/>
        </w:numPr>
        <w:spacing w:after="0" w:afterAutospacing="0"/>
        <w:ind w:left="3600" w:hanging="360"/>
        <w:rPr/>
      </w:pPr>
      <w:r w:rsidDel="00000000" w:rsidR="00000000" w:rsidRPr="00000000">
        <w:rPr>
          <w:rtl w:val="0"/>
        </w:rPr>
        <w:t xml:space="preserve">Starting allocation</w:t>
      </w:r>
    </w:p>
    <w:p w:rsidR="00000000" w:rsidDel="00000000" w:rsidP="00000000" w:rsidRDefault="00000000" w:rsidRPr="00000000" w14:paraId="0000128E">
      <w:pPr>
        <w:numPr>
          <w:ilvl w:val="4"/>
          <w:numId w:val="45"/>
        </w:numPr>
        <w:spacing w:after="0" w:afterAutospacing="0"/>
        <w:ind w:left="3600" w:hanging="360"/>
        <w:rPr>
          <w:u w:val="none"/>
        </w:rPr>
      </w:pPr>
      <w:r w:rsidDel="00000000" w:rsidR="00000000" w:rsidRPr="00000000">
        <w:rPr>
          <w:rtl w:val="0"/>
        </w:rPr>
        <w:t xml:space="preserve">Buy-ins</w:t>
      </w:r>
    </w:p>
    <w:p w:rsidR="00000000" w:rsidDel="00000000" w:rsidP="00000000" w:rsidRDefault="00000000" w:rsidRPr="00000000" w14:paraId="0000128F">
      <w:pPr>
        <w:numPr>
          <w:ilvl w:val="4"/>
          <w:numId w:val="45"/>
        </w:numPr>
        <w:spacing w:after="0" w:afterAutospacing="0"/>
        <w:ind w:left="3600" w:hanging="360"/>
        <w:rPr>
          <w:u w:val="none"/>
        </w:rPr>
      </w:pPr>
      <w:r w:rsidDel="00000000" w:rsidR="00000000" w:rsidRPr="00000000">
        <w:rPr>
          <w:rtl w:val="0"/>
        </w:rPr>
        <w:t xml:space="preserve">Trades</w:t>
      </w:r>
    </w:p>
    <w:p w:rsidR="00000000" w:rsidDel="00000000" w:rsidP="00000000" w:rsidRDefault="00000000" w:rsidRPr="00000000" w14:paraId="00001290">
      <w:pPr>
        <w:numPr>
          <w:ilvl w:val="2"/>
          <w:numId w:val="45"/>
        </w:numPr>
        <w:spacing w:after="0" w:afterAutospacing="0"/>
        <w:ind w:left="2160" w:hanging="360"/>
        <w:rPr>
          <w:u w:val="none"/>
        </w:rPr>
      </w:pPr>
      <w:r w:rsidDel="00000000" w:rsidR="00000000" w:rsidRPr="00000000">
        <w:rPr>
          <w:rtl w:val="0"/>
        </w:rPr>
        <w:t xml:space="preserve">Interaction </w:t>
      </w:r>
    </w:p>
    <w:p w:rsidR="00000000" w:rsidDel="00000000" w:rsidP="00000000" w:rsidRDefault="00000000" w:rsidRPr="00000000" w14:paraId="00001291">
      <w:pPr>
        <w:numPr>
          <w:ilvl w:val="3"/>
          <w:numId w:val="45"/>
        </w:numPr>
        <w:spacing w:after="0" w:afterAutospacing="0"/>
        <w:ind w:left="2880" w:hanging="360"/>
        <w:rPr>
          <w:u w:val="none"/>
        </w:rPr>
      </w:pPr>
      <w:r w:rsidDel="00000000" w:rsidR="00000000" w:rsidRPr="00000000">
        <w:rPr>
          <w:rtl w:val="0"/>
        </w:rPr>
        <w:t xml:space="preserve">When the user taps or clicks on a specific League wallet Card, the system should navigate to the respective  “</w:t>
      </w:r>
      <w:hyperlink w:anchor="_ysf4fxvdlt6i">
        <w:r w:rsidDel="00000000" w:rsidR="00000000" w:rsidRPr="00000000">
          <w:rPr>
            <w:color w:val="1155cc"/>
            <w:u w:val="single"/>
            <w:rtl w:val="0"/>
          </w:rPr>
          <w:t xml:space="preserve">League Wallet Details Screen</w:t>
        </w:r>
      </w:hyperlink>
      <w:r w:rsidDel="00000000" w:rsidR="00000000" w:rsidRPr="00000000">
        <w:rPr>
          <w:rtl w:val="0"/>
        </w:rPr>
        <w:t xml:space="preserve">”</w:t>
      </w:r>
    </w:p>
    <w:p w:rsidR="00000000" w:rsidDel="00000000" w:rsidP="00000000" w:rsidRDefault="00000000" w:rsidRPr="00000000" w14:paraId="00001292">
      <w:pPr>
        <w:numPr>
          <w:ilvl w:val="2"/>
          <w:numId w:val="45"/>
        </w:numPr>
        <w:spacing w:after="0" w:afterAutospacing="0"/>
        <w:ind w:left="2160" w:hanging="360"/>
        <w:rPr>
          <w:u w:val="none"/>
        </w:rPr>
      </w:pPr>
      <w:r w:rsidDel="00000000" w:rsidR="00000000" w:rsidRPr="00000000">
        <w:rPr>
          <w:rtl w:val="0"/>
        </w:rPr>
        <w:t xml:space="preserve">Sorting</w:t>
      </w:r>
    </w:p>
    <w:p w:rsidR="00000000" w:rsidDel="00000000" w:rsidP="00000000" w:rsidRDefault="00000000" w:rsidRPr="00000000" w14:paraId="00001293">
      <w:pPr>
        <w:numPr>
          <w:ilvl w:val="3"/>
          <w:numId w:val="45"/>
        </w:numPr>
        <w:spacing w:after="0" w:afterAutospacing="0"/>
        <w:ind w:left="2880" w:hanging="360"/>
        <w:rPr>
          <w:u w:val="none"/>
        </w:rPr>
      </w:pPr>
      <w:r w:rsidDel="00000000" w:rsidR="00000000" w:rsidRPr="00000000">
        <w:rPr>
          <w:rtl w:val="0"/>
        </w:rPr>
        <w:t xml:space="preserve">Active leagues first</w:t>
      </w:r>
    </w:p>
    <w:p w:rsidR="00000000" w:rsidDel="00000000" w:rsidP="00000000" w:rsidRDefault="00000000" w:rsidRPr="00000000" w14:paraId="00001294">
      <w:pPr>
        <w:numPr>
          <w:ilvl w:val="3"/>
          <w:numId w:val="45"/>
        </w:numPr>
        <w:spacing w:after="0" w:afterAutospacing="0"/>
        <w:ind w:left="2880" w:hanging="360"/>
        <w:rPr>
          <w:u w:val="none"/>
        </w:rPr>
      </w:pPr>
      <w:r w:rsidDel="00000000" w:rsidR="00000000" w:rsidRPr="00000000">
        <w:rPr>
          <w:rtl w:val="0"/>
        </w:rPr>
        <w:t xml:space="preserve">Then Upcoming</w:t>
      </w:r>
    </w:p>
    <w:p w:rsidR="00000000" w:rsidDel="00000000" w:rsidP="00000000" w:rsidRDefault="00000000" w:rsidRPr="00000000" w14:paraId="00001295">
      <w:pPr>
        <w:numPr>
          <w:ilvl w:val="3"/>
          <w:numId w:val="45"/>
        </w:numPr>
        <w:spacing w:after="0" w:afterAutospacing="0"/>
        <w:ind w:left="2880" w:hanging="360"/>
        <w:rPr>
          <w:u w:val="none"/>
        </w:rPr>
      </w:pPr>
      <w:r w:rsidDel="00000000" w:rsidR="00000000" w:rsidRPr="00000000">
        <w:rPr>
          <w:rtl w:val="0"/>
        </w:rPr>
        <w:t xml:space="preserve">Then Completed</w:t>
      </w:r>
    </w:p>
    <w:p w:rsidR="00000000" w:rsidDel="00000000" w:rsidP="00000000" w:rsidRDefault="00000000" w:rsidRPr="00000000" w14:paraId="00001296">
      <w:pPr>
        <w:numPr>
          <w:ilvl w:val="1"/>
          <w:numId w:val="45"/>
        </w:numPr>
        <w:spacing w:after="0" w:afterAutospacing="0"/>
        <w:ind w:left="1440" w:hanging="360"/>
        <w:rPr>
          <w:b w:val="1"/>
          <w:bCs w:val="1"/>
        </w:rPr>
      </w:pPr>
      <w:r w:rsidDel="00000000" w:rsidR="00000000" w:rsidRPr="00000000">
        <w:rPr>
          <w:b w:val="1"/>
          <w:bCs w:val="1"/>
          <w:rtl w:val="0"/>
        </w:rPr>
        <w:t xml:space="preserve">Section 3 : Recent Transactions</w:t>
      </w:r>
    </w:p>
    <w:p w:rsidR="00000000" w:rsidDel="00000000" w:rsidP="00000000" w:rsidRDefault="00000000" w:rsidRPr="00000000" w14:paraId="00001297">
      <w:pPr>
        <w:numPr>
          <w:ilvl w:val="2"/>
          <w:numId w:val="45"/>
        </w:numPr>
        <w:spacing w:after="0" w:afterAutospacing="0"/>
        <w:ind w:left="2160" w:hanging="360"/>
        <w:rPr/>
      </w:pPr>
      <w:r w:rsidDel="00000000" w:rsidR="00000000" w:rsidRPr="00000000">
        <w:rPr>
          <w:rtl w:val="0"/>
        </w:rPr>
        <w:t xml:space="preserve">Data Scope</w:t>
      </w:r>
    </w:p>
    <w:p w:rsidR="00000000" w:rsidDel="00000000" w:rsidP="00000000" w:rsidRDefault="00000000" w:rsidRPr="00000000" w14:paraId="00001298">
      <w:pPr>
        <w:numPr>
          <w:ilvl w:val="3"/>
          <w:numId w:val="45"/>
        </w:numPr>
        <w:spacing w:after="0" w:afterAutospacing="0"/>
        <w:ind w:left="2880" w:hanging="360"/>
        <w:rPr>
          <w:u w:val="none"/>
        </w:rPr>
      </w:pPr>
      <w:r w:rsidDel="00000000" w:rsidR="00000000" w:rsidRPr="00000000">
        <w:rPr>
          <w:rtl w:val="0"/>
        </w:rPr>
        <w:t xml:space="preserve">Must include transactions from : </w:t>
      </w:r>
    </w:p>
    <w:p w:rsidR="00000000" w:rsidDel="00000000" w:rsidP="00000000" w:rsidRDefault="00000000" w:rsidRPr="00000000" w14:paraId="00001299">
      <w:pPr>
        <w:numPr>
          <w:ilvl w:val="4"/>
          <w:numId w:val="45"/>
        </w:numPr>
        <w:spacing w:after="0" w:afterAutospacing="0"/>
        <w:ind w:left="3600" w:hanging="360"/>
        <w:rPr>
          <w:u w:val="none"/>
        </w:rPr>
      </w:pPr>
      <w:r w:rsidDel="00000000" w:rsidR="00000000" w:rsidRPr="00000000">
        <w:rPr>
          <w:rtl w:val="0"/>
        </w:rPr>
        <w:t xml:space="preserve">Main User Wallet </w:t>
      </w:r>
    </w:p>
    <w:p w:rsidR="00000000" w:rsidDel="00000000" w:rsidP="00000000" w:rsidRDefault="00000000" w:rsidRPr="00000000" w14:paraId="0000129A">
      <w:pPr>
        <w:numPr>
          <w:ilvl w:val="4"/>
          <w:numId w:val="45"/>
        </w:numPr>
        <w:spacing w:after="0" w:afterAutospacing="0"/>
        <w:ind w:left="3600" w:hanging="360"/>
        <w:rPr>
          <w:u w:val="none"/>
        </w:rPr>
      </w:pPr>
      <w:r w:rsidDel="00000000" w:rsidR="00000000" w:rsidRPr="00000000">
        <w:rPr>
          <w:rtl w:val="0"/>
        </w:rPr>
        <w:t xml:space="preserve">All Leagues Wallets transfer</w:t>
      </w:r>
    </w:p>
    <w:p w:rsidR="00000000" w:rsidDel="00000000" w:rsidP="00000000" w:rsidRDefault="00000000" w:rsidRPr="00000000" w14:paraId="0000129B">
      <w:pPr>
        <w:numPr>
          <w:ilvl w:val="4"/>
          <w:numId w:val="45"/>
        </w:numPr>
        <w:spacing w:after="0" w:afterAutospacing="0"/>
        <w:ind w:left="3600" w:hanging="360"/>
        <w:rPr>
          <w:u w:val="none"/>
        </w:rPr>
      </w:pPr>
      <w:r w:rsidDel="00000000" w:rsidR="00000000" w:rsidRPr="00000000">
        <w:rPr>
          <w:rtl w:val="0"/>
        </w:rPr>
        <w:t xml:space="preserve">End of settlement </w:t>
      </w:r>
    </w:p>
    <w:p w:rsidR="00000000" w:rsidDel="00000000" w:rsidP="00000000" w:rsidRDefault="00000000" w:rsidRPr="00000000" w14:paraId="0000129C">
      <w:pPr>
        <w:numPr>
          <w:ilvl w:val="3"/>
          <w:numId w:val="45"/>
        </w:numPr>
        <w:spacing w:after="0" w:afterAutospacing="0"/>
        <w:ind w:left="2880" w:hanging="360"/>
        <w:rPr>
          <w:u w:val="none"/>
        </w:rPr>
      </w:pPr>
      <w:r w:rsidDel="00000000" w:rsidR="00000000" w:rsidRPr="00000000">
        <w:rPr>
          <w:rtl w:val="0"/>
        </w:rPr>
        <w:t xml:space="preserve">Data must be : </w:t>
      </w:r>
    </w:p>
    <w:p w:rsidR="00000000" w:rsidDel="00000000" w:rsidP="00000000" w:rsidRDefault="00000000" w:rsidRPr="00000000" w14:paraId="0000129D">
      <w:pPr>
        <w:numPr>
          <w:ilvl w:val="4"/>
          <w:numId w:val="45"/>
        </w:numPr>
        <w:spacing w:after="0" w:afterAutospacing="0"/>
        <w:ind w:left="3600" w:hanging="360"/>
        <w:rPr>
          <w:u w:val="none"/>
        </w:rPr>
      </w:pPr>
      <w:r w:rsidDel="00000000" w:rsidR="00000000" w:rsidRPr="00000000">
        <w:rPr>
          <w:rtl w:val="0"/>
        </w:rPr>
        <w:t xml:space="preserve">User-specific</w:t>
      </w:r>
    </w:p>
    <w:p w:rsidR="00000000" w:rsidDel="00000000" w:rsidP="00000000" w:rsidRDefault="00000000" w:rsidRPr="00000000" w14:paraId="0000129E">
      <w:pPr>
        <w:numPr>
          <w:ilvl w:val="3"/>
          <w:numId w:val="45"/>
        </w:numPr>
        <w:spacing w:after="0" w:afterAutospacing="0"/>
        <w:ind w:left="2880" w:hanging="360"/>
        <w:rPr>
          <w:u w:val="none"/>
        </w:rPr>
      </w:pPr>
      <w:r w:rsidDel="00000000" w:rsidR="00000000" w:rsidRPr="00000000">
        <w:rPr>
          <w:rtl w:val="0"/>
        </w:rPr>
        <w:t xml:space="preserve">Transactions cannot be edited/deleted</w:t>
      </w:r>
    </w:p>
    <w:p w:rsidR="00000000" w:rsidDel="00000000" w:rsidP="00000000" w:rsidRDefault="00000000" w:rsidRPr="00000000" w14:paraId="0000129F">
      <w:pPr>
        <w:numPr>
          <w:ilvl w:val="2"/>
          <w:numId w:val="45"/>
        </w:numPr>
        <w:spacing w:after="0" w:afterAutospacing="0"/>
        <w:ind w:left="2160" w:hanging="360"/>
        <w:rPr/>
      </w:pPr>
      <w:r w:rsidDel="00000000" w:rsidR="00000000" w:rsidRPr="00000000">
        <w:rPr>
          <w:rtl w:val="0"/>
        </w:rPr>
        <w:t xml:space="preserve">This section displays recent transactions (Buy-in -Packages and Amount transferred to League wallets from User wallet  and end of settlement ).</w:t>
      </w:r>
    </w:p>
    <w:p w:rsidR="00000000" w:rsidDel="00000000" w:rsidP="00000000" w:rsidRDefault="00000000" w:rsidRPr="00000000" w14:paraId="000012A0">
      <w:pPr>
        <w:numPr>
          <w:ilvl w:val="2"/>
          <w:numId w:val="45"/>
        </w:numPr>
        <w:ind w:left="2160" w:hanging="360"/>
        <w:rPr>
          <w:u w:val="none"/>
        </w:rPr>
      </w:pPr>
      <w:r w:rsidDel="00000000" w:rsidR="00000000" w:rsidRPr="00000000">
        <w:rPr>
          <w:rtl w:val="0"/>
        </w:rPr>
        <w:t xml:space="preserve">Fields : </w:t>
        <w:tab/>
      </w:r>
    </w:p>
    <w:tbl>
      <w:tblPr>
        <w:tblStyle w:val="Table66"/>
        <w:tblpPr w:leftFromText="180" w:rightFromText="180" w:topFromText="180" w:bottomFromText="180" w:vertAnchor="text" w:horzAnchor="text" w:tblpX="97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12A1">
            <w:pPr>
              <w:widowControl w:val="0"/>
              <w:spacing w:after="0" w:line="240" w:lineRule="auto"/>
              <w:jc w:val="center"/>
              <w:rPr>
                <w:b w:val="1"/>
                <w:bCs w:val="1"/>
                <w:strike w:val="1"/>
              </w:rPr>
            </w:pPr>
            <w:commentRangeStart w:id="121"/>
            <w:commentRangeStart w:id="122"/>
            <w:commentRangeStart w:id="123"/>
            <w:r w:rsidDel="00000000" w:rsidR="00000000" w:rsidRPr="00000000">
              <w:rPr>
                <w:b w:val="1"/>
                <w:bCs w:val="1"/>
                <w:strike w:val="1"/>
                <w:rtl w:val="0"/>
              </w:rPr>
              <w:t xml:space="preserve">Field</w:t>
            </w:r>
            <w:commentRangeEnd w:id="121"/>
            <w:r w:rsidDel="00000000" w:rsidR="00000000" w:rsidRPr="00000000">
              <w:commentReference w:id="121"/>
            </w:r>
            <w:commentRangeEnd w:id="122"/>
            <w:r w:rsidDel="00000000" w:rsidR="00000000" w:rsidRPr="00000000">
              <w:commentReference w:id="122"/>
            </w:r>
            <w:commentRangeEnd w:id="123"/>
            <w:r w:rsidDel="00000000" w:rsidR="00000000" w:rsidRPr="00000000">
              <w:commentReference w:id="123"/>
            </w:r>
            <w:r w:rsidDel="00000000" w:rsidR="00000000" w:rsidRPr="00000000">
              <w:rPr>
                <w:rtl w:val="0"/>
              </w:rPr>
            </w:r>
          </w:p>
        </w:tc>
        <w:tc>
          <w:tcPr/>
          <w:p w:rsidR="00000000" w:rsidDel="00000000" w:rsidP="00000000" w:rsidRDefault="00000000" w:rsidRPr="00000000" w14:paraId="000012A2">
            <w:pPr>
              <w:widowControl w:val="0"/>
              <w:spacing w:after="0" w:line="240" w:lineRule="auto"/>
              <w:jc w:val="center"/>
              <w:rPr>
                <w:b w:val="1"/>
                <w:bCs w:val="1"/>
                <w:strike w:val="1"/>
              </w:rPr>
            </w:pPr>
            <w:r w:rsidDel="00000000" w:rsidR="00000000" w:rsidRPr="00000000">
              <w:rPr>
                <w:b w:val="1"/>
                <w:bCs w:val="1"/>
                <w:strike w:val="1"/>
                <w:rtl w:val="0"/>
              </w:rPr>
              <w:t xml:space="preserve">Description</w:t>
            </w:r>
          </w:p>
        </w:tc>
      </w:tr>
      <w:tr>
        <w:trPr>
          <w:cantSplit w:val="0"/>
          <w:tblHeader w:val="0"/>
        </w:trPr>
        <w:tc>
          <w:tcPr/>
          <w:p w:rsidR="00000000" w:rsidDel="00000000" w:rsidP="00000000" w:rsidRDefault="00000000" w:rsidRPr="00000000" w14:paraId="000012A3">
            <w:pPr>
              <w:widowControl w:val="0"/>
              <w:spacing w:after="0" w:line="240" w:lineRule="auto"/>
              <w:rPr>
                <w:strike w:val="1"/>
              </w:rPr>
            </w:pPr>
            <w:r w:rsidDel="00000000" w:rsidR="00000000" w:rsidRPr="00000000">
              <w:rPr>
                <w:strike w:val="1"/>
                <w:rtl w:val="0"/>
              </w:rPr>
              <w:t xml:space="preserve">Transaction Type </w:t>
            </w:r>
          </w:p>
        </w:tc>
        <w:tc>
          <w:tcPr/>
          <w:p w:rsidR="00000000" w:rsidDel="00000000" w:rsidP="00000000" w:rsidRDefault="00000000" w:rsidRPr="00000000" w14:paraId="000012A4">
            <w:pPr>
              <w:widowControl w:val="0"/>
              <w:spacing w:after="0" w:line="240" w:lineRule="auto"/>
              <w:rPr>
                <w:strike w:val="1"/>
              </w:rPr>
            </w:pPr>
            <w:r w:rsidDel="00000000" w:rsidR="00000000" w:rsidRPr="00000000">
              <w:rPr>
                <w:strike w:val="1"/>
                <w:rtl w:val="0"/>
              </w:rPr>
              <w:t xml:space="preserve">Buy/Sell</w:t>
            </w:r>
          </w:p>
        </w:tc>
      </w:tr>
      <w:tr>
        <w:trPr>
          <w:cantSplit w:val="0"/>
          <w:tblHeader w:val="0"/>
        </w:trPr>
        <w:tc>
          <w:tcPr/>
          <w:p w:rsidR="00000000" w:rsidDel="00000000" w:rsidP="00000000" w:rsidRDefault="00000000" w:rsidRPr="00000000" w14:paraId="000012A5">
            <w:pPr>
              <w:widowControl w:val="0"/>
              <w:spacing w:after="0" w:line="240" w:lineRule="auto"/>
              <w:rPr>
                <w:strike w:val="1"/>
              </w:rPr>
            </w:pPr>
            <w:r w:rsidDel="00000000" w:rsidR="00000000" w:rsidRPr="00000000">
              <w:rPr>
                <w:strike w:val="1"/>
                <w:rtl w:val="0"/>
              </w:rPr>
              <w:t xml:space="preserve">NFL Player Name</w:t>
            </w:r>
          </w:p>
        </w:tc>
        <w:tc>
          <w:tcPr/>
          <w:p w:rsidR="00000000" w:rsidDel="00000000" w:rsidP="00000000" w:rsidRDefault="00000000" w:rsidRPr="00000000" w14:paraId="000012A6">
            <w:pPr>
              <w:widowControl w:val="0"/>
              <w:spacing w:after="0" w:line="240" w:lineRule="auto"/>
              <w:rPr>
                <w:strike w:val="1"/>
              </w:rPr>
            </w:pPr>
            <w:r w:rsidDel="00000000" w:rsidR="00000000" w:rsidRPr="00000000">
              <w:rPr>
                <w:strike w:val="1"/>
                <w:rtl w:val="0"/>
              </w:rPr>
              <w:t xml:space="preserve">Example : </w:t>
            </w:r>
            <w:commentRangeStart w:id="124"/>
            <w:commentRangeStart w:id="125"/>
            <w:r w:rsidDel="00000000" w:rsidR="00000000" w:rsidRPr="00000000">
              <w:rPr>
                <w:strike w:val="1"/>
                <w:rtl w:val="0"/>
              </w:rPr>
              <w:t xml:space="preserve">P.Mahomes</w:t>
            </w:r>
            <w:commentRangeEnd w:id="124"/>
            <w:r w:rsidDel="00000000" w:rsidR="00000000" w:rsidRPr="00000000">
              <w:commentReference w:id="124"/>
            </w:r>
            <w:commentRangeEnd w:id="125"/>
            <w:r w:rsidDel="00000000" w:rsidR="00000000" w:rsidRPr="00000000">
              <w:commentReference w:id="125"/>
            </w:r>
            <w:r w:rsidDel="00000000" w:rsidR="00000000" w:rsidRPr="00000000">
              <w:rPr>
                <w:rtl w:val="0"/>
              </w:rPr>
            </w:r>
          </w:p>
        </w:tc>
      </w:tr>
      <w:tr>
        <w:trPr>
          <w:cantSplit w:val="0"/>
          <w:tblHeader w:val="0"/>
        </w:trPr>
        <w:tc>
          <w:tcPr/>
          <w:p w:rsidR="00000000" w:rsidDel="00000000" w:rsidP="00000000" w:rsidRDefault="00000000" w:rsidRPr="00000000" w14:paraId="000012A7">
            <w:pPr>
              <w:widowControl w:val="0"/>
              <w:spacing w:after="0" w:line="240" w:lineRule="auto"/>
              <w:rPr>
                <w:strike w:val="1"/>
              </w:rPr>
            </w:pPr>
            <w:r w:rsidDel="00000000" w:rsidR="00000000" w:rsidRPr="00000000">
              <w:rPr>
                <w:strike w:val="1"/>
                <w:rtl w:val="0"/>
              </w:rPr>
              <w:t xml:space="preserve">League</w:t>
            </w:r>
          </w:p>
        </w:tc>
        <w:tc>
          <w:tcPr/>
          <w:p w:rsidR="00000000" w:rsidDel="00000000" w:rsidP="00000000" w:rsidRDefault="00000000" w:rsidRPr="00000000" w14:paraId="000012A8">
            <w:pPr>
              <w:widowControl w:val="0"/>
              <w:spacing w:after="0" w:line="240" w:lineRule="auto"/>
              <w:rPr>
                <w:strike w:val="1"/>
              </w:rPr>
            </w:pPr>
            <w:r w:rsidDel="00000000" w:rsidR="00000000" w:rsidRPr="00000000">
              <w:rPr>
                <w:strike w:val="1"/>
                <w:rtl w:val="0"/>
              </w:rPr>
              <w:t xml:space="preserve">Example : Championship</w:t>
            </w:r>
          </w:p>
        </w:tc>
      </w:tr>
      <w:tr>
        <w:trPr>
          <w:cantSplit w:val="0"/>
          <w:tblHeader w:val="0"/>
        </w:trPr>
        <w:tc>
          <w:tcPr/>
          <w:p w:rsidR="00000000" w:rsidDel="00000000" w:rsidP="00000000" w:rsidRDefault="00000000" w:rsidRPr="00000000" w14:paraId="000012A9">
            <w:pPr>
              <w:widowControl w:val="0"/>
              <w:spacing w:after="0" w:line="240" w:lineRule="auto"/>
              <w:rPr>
                <w:strike w:val="1"/>
              </w:rPr>
            </w:pPr>
            <w:r w:rsidDel="00000000" w:rsidR="00000000" w:rsidRPr="00000000">
              <w:rPr>
                <w:strike w:val="1"/>
                <w:rtl w:val="0"/>
              </w:rPr>
              <w:t xml:space="preserve">Timestamp</w:t>
            </w:r>
          </w:p>
        </w:tc>
        <w:tc>
          <w:tcPr/>
          <w:p w:rsidR="00000000" w:rsidDel="00000000" w:rsidP="00000000" w:rsidRDefault="00000000" w:rsidRPr="00000000" w14:paraId="000012AA">
            <w:pPr>
              <w:widowControl w:val="0"/>
              <w:spacing w:after="0" w:line="240" w:lineRule="auto"/>
              <w:rPr>
                <w:strike w:val="1"/>
              </w:rPr>
            </w:pPr>
            <w:r w:rsidDel="00000000" w:rsidR="00000000" w:rsidRPr="00000000">
              <w:rPr>
                <w:strike w:val="1"/>
                <w:rtl w:val="0"/>
              </w:rPr>
              <w:t xml:space="preserve">Example : Today at 2:45 </w:t>
            </w:r>
            <w:commentRangeStart w:id="126"/>
            <w:commentRangeStart w:id="127"/>
            <w:r w:rsidDel="00000000" w:rsidR="00000000" w:rsidRPr="00000000">
              <w:rPr>
                <w:strike w:val="1"/>
                <w:rtl w:val="0"/>
              </w:rPr>
              <w:t xml:space="preserve">PM</w:t>
            </w:r>
            <w:commentRangeEnd w:id="126"/>
            <w:r w:rsidDel="00000000" w:rsidR="00000000" w:rsidRPr="00000000">
              <w:commentReference w:id="126"/>
            </w:r>
            <w:commentRangeEnd w:id="127"/>
            <w:r w:rsidDel="00000000" w:rsidR="00000000" w:rsidRPr="00000000">
              <w:commentReference w:id="127"/>
            </w:r>
            <w:r w:rsidDel="00000000" w:rsidR="00000000" w:rsidRPr="00000000">
              <w:rPr>
                <w:rtl w:val="0"/>
              </w:rPr>
            </w:r>
          </w:p>
        </w:tc>
      </w:tr>
      <w:tr>
        <w:trPr>
          <w:cantSplit w:val="0"/>
          <w:tblHeader w:val="0"/>
        </w:trPr>
        <w:tc>
          <w:tcPr/>
          <w:p w:rsidR="00000000" w:rsidDel="00000000" w:rsidP="00000000" w:rsidRDefault="00000000" w:rsidRPr="00000000" w14:paraId="000012AB">
            <w:pPr>
              <w:widowControl w:val="0"/>
              <w:spacing w:after="0" w:line="240" w:lineRule="auto"/>
              <w:rPr>
                <w:strike w:val="1"/>
              </w:rPr>
            </w:pPr>
            <w:r w:rsidDel="00000000" w:rsidR="00000000" w:rsidRPr="00000000">
              <w:rPr>
                <w:strike w:val="1"/>
                <w:rtl w:val="0"/>
              </w:rPr>
              <w:t xml:space="preserve">Amount</w:t>
            </w:r>
          </w:p>
        </w:tc>
        <w:tc>
          <w:tcPr/>
          <w:p w:rsidR="00000000" w:rsidDel="00000000" w:rsidP="00000000" w:rsidRDefault="00000000" w:rsidRPr="00000000" w14:paraId="000012AC">
            <w:pPr>
              <w:widowControl w:val="0"/>
              <w:spacing w:after="0" w:line="240" w:lineRule="auto"/>
              <w:rPr>
                <w:strike w:val="1"/>
              </w:rPr>
            </w:pPr>
            <w:r w:rsidDel="00000000" w:rsidR="00000000" w:rsidRPr="00000000">
              <w:rPr>
                <w:strike w:val="1"/>
                <w:rtl w:val="0"/>
              </w:rPr>
              <w:t xml:space="preserve">+$550.00 / -$500.00</w:t>
            </w:r>
          </w:p>
        </w:tc>
      </w:tr>
    </w:tbl>
    <w:p w:rsidR="00000000" w:rsidDel="00000000" w:rsidP="00000000" w:rsidRDefault="00000000" w:rsidRPr="00000000" w14:paraId="000012AD">
      <w:pPr>
        <w:ind w:left="2160" w:firstLine="0"/>
        <w:rPr/>
      </w:pPr>
      <w:r w:rsidDel="00000000" w:rsidR="00000000" w:rsidRPr="00000000">
        <w:rPr>
          <w:rtl w:val="0"/>
        </w:rPr>
        <w:t xml:space="preserve">Fields for the Buy-in packages transaction.</w:t>
      </w:r>
    </w:p>
    <w:tbl>
      <w:tblPr>
        <w:tblStyle w:val="Table67"/>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tblGridChange w:id="0">
          <w:tblGrid>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Transaction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Buy-In / Admin Adjustment/End of settlement</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Package/Bundle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Package 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 Money spent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widowControl w:val="0"/>
              <w:spacing w:after="0" w:line="240" w:lineRule="auto"/>
              <w:rPr/>
            </w:pPr>
            <w:r w:rsidDel="00000000" w:rsidR="00000000" w:rsidRPr="00000000">
              <w:rPr>
                <w:rtl w:val="0"/>
              </w:rPr>
              <w:t xml:space="preserve">Real Money $x,xxx</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 Currency credited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$x,xxx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 Today at 2:45 PM</w:t>
            </w:r>
          </w:p>
        </w:tc>
      </w:tr>
    </w:tbl>
    <w:p w:rsidR="00000000" w:rsidDel="00000000" w:rsidP="00000000" w:rsidRDefault="00000000" w:rsidRPr="00000000" w14:paraId="000012BC">
      <w:pPr>
        <w:ind w:left="0" w:firstLine="0"/>
        <w:rPr/>
      </w:pPr>
      <w:r w:rsidDel="00000000" w:rsidR="00000000" w:rsidRPr="00000000">
        <w:rPr>
          <w:rtl w:val="0"/>
        </w:rPr>
      </w:r>
    </w:p>
    <w:p w:rsidR="00000000" w:rsidDel="00000000" w:rsidP="00000000" w:rsidRDefault="00000000" w:rsidRPr="00000000" w14:paraId="000012BD">
      <w:pPr>
        <w:numPr>
          <w:ilvl w:val="2"/>
          <w:numId w:val="45"/>
        </w:numPr>
        <w:spacing w:after="0" w:afterAutospacing="0"/>
        <w:ind w:left="2160" w:hanging="360"/>
        <w:rPr>
          <w:u w:val="none"/>
        </w:rPr>
      </w:pPr>
      <w:r w:rsidDel="00000000" w:rsidR="00000000" w:rsidRPr="00000000">
        <w:rPr>
          <w:rtl w:val="0"/>
        </w:rPr>
        <w:t xml:space="preserve">Color Coding</w:t>
      </w:r>
    </w:p>
    <w:p w:rsidR="00000000" w:rsidDel="00000000" w:rsidP="00000000" w:rsidRDefault="00000000" w:rsidRPr="00000000" w14:paraId="000012BE">
      <w:pPr>
        <w:numPr>
          <w:ilvl w:val="3"/>
          <w:numId w:val="45"/>
        </w:numPr>
        <w:spacing w:after="0" w:afterAutospacing="0"/>
        <w:ind w:left="2880" w:hanging="360"/>
        <w:rPr>
          <w:u w:val="none"/>
        </w:rPr>
      </w:pPr>
      <w:r w:rsidDel="00000000" w:rsidR="00000000" w:rsidRPr="00000000">
        <w:rPr>
          <w:rtl w:val="0"/>
        </w:rPr>
        <w:t xml:space="preserve">Credit : Green (+)</w:t>
      </w:r>
    </w:p>
    <w:p w:rsidR="00000000" w:rsidDel="00000000" w:rsidP="00000000" w:rsidRDefault="00000000" w:rsidRPr="00000000" w14:paraId="000012BF">
      <w:pPr>
        <w:numPr>
          <w:ilvl w:val="3"/>
          <w:numId w:val="45"/>
        </w:numPr>
        <w:spacing w:after="0" w:afterAutospacing="0"/>
        <w:ind w:left="2880" w:hanging="360"/>
        <w:rPr>
          <w:u w:val="none"/>
        </w:rPr>
      </w:pPr>
      <w:r w:rsidDel="00000000" w:rsidR="00000000" w:rsidRPr="00000000">
        <w:rPr>
          <w:rtl w:val="0"/>
        </w:rPr>
        <w:t xml:space="preserve">Debit : Red (-)</w:t>
      </w:r>
    </w:p>
    <w:p w:rsidR="00000000" w:rsidDel="00000000" w:rsidP="00000000" w:rsidRDefault="00000000" w:rsidRPr="00000000" w14:paraId="000012C0">
      <w:pPr>
        <w:numPr>
          <w:ilvl w:val="2"/>
          <w:numId w:val="45"/>
        </w:numPr>
        <w:spacing w:after="0" w:afterAutospacing="0"/>
        <w:ind w:left="2160" w:hanging="360"/>
        <w:rPr>
          <w:u w:val="none"/>
        </w:rPr>
      </w:pPr>
      <w:r w:rsidDel="00000000" w:rsidR="00000000" w:rsidRPr="00000000">
        <w:rPr>
          <w:rtl w:val="0"/>
        </w:rPr>
        <w:t xml:space="preserve">Behavior </w:t>
      </w:r>
    </w:p>
    <w:p w:rsidR="00000000" w:rsidDel="00000000" w:rsidP="00000000" w:rsidRDefault="00000000" w:rsidRPr="00000000" w14:paraId="000012C1">
      <w:pPr>
        <w:numPr>
          <w:ilvl w:val="3"/>
          <w:numId w:val="45"/>
        </w:numPr>
        <w:spacing w:after="0" w:afterAutospacing="0"/>
        <w:ind w:left="2880" w:hanging="360"/>
        <w:rPr>
          <w:u w:val="none"/>
        </w:rPr>
      </w:pPr>
      <w:r w:rsidDel="00000000" w:rsidR="00000000" w:rsidRPr="00000000">
        <w:rPr>
          <w:rtl w:val="0"/>
        </w:rPr>
        <w:t xml:space="preserve">Show latest 5 transactions</w:t>
      </w:r>
    </w:p>
    <w:p w:rsidR="00000000" w:rsidDel="00000000" w:rsidP="00000000" w:rsidRDefault="00000000" w:rsidRPr="00000000" w14:paraId="000012C2">
      <w:pPr>
        <w:numPr>
          <w:ilvl w:val="4"/>
          <w:numId w:val="45"/>
        </w:numPr>
        <w:spacing w:after="0" w:afterAutospacing="0"/>
        <w:ind w:left="3600" w:hanging="360"/>
        <w:rPr>
          <w:u w:val="none"/>
        </w:rPr>
      </w:pPr>
      <w:r w:rsidDel="00000000" w:rsidR="00000000" w:rsidRPr="00000000">
        <w:rPr>
          <w:rtl w:val="0"/>
        </w:rPr>
        <w:t xml:space="preserve">Most recent transactions first</w:t>
      </w:r>
    </w:p>
    <w:p w:rsidR="00000000" w:rsidDel="00000000" w:rsidP="00000000" w:rsidRDefault="00000000" w:rsidRPr="00000000" w14:paraId="000012C3">
      <w:pPr>
        <w:numPr>
          <w:ilvl w:val="3"/>
          <w:numId w:val="45"/>
        </w:numPr>
        <w:spacing w:after="0" w:afterAutospacing="0"/>
        <w:ind w:left="2880" w:hanging="360"/>
        <w:rPr>
          <w:u w:val="none"/>
        </w:rPr>
      </w:pPr>
      <w:r w:rsidDel="00000000" w:rsidR="00000000" w:rsidRPr="00000000">
        <w:rPr>
          <w:rtl w:val="0"/>
        </w:rPr>
        <w:t xml:space="preserve">“</w:t>
      </w:r>
      <w:commentRangeStart w:id="128"/>
      <w:commentRangeStart w:id="129"/>
      <w:r w:rsidDel="00000000" w:rsidR="00000000" w:rsidRPr="00000000">
        <w:rPr>
          <w:rtl w:val="0"/>
        </w:rPr>
        <w:t xml:space="preserve">View All” option must be present </w:t>
      </w:r>
      <w:commentRangeEnd w:id="128"/>
      <w:r w:rsidDel="00000000" w:rsidR="00000000" w:rsidRPr="00000000">
        <w:commentReference w:id="128"/>
      </w:r>
      <w:commentRangeEnd w:id="129"/>
      <w:r w:rsidDel="00000000" w:rsidR="00000000" w:rsidRPr="00000000">
        <w:commentReference w:id="129"/>
      </w:r>
      <w:r w:rsidDel="00000000" w:rsidR="00000000" w:rsidRPr="00000000">
        <w:rPr>
          <w:rtl w:val="0"/>
        </w:rPr>
      </w:r>
    </w:p>
    <w:p w:rsidR="00000000" w:rsidDel="00000000" w:rsidP="00000000" w:rsidRDefault="00000000" w:rsidRPr="00000000" w14:paraId="000012C4">
      <w:pPr>
        <w:numPr>
          <w:ilvl w:val="2"/>
          <w:numId w:val="45"/>
        </w:numPr>
        <w:spacing w:after="0" w:afterAutospacing="0"/>
        <w:ind w:left="2160" w:hanging="360"/>
        <w:rPr/>
      </w:pPr>
      <w:r w:rsidDel="00000000" w:rsidR="00000000" w:rsidRPr="00000000">
        <w:rPr>
          <w:rtl w:val="0"/>
        </w:rPr>
        <w:t xml:space="preserve">Transaction Types Covered</w:t>
      </w:r>
    </w:p>
    <w:p w:rsidR="00000000" w:rsidDel="00000000" w:rsidP="00000000" w:rsidRDefault="00000000" w:rsidRPr="00000000" w14:paraId="000012C5">
      <w:pPr>
        <w:numPr>
          <w:ilvl w:val="3"/>
          <w:numId w:val="45"/>
        </w:numPr>
        <w:spacing w:after="0" w:afterAutospacing="0"/>
        <w:ind w:left="2880" w:hanging="360"/>
        <w:rPr>
          <w:strike w:val="1"/>
        </w:rPr>
      </w:pPr>
      <w:r w:rsidDel="00000000" w:rsidR="00000000" w:rsidRPr="00000000">
        <w:rPr>
          <w:strike w:val="1"/>
          <w:rtl w:val="0"/>
        </w:rPr>
        <w:t xml:space="preserve">Trade Buy</w:t>
      </w:r>
    </w:p>
    <w:p w:rsidR="00000000" w:rsidDel="00000000" w:rsidP="00000000" w:rsidRDefault="00000000" w:rsidRPr="00000000" w14:paraId="000012C6">
      <w:pPr>
        <w:numPr>
          <w:ilvl w:val="3"/>
          <w:numId w:val="45"/>
        </w:numPr>
        <w:spacing w:after="0" w:afterAutospacing="0"/>
        <w:ind w:left="2880" w:hanging="360"/>
        <w:rPr>
          <w:strike w:val="1"/>
        </w:rPr>
      </w:pPr>
      <w:r w:rsidDel="00000000" w:rsidR="00000000" w:rsidRPr="00000000">
        <w:rPr>
          <w:strike w:val="1"/>
          <w:rtl w:val="0"/>
        </w:rPr>
        <w:t xml:space="preserve">Trade Sell</w:t>
      </w:r>
    </w:p>
    <w:p w:rsidR="00000000" w:rsidDel="00000000" w:rsidP="00000000" w:rsidRDefault="00000000" w:rsidRPr="00000000" w14:paraId="000012C7">
      <w:pPr>
        <w:numPr>
          <w:ilvl w:val="3"/>
          <w:numId w:val="45"/>
        </w:numPr>
        <w:spacing w:after="0" w:afterAutospacing="0"/>
        <w:ind w:left="2880" w:hanging="360"/>
        <w:rPr>
          <w:u w:val="none"/>
        </w:rPr>
      </w:pPr>
      <w:commentRangeStart w:id="130"/>
      <w:commentRangeStart w:id="131"/>
      <w:r w:rsidDel="00000000" w:rsidR="00000000" w:rsidRPr="00000000">
        <w:rPr>
          <w:rtl w:val="0"/>
        </w:rPr>
        <w:t xml:space="preserve">Buy-In</w:t>
      </w:r>
      <w:commentRangeEnd w:id="130"/>
      <w:r w:rsidDel="00000000" w:rsidR="00000000" w:rsidRPr="00000000">
        <w:commentReference w:id="130"/>
      </w:r>
      <w:commentRangeEnd w:id="131"/>
      <w:r w:rsidDel="00000000" w:rsidR="00000000" w:rsidRPr="00000000">
        <w:commentReference w:id="131"/>
      </w:r>
      <w:r w:rsidDel="00000000" w:rsidR="00000000" w:rsidRPr="00000000">
        <w:rPr>
          <w:rtl w:val="0"/>
        </w:rPr>
      </w:r>
    </w:p>
    <w:p w:rsidR="00000000" w:rsidDel="00000000" w:rsidP="00000000" w:rsidRDefault="00000000" w:rsidRPr="00000000" w14:paraId="000012C8">
      <w:pPr>
        <w:numPr>
          <w:ilvl w:val="3"/>
          <w:numId w:val="45"/>
        </w:numPr>
        <w:spacing w:after="0" w:afterAutospacing="0"/>
        <w:ind w:left="2880" w:hanging="360"/>
        <w:rPr>
          <w:u w:val="none"/>
        </w:rPr>
      </w:pPr>
      <w:r w:rsidDel="00000000" w:rsidR="00000000" w:rsidRPr="00000000">
        <w:rPr>
          <w:rtl w:val="0"/>
        </w:rPr>
        <w:t xml:space="preserve">Admin Adjustment</w:t>
      </w:r>
    </w:p>
    <w:p w:rsidR="00000000" w:rsidDel="00000000" w:rsidP="00000000" w:rsidRDefault="00000000" w:rsidRPr="00000000" w14:paraId="000012C9">
      <w:pPr>
        <w:numPr>
          <w:ilvl w:val="3"/>
          <w:numId w:val="45"/>
        </w:numPr>
        <w:spacing w:after="0" w:afterAutospacing="0"/>
        <w:ind w:left="2880" w:hanging="360"/>
        <w:rPr>
          <w:u w:val="none"/>
        </w:rPr>
      </w:pPr>
      <w:r w:rsidDel="00000000" w:rsidR="00000000" w:rsidRPr="00000000">
        <w:rPr>
          <w:rtl w:val="0"/>
        </w:rPr>
        <w:t xml:space="preserve">End of settlement </w:t>
      </w:r>
    </w:p>
    <w:p w:rsidR="00000000" w:rsidDel="00000000" w:rsidP="00000000" w:rsidRDefault="00000000" w:rsidRPr="00000000" w14:paraId="000012CA">
      <w:pPr>
        <w:numPr>
          <w:ilvl w:val="2"/>
          <w:numId w:val="45"/>
        </w:numPr>
        <w:spacing w:after="0" w:afterAutospacing="0"/>
        <w:ind w:left="2160" w:hanging="360"/>
        <w:rPr/>
      </w:pPr>
      <w:r w:rsidDel="00000000" w:rsidR="00000000" w:rsidRPr="00000000">
        <w:rPr>
          <w:rtl w:val="0"/>
        </w:rPr>
        <w:t xml:space="preserve">Interaction</w:t>
      </w:r>
    </w:p>
    <w:p w:rsidR="00000000" w:rsidDel="00000000" w:rsidP="00000000" w:rsidRDefault="00000000" w:rsidRPr="00000000" w14:paraId="000012CB">
      <w:pPr>
        <w:numPr>
          <w:ilvl w:val="3"/>
          <w:numId w:val="45"/>
        </w:numPr>
        <w:spacing w:after="0" w:afterAutospacing="0"/>
        <w:ind w:left="2880" w:hanging="360"/>
        <w:rPr/>
      </w:pPr>
      <w:r w:rsidDel="00000000" w:rsidR="00000000" w:rsidRPr="00000000">
        <w:rPr>
          <w:rtl w:val="0"/>
        </w:rPr>
        <w:t xml:space="preserve">Clicking on the “view all“ , system should display Full Transaction History Screen </w:t>
      </w:r>
    </w:p>
    <w:p w:rsidR="00000000" w:rsidDel="00000000" w:rsidP="00000000" w:rsidRDefault="00000000" w:rsidRPr="00000000" w14:paraId="000012CC">
      <w:pPr>
        <w:numPr>
          <w:ilvl w:val="2"/>
          <w:numId w:val="45"/>
        </w:numPr>
        <w:spacing w:after="0" w:afterAutospacing="0"/>
        <w:ind w:left="2160" w:hanging="360"/>
      </w:pPr>
      <w:r w:rsidDel="00000000" w:rsidR="00000000" w:rsidRPr="00000000">
        <w:rPr>
          <w:rtl w:val="0"/>
        </w:rPr>
        <w:t xml:space="preserve">Empty State</w:t>
      </w:r>
    </w:p>
    <w:p w:rsidR="00000000" w:rsidDel="00000000" w:rsidP="00000000" w:rsidRDefault="00000000" w:rsidRPr="00000000" w14:paraId="000012CD">
      <w:pPr>
        <w:numPr>
          <w:ilvl w:val="3"/>
          <w:numId w:val="45"/>
        </w:numPr>
        <w:spacing w:after="0" w:afterAutospacing="0"/>
        <w:ind w:left="2880" w:hanging="360"/>
      </w:pPr>
      <w:r w:rsidDel="00000000" w:rsidR="00000000" w:rsidRPr="00000000">
        <w:rPr>
          <w:rtl w:val="0"/>
        </w:rPr>
        <w:t xml:space="preserve">Display : “No recent transactions available”</w:t>
      </w:r>
    </w:p>
    <w:p w:rsidR="00000000" w:rsidDel="00000000" w:rsidP="00000000" w:rsidRDefault="00000000" w:rsidRPr="00000000" w14:paraId="000012CE">
      <w:pPr>
        <w:numPr>
          <w:ilvl w:val="2"/>
          <w:numId w:val="45"/>
        </w:numPr>
        <w:ind w:left="2160" w:hanging="360"/>
      </w:pPr>
      <w:r w:rsidDel="00000000" w:rsidR="00000000" w:rsidRPr="00000000">
        <w:rPr>
          <w:rtl w:val="0"/>
        </w:rPr>
        <w:t xml:space="preserve">Admin Dependency </w:t>
      </w:r>
    </w:p>
    <w:tbl>
      <w:tblPr>
        <w:tblStyle w:val="Table68"/>
        <w:tblpPr w:leftFromText="180" w:rightFromText="180" w:topFromText="180" w:bottomFromText="180" w:vertAnchor="text" w:horzAnchor="text" w:tblpX="2160" w:tblpY="0"/>
        <w:tblW w:w="5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3165"/>
        <w:tblGridChange w:id="0">
          <w:tblGrid>
            <w:gridCol w:w="2355"/>
            <w:gridCol w:w="31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F">
            <w:pPr>
              <w:jc w:val="center"/>
              <w:rPr/>
            </w:pPr>
            <w:r w:rsidDel="00000000" w:rsidR="00000000" w:rsidRPr="00000000">
              <w:rPr>
                <w:b w:val="1"/>
                <w:bCs w:val="1"/>
                <w:rtl w:val="0"/>
              </w:rPr>
              <w:t xml:space="preserve">Admin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0">
            <w:pPr>
              <w:jc w:val="center"/>
              <w:rPr/>
            </w:pPr>
            <w:r w:rsidDel="00000000" w:rsidR="00000000" w:rsidRPr="00000000">
              <w:rPr>
                <w:b w:val="1"/>
                <w:bCs w:val="1"/>
                <w:rtl w:val="0"/>
              </w:rPr>
              <w:t xml:space="preserve">Impact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1">
            <w:pPr>
              <w:rPr/>
            </w:pPr>
            <w:r w:rsidDel="00000000" w:rsidR="00000000" w:rsidRPr="00000000">
              <w:rPr>
                <w:rtl w:val="0"/>
              </w:rPr>
              <w:t xml:space="preserve">Wallet Adjustment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2">
            <w:pPr>
              <w:rPr/>
            </w:pPr>
            <w:r w:rsidDel="00000000" w:rsidR="00000000" w:rsidRPr="00000000">
              <w:rPr>
                <w:rtl w:val="0"/>
              </w:rPr>
              <w:t xml:space="preserve">Appears instantly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3">
            <w:pPr>
              <w:rPr/>
            </w:pPr>
            <w:r w:rsidDel="00000000" w:rsidR="00000000" w:rsidRPr="00000000">
              <w:rPr>
                <w:rtl w:val="0"/>
              </w:rPr>
              <w:t xml:space="preserve">Buy-in correction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4">
            <w:pPr>
              <w:rPr/>
            </w:pPr>
            <w:r w:rsidDel="00000000" w:rsidR="00000000" w:rsidRPr="00000000">
              <w:rPr>
                <w:rtl w:val="0"/>
              </w:rPr>
              <w:t xml:space="preserve">Reflected immediately</w:t>
            </w:r>
          </w:p>
        </w:tc>
      </w:tr>
    </w:tbl>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ind w:left="2160" w:firstLine="0"/>
        <w:rPr/>
      </w:pPr>
      <w:r w:rsidDel="00000000" w:rsidR="00000000" w:rsidRPr="00000000">
        <w:rPr>
          <w:rtl w:val="0"/>
        </w:rPr>
      </w:r>
    </w:p>
    <w:p w:rsidR="00000000" w:rsidDel="00000000" w:rsidP="00000000" w:rsidRDefault="00000000" w:rsidRPr="00000000" w14:paraId="000012D7">
      <w:pPr>
        <w:pStyle w:val="Heading3"/>
        <w:rPr/>
      </w:pPr>
      <w:bookmarkStart w:colFirst="0" w:colLast="0" w:name="_rk5u3elul0sf" w:id="102"/>
      <w:bookmarkEnd w:id="102"/>
      <w:r w:rsidDel="00000000" w:rsidR="00000000" w:rsidRPr="00000000">
        <w:rPr>
          <w:rtl w:val="0"/>
        </w:rPr>
      </w:r>
    </w:p>
    <w:p w:rsidR="00000000" w:rsidDel="00000000" w:rsidP="00000000" w:rsidRDefault="00000000" w:rsidRPr="00000000" w14:paraId="000012D8">
      <w:pPr>
        <w:numPr>
          <w:ilvl w:val="2"/>
          <w:numId w:val="45"/>
        </w:numPr>
        <w:spacing w:after="0" w:afterAutospacing="0"/>
        <w:ind w:left="2160" w:hanging="360"/>
      </w:pPr>
      <w:r w:rsidDel="00000000" w:rsidR="00000000" w:rsidRPr="00000000">
        <w:rPr>
          <w:rtl w:val="0"/>
        </w:rPr>
        <w:t xml:space="preserve">Edge Cases</w:t>
      </w:r>
    </w:p>
    <w:p w:rsidR="00000000" w:rsidDel="00000000" w:rsidP="00000000" w:rsidRDefault="00000000" w:rsidRPr="00000000" w14:paraId="000012D9">
      <w:pPr>
        <w:numPr>
          <w:ilvl w:val="3"/>
          <w:numId w:val="45"/>
        </w:numPr>
        <w:spacing w:after="0" w:afterAutospacing="0"/>
        <w:ind w:left="2880" w:hanging="360"/>
      </w:pPr>
      <w:r w:rsidDel="00000000" w:rsidR="00000000" w:rsidRPr="00000000">
        <w:rPr>
          <w:rtl w:val="0"/>
        </w:rPr>
        <w:t xml:space="preserve">Multiple Transactions Same Time </w:t>
      </w:r>
    </w:p>
    <w:p w:rsidR="00000000" w:rsidDel="00000000" w:rsidP="00000000" w:rsidRDefault="00000000" w:rsidRPr="00000000" w14:paraId="000012DA">
      <w:pPr>
        <w:numPr>
          <w:ilvl w:val="4"/>
          <w:numId w:val="45"/>
        </w:numPr>
        <w:spacing w:after="0" w:afterAutospacing="0"/>
        <w:ind w:left="3600" w:hanging="360"/>
      </w:pPr>
      <w:r w:rsidDel="00000000" w:rsidR="00000000" w:rsidRPr="00000000">
        <w:rPr>
          <w:rtl w:val="0"/>
        </w:rPr>
        <w:t xml:space="preserve">Sort using : Timestamp + transaction ID</w:t>
      </w:r>
    </w:p>
    <w:p w:rsidR="00000000" w:rsidDel="00000000" w:rsidP="00000000" w:rsidRDefault="00000000" w:rsidRPr="00000000" w14:paraId="000012DB">
      <w:pPr>
        <w:numPr>
          <w:ilvl w:val="2"/>
          <w:numId w:val="45"/>
        </w:numPr>
        <w:spacing w:after="0" w:afterAutospacing="0"/>
        <w:ind w:left="2160" w:hanging="360"/>
      </w:pPr>
      <w:r w:rsidDel="00000000" w:rsidR="00000000" w:rsidRPr="00000000">
        <w:rPr>
          <w:rtl w:val="0"/>
        </w:rPr>
        <w:t xml:space="preserve">Notification </w:t>
      </w:r>
    </w:p>
    <w:p w:rsidR="00000000" w:rsidDel="00000000" w:rsidP="00000000" w:rsidRDefault="00000000" w:rsidRPr="00000000" w14:paraId="000012DC">
      <w:pPr>
        <w:numPr>
          <w:ilvl w:val="3"/>
          <w:numId w:val="45"/>
        </w:numPr>
        <w:spacing w:after="0" w:afterAutospacing="0"/>
        <w:ind w:left="2880" w:hanging="360"/>
      </w:pPr>
      <w:r w:rsidDel="00000000" w:rsidR="00000000" w:rsidRPr="00000000">
        <w:rPr>
          <w:rtl w:val="0"/>
        </w:rPr>
        <w:t xml:space="preserve">User must receive : </w:t>
      </w:r>
    </w:p>
    <w:p w:rsidR="00000000" w:rsidDel="00000000" w:rsidP="00000000" w:rsidRDefault="00000000" w:rsidRPr="00000000" w14:paraId="000012DD">
      <w:pPr>
        <w:numPr>
          <w:ilvl w:val="4"/>
          <w:numId w:val="45"/>
        </w:numPr>
        <w:spacing w:after="0" w:afterAutospacing="0"/>
        <w:ind w:left="3600" w:hanging="360"/>
      </w:pPr>
      <w:r w:rsidDel="00000000" w:rsidR="00000000" w:rsidRPr="00000000">
        <w:rPr>
          <w:rtl w:val="0"/>
        </w:rPr>
        <w:t xml:space="preserve">Payment success</w:t>
      </w:r>
    </w:p>
    <w:p w:rsidR="00000000" w:rsidDel="00000000" w:rsidP="00000000" w:rsidRDefault="00000000" w:rsidRPr="00000000" w14:paraId="000012DE">
      <w:pPr>
        <w:numPr>
          <w:ilvl w:val="4"/>
          <w:numId w:val="45"/>
        </w:numPr>
        <w:ind w:left="3600" w:hanging="360"/>
      </w:pPr>
      <w:r w:rsidDel="00000000" w:rsidR="00000000" w:rsidRPr="00000000">
        <w:rPr>
          <w:rtl w:val="0"/>
        </w:rPr>
        <w:t xml:space="preserve">Payment failure</w:t>
      </w:r>
    </w:p>
    <w:p w:rsidR="00000000" w:rsidDel="00000000" w:rsidP="00000000" w:rsidRDefault="00000000" w:rsidRPr="00000000" w14:paraId="000012DF">
      <w:pPr>
        <w:pStyle w:val="Heading3"/>
        <w:rPr/>
      </w:pPr>
      <w:bookmarkStart w:colFirst="0" w:colLast="0" w:name="_a5ywqv9l2jpq" w:id="103"/>
      <w:bookmarkEnd w:id="103"/>
      <w:r w:rsidDel="00000000" w:rsidR="00000000" w:rsidRPr="00000000">
        <w:rPr>
          <w:rtl w:val="0"/>
        </w:rPr>
        <w:t xml:space="preserve">User story -2.2  View All Transactions (User Wallet ) </w:t>
      </w:r>
    </w:p>
    <w:p w:rsidR="00000000" w:rsidDel="00000000" w:rsidP="00000000" w:rsidRDefault="00000000" w:rsidRPr="00000000" w14:paraId="000012E0">
      <w:pPr>
        <w:rPr/>
      </w:pPr>
      <w:r w:rsidDel="00000000" w:rsidR="00000000" w:rsidRPr="00000000">
        <w:rPr>
          <w:rtl w:val="0"/>
        </w:rPr>
        <w:t xml:space="preserve">As a user,I want to view all transactions related to my User Wallet so that I can track fund additions, transfers to league wallets.</w:t>
      </w:r>
    </w:p>
    <w:p w:rsidR="00000000" w:rsidDel="00000000" w:rsidP="00000000" w:rsidRDefault="00000000" w:rsidRPr="00000000" w14:paraId="000012E1">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12E2">
      <w:pPr>
        <w:numPr>
          <w:ilvl w:val="0"/>
          <w:numId w:val="28"/>
        </w:numPr>
        <w:spacing w:after="0" w:afterAutospacing="0"/>
        <w:ind w:left="720" w:hanging="360"/>
        <w:rPr>
          <w:b w:val="1"/>
          <w:bCs w:val="1"/>
          <w:u w:val="none"/>
        </w:rPr>
      </w:pPr>
      <w:r w:rsidDel="00000000" w:rsidR="00000000" w:rsidRPr="00000000">
        <w:rPr>
          <w:b w:val="1"/>
          <w:bCs w:val="1"/>
          <w:rtl w:val="0"/>
        </w:rPr>
        <w:t xml:space="preserve">Navigation : </w:t>
      </w:r>
    </w:p>
    <w:p w:rsidR="00000000" w:rsidDel="00000000" w:rsidP="00000000" w:rsidRDefault="00000000" w:rsidRPr="00000000" w14:paraId="000012E3">
      <w:pPr>
        <w:numPr>
          <w:ilvl w:val="1"/>
          <w:numId w:val="28"/>
        </w:numPr>
        <w:spacing w:after="0" w:afterAutospacing="0"/>
        <w:ind w:left="1440" w:hanging="360"/>
        <w:rPr/>
      </w:pPr>
      <w:r w:rsidDel="00000000" w:rsidR="00000000" w:rsidRPr="00000000">
        <w:rPr>
          <w:rtl w:val="0"/>
        </w:rPr>
        <w:t xml:space="preserve">From User Wallet Screen (</w:t>
      </w:r>
      <w:hyperlink w:anchor="_w0qzuzia32i4">
        <w:r w:rsidDel="00000000" w:rsidR="00000000" w:rsidRPr="00000000">
          <w:rPr>
            <w:color w:val="1155cc"/>
            <w:u w:val="single"/>
            <w:rtl w:val="0"/>
          </w:rPr>
          <w:t xml:space="preserve">Us 2.1</w:t>
        </w:r>
      </w:hyperlink>
      <w:r w:rsidDel="00000000" w:rsidR="00000000" w:rsidRPr="00000000">
        <w:rPr>
          <w:rtl w:val="0"/>
        </w:rPr>
        <w:t xml:space="preserve"> )</w:t>
      </w:r>
    </w:p>
    <w:p w:rsidR="00000000" w:rsidDel="00000000" w:rsidP="00000000" w:rsidRDefault="00000000" w:rsidRPr="00000000" w14:paraId="000012E4">
      <w:pPr>
        <w:numPr>
          <w:ilvl w:val="1"/>
          <w:numId w:val="28"/>
        </w:numPr>
        <w:spacing w:after="0" w:afterAutospacing="0"/>
        <w:ind w:left="1440" w:hanging="360"/>
        <w:rPr>
          <w:u w:val="none"/>
        </w:rPr>
      </w:pPr>
      <w:r w:rsidDel="00000000" w:rsidR="00000000" w:rsidRPr="00000000">
        <w:rPr>
          <w:rtl w:val="0"/>
        </w:rPr>
        <w:t xml:space="preserve">Section : Recent Transactions : “View All”</w:t>
      </w:r>
    </w:p>
    <w:p w:rsidR="00000000" w:rsidDel="00000000" w:rsidP="00000000" w:rsidRDefault="00000000" w:rsidRPr="00000000" w14:paraId="000012E5">
      <w:pPr>
        <w:numPr>
          <w:ilvl w:val="1"/>
          <w:numId w:val="28"/>
        </w:numPr>
        <w:spacing w:after="0" w:afterAutospacing="0"/>
        <w:ind w:left="1440" w:hanging="360"/>
        <w:rPr>
          <w:u w:val="none"/>
        </w:rPr>
      </w:pPr>
      <w:r w:rsidDel="00000000" w:rsidR="00000000" w:rsidRPr="00000000">
        <w:rPr>
          <w:rFonts w:ascii="Arial Unicode MS" w:cs="Arial Unicode MS" w:eastAsia="Arial Unicode MS" w:hAnsi="Arial Unicode MS"/>
          <w:rtl w:val="0"/>
        </w:rPr>
        <w:t xml:space="preserve">Profile → Wallet →  User Wallet Screen →  Tap “View All” →  Full Transaction History (Main Wallet)</w:t>
      </w:r>
    </w:p>
    <w:p w:rsidR="00000000" w:rsidDel="00000000" w:rsidP="00000000" w:rsidRDefault="00000000" w:rsidRPr="00000000" w14:paraId="000012E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View All Transactions Screen</w:t>
      </w:r>
    </w:p>
    <w:p w:rsidR="00000000" w:rsidDel="00000000" w:rsidP="00000000" w:rsidRDefault="00000000" w:rsidRPr="00000000" w14:paraId="000012E7">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This screen must display Only transaction related to the User Wallet </w:t>
      </w:r>
    </w:p>
    <w:p w:rsidR="00000000" w:rsidDel="00000000" w:rsidP="00000000" w:rsidRDefault="00000000" w:rsidRPr="00000000" w14:paraId="000012E8">
      <w:pPr>
        <w:numPr>
          <w:ilvl w:val="2"/>
          <w:numId w:val="45"/>
        </w:numPr>
        <w:spacing w:after="0" w:afterAutospacing="0"/>
        <w:ind w:left="2160" w:hanging="360"/>
        <w:rPr>
          <w:u w:val="none"/>
        </w:rPr>
      </w:pPr>
      <w:r w:rsidDel="00000000" w:rsidR="00000000" w:rsidRPr="00000000">
        <w:rPr>
          <w:rtl w:val="0"/>
        </w:rPr>
        <w:t xml:space="preserve">Includes : </w:t>
      </w:r>
    </w:p>
    <w:p w:rsidR="00000000" w:rsidDel="00000000" w:rsidP="00000000" w:rsidRDefault="00000000" w:rsidRPr="00000000" w14:paraId="000012E9">
      <w:pPr>
        <w:numPr>
          <w:ilvl w:val="3"/>
          <w:numId w:val="45"/>
        </w:numPr>
        <w:spacing w:after="0" w:afterAutospacing="0"/>
        <w:ind w:left="2880" w:hanging="360"/>
        <w:rPr>
          <w:u w:val="none"/>
        </w:rPr>
      </w:pPr>
      <w:r w:rsidDel="00000000" w:rsidR="00000000" w:rsidRPr="00000000">
        <w:rPr>
          <w:rtl w:val="0"/>
        </w:rPr>
        <w:t xml:space="preserve">Add Funds</w:t>
      </w:r>
    </w:p>
    <w:p w:rsidR="00000000" w:rsidDel="00000000" w:rsidP="00000000" w:rsidRDefault="00000000" w:rsidRPr="00000000" w14:paraId="000012EA">
      <w:pPr>
        <w:numPr>
          <w:ilvl w:val="3"/>
          <w:numId w:val="45"/>
        </w:numPr>
        <w:spacing w:after="0" w:afterAutospacing="0"/>
        <w:ind w:left="2880" w:hanging="360"/>
        <w:rPr>
          <w:u w:val="none"/>
        </w:rPr>
      </w:pPr>
      <w:commentRangeStart w:id="132"/>
      <w:commentRangeStart w:id="133"/>
      <w:r w:rsidDel="00000000" w:rsidR="00000000" w:rsidRPr="00000000">
        <w:rPr>
          <w:rtl w:val="0"/>
        </w:rPr>
        <w:t xml:space="preserve">Buy-in Transfers ( to League Wallets)</w:t>
      </w:r>
      <w:commentRangeEnd w:id="132"/>
      <w:r w:rsidDel="00000000" w:rsidR="00000000" w:rsidRPr="00000000">
        <w:commentReference w:id="132"/>
      </w:r>
      <w:commentRangeEnd w:id="133"/>
      <w:r w:rsidDel="00000000" w:rsidR="00000000" w:rsidRPr="00000000">
        <w:commentReference w:id="133"/>
      </w:r>
      <w:r w:rsidDel="00000000" w:rsidR="00000000" w:rsidRPr="00000000">
        <w:rPr>
          <w:rtl w:val="0"/>
        </w:rPr>
      </w:r>
    </w:p>
    <w:p w:rsidR="00000000" w:rsidDel="00000000" w:rsidP="00000000" w:rsidRDefault="00000000" w:rsidRPr="00000000" w14:paraId="000012EB">
      <w:pPr>
        <w:numPr>
          <w:ilvl w:val="3"/>
          <w:numId w:val="45"/>
        </w:numPr>
        <w:spacing w:after="0" w:afterAutospacing="0"/>
        <w:ind w:left="2880" w:hanging="360"/>
        <w:rPr>
          <w:u w:val="none"/>
        </w:rPr>
      </w:pPr>
      <w:r w:rsidDel="00000000" w:rsidR="00000000" w:rsidRPr="00000000">
        <w:rPr>
          <w:rtl w:val="0"/>
        </w:rPr>
        <w:t xml:space="preserve">Admin Adjustments</w:t>
      </w:r>
    </w:p>
    <w:p w:rsidR="00000000" w:rsidDel="00000000" w:rsidP="00000000" w:rsidRDefault="00000000" w:rsidRPr="00000000" w14:paraId="000012EC">
      <w:pPr>
        <w:numPr>
          <w:ilvl w:val="3"/>
          <w:numId w:val="45"/>
        </w:numPr>
        <w:spacing w:after="0" w:afterAutospacing="0"/>
        <w:ind w:left="2880" w:hanging="360"/>
        <w:rPr/>
      </w:pPr>
      <w:r w:rsidDel="00000000" w:rsidR="00000000" w:rsidRPr="00000000">
        <w:rPr>
          <w:rtl w:val="0"/>
        </w:rPr>
        <w:t xml:space="preserve">reconciliation</w:t>
      </w:r>
    </w:p>
    <w:p w:rsidR="00000000" w:rsidDel="00000000" w:rsidP="00000000" w:rsidRDefault="00000000" w:rsidRPr="00000000" w14:paraId="000012ED">
      <w:pPr>
        <w:numPr>
          <w:ilvl w:val="2"/>
          <w:numId w:val="45"/>
        </w:numPr>
        <w:spacing w:after="0" w:afterAutospacing="0"/>
        <w:ind w:left="2160" w:hanging="360"/>
        <w:rPr/>
      </w:pPr>
      <w:r w:rsidDel="00000000" w:rsidR="00000000" w:rsidRPr="00000000">
        <w:rPr>
          <w:rtl w:val="0"/>
        </w:rPr>
        <w:t xml:space="preserve">Excludes :</w:t>
      </w:r>
    </w:p>
    <w:p w:rsidR="00000000" w:rsidDel="00000000" w:rsidP="00000000" w:rsidRDefault="00000000" w:rsidRPr="00000000" w14:paraId="000012EE">
      <w:pPr>
        <w:numPr>
          <w:ilvl w:val="3"/>
          <w:numId w:val="45"/>
        </w:numPr>
        <w:spacing w:after="0" w:afterAutospacing="0"/>
        <w:ind w:left="2880" w:hanging="360"/>
        <w:rPr>
          <w:u w:val="none"/>
        </w:rPr>
      </w:pPr>
      <w:r w:rsidDel="00000000" w:rsidR="00000000" w:rsidRPr="00000000">
        <w:rPr>
          <w:rtl w:val="0"/>
        </w:rPr>
        <w:t xml:space="preserve">League-level trades (Buy/Sell Players)</w:t>
      </w:r>
    </w:p>
    <w:p w:rsidR="00000000" w:rsidDel="00000000" w:rsidP="00000000" w:rsidRDefault="00000000" w:rsidRPr="00000000" w14:paraId="000012EF">
      <w:pPr>
        <w:numPr>
          <w:ilvl w:val="2"/>
          <w:numId w:val="45"/>
        </w:numPr>
        <w:spacing w:after="0" w:afterAutospacing="0"/>
        <w:ind w:left="2160" w:hanging="360"/>
        <w:rPr>
          <w:b w:val="1"/>
          <w:bCs w:val="1"/>
          <w:u w:val="none"/>
        </w:rPr>
      </w:pPr>
      <w:r w:rsidDel="00000000" w:rsidR="00000000" w:rsidRPr="00000000">
        <w:rPr>
          <w:b w:val="1"/>
          <w:bCs w:val="1"/>
          <w:rtl w:val="0"/>
        </w:rPr>
        <w:t xml:space="preserve">Filters : </w:t>
      </w:r>
    </w:p>
    <w:p w:rsidR="00000000" w:rsidDel="00000000" w:rsidP="00000000" w:rsidRDefault="00000000" w:rsidRPr="00000000" w14:paraId="000012F0">
      <w:pPr>
        <w:numPr>
          <w:ilvl w:val="3"/>
          <w:numId w:val="45"/>
        </w:numPr>
        <w:spacing w:after="0" w:afterAutospacing="0"/>
        <w:ind w:left="2880" w:hanging="360"/>
        <w:rPr/>
      </w:pPr>
      <w:r w:rsidDel="00000000" w:rsidR="00000000" w:rsidRPr="00000000">
        <w:rPr>
          <w:rtl w:val="0"/>
        </w:rPr>
        <w:t xml:space="preserve">Add Funds</w:t>
      </w:r>
    </w:p>
    <w:p w:rsidR="00000000" w:rsidDel="00000000" w:rsidP="00000000" w:rsidRDefault="00000000" w:rsidRPr="00000000" w14:paraId="000012F1">
      <w:pPr>
        <w:numPr>
          <w:ilvl w:val="3"/>
          <w:numId w:val="45"/>
        </w:numPr>
        <w:spacing w:after="0" w:afterAutospacing="0"/>
        <w:ind w:left="2880" w:hanging="360"/>
        <w:rPr/>
      </w:pPr>
      <w:r w:rsidDel="00000000" w:rsidR="00000000" w:rsidRPr="00000000">
        <w:rPr>
          <w:rtl w:val="0"/>
        </w:rPr>
        <w:t xml:space="preserve">Buy-in Transfers</w:t>
      </w:r>
    </w:p>
    <w:p w:rsidR="00000000" w:rsidDel="00000000" w:rsidP="00000000" w:rsidRDefault="00000000" w:rsidRPr="00000000" w14:paraId="000012F2">
      <w:pPr>
        <w:numPr>
          <w:ilvl w:val="2"/>
          <w:numId w:val="45"/>
        </w:numPr>
        <w:spacing w:after="0" w:afterAutospacing="0"/>
        <w:ind w:left="2160" w:hanging="360"/>
        <w:rPr>
          <w:u w:val="none"/>
        </w:rPr>
      </w:pPr>
      <w:r w:rsidDel="00000000" w:rsidR="00000000" w:rsidRPr="00000000">
        <w:rPr>
          <w:rtl w:val="0"/>
        </w:rPr>
        <w:t xml:space="preserve">List view (same as League but Global)</w:t>
      </w:r>
    </w:p>
    <w:p w:rsidR="00000000" w:rsidDel="00000000" w:rsidP="00000000" w:rsidRDefault="00000000" w:rsidRPr="00000000" w14:paraId="000012F3">
      <w:pPr>
        <w:numPr>
          <w:ilvl w:val="0"/>
          <w:numId w:val="45"/>
        </w:numPr>
        <w:spacing w:after="0" w:afterAutospacing="0"/>
        <w:ind w:left="720" w:hanging="360"/>
        <w:rPr>
          <w:b w:val="1"/>
          <w:bCs w:val="1"/>
        </w:rPr>
      </w:pPr>
      <w:r w:rsidDel="00000000" w:rsidR="00000000" w:rsidRPr="00000000">
        <w:rPr>
          <w:b w:val="1"/>
          <w:bCs w:val="1"/>
          <w:rtl w:val="0"/>
        </w:rPr>
        <w:t xml:space="preserve">Screen Structure</w:t>
      </w:r>
    </w:p>
    <w:p w:rsidR="00000000" w:rsidDel="00000000" w:rsidP="00000000" w:rsidRDefault="00000000" w:rsidRPr="00000000" w14:paraId="000012F4">
      <w:pPr>
        <w:numPr>
          <w:ilvl w:val="1"/>
          <w:numId w:val="45"/>
        </w:numPr>
        <w:spacing w:after="0" w:afterAutospacing="0"/>
        <w:ind w:left="1440" w:hanging="360"/>
        <w:rPr/>
      </w:pPr>
      <w:r w:rsidDel="00000000" w:rsidR="00000000" w:rsidRPr="00000000">
        <w:rPr>
          <w:rtl w:val="0"/>
        </w:rPr>
        <w:t xml:space="preserve">The screen must contain </w:t>
      </w:r>
      <w:r w:rsidDel="00000000" w:rsidR="00000000" w:rsidRPr="00000000">
        <w:rPr>
          <w:strike w:val="1"/>
          <w:rtl w:val="0"/>
        </w:rPr>
        <w:t xml:space="preserve"> </w:t>
      </w:r>
      <w:commentRangeStart w:id="134"/>
      <w:commentRangeStart w:id="135"/>
      <w:r w:rsidDel="00000000" w:rsidR="00000000" w:rsidRPr="00000000">
        <w:rPr>
          <w:strike w:val="1"/>
          <w:rtl w:val="0"/>
        </w:rPr>
        <w:t xml:space="preserve">5 </w:t>
      </w:r>
      <w:commentRangeEnd w:id="134"/>
      <w:r w:rsidDel="00000000" w:rsidR="00000000" w:rsidRPr="00000000">
        <w:commentReference w:id="134"/>
      </w:r>
      <w:commentRangeEnd w:id="135"/>
      <w:r w:rsidDel="00000000" w:rsidR="00000000" w:rsidRPr="00000000">
        <w:commentReference w:id="135"/>
      </w:r>
      <w:r w:rsidDel="00000000" w:rsidR="00000000" w:rsidRPr="00000000">
        <w:rPr>
          <w:rtl w:val="0"/>
        </w:rPr>
        <w:t xml:space="preserve">  4 sections : </w:t>
      </w:r>
    </w:p>
    <w:p w:rsidR="00000000" w:rsidDel="00000000" w:rsidP="00000000" w:rsidRDefault="00000000" w:rsidRPr="00000000" w14:paraId="000012F5">
      <w:pPr>
        <w:numPr>
          <w:ilvl w:val="2"/>
          <w:numId w:val="45"/>
        </w:numPr>
        <w:spacing w:after="0" w:afterAutospacing="0"/>
        <w:ind w:left="2160" w:hanging="360"/>
        <w:rPr>
          <w:u w:val="none"/>
        </w:rPr>
      </w:pPr>
      <w:r w:rsidDel="00000000" w:rsidR="00000000" w:rsidRPr="00000000">
        <w:rPr>
          <w:rtl w:val="0"/>
        </w:rPr>
        <w:t xml:space="preserve">Header</w:t>
      </w:r>
    </w:p>
    <w:p w:rsidR="00000000" w:rsidDel="00000000" w:rsidP="00000000" w:rsidRDefault="00000000" w:rsidRPr="00000000" w14:paraId="000012F6">
      <w:pPr>
        <w:numPr>
          <w:ilvl w:val="2"/>
          <w:numId w:val="45"/>
        </w:numPr>
        <w:spacing w:after="0" w:afterAutospacing="0"/>
        <w:ind w:left="2160" w:hanging="360"/>
        <w:rPr>
          <w:u w:val="none"/>
        </w:rPr>
      </w:pPr>
      <w:r w:rsidDel="00000000" w:rsidR="00000000" w:rsidRPr="00000000">
        <w:rPr>
          <w:rtl w:val="0"/>
        </w:rPr>
        <w:t xml:space="preserve">Summary Strip</w:t>
      </w:r>
    </w:p>
    <w:p w:rsidR="00000000" w:rsidDel="00000000" w:rsidP="00000000" w:rsidRDefault="00000000" w:rsidRPr="00000000" w14:paraId="000012F7">
      <w:pPr>
        <w:numPr>
          <w:ilvl w:val="2"/>
          <w:numId w:val="45"/>
        </w:numPr>
        <w:spacing w:after="0" w:afterAutospacing="0"/>
        <w:ind w:left="2160" w:hanging="360"/>
        <w:rPr>
          <w:u w:val="none"/>
        </w:rPr>
      </w:pPr>
      <w:r w:rsidDel="00000000" w:rsidR="00000000" w:rsidRPr="00000000">
        <w:rPr>
          <w:rtl w:val="0"/>
        </w:rPr>
        <w:t xml:space="preserve">Filters</w:t>
      </w:r>
    </w:p>
    <w:p w:rsidR="00000000" w:rsidDel="00000000" w:rsidP="00000000" w:rsidRDefault="00000000" w:rsidRPr="00000000" w14:paraId="000012F8">
      <w:pPr>
        <w:numPr>
          <w:ilvl w:val="2"/>
          <w:numId w:val="45"/>
        </w:numPr>
        <w:spacing w:after="0" w:afterAutospacing="0"/>
        <w:ind w:left="2160" w:hanging="360"/>
        <w:rPr>
          <w:u w:val="none"/>
        </w:rPr>
      </w:pPr>
      <w:r w:rsidDel="00000000" w:rsidR="00000000" w:rsidRPr="00000000">
        <w:rPr>
          <w:rtl w:val="0"/>
        </w:rPr>
        <w:t xml:space="preserve">Transaction List</w:t>
      </w:r>
    </w:p>
    <w:p w:rsidR="00000000" w:rsidDel="00000000" w:rsidP="00000000" w:rsidRDefault="00000000" w:rsidRPr="00000000" w14:paraId="000012F9">
      <w:pPr>
        <w:pStyle w:val="Heading6"/>
        <w:numPr>
          <w:ilvl w:val="0"/>
          <w:numId w:val="45"/>
        </w:numPr>
        <w:ind w:left="720" w:hanging="360"/>
        <w:rPr/>
      </w:pPr>
      <w:bookmarkStart w:colFirst="0" w:colLast="0" w:name="_b0uyy28iss5d" w:id="104"/>
      <w:bookmarkEnd w:id="104"/>
      <w:r w:rsidDel="00000000" w:rsidR="00000000" w:rsidRPr="00000000">
        <w:rPr>
          <w:rtl w:val="0"/>
        </w:rPr>
        <w:t xml:space="preserve">Section 1 : Header </w:t>
      </w:r>
    </w:p>
    <w:p w:rsidR="00000000" w:rsidDel="00000000" w:rsidP="00000000" w:rsidRDefault="00000000" w:rsidRPr="00000000" w14:paraId="000012FA">
      <w:pPr>
        <w:numPr>
          <w:ilvl w:val="1"/>
          <w:numId w:val="45"/>
        </w:numPr>
        <w:ind w:left="1440" w:hanging="360"/>
      </w:pPr>
      <w:r w:rsidDel="00000000" w:rsidR="00000000" w:rsidRPr="00000000">
        <w:rPr>
          <w:rtl w:val="0"/>
        </w:rPr>
        <w:t xml:space="preserve">Elements  </w:t>
      </w:r>
    </w:p>
    <w:p w:rsidR="00000000" w:rsidDel="00000000" w:rsidP="00000000" w:rsidRDefault="00000000" w:rsidRPr="00000000" w14:paraId="000012FB">
      <w:pPr>
        <w:ind w:left="1440" w:firstLine="0"/>
        <w:rPr/>
      </w:pPr>
      <w:r w:rsidDel="00000000" w:rsidR="00000000" w:rsidRPr="00000000">
        <w:rPr>
          <w:rtl w:val="0"/>
        </w:rPr>
      </w:r>
    </w:p>
    <w:tbl>
      <w:tblPr>
        <w:tblStyle w:val="Table69"/>
        <w:tblW w:w="477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385"/>
        <w:tblGridChange w:id="0">
          <w:tblGrid>
            <w:gridCol w:w="2385"/>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 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Navigation to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Wallet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Wallet</w:t>
            </w:r>
          </w:p>
        </w:tc>
      </w:tr>
    </w:tbl>
    <w:p w:rsidR="00000000" w:rsidDel="00000000" w:rsidP="00000000" w:rsidRDefault="00000000" w:rsidRPr="00000000" w14:paraId="00001304">
      <w:pPr>
        <w:ind w:left="1440" w:firstLine="0"/>
        <w:rPr/>
      </w:pPr>
      <w:r w:rsidDel="00000000" w:rsidR="00000000" w:rsidRPr="00000000">
        <w:rPr>
          <w:rtl w:val="0"/>
        </w:rPr>
      </w:r>
    </w:p>
    <w:p w:rsidR="00000000" w:rsidDel="00000000" w:rsidP="00000000" w:rsidRDefault="00000000" w:rsidRPr="00000000" w14:paraId="00001305">
      <w:pPr>
        <w:pStyle w:val="Heading6"/>
        <w:numPr>
          <w:ilvl w:val="0"/>
          <w:numId w:val="45"/>
        </w:numPr>
        <w:spacing w:after="0" w:lineRule="auto"/>
        <w:ind w:left="720" w:hanging="360"/>
        <w:rPr/>
      </w:pPr>
      <w:bookmarkStart w:colFirst="0" w:colLast="0" w:name="_f88szrnm9qwj" w:id="105"/>
      <w:bookmarkEnd w:id="105"/>
      <w:r w:rsidDel="00000000" w:rsidR="00000000" w:rsidRPr="00000000">
        <w:rPr>
          <w:rtl w:val="0"/>
        </w:rPr>
        <w:t xml:space="preserve">Section 2 : Summary Strip</w:t>
      </w:r>
    </w:p>
    <w:p w:rsidR="00000000" w:rsidDel="00000000" w:rsidP="00000000" w:rsidRDefault="00000000" w:rsidRPr="00000000" w14:paraId="00001306">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Provide a quick financial Overview</w:t>
      </w:r>
    </w:p>
    <w:p w:rsidR="00000000" w:rsidDel="00000000" w:rsidP="00000000" w:rsidRDefault="00000000" w:rsidRPr="00000000" w14:paraId="00001307">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Fields</w:t>
      </w:r>
    </w:p>
    <w:p w:rsidR="00000000" w:rsidDel="00000000" w:rsidP="00000000" w:rsidRDefault="00000000" w:rsidRPr="00000000" w14:paraId="00001308">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Total Added</w:t>
      </w:r>
    </w:p>
    <w:p w:rsidR="00000000" w:rsidDel="00000000" w:rsidP="00000000" w:rsidRDefault="00000000" w:rsidRPr="00000000" w14:paraId="00001309">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Total Net Balance Change </w:t>
      </w:r>
    </w:p>
    <w:p w:rsidR="00000000" w:rsidDel="00000000" w:rsidP="00000000" w:rsidRDefault="00000000" w:rsidRPr="00000000" w14:paraId="0000130A">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Behavior</w:t>
      </w:r>
    </w:p>
    <w:p w:rsidR="00000000" w:rsidDel="00000000" w:rsidP="00000000" w:rsidRDefault="00000000" w:rsidRPr="00000000" w14:paraId="0000130B">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Updates dynamically based on filters</w:t>
      </w:r>
    </w:p>
    <w:p w:rsidR="00000000" w:rsidDel="00000000" w:rsidP="00000000" w:rsidRDefault="00000000" w:rsidRPr="00000000" w14:paraId="0000130C">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Always reflects User Wallet transactions only</w:t>
      </w:r>
    </w:p>
    <w:p w:rsidR="00000000" w:rsidDel="00000000" w:rsidP="00000000" w:rsidRDefault="00000000" w:rsidRPr="00000000" w14:paraId="0000130D">
      <w:pPr>
        <w:pStyle w:val="Heading6"/>
        <w:numPr>
          <w:ilvl w:val="0"/>
          <w:numId w:val="45"/>
        </w:numPr>
        <w:spacing w:after="0" w:lineRule="auto"/>
        <w:ind w:left="720" w:hanging="360"/>
        <w:rPr/>
      </w:pPr>
      <w:bookmarkStart w:colFirst="0" w:colLast="0" w:name="_bqum726qld72" w:id="106"/>
      <w:bookmarkEnd w:id="106"/>
      <w:r w:rsidDel="00000000" w:rsidR="00000000" w:rsidRPr="00000000">
        <w:rPr>
          <w:rtl w:val="0"/>
        </w:rPr>
        <w:t xml:space="preserve">Section 3 : Filters</w:t>
        <w:tab/>
      </w:r>
    </w:p>
    <w:p w:rsidR="00000000" w:rsidDel="00000000" w:rsidP="00000000" w:rsidRDefault="00000000" w:rsidRPr="00000000" w14:paraId="0000130E">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u w:val="none"/>
        </w:rPr>
      </w:pPr>
      <w:r w:rsidDel="00000000" w:rsidR="00000000" w:rsidRPr="00000000">
        <w:rPr>
          <w:b w:val="1"/>
          <w:bCs w:val="1"/>
          <w:rtl w:val="0"/>
        </w:rPr>
        <w:t xml:space="preserve">Transaction Type </w:t>
      </w:r>
    </w:p>
    <w:p w:rsidR="00000000" w:rsidDel="00000000" w:rsidP="00000000" w:rsidRDefault="00000000" w:rsidRPr="00000000" w14:paraId="0000130F">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All </w:t>
      </w:r>
    </w:p>
    <w:p w:rsidR="00000000" w:rsidDel="00000000" w:rsidP="00000000" w:rsidRDefault="00000000" w:rsidRPr="00000000" w14:paraId="00001310">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Add Funds</w:t>
      </w:r>
    </w:p>
    <w:p w:rsidR="00000000" w:rsidDel="00000000" w:rsidP="00000000" w:rsidRDefault="00000000" w:rsidRPr="00000000" w14:paraId="00001311">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Transfers</w:t>
      </w:r>
    </w:p>
    <w:p w:rsidR="00000000" w:rsidDel="00000000" w:rsidP="00000000" w:rsidRDefault="00000000" w:rsidRPr="00000000" w14:paraId="00001312">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Adjustments</w:t>
      </w:r>
    </w:p>
    <w:p w:rsidR="00000000" w:rsidDel="00000000" w:rsidP="00000000" w:rsidRDefault="00000000" w:rsidRPr="00000000" w14:paraId="00001313">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Date Range</w:t>
      </w:r>
    </w:p>
    <w:p w:rsidR="00000000" w:rsidDel="00000000" w:rsidP="00000000" w:rsidRDefault="00000000" w:rsidRPr="00000000" w14:paraId="00001314">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Today</w:t>
      </w:r>
    </w:p>
    <w:p w:rsidR="00000000" w:rsidDel="00000000" w:rsidP="00000000" w:rsidRDefault="00000000" w:rsidRPr="00000000" w14:paraId="00001315">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Last 7 days</w:t>
      </w:r>
    </w:p>
    <w:p w:rsidR="00000000" w:rsidDel="00000000" w:rsidP="00000000" w:rsidRDefault="00000000" w:rsidRPr="00000000" w14:paraId="00001316">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Last 30 days</w:t>
      </w:r>
    </w:p>
    <w:p w:rsidR="00000000" w:rsidDel="00000000" w:rsidP="00000000" w:rsidRDefault="00000000" w:rsidRPr="00000000" w14:paraId="00001317">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Custom Range</w:t>
      </w:r>
    </w:p>
    <w:p w:rsidR="00000000" w:rsidDel="00000000" w:rsidP="00000000" w:rsidRDefault="00000000" w:rsidRPr="00000000" w14:paraId="00001318">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Filters apply instantly </w:t>
      </w:r>
    </w:p>
    <w:p w:rsidR="00000000" w:rsidDel="00000000" w:rsidP="00000000" w:rsidRDefault="00000000" w:rsidRPr="00000000" w14:paraId="00001319">
      <w:pPr>
        <w:pStyle w:val="Heading6"/>
        <w:numPr>
          <w:ilvl w:val="0"/>
          <w:numId w:val="45"/>
        </w:numPr>
        <w:spacing w:after="0" w:lineRule="auto"/>
        <w:ind w:left="720" w:hanging="360"/>
        <w:rPr/>
      </w:pPr>
      <w:bookmarkStart w:colFirst="0" w:colLast="0" w:name="_x1l98yr10rhr" w:id="107"/>
      <w:bookmarkEnd w:id="107"/>
      <w:r w:rsidDel="00000000" w:rsidR="00000000" w:rsidRPr="00000000">
        <w:rPr>
          <w:rtl w:val="0"/>
        </w:rPr>
        <w:t xml:space="preserve">Section 4 : </w:t>
      </w:r>
      <w:commentRangeStart w:id="136"/>
      <w:commentRangeStart w:id="137"/>
      <w:commentRangeStart w:id="138"/>
      <w:r w:rsidDel="00000000" w:rsidR="00000000" w:rsidRPr="00000000">
        <w:rPr>
          <w:rtl w:val="0"/>
        </w:rPr>
        <w:t xml:space="preserve">Transaction List</w:t>
      </w:r>
      <w:commentRangeEnd w:id="136"/>
      <w:r w:rsidDel="00000000" w:rsidR="00000000" w:rsidRPr="00000000">
        <w:commentReference w:id="136"/>
      </w:r>
      <w:commentRangeEnd w:id="137"/>
      <w:r w:rsidDel="00000000" w:rsidR="00000000" w:rsidRPr="00000000">
        <w:commentReference w:id="137"/>
      </w:r>
      <w:commentRangeEnd w:id="138"/>
      <w:r w:rsidDel="00000000" w:rsidR="00000000" w:rsidRPr="00000000">
        <w:commentReference w:id="138"/>
      </w:r>
      <w:r w:rsidDel="00000000" w:rsidR="00000000" w:rsidRPr="00000000">
        <w:rPr>
          <w:rtl w:val="0"/>
        </w:rPr>
      </w:r>
    </w:p>
    <w:p w:rsidR="00000000" w:rsidDel="00000000" w:rsidP="00000000" w:rsidRDefault="00000000" w:rsidRPr="00000000" w14:paraId="0000131A">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Default Behavior </w:t>
      </w:r>
    </w:p>
    <w:p w:rsidR="00000000" w:rsidDel="00000000" w:rsidP="00000000" w:rsidRDefault="00000000" w:rsidRPr="00000000" w14:paraId="0000131B">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Sorted by : Latest first</w:t>
      </w:r>
    </w:p>
    <w:p w:rsidR="00000000" w:rsidDel="00000000" w:rsidP="00000000" w:rsidRDefault="00000000" w:rsidRPr="00000000" w14:paraId="0000131C">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Transactions will be loaded in smaller batches (5–7 records initially), and additional records will be fetched using on-scroll (infinite scroll). This helps in optimizing performance while ensuring a smooth user experience.</w:t>
      </w:r>
    </w:p>
    <w:p w:rsidR="00000000" w:rsidDel="00000000" w:rsidP="00000000" w:rsidRDefault="00000000" w:rsidRPr="00000000" w14:paraId="0000131D">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Transaction Row </w:t>
      </w:r>
    </w:p>
    <w:p w:rsidR="00000000" w:rsidDel="00000000" w:rsidP="00000000" w:rsidRDefault="00000000" w:rsidRPr="00000000" w14:paraId="0000131E">
      <w:pPr>
        <w:numPr>
          <w:ilvl w:val="1"/>
          <w:numId w:val="45"/>
        </w:numPr>
        <w:spacing w:after="0" w:lineRule="auto"/>
        <w:ind w:left="1440" w:hanging="360"/>
      </w:pPr>
      <w:r w:rsidDel="00000000" w:rsidR="00000000" w:rsidRPr="00000000">
        <w:rPr>
          <w:rtl w:val="0"/>
        </w:rPr>
        <w:t xml:space="preserve">Application should display an total no.of transactions (e.g., 15 Transactions)</w:t>
      </w:r>
    </w:p>
    <w:p w:rsidR="00000000" w:rsidDel="00000000" w:rsidP="00000000" w:rsidRDefault="00000000" w:rsidRPr="00000000" w14:paraId="0000131F">
      <w:pPr>
        <w:numPr>
          <w:ilvl w:val="1"/>
          <w:numId w:val="45"/>
        </w:numPr>
        <w:spacing w:after="0" w:lineRule="auto"/>
        <w:ind w:left="1440" w:hanging="360"/>
      </w:pPr>
      <w:r w:rsidDel="00000000" w:rsidR="00000000" w:rsidRPr="00000000">
        <w:rPr>
          <w:rtl w:val="0"/>
        </w:rPr>
        <w:t xml:space="preserve">Transaction Row/Card should be an expandable (Accordian)</w:t>
      </w:r>
    </w:p>
    <w:p w:rsidR="00000000" w:rsidDel="00000000" w:rsidP="00000000" w:rsidRDefault="00000000" w:rsidRPr="00000000" w14:paraId="00001320">
      <w:pPr>
        <w:rPr/>
      </w:pPr>
      <w:r w:rsidDel="00000000" w:rsidR="00000000" w:rsidRPr="00000000">
        <w:rPr>
          <w:rtl w:val="0"/>
        </w:rPr>
      </w:r>
    </w:p>
    <w:tbl>
      <w:tblPr>
        <w:tblStyle w:val="Table70"/>
        <w:tblpPr w:leftFromText="180" w:rightFromText="180" w:topFromText="180" w:bottomFromText="180" w:vertAnchor="text" w:horzAnchor="text" w:tblpX="1440" w:tblpY="0"/>
        <w:tblW w:w="5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3920"/>
        <w:tblGridChange w:id="0">
          <w:tblGrid>
            <w:gridCol w:w="1850"/>
            <w:gridCol w:w="39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3">
            <w:pPr>
              <w:rPr/>
            </w:pPr>
            <w:r w:rsidDel="00000000" w:rsidR="00000000" w:rsidRPr="00000000">
              <w:rPr>
                <w:rtl w:val="0"/>
              </w:rPr>
              <w:t xml:space="preserve">Transaction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4">
            <w:pPr>
              <w:rPr/>
            </w:pPr>
            <w:r w:rsidDel="00000000" w:rsidR="00000000" w:rsidRPr="00000000">
              <w:rPr>
                <w:rtl w:val="0"/>
              </w:rPr>
              <w:t xml:space="preserve">“Added Funds” / “Withdraw Request”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5">
            <w:pPr>
              <w:rPr/>
            </w:pPr>
            <w:r w:rsidDel="00000000" w:rsidR="00000000" w:rsidRPr="00000000">
              <w:rPr>
                <w:rtl w:val="0"/>
              </w:rPr>
              <w:t xml:space="preserve">Subtext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6">
            <w:pPr>
              <w:rPr/>
            </w:pPr>
            <w:r w:rsidDel="00000000" w:rsidR="00000000" w:rsidRPr="00000000">
              <w:rPr>
                <w:rtl w:val="0"/>
              </w:rPr>
              <w:t xml:space="preserve">Date + 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7">
            <w:pPr>
              <w:rPr/>
            </w:pPr>
            <w:r w:rsidDel="00000000" w:rsidR="00000000" w:rsidRPr="00000000">
              <w:rPr>
                <w:rtl w:val="0"/>
              </w:rPr>
              <w:t xml:space="preserve">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8">
            <w:pPr>
              <w:rPr/>
            </w:pPr>
            <w:r w:rsidDel="00000000" w:rsidR="00000000" w:rsidRPr="00000000">
              <w:rPr>
                <w:rtl w:val="0"/>
              </w:rPr>
              <w:t xml:space="preserve">+$ /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9">
            <w:pPr>
              <w:rPr/>
            </w:pPr>
            <w:r w:rsidDel="00000000" w:rsidR="00000000" w:rsidRPr="00000000">
              <w:rPr>
                <w:rtl w:val="0"/>
              </w:rPr>
              <w:t xml:space="preserve">Balance After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A">
            <w:pPr>
              <w:rPr/>
            </w:pPr>
            <w:r w:rsidDel="00000000" w:rsidR="00000000" w:rsidRPr="00000000">
              <w:rPr>
                <w:rtl w:val="0"/>
              </w:rPr>
              <w:t xml:space="preserve">Updated balance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B">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C">
            <w:pPr>
              <w:rPr/>
            </w:pPr>
            <w:r w:rsidDel="00000000" w:rsidR="00000000" w:rsidRPr="00000000">
              <w:rPr>
                <w:rtl w:val="0"/>
              </w:rPr>
              <w:t xml:space="preserve">Pending / Success / Failed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D">
            <w:pPr>
              <w:rPr/>
            </w:pPr>
            <w:r w:rsidDel="00000000" w:rsidR="00000000" w:rsidRPr="00000000">
              <w:rPr>
                <w:rtl w:val="0"/>
              </w:rPr>
              <w:t xml:space="preserve">Tag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E">
            <w:pPr>
              <w:rPr/>
            </w:pPr>
            <w:r w:rsidDel="00000000" w:rsidR="00000000" w:rsidRPr="00000000">
              <w:rPr>
                <w:rtl w:val="0"/>
              </w:rPr>
              <w:t xml:space="preserve">Deposit / Withdrawal / Transfer</w:t>
            </w:r>
          </w:p>
        </w:tc>
      </w:tr>
    </w:tbl>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3">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Color Coding </w:t>
      </w:r>
    </w:p>
    <w:p w:rsidR="00000000" w:rsidDel="00000000" w:rsidP="00000000" w:rsidRDefault="00000000" w:rsidRPr="00000000" w14:paraId="00001334">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Credit (+) : Green</w:t>
      </w:r>
    </w:p>
    <w:p w:rsidR="00000000" w:rsidDel="00000000" w:rsidP="00000000" w:rsidRDefault="00000000" w:rsidRPr="00000000" w14:paraId="00001335">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Debit (-) : Red</w:t>
      </w:r>
    </w:p>
    <w:p w:rsidR="00000000" w:rsidDel="00000000" w:rsidP="00000000" w:rsidRDefault="00000000" w:rsidRPr="00000000" w14:paraId="00001336">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Interaction </w:t>
      </w:r>
    </w:p>
    <w:p w:rsidR="00000000" w:rsidDel="00000000" w:rsidP="00000000" w:rsidRDefault="00000000" w:rsidRPr="00000000" w14:paraId="00001337">
      <w:pPr>
        <w:numPr>
          <w:ilvl w:val="2"/>
          <w:numId w:val="45"/>
        </w:numPr>
        <w:spacing w:after="0" w:lineRule="auto"/>
        <w:ind w:left="2160" w:hanging="360"/>
      </w:pPr>
      <w:r w:rsidDel="00000000" w:rsidR="00000000" w:rsidRPr="00000000">
        <w:rPr>
          <w:rtl w:val="0"/>
        </w:rPr>
        <w:t xml:space="preserve">On Tap/click the system should expand the transaction (complete Transaction Detail Screen)</w:t>
      </w:r>
    </w:p>
    <w:p w:rsidR="00000000" w:rsidDel="00000000" w:rsidP="00000000" w:rsidRDefault="00000000" w:rsidRPr="00000000" w14:paraId="00001338">
      <w:pPr>
        <w:numPr>
          <w:ilvl w:val="2"/>
          <w:numId w:val="45"/>
        </w:numPr>
        <w:spacing w:after="0" w:lineRule="auto"/>
        <w:ind w:left="2160" w:hanging="360"/>
      </w:pPr>
      <w:r w:rsidDel="00000000" w:rsidR="00000000" w:rsidRPr="00000000">
        <w:rPr>
          <w:rtl w:val="0"/>
        </w:rPr>
        <w:t xml:space="preserve">Fields to display : </w:t>
      </w:r>
    </w:p>
    <w:p w:rsidR="00000000" w:rsidDel="00000000" w:rsidP="00000000" w:rsidRDefault="00000000" w:rsidRPr="00000000" w14:paraId="00001339">
      <w:pPr>
        <w:numPr>
          <w:ilvl w:val="3"/>
          <w:numId w:val="45"/>
        </w:numPr>
        <w:spacing w:after="0" w:lineRule="auto"/>
        <w:ind w:left="2880" w:hanging="360"/>
        <w:rPr>
          <w:u w:val="none"/>
        </w:rPr>
      </w:pPr>
      <w:r w:rsidDel="00000000" w:rsidR="00000000" w:rsidRPr="00000000">
        <w:rPr>
          <w:rtl w:val="0"/>
        </w:rPr>
        <w:t xml:space="preserve">Transaction ID</w:t>
      </w:r>
    </w:p>
    <w:p w:rsidR="00000000" w:rsidDel="00000000" w:rsidP="00000000" w:rsidRDefault="00000000" w:rsidRPr="00000000" w14:paraId="0000133A">
      <w:pPr>
        <w:numPr>
          <w:ilvl w:val="3"/>
          <w:numId w:val="45"/>
        </w:numPr>
        <w:spacing w:after="0" w:lineRule="auto"/>
        <w:ind w:left="2880" w:hanging="360"/>
        <w:rPr>
          <w:u w:val="none"/>
        </w:rPr>
      </w:pPr>
      <w:r w:rsidDel="00000000" w:rsidR="00000000" w:rsidRPr="00000000">
        <w:rPr>
          <w:rtl w:val="0"/>
        </w:rPr>
        <w:t xml:space="preserve">Transaction Type</w:t>
      </w:r>
    </w:p>
    <w:p w:rsidR="00000000" w:rsidDel="00000000" w:rsidP="00000000" w:rsidRDefault="00000000" w:rsidRPr="00000000" w14:paraId="0000133B">
      <w:pPr>
        <w:numPr>
          <w:ilvl w:val="3"/>
          <w:numId w:val="45"/>
        </w:numPr>
        <w:spacing w:after="0" w:lineRule="auto"/>
        <w:ind w:left="2880" w:hanging="360"/>
        <w:rPr>
          <w:u w:val="none"/>
        </w:rPr>
      </w:pPr>
      <w:r w:rsidDel="00000000" w:rsidR="00000000" w:rsidRPr="00000000">
        <w:rPr>
          <w:rtl w:val="0"/>
        </w:rPr>
        <w:t xml:space="preserve">Amount</w:t>
      </w:r>
    </w:p>
    <w:p w:rsidR="00000000" w:rsidDel="00000000" w:rsidP="00000000" w:rsidRDefault="00000000" w:rsidRPr="00000000" w14:paraId="0000133C">
      <w:pPr>
        <w:numPr>
          <w:ilvl w:val="3"/>
          <w:numId w:val="45"/>
        </w:numPr>
        <w:spacing w:after="0" w:lineRule="auto"/>
        <w:ind w:left="2880" w:hanging="360"/>
        <w:rPr>
          <w:u w:val="none"/>
        </w:rPr>
      </w:pPr>
      <w:r w:rsidDel="00000000" w:rsidR="00000000" w:rsidRPr="00000000">
        <w:rPr>
          <w:rtl w:val="0"/>
        </w:rPr>
        <w:t xml:space="preserve">Before Balance</w:t>
      </w:r>
    </w:p>
    <w:p w:rsidR="00000000" w:rsidDel="00000000" w:rsidP="00000000" w:rsidRDefault="00000000" w:rsidRPr="00000000" w14:paraId="0000133D">
      <w:pPr>
        <w:numPr>
          <w:ilvl w:val="3"/>
          <w:numId w:val="45"/>
        </w:numPr>
        <w:spacing w:after="0" w:lineRule="auto"/>
        <w:ind w:left="2880" w:hanging="360"/>
        <w:rPr>
          <w:u w:val="none"/>
        </w:rPr>
      </w:pPr>
      <w:r w:rsidDel="00000000" w:rsidR="00000000" w:rsidRPr="00000000">
        <w:rPr>
          <w:rtl w:val="0"/>
        </w:rPr>
        <w:t xml:space="preserve">After Balance</w:t>
      </w:r>
    </w:p>
    <w:p w:rsidR="00000000" w:rsidDel="00000000" w:rsidP="00000000" w:rsidRDefault="00000000" w:rsidRPr="00000000" w14:paraId="0000133E">
      <w:pPr>
        <w:numPr>
          <w:ilvl w:val="3"/>
          <w:numId w:val="45"/>
        </w:numPr>
        <w:spacing w:after="0" w:lineRule="auto"/>
        <w:ind w:left="2880" w:hanging="360"/>
        <w:rPr>
          <w:u w:val="none"/>
        </w:rPr>
      </w:pPr>
      <w:r w:rsidDel="00000000" w:rsidR="00000000" w:rsidRPr="00000000">
        <w:rPr>
          <w:rtl w:val="0"/>
        </w:rPr>
        <w:t xml:space="preserve">Date &amp; Time</w:t>
      </w:r>
    </w:p>
    <w:p w:rsidR="00000000" w:rsidDel="00000000" w:rsidP="00000000" w:rsidRDefault="00000000" w:rsidRPr="00000000" w14:paraId="0000133F">
      <w:pPr>
        <w:numPr>
          <w:ilvl w:val="3"/>
          <w:numId w:val="45"/>
        </w:numPr>
        <w:spacing w:after="0" w:lineRule="auto"/>
        <w:ind w:left="2880" w:hanging="360"/>
        <w:rPr>
          <w:u w:val="none"/>
        </w:rPr>
      </w:pPr>
      <w:r w:rsidDel="00000000" w:rsidR="00000000" w:rsidRPr="00000000">
        <w:rPr>
          <w:rtl w:val="0"/>
        </w:rPr>
        <w:t xml:space="preserve">Status</w:t>
      </w:r>
    </w:p>
    <w:p w:rsidR="00000000" w:rsidDel="00000000" w:rsidP="00000000" w:rsidRDefault="00000000" w:rsidRPr="00000000" w14:paraId="00001340">
      <w:pPr>
        <w:numPr>
          <w:ilvl w:val="3"/>
          <w:numId w:val="45"/>
        </w:numPr>
        <w:spacing w:after="0" w:lineRule="auto"/>
        <w:ind w:left="2880" w:hanging="360"/>
        <w:rPr>
          <w:u w:val="none"/>
        </w:rPr>
      </w:pPr>
      <w:r w:rsidDel="00000000" w:rsidR="00000000" w:rsidRPr="00000000">
        <w:rPr>
          <w:rtl w:val="0"/>
        </w:rPr>
        <w:t xml:space="preserve">Source</w:t>
      </w:r>
    </w:p>
    <w:p w:rsidR="00000000" w:rsidDel="00000000" w:rsidP="00000000" w:rsidRDefault="00000000" w:rsidRPr="00000000" w14:paraId="00001341">
      <w:pPr>
        <w:numPr>
          <w:ilvl w:val="1"/>
          <w:numId w:val="45"/>
        </w:numPr>
        <w:spacing w:after="0" w:lineRule="auto"/>
        <w:ind w:left="1440" w:hanging="360"/>
        <w:rPr>
          <w:u w:val="none"/>
        </w:rPr>
      </w:pPr>
      <w:r w:rsidDel="00000000" w:rsidR="00000000" w:rsidRPr="00000000">
        <w:rPr>
          <w:rtl w:val="0"/>
        </w:rPr>
        <w:t xml:space="preserve">Real -Time Updates</w:t>
      </w:r>
    </w:p>
    <w:p w:rsidR="00000000" w:rsidDel="00000000" w:rsidP="00000000" w:rsidRDefault="00000000" w:rsidRPr="00000000" w14:paraId="00001342">
      <w:pPr>
        <w:numPr>
          <w:ilvl w:val="2"/>
          <w:numId w:val="45"/>
        </w:numPr>
        <w:spacing w:after="0" w:lineRule="auto"/>
        <w:ind w:left="2160" w:hanging="360"/>
        <w:rPr>
          <w:u w:val="none"/>
        </w:rPr>
      </w:pPr>
      <w:r w:rsidDel="00000000" w:rsidR="00000000" w:rsidRPr="00000000">
        <w:rPr>
          <w:rtl w:val="0"/>
        </w:rPr>
        <w:t xml:space="preserve">Screen must update/refers when : </w:t>
      </w:r>
    </w:p>
    <w:p w:rsidR="00000000" w:rsidDel="00000000" w:rsidP="00000000" w:rsidRDefault="00000000" w:rsidRPr="00000000" w14:paraId="00001343">
      <w:pPr>
        <w:numPr>
          <w:ilvl w:val="3"/>
          <w:numId w:val="45"/>
        </w:numPr>
        <w:spacing w:after="0" w:lineRule="auto"/>
        <w:ind w:left="2880" w:hanging="360"/>
        <w:rPr>
          <w:u w:val="none"/>
        </w:rPr>
      </w:pPr>
      <w:r w:rsidDel="00000000" w:rsidR="00000000" w:rsidRPr="00000000">
        <w:rPr>
          <w:rtl w:val="0"/>
        </w:rPr>
        <w:t xml:space="preserve">Funds added</w:t>
      </w:r>
    </w:p>
    <w:p w:rsidR="00000000" w:rsidDel="00000000" w:rsidP="00000000" w:rsidRDefault="00000000" w:rsidRPr="00000000" w14:paraId="00001344">
      <w:pPr>
        <w:numPr>
          <w:ilvl w:val="3"/>
          <w:numId w:val="45"/>
        </w:numPr>
        <w:spacing w:after="0" w:lineRule="auto"/>
        <w:ind w:left="2880" w:hanging="360"/>
        <w:rPr>
          <w:u w:val="none"/>
        </w:rPr>
      </w:pPr>
      <w:r w:rsidDel="00000000" w:rsidR="00000000" w:rsidRPr="00000000">
        <w:rPr>
          <w:rtl w:val="0"/>
        </w:rPr>
        <w:t xml:space="preserve">Buy-in Executed</w:t>
      </w:r>
    </w:p>
    <w:p w:rsidR="00000000" w:rsidDel="00000000" w:rsidP="00000000" w:rsidRDefault="00000000" w:rsidRPr="00000000" w14:paraId="00001345">
      <w:pPr>
        <w:numPr>
          <w:ilvl w:val="3"/>
          <w:numId w:val="45"/>
        </w:numPr>
        <w:spacing w:after="0" w:lineRule="auto"/>
        <w:ind w:left="2880" w:hanging="360"/>
        <w:rPr>
          <w:u w:val="none"/>
        </w:rPr>
      </w:pPr>
      <w:r w:rsidDel="00000000" w:rsidR="00000000" w:rsidRPr="00000000">
        <w:rPr>
          <w:rtl w:val="0"/>
        </w:rPr>
        <w:t xml:space="preserve">Admin Adjustment</w:t>
      </w:r>
    </w:p>
    <w:p w:rsidR="00000000" w:rsidDel="00000000" w:rsidP="00000000" w:rsidRDefault="00000000" w:rsidRPr="00000000" w14:paraId="00001346">
      <w:pPr>
        <w:numPr>
          <w:ilvl w:val="1"/>
          <w:numId w:val="45"/>
        </w:numPr>
        <w:spacing w:after="0" w:lineRule="auto"/>
        <w:ind w:left="1440" w:hanging="360"/>
        <w:rPr>
          <w:u w:val="none"/>
        </w:rPr>
      </w:pPr>
      <w:r w:rsidDel="00000000" w:rsidR="00000000" w:rsidRPr="00000000">
        <w:rPr>
          <w:rtl w:val="0"/>
        </w:rPr>
        <w:t xml:space="preserve">Validation Rule : </w:t>
      </w:r>
    </w:p>
    <w:p w:rsidR="00000000" w:rsidDel="00000000" w:rsidP="00000000" w:rsidRDefault="00000000" w:rsidRPr="00000000" w14:paraId="00001347">
      <w:pPr>
        <w:numPr>
          <w:ilvl w:val="2"/>
          <w:numId w:val="45"/>
        </w:numPr>
        <w:spacing w:after="0" w:lineRule="auto"/>
        <w:ind w:left="2160" w:hanging="360"/>
        <w:rPr>
          <w:u w:val="none"/>
        </w:rPr>
      </w:pPr>
      <w:r w:rsidDel="00000000" w:rsidR="00000000" w:rsidRPr="00000000">
        <w:rPr>
          <w:rtl w:val="0"/>
        </w:rPr>
        <w:t xml:space="preserve">Balance must never go below zero</w:t>
      </w:r>
    </w:p>
    <w:p w:rsidR="00000000" w:rsidDel="00000000" w:rsidP="00000000" w:rsidRDefault="00000000" w:rsidRPr="00000000" w14:paraId="00001348">
      <w:pPr>
        <w:numPr>
          <w:ilvl w:val="1"/>
          <w:numId w:val="45"/>
        </w:numPr>
        <w:spacing w:after="0" w:lineRule="auto"/>
        <w:ind w:left="1440" w:hanging="360"/>
        <w:rPr>
          <w:u w:val="none"/>
        </w:rPr>
      </w:pPr>
      <w:r w:rsidDel="00000000" w:rsidR="00000000" w:rsidRPr="00000000">
        <w:rPr>
          <w:rtl w:val="0"/>
        </w:rPr>
        <w:t xml:space="preserve">Empty States</w:t>
      </w:r>
    </w:p>
    <w:p w:rsidR="00000000" w:rsidDel="00000000" w:rsidP="00000000" w:rsidRDefault="00000000" w:rsidRPr="00000000" w14:paraId="00001349">
      <w:pPr>
        <w:numPr>
          <w:ilvl w:val="2"/>
          <w:numId w:val="45"/>
        </w:numPr>
        <w:spacing w:after="0" w:lineRule="auto"/>
        <w:ind w:left="2160" w:hanging="360"/>
        <w:rPr>
          <w:u w:val="none"/>
        </w:rPr>
      </w:pPr>
      <w:r w:rsidDel="00000000" w:rsidR="00000000" w:rsidRPr="00000000">
        <w:rPr>
          <w:rtl w:val="0"/>
        </w:rPr>
        <w:t xml:space="preserve">No Transactions : </w:t>
      </w:r>
    </w:p>
    <w:p w:rsidR="00000000" w:rsidDel="00000000" w:rsidP="00000000" w:rsidRDefault="00000000" w:rsidRPr="00000000" w14:paraId="0000134A">
      <w:pPr>
        <w:numPr>
          <w:ilvl w:val="3"/>
          <w:numId w:val="45"/>
        </w:numPr>
        <w:spacing w:after="0" w:lineRule="auto"/>
        <w:ind w:left="2880" w:hanging="360"/>
        <w:rPr>
          <w:u w:val="none"/>
        </w:rPr>
      </w:pPr>
      <w:r w:rsidDel="00000000" w:rsidR="00000000" w:rsidRPr="00000000">
        <w:rPr>
          <w:rtl w:val="0"/>
        </w:rPr>
        <w:t xml:space="preserve">Display No transaction available.</w:t>
      </w:r>
    </w:p>
    <w:p w:rsidR="00000000" w:rsidDel="00000000" w:rsidP="00000000" w:rsidRDefault="00000000" w:rsidRPr="00000000" w14:paraId="0000134B">
      <w:pPr>
        <w:numPr>
          <w:ilvl w:val="2"/>
          <w:numId w:val="45"/>
        </w:numPr>
        <w:spacing w:after="0" w:lineRule="auto"/>
        <w:ind w:left="2160" w:hanging="360"/>
        <w:rPr>
          <w:u w:val="none"/>
        </w:rPr>
      </w:pPr>
      <w:r w:rsidDel="00000000" w:rsidR="00000000" w:rsidRPr="00000000">
        <w:rPr>
          <w:rtl w:val="0"/>
        </w:rPr>
        <w:t xml:space="preserve">Filtered Empty : </w:t>
      </w:r>
    </w:p>
    <w:p w:rsidR="00000000" w:rsidDel="00000000" w:rsidP="00000000" w:rsidRDefault="00000000" w:rsidRPr="00000000" w14:paraId="0000134C">
      <w:pPr>
        <w:numPr>
          <w:ilvl w:val="3"/>
          <w:numId w:val="45"/>
        </w:numPr>
        <w:spacing w:after="0" w:lineRule="auto"/>
        <w:ind w:left="2880" w:hanging="360"/>
        <w:rPr>
          <w:u w:val="none"/>
        </w:rPr>
      </w:pPr>
      <w:r w:rsidDel="00000000" w:rsidR="00000000" w:rsidRPr="00000000">
        <w:rPr>
          <w:rtl w:val="0"/>
        </w:rPr>
        <w:t xml:space="preserve">Display No transactions match the selected filets or no result found.</w:t>
      </w:r>
    </w:p>
    <w:p w:rsidR="00000000" w:rsidDel="00000000" w:rsidP="00000000" w:rsidRDefault="00000000" w:rsidRPr="00000000" w14:paraId="0000134D">
      <w:pPr>
        <w:numPr>
          <w:ilvl w:val="1"/>
          <w:numId w:val="45"/>
        </w:numPr>
        <w:spacing w:after="0" w:lineRule="auto"/>
        <w:ind w:left="1440" w:hanging="360"/>
        <w:rPr>
          <w:u w:val="none"/>
        </w:rPr>
      </w:pPr>
      <w:r w:rsidDel="00000000" w:rsidR="00000000" w:rsidRPr="00000000">
        <w:rPr>
          <w:rtl w:val="0"/>
        </w:rPr>
        <w:t xml:space="preserve">Security Rules</w:t>
      </w:r>
    </w:p>
    <w:p w:rsidR="00000000" w:rsidDel="00000000" w:rsidP="00000000" w:rsidRDefault="00000000" w:rsidRPr="00000000" w14:paraId="0000134E">
      <w:pPr>
        <w:numPr>
          <w:ilvl w:val="2"/>
          <w:numId w:val="45"/>
        </w:numPr>
        <w:spacing w:after="0" w:lineRule="auto"/>
        <w:ind w:left="2160" w:hanging="360"/>
        <w:rPr>
          <w:u w:val="none"/>
        </w:rPr>
      </w:pPr>
      <w:r w:rsidDel="00000000" w:rsidR="00000000" w:rsidRPr="00000000">
        <w:rPr>
          <w:rtl w:val="0"/>
        </w:rPr>
        <w:t xml:space="preserve">Only logged-in user’s transactions visible</w:t>
      </w:r>
    </w:p>
    <w:p w:rsidR="00000000" w:rsidDel="00000000" w:rsidP="00000000" w:rsidRDefault="00000000" w:rsidRPr="00000000" w14:paraId="0000134F">
      <w:pPr>
        <w:numPr>
          <w:ilvl w:val="2"/>
          <w:numId w:val="45"/>
        </w:numPr>
        <w:spacing w:after="0" w:lineRule="auto"/>
        <w:ind w:left="2160" w:hanging="360"/>
        <w:rPr>
          <w:u w:val="none"/>
        </w:rPr>
      </w:pPr>
      <w:r w:rsidDel="00000000" w:rsidR="00000000" w:rsidRPr="00000000">
        <w:rPr>
          <w:rtl w:val="0"/>
        </w:rPr>
        <w:t xml:space="preserve">No editing/deleting allowed</w:t>
      </w:r>
    </w:p>
    <w:p w:rsidR="00000000" w:rsidDel="00000000" w:rsidP="00000000" w:rsidRDefault="00000000" w:rsidRPr="00000000" w14:paraId="00001350">
      <w:pPr>
        <w:numPr>
          <w:ilvl w:val="1"/>
          <w:numId w:val="45"/>
        </w:numPr>
        <w:spacing w:after="0" w:lineRule="auto"/>
        <w:ind w:left="1440" w:hanging="360"/>
        <w:rPr>
          <w:u w:val="none"/>
        </w:rPr>
      </w:pPr>
      <w:r w:rsidDel="00000000" w:rsidR="00000000" w:rsidRPr="00000000">
        <w:rPr>
          <w:rtl w:val="0"/>
        </w:rPr>
        <w:t xml:space="preserve">F2MX Admin Dependency (Impact )</w:t>
      </w:r>
    </w:p>
    <w:p w:rsidR="00000000" w:rsidDel="00000000" w:rsidP="00000000" w:rsidRDefault="00000000" w:rsidRPr="00000000" w14:paraId="00001351">
      <w:pPr>
        <w:spacing w:after="0" w:lineRule="auto"/>
        <w:ind w:left="1440" w:firstLine="0"/>
        <w:rPr/>
      </w:pPr>
      <w:r w:rsidDel="00000000" w:rsidR="00000000" w:rsidRPr="00000000">
        <w:rPr>
          <w:rtl w:val="0"/>
        </w:rPr>
      </w:r>
    </w:p>
    <w:tbl>
      <w:tblPr>
        <w:tblStyle w:val="Table71"/>
        <w:tblpPr w:leftFromText="180" w:rightFromText="180" w:topFromText="180" w:bottomFromText="180" w:vertAnchor="text" w:horzAnchor="text" w:tblpX="1725" w:tblpY="0"/>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1352">
            <w:pPr>
              <w:widowControl w:val="0"/>
              <w:spacing w:after="0" w:line="240" w:lineRule="auto"/>
              <w:rPr/>
            </w:pPr>
            <w:r w:rsidDel="00000000" w:rsidR="00000000" w:rsidRPr="00000000">
              <w:rPr>
                <w:rtl w:val="0"/>
              </w:rPr>
              <w:t xml:space="preserve">Admin Action</w:t>
            </w:r>
          </w:p>
        </w:tc>
        <w:tc>
          <w:tcPr/>
          <w:p w:rsidR="00000000" w:rsidDel="00000000" w:rsidP="00000000" w:rsidRDefault="00000000" w:rsidRPr="00000000" w14:paraId="00001353">
            <w:pPr>
              <w:widowControl w:val="0"/>
              <w:spacing w:after="0" w:line="240" w:lineRule="auto"/>
              <w:rPr/>
            </w:pPr>
            <w:r w:rsidDel="00000000" w:rsidR="00000000" w:rsidRPr="00000000">
              <w:rPr>
                <w:rtl w:val="0"/>
              </w:rPr>
              <w:t xml:space="preserve">Impact</w:t>
            </w:r>
          </w:p>
        </w:tc>
      </w:tr>
      <w:tr>
        <w:trPr>
          <w:cantSplit w:val="0"/>
          <w:tblHeader w:val="0"/>
        </w:trPr>
        <w:tc>
          <w:tcPr/>
          <w:p w:rsidR="00000000" w:rsidDel="00000000" w:rsidP="00000000" w:rsidRDefault="00000000" w:rsidRPr="00000000" w14:paraId="00001354">
            <w:pPr>
              <w:widowControl w:val="0"/>
              <w:spacing w:after="0" w:line="240" w:lineRule="auto"/>
              <w:rPr/>
            </w:pPr>
            <w:r w:rsidDel="00000000" w:rsidR="00000000" w:rsidRPr="00000000">
              <w:rPr>
                <w:rtl w:val="0"/>
              </w:rPr>
              <w:t xml:space="preserve">Wallet Adjustment</w:t>
            </w:r>
          </w:p>
        </w:tc>
        <w:tc>
          <w:tcPr/>
          <w:p w:rsidR="00000000" w:rsidDel="00000000" w:rsidP="00000000" w:rsidRDefault="00000000" w:rsidRPr="00000000" w14:paraId="00001355">
            <w:pPr>
              <w:widowControl w:val="0"/>
              <w:spacing w:after="0" w:line="240" w:lineRule="auto"/>
              <w:rPr/>
            </w:pPr>
            <w:r w:rsidDel="00000000" w:rsidR="00000000" w:rsidRPr="00000000">
              <w:rPr>
                <w:rtl w:val="0"/>
              </w:rPr>
              <w:t xml:space="preserve">Appears instantly</w:t>
            </w:r>
          </w:p>
        </w:tc>
      </w:tr>
      <w:tr>
        <w:trPr>
          <w:cantSplit w:val="0"/>
          <w:tblHeader w:val="0"/>
        </w:trPr>
        <w:tc>
          <w:tcPr/>
          <w:p w:rsidR="00000000" w:rsidDel="00000000" w:rsidP="00000000" w:rsidRDefault="00000000" w:rsidRPr="00000000" w14:paraId="00001356">
            <w:pPr>
              <w:widowControl w:val="0"/>
              <w:spacing w:after="0" w:line="240" w:lineRule="auto"/>
              <w:rPr/>
            </w:pPr>
            <w:r w:rsidDel="00000000" w:rsidR="00000000" w:rsidRPr="00000000">
              <w:rPr>
                <w:rtl w:val="0"/>
              </w:rPr>
              <w:t xml:space="preserve">Refund</w:t>
            </w:r>
          </w:p>
        </w:tc>
        <w:tc>
          <w:tcPr/>
          <w:p w:rsidR="00000000" w:rsidDel="00000000" w:rsidP="00000000" w:rsidRDefault="00000000" w:rsidRPr="00000000" w14:paraId="00001357">
            <w:pPr>
              <w:widowControl w:val="0"/>
              <w:spacing w:after="0" w:line="240" w:lineRule="auto"/>
              <w:rPr/>
            </w:pPr>
            <w:r w:rsidDel="00000000" w:rsidR="00000000" w:rsidRPr="00000000">
              <w:rPr>
                <w:rtl w:val="0"/>
              </w:rPr>
              <w:t xml:space="preserve">Reflected as credit</w:t>
            </w:r>
          </w:p>
        </w:tc>
      </w:tr>
      <w:tr>
        <w:trPr>
          <w:cantSplit w:val="0"/>
          <w:tblHeader w:val="0"/>
        </w:trPr>
        <w:tc>
          <w:tcPr/>
          <w:p w:rsidR="00000000" w:rsidDel="00000000" w:rsidP="00000000" w:rsidRDefault="00000000" w:rsidRPr="00000000" w14:paraId="00001358">
            <w:pPr>
              <w:widowControl w:val="0"/>
              <w:spacing w:after="0" w:line="240" w:lineRule="auto"/>
              <w:rPr/>
            </w:pPr>
            <w:r w:rsidDel="00000000" w:rsidR="00000000" w:rsidRPr="00000000">
              <w:rPr>
                <w:rtl w:val="0"/>
              </w:rPr>
              <w:t xml:space="preserve">Reversal</w:t>
            </w:r>
          </w:p>
        </w:tc>
        <w:tc>
          <w:tcPr/>
          <w:p w:rsidR="00000000" w:rsidDel="00000000" w:rsidP="00000000" w:rsidRDefault="00000000" w:rsidRPr="00000000" w14:paraId="00001359">
            <w:pPr>
              <w:widowControl w:val="0"/>
              <w:spacing w:after="0" w:line="240" w:lineRule="auto"/>
              <w:rPr/>
            </w:pPr>
            <w:r w:rsidDel="00000000" w:rsidR="00000000" w:rsidRPr="00000000">
              <w:rPr>
                <w:rtl w:val="0"/>
              </w:rPr>
              <w:t xml:space="preserve">Transaction updated</w:t>
            </w:r>
          </w:p>
        </w:tc>
      </w:tr>
    </w:tbl>
    <w:p w:rsidR="00000000" w:rsidDel="00000000" w:rsidP="00000000" w:rsidRDefault="00000000" w:rsidRPr="00000000" w14:paraId="0000135A">
      <w:pPr>
        <w:numPr>
          <w:ilvl w:val="1"/>
          <w:numId w:val="45"/>
        </w:numPr>
        <w:spacing w:after="0" w:lineRule="auto"/>
        <w:ind w:left="1440" w:hanging="360"/>
        <w:rPr>
          <w:u w:val="none"/>
        </w:rPr>
      </w:pPr>
      <w:r w:rsidDel="00000000" w:rsidR="00000000" w:rsidRPr="00000000">
        <w:rPr>
          <w:rtl w:val="0"/>
        </w:rPr>
        <w:t xml:space="preserve">Governance Rules</w:t>
      </w:r>
    </w:p>
    <w:p w:rsidR="00000000" w:rsidDel="00000000" w:rsidP="00000000" w:rsidRDefault="00000000" w:rsidRPr="00000000" w14:paraId="0000135B">
      <w:pPr>
        <w:numPr>
          <w:ilvl w:val="2"/>
          <w:numId w:val="45"/>
        </w:numPr>
        <w:spacing w:after="0" w:lineRule="auto"/>
        <w:ind w:left="2160" w:hanging="360"/>
        <w:rPr>
          <w:u w:val="none"/>
        </w:rPr>
      </w:pPr>
      <w:r w:rsidDel="00000000" w:rsidR="00000000" w:rsidRPr="00000000">
        <w:rPr>
          <w:rtl w:val="0"/>
        </w:rPr>
        <w:t xml:space="preserve">Wallet Isolation </w:t>
      </w:r>
    </w:p>
    <w:p w:rsidR="00000000" w:rsidDel="00000000" w:rsidP="00000000" w:rsidRDefault="00000000" w:rsidRPr="00000000" w14:paraId="0000135C">
      <w:pPr>
        <w:numPr>
          <w:ilvl w:val="3"/>
          <w:numId w:val="45"/>
        </w:numPr>
        <w:spacing w:after="0" w:lineRule="auto"/>
        <w:ind w:left="2880" w:hanging="360"/>
        <w:rPr>
          <w:u w:val="none"/>
        </w:rPr>
      </w:pPr>
      <w:r w:rsidDel="00000000" w:rsidR="00000000" w:rsidRPr="00000000">
        <w:rPr>
          <w:rtl w:val="0"/>
        </w:rPr>
        <w:t xml:space="preserve">Only User wallet transactions displayed</w:t>
      </w:r>
    </w:p>
    <w:p w:rsidR="00000000" w:rsidDel="00000000" w:rsidP="00000000" w:rsidRDefault="00000000" w:rsidRPr="00000000" w14:paraId="0000135D">
      <w:pPr>
        <w:numPr>
          <w:ilvl w:val="2"/>
          <w:numId w:val="45"/>
        </w:numPr>
        <w:spacing w:after="0" w:lineRule="auto"/>
        <w:ind w:left="2160" w:hanging="360"/>
        <w:rPr>
          <w:u w:val="none"/>
        </w:rPr>
      </w:pPr>
      <w:r w:rsidDel="00000000" w:rsidR="00000000" w:rsidRPr="00000000">
        <w:rPr>
          <w:rtl w:val="0"/>
        </w:rPr>
        <w:t xml:space="preserve">Immutable Ledger</w:t>
      </w:r>
    </w:p>
    <w:p w:rsidR="00000000" w:rsidDel="00000000" w:rsidP="00000000" w:rsidRDefault="00000000" w:rsidRPr="00000000" w14:paraId="0000135E">
      <w:pPr>
        <w:numPr>
          <w:ilvl w:val="3"/>
          <w:numId w:val="45"/>
        </w:numPr>
        <w:spacing w:after="0" w:lineRule="auto"/>
        <w:ind w:left="2880" w:hanging="360"/>
        <w:rPr>
          <w:u w:val="none"/>
        </w:rPr>
      </w:pPr>
      <w:commentRangeStart w:id="139"/>
      <w:commentRangeStart w:id="140"/>
      <w:r w:rsidDel="00000000" w:rsidR="00000000" w:rsidRPr="00000000">
        <w:rPr>
          <w:rtl w:val="0"/>
        </w:rPr>
        <w:t xml:space="preserve">Transactions cannot be modified or deleted</w:t>
      </w:r>
      <w:commentRangeEnd w:id="139"/>
      <w:r w:rsidDel="00000000" w:rsidR="00000000" w:rsidRPr="00000000">
        <w:commentReference w:id="139"/>
      </w:r>
      <w:commentRangeEnd w:id="140"/>
      <w:r w:rsidDel="00000000" w:rsidR="00000000" w:rsidRPr="00000000">
        <w:commentReference w:id="140"/>
      </w:r>
      <w:r w:rsidDel="00000000" w:rsidR="00000000" w:rsidRPr="00000000">
        <w:rPr>
          <w:rtl w:val="0"/>
        </w:rPr>
      </w:r>
    </w:p>
    <w:p w:rsidR="00000000" w:rsidDel="00000000" w:rsidP="00000000" w:rsidRDefault="00000000" w:rsidRPr="00000000" w14:paraId="0000135F">
      <w:pPr>
        <w:numPr>
          <w:ilvl w:val="2"/>
          <w:numId w:val="45"/>
        </w:numPr>
        <w:spacing w:after="0" w:lineRule="auto"/>
        <w:ind w:left="2160" w:hanging="360"/>
        <w:rPr>
          <w:u w:val="none"/>
        </w:rPr>
      </w:pPr>
      <w:r w:rsidDel="00000000" w:rsidR="00000000" w:rsidRPr="00000000">
        <w:rPr>
          <w:rtl w:val="0"/>
        </w:rPr>
        <w:t xml:space="preserve">Full transparency</w:t>
      </w:r>
    </w:p>
    <w:p w:rsidR="00000000" w:rsidDel="00000000" w:rsidP="00000000" w:rsidRDefault="00000000" w:rsidRPr="00000000" w14:paraId="00001360">
      <w:pPr>
        <w:numPr>
          <w:ilvl w:val="3"/>
          <w:numId w:val="45"/>
        </w:numPr>
        <w:spacing w:after="0" w:lineRule="auto"/>
        <w:ind w:left="2880" w:hanging="360"/>
        <w:rPr>
          <w:u w:val="none"/>
        </w:rPr>
      </w:pPr>
      <w:r w:rsidDel="00000000" w:rsidR="00000000" w:rsidRPr="00000000">
        <w:rPr>
          <w:rtl w:val="0"/>
        </w:rPr>
        <w:t xml:space="preserve">Every balance change must be recorded</w:t>
      </w:r>
    </w:p>
    <w:p w:rsidR="00000000" w:rsidDel="00000000" w:rsidP="00000000" w:rsidRDefault="00000000" w:rsidRPr="00000000" w14:paraId="00001361">
      <w:pPr>
        <w:numPr>
          <w:ilvl w:val="2"/>
          <w:numId w:val="45"/>
        </w:numPr>
        <w:spacing w:after="0" w:lineRule="auto"/>
        <w:ind w:left="2160" w:hanging="360"/>
        <w:rPr>
          <w:u w:val="none"/>
        </w:rPr>
      </w:pPr>
      <w:r w:rsidDel="00000000" w:rsidR="00000000" w:rsidRPr="00000000">
        <w:rPr>
          <w:rtl w:val="0"/>
        </w:rPr>
        <w:t xml:space="preserve">Audit Trail</w:t>
      </w:r>
    </w:p>
    <w:p w:rsidR="00000000" w:rsidDel="00000000" w:rsidP="00000000" w:rsidRDefault="00000000" w:rsidRPr="00000000" w14:paraId="00001362">
      <w:pPr>
        <w:numPr>
          <w:ilvl w:val="3"/>
          <w:numId w:val="45"/>
        </w:numPr>
        <w:spacing w:after="0" w:lineRule="auto"/>
        <w:ind w:left="2880" w:hanging="360"/>
        <w:rPr>
          <w:u w:val="none"/>
        </w:rPr>
      </w:pPr>
      <w:r w:rsidDel="00000000" w:rsidR="00000000" w:rsidRPr="00000000">
        <w:rPr>
          <w:rtl w:val="0"/>
        </w:rPr>
        <w:t xml:space="preserve">Each transaction must be stored/logged/</w:t>
      </w:r>
    </w:p>
    <w:p w:rsidR="00000000" w:rsidDel="00000000" w:rsidP="00000000" w:rsidRDefault="00000000" w:rsidRPr="00000000" w14:paraId="00001363">
      <w:pPr>
        <w:numPr>
          <w:ilvl w:val="1"/>
          <w:numId w:val="45"/>
        </w:numPr>
        <w:spacing w:after="0" w:lineRule="auto"/>
        <w:ind w:left="1440" w:hanging="360"/>
        <w:rPr>
          <w:u w:val="none"/>
        </w:rPr>
      </w:pPr>
      <w:r w:rsidDel="00000000" w:rsidR="00000000" w:rsidRPr="00000000">
        <w:rPr>
          <w:rtl w:val="0"/>
        </w:rPr>
        <w:t xml:space="preserve">Notifications : </w:t>
      </w:r>
    </w:p>
    <w:p w:rsidR="00000000" w:rsidDel="00000000" w:rsidP="00000000" w:rsidRDefault="00000000" w:rsidRPr="00000000" w14:paraId="00001364">
      <w:pPr>
        <w:numPr>
          <w:ilvl w:val="2"/>
          <w:numId w:val="45"/>
        </w:numPr>
        <w:spacing w:after="0" w:lineRule="auto"/>
        <w:ind w:left="2160" w:hanging="360"/>
        <w:rPr>
          <w:u w:val="none"/>
        </w:rPr>
      </w:pPr>
      <w:r w:rsidDel="00000000" w:rsidR="00000000" w:rsidRPr="00000000">
        <w:rPr>
          <w:rtl w:val="0"/>
        </w:rPr>
        <w:t xml:space="preserve">User must receive : </w:t>
      </w:r>
    </w:p>
    <w:p w:rsidR="00000000" w:rsidDel="00000000" w:rsidP="00000000" w:rsidRDefault="00000000" w:rsidRPr="00000000" w14:paraId="00001365">
      <w:pPr>
        <w:numPr>
          <w:ilvl w:val="3"/>
          <w:numId w:val="45"/>
        </w:numPr>
        <w:spacing w:after="0" w:lineRule="auto"/>
        <w:ind w:left="2880" w:hanging="360"/>
        <w:rPr>
          <w:u w:val="none"/>
        </w:rPr>
      </w:pPr>
      <w:r w:rsidDel="00000000" w:rsidR="00000000" w:rsidRPr="00000000">
        <w:rPr>
          <w:rtl w:val="0"/>
        </w:rPr>
        <w:t xml:space="preserve">Deposits (Add Funds )</w:t>
      </w:r>
    </w:p>
    <w:p w:rsidR="00000000" w:rsidDel="00000000" w:rsidP="00000000" w:rsidRDefault="00000000" w:rsidRPr="00000000" w14:paraId="00001366">
      <w:pPr>
        <w:numPr>
          <w:ilvl w:val="3"/>
          <w:numId w:val="45"/>
        </w:numPr>
        <w:spacing w:after="0" w:lineRule="auto"/>
        <w:ind w:left="2880" w:hanging="360"/>
        <w:rPr>
          <w:u w:val="none"/>
        </w:rPr>
      </w:pPr>
      <w:r w:rsidDel="00000000" w:rsidR="00000000" w:rsidRPr="00000000">
        <w:rPr>
          <w:rtl w:val="0"/>
        </w:rPr>
        <w:t xml:space="preserve">Buy-in transfer </w:t>
      </w:r>
    </w:p>
    <w:p w:rsidR="00000000" w:rsidDel="00000000" w:rsidP="00000000" w:rsidRDefault="00000000" w:rsidRPr="00000000" w14:paraId="00001367">
      <w:pPr>
        <w:numPr>
          <w:ilvl w:val="3"/>
          <w:numId w:val="45"/>
        </w:numPr>
        <w:spacing w:after="0" w:lineRule="auto"/>
        <w:ind w:left="2880" w:hanging="360"/>
        <w:rPr>
          <w:u w:val="none"/>
        </w:rPr>
      </w:pPr>
      <w:r w:rsidDel="00000000" w:rsidR="00000000" w:rsidRPr="00000000">
        <w:rPr>
          <w:rtl w:val="0"/>
        </w:rPr>
        <w:t xml:space="preserve">Admin Adjustments</w:t>
      </w:r>
      <w:r w:rsidDel="00000000" w:rsidR="00000000" w:rsidRPr="00000000">
        <w:rPr>
          <w:rtl w:val="0"/>
        </w:rPr>
      </w:r>
    </w:p>
    <w:p w:rsidR="00000000" w:rsidDel="00000000" w:rsidP="00000000" w:rsidRDefault="00000000" w:rsidRPr="00000000" w14:paraId="00001368">
      <w:pPr>
        <w:pStyle w:val="Heading3"/>
        <w:rPr/>
      </w:pPr>
      <w:bookmarkStart w:colFirst="0" w:colLast="0" w:name="_6318v870cr1q" w:id="108"/>
      <w:bookmarkEnd w:id="108"/>
      <w:r w:rsidDel="00000000" w:rsidR="00000000" w:rsidRPr="00000000">
        <w:rPr>
          <w:rtl w:val="0"/>
        </w:rPr>
      </w:r>
    </w:p>
    <w:p w:rsidR="00000000" w:rsidDel="00000000" w:rsidP="00000000" w:rsidRDefault="00000000" w:rsidRPr="00000000" w14:paraId="00001369">
      <w:pPr>
        <w:pStyle w:val="Heading3"/>
        <w:rPr/>
      </w:pPr>
      <w:bookmarkStart w:colFirst="0" w:colLast="0" w:name="_valiggmea146" w:id="109"/>
      <w:bookmarkEnd w:id="109"/>
      <w:r w:rsidDel="00000000" w:rsidR="00000000" w:rsidRPr="00000000">
        <w:rPr>
          <w:rtl w:val="0"/>
        </w:rPr>
        <w:t xml:space="preserve">User story -2.3 League Wallet (Under League Dashboard)</w:t>
      </w:r>
    </w:p>
    <w:p w:rsidR="00000000" w:rsidDel="00000000" w:rsidP="00000000" w:rsidRDefault="00000000" w:rsidRPr="00000000" w14:paraId="0000136A">
      <w:pPr>
        <w:rPr/>
      </w:pPr>
      <w:r w:rsidDel="00000000" w:rsidR="00000000" w:rsidRPr="00000000">
        <w:rPr>
          <w:rtl w:val="0"/>
        </w:rPr>
        <w:t xml:space="preserve">As a user (Mobile - User), I want to view and manage my League Wallet within a selected league so that I can track my balance, transactions, and perform buy-in activities.</w:t>
      </w:r>
    </w:p>
    <w:p w:rsidR="00000000" w:rsidDel="00000000" w:rsidP="00000000" w:rsidRDefault="00000000" w:rsidRPr="00000000" w14:paraId="0000136B">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136C">
      <w:pPr>
        <w:numPr>
          <w:ilvl w:val="0"/>
          <w:numId w:val="37"/>
        </w:numPr>
        <w:spacing w:after="0" w:afterAutospacing="0"/>
        <w:ind w:left="720" w:hanging="360"/>
        <w:rPr>
          <w:b w:val="1"/>
          <w:bCs w:val="1"/>
          <w:u w:val="none"/>
        </w:rPr>
      </w:pPr>
      <w:r w:rsidDel="00000000" w:rsidR="00000000" w:rsidRPr="00000000">
        <w:rPr>
          <w:b w:val="1"/>
          <w:bCs w:val="1"/>
          <w:rtl w:val="0"/>
        </w:rPr>
        <w:t xml:space="preserve">Navigation Flow</w:t>
      </w:r>
    </w:p>
    <w:p w:rsidR="00000000" w:rsidDel="00000000" w:rsidP="00000000" w:rsidRDefault="00000000" w:rsidRPr="00000000" w14:paraId="0000136D">
      <w:pPr>
        <w:numPr>
          <w:ilvl w:val="1"/>
          <w:numId w:val="37"/>
        </w:numPr>
        <w:spacing w:after="0" w:afterAutospacing="0"/>
        <w:ind w:left="1440" w:hanging="360"/>
        <w:rPr/>
      </w:pPr>
      <w:r w:rsidDel="00000000" w:rsidR="00000000" w:rsidRPr="00000000">
        <w:rPr>
          <w:rtl w:val="0"/>
        </w:rPr>
        <w:t xml:space="preserve">Users taps in League Card from Leagues Module</w:t>
      </w:r>
    </w:p>
    <w:p w:rsidR="00000000" w:rsidDel="00000000" w:rsidP="00000000" w:rsidRDefault="00000000" w:rsidRPr="00000000" w14:paraId="0000136E">
      <w:pPr>
        <w:numPr>
          <w:ilvl w:val="1"/>
          <w:numId w:val="37"/>
        </w:numPr>
        <w:spacing w:after="0" w:afterAutospacing="0"/>
        <w:ind w:left="1440" w:hanging="360"/>
        <w:rPr>
          <w:u w:val="none"/>
        </w:rPr>
      </w:pPr>
      <w:r w:rsidDel="00000000" w:rsidR="00000000" w:rsidRPr="00000000">
        <w:rPr>
          <w:rFonts w:ascii="Arial Unicode MS" w:cs="Arial Unicode MS" w:eastAsia="Arial Unicode MS" w:hAnsi="Arial Unicode MS"/>
          <w:rtl w:val="0"/>
        </w:rPr>
        <w:t xml:space="preserve">System Navigate to League Dashboard → Bottom Navigation</w:t>
      </w:r>
    </w:p>
    <w:p w:rsidR="00000000" w:rsidDel="00000000" w:rsidP="00000000" w:rsidRDefault="00000000" w:rsidRPr="00000000" w14:paraId="0000136F">
      <w:pPr>
        <w:numPr>
          <w:ilvl w:val="1"/>
          <w:numId w:val="37"/>
        </w:numPr>
        <w:spacing w:after="0" w:afterAutospacing="0"/>
        <w:ind w:left="1440" w:hanging="360"/>
      </w:pPr>
      <w:r w:rsidDel="00000000" w:rsidR="00000000" w:rsidRPr="00000000">
        <w:rPr>
          <w:rFonts w:ascii="Arial Unicode MS" w:cs="Arial Unicode MS" w:eastAsia="Arial Unicode MS" w:hAnsi="Arial Unicode MS"/>
          <w:rtl w:val="0"/>
        </w:rPr>
        <w:t xml:space="preserve">Leagues → My Leagues → Select League → League Dashboard → Tap “Wallet” → League Wallet Screen</w:t>
      </w:r>
    </w:p>
    <w:p w:rsidR="00000000" w:rsidDel="00000000" w:rsidP="00000000" w:rsidRDefault="00000000" w:rsidRPr="00000000" w14:paraId="00001370">
      <w:pPr>
        <w:numPr>
          <w:ilvl w:val="1"/>
          <w:numId w:val="37"/>
        </w:numPr>
        <w:spacing w:after="0" w:afterAutospacing="0"/>
        <w:ind w:left="1440" w:hanging="360"/>
        <w:rPr>
          <w:u w:val="none"/>
        </w:rPr>
      </w:pPr>
      <w:r w:rsidDel="00000000" w:rsidR="00000000" w:rsidRPr="00000000">
        <w:rPr>
          <w:rtl w:val="0"/>
        </w:rPr>
        <w:t xml:space="preserve">League Dashboard Tabs : </w:t>
      </w:r>
    </w:p>
    <w:p w:rsidR="00000000" w:rsidDel="00000000" w:rsidP="00000000" w:rsidRDefault="00000000" w:rsidRPr="00000000" w14:paraId="00001371">
      <w:pPr>
        <w:numPr>
          <w:ilvl w:val="2"/>
          <w:numId w:val="37"/>
        </w:numPr>
        <w:spacing w:after="0" w:afterAutospacing="0"/>
        <w:ind w:left="2160" w:hanging="360"/>
        <w:rPr>
          <w:u w:val="none"/>
        </w:rPr>
      </w:pPr>
      <w:r w:rsidDel="00000000" w:rsidR="00000000" w:rsidRPr="00000000">
        <w:rPr>
          <w:rtl w:val="0"/>
        </w:rPr>
        <w:t xml:space="preserve">Matchup</w:t>
      </w:r>
    </w:p>
    <w:p w:rsidR="00000000" w:rsidDel="00000000" w:rsidP="00000000" w:rsidRDefault="00000000" w:rsidRPr="00000000" w14:paraId="00001372">
      <w:pPr>
        <w:numPr>
          <w:ilvl w:val="2"/>
          <w:numId w:val="37"/>
        </w:numPr>
        <w:spacing w:after="0" w:afterAutospacing="0"/>
        <w:ind w:left="2160" w:hanging="360"/>
        <w:rPr>
          <w:u w:val="none"/>
        </w:rPr>
      </w:pPr>
      <w:commentRangeStart w:id="141"/>
      <w:commentRangeStart w:id="142"/>
      <w:r w:rsidDel="00000000" w:rsidR="00000000" w:rsidRPr="00000000">
        <w:rPr>
          <w:rtl w:val="0"/>
        </w:rPr>
        <w:t xml:space="preserve">History</w:t>
      </w:r>
      <w:commentRangeEnd w:id="141"/>
      <w:r w:rsidDel="00000000" w:rsidR="00000000" w:rsidRPr="00000000">
        <w:commentReference w:id="141"/>
      </w:r>
      <w:commentRangeEnd w:id="142"/>
      <w:r w:rsidDel="00000000" w:rsidR="00000000" w:rsidRPr="00000000">
        <w:commentReference w:id="142"/>
      </w:r>
      <w:r w:rsidDel="00000000" w:rsidR="00000000" w:rsidRPr="00000000">
        <w:rPr>
          <w:rtl w:val="0"/>
        </w:rPr>
      </w:r>
    </w:p>
    <w:p w:rsidR="00000000" w:rsidDel="00000000" w:rsidP="00000000" w:rsidRDefault="00000000" w:rsidRPr="00000000" w14:paraId="00001373">
      <w:pPr>
        <w:numPr>
          <w:ilvl w:val="2"/>
          <w:numId w:val="37"/>
        </w:numPr>
        <w:spacing w:after="0" w:afterAutospacing="0"/>
        <w:ind w:left="2160" w:hanging="360"/>
        <w:rPr>
          <w:u w:val="none"/>
        </w:rPr>
      </w:pPr>
      <w:r w:rsidDel="00000000" w:rsidR="00000000" w:rsidRPr="00000000">
        <w:rPr>
          <w:rtl w:val="0"/>
        </w:rPr>
        <w:t xml:space="preserve">Standing</w:t>
      </w:r>
    </w:p>
    <w:p w:rsidR="00000000" w:rsidDel="00000000" w:rsidP="00000000" w:rsidRDefault="00000000" w:rsidRPr="00000000" w14:paraId="00001374">
      <w:pPr>
        <w:numPr>
          <w:ilvl w:val="2"/>
          <w:numId w:val="37"/>
        </w:numPr>
        <w:spacing w:after="0" w:afterAutospacing="0"/>
        <w:ind w:left="2160" w:hanging="360"/>
        <w:rPr>
          <w:b w:val="1"/>
          <w:bCs w:val="1"/>
        </w:rPr>
      </w:pPr>
      <w:r w:rsidDel="00000000" w:rsidR="00000000" w:rsidRPr="00000000">
        <w:rPr>
          <w:b w:val="1"/>
          <w:bCs w:val="1"/>
          <w:rtl w:val="0"/>
        </w:rPr>
        <w:t xml:space="preserve">Wallet</w:t>
      </w:r>
    </w:p>
    <w:p w:rsidR="00000000" w:rsidDel="00000000" w:rsidP="00000000" w:rsidRDefault="00000000" w:rsidRPr="00000000" w14:paraId="00001375">
      <w:pPr>
        <w:numPr>
          <w:ilvl w:val="0"/>
          <w:numId w:val="37"/>
        </w:numPr>
        <w:spacing w:after="0" w:afterAutospacing="0"/>
        <w:ind w:left="720" w:hanging="360"/>
        <w:rPr>
          <w:b w:val="1"/>
          <w:bCs w:val="1"/>
          <w:u w:val="none"/>
        </w:rPr>
      </w:pPr>
      <w:r w:rsidDel="00000000" w:rsidR="00000000" w:rsidRPr="00000000">
        <w:rPr>
          <w:b w:val="1"/>
          <w:bCs w:val="1"/>
          <w:rtl w:val="0"/>
        </w:rPr>
        <w:t xml:space="preserve">Wallet Tab</w:t>
      </w:r>
    </w:p>
    <w:p w:rsidR="00000000" w:rsidDel="00000000" w:rsidP="00000000" w:rsidRDefault="00000000" w:rsidRPr="00000000" w14:paraId="00001376">
      <w:pPr>
        <w:numPr>
          <w:ilvl w:val="1"/>
          <w:numId w:val="37"/>
        </w:numPr>
        <w:spacing w:after="0" w:afterAutospacing="0"/>
        <w:ind w:left="1440" w:hanging="360"/>
        <w:rPr/>
      </w:pPr>
      <w:r w:rsidDel="00000000" w:rsidR="00000000" w:rsidRPr="00000000">
        <w:rPr>
          <w:rtl w:val="0"/>
        </w:rPr>
        <w:t xml:space="preserve">The Wallet tab represents the League -specific currency wallet,which is isolated per league and used for : </w:t>
      </w:r>
    </w:p>
    <w:p w:rsidR="00000000" w:rsidDel="00000000" w:rsidP="00000000" w:rsidRDefault="00000000" w:rsidRPr="00000000" w14:paraId="00001377">
      <w:pPr>
        <w:numPr>
          <w:ilvl w:val="2"/>
          <w:numId w:val="37"/>
        </w:numPr>
        <w:spacing w:after="0" w:afterAutospacing="0"/>
        <w:ind w:left="2160" w:hanging="360"/>
        <w:rPr>
          <w:u w:val="none"/>
        </w:rPr>
      </w:pPr>
      <w:r w:rsidDel="00000000" w:rsidR="00000000" w:rsidRPr="00000000">
        <w:rPr>
          <w:rtl w:val="0"/>
        </w:rPr>
        <w:t xml:space="preserve">Playing trading</w:t>
      </w:r>
    </w:p>
    <w:p w:rsidR="00000000" w:rsidDel="00000000" w:rsidP="00000000" w:rsidRDefault="00000000" w:rsidRPr="00000000" w14:paraId="00001378">
      <w:pPr>
        <w:numPr>
          <w:ilvl w:val="2"/>
          <w:numId w:val="37"/>
        </w:numPr>
        <w:spacing w:after="0" w:afterAutospacing="0"/>
        <w:ind w:left="2160" w:hanging="360"/>
        <w:rPr>
          <w:u w:val="none"/>
        </w:rPr>
      </w:pPr>
      <w:r w:rsidDel="00000000" w:rsidR="00000000" w:rsidRPr="00000000">
        <w:rPr>
          <w:rtl w:val="0"/>
        </w:rPr>
        <w:t xml:space="preserve">Buy-ins</w:t>
      </w:r>
    </w:p>
    <w:p w:rsidR="00000000" w:rsidDel="00000000" w:rsidP="00000000" w:rsidRDefault="00000000" w:rsidRPr="00000000" w14:paraId="00001379">
      <w:pPr>
        <w:numPr>
          <w:ilvl w:val="2"/>
          <w:numId w:val="37"/>
        </w:numPr>
        <w:spacing w:after="0" w:afterAutospacing="0"/>
        <w:ind w:left="2160" w:hanging="360"/>
        <w:rPr/>
      </w:pPr>
      <w:r w:rsidDel="00000000" w:rsidR="00000000" w:rsidRPr="00000000">
        <w:rPr>
          <w:rtl w:val="0"/>
        </w:rPr>
        <w:t xml:space="preserve">Starting allocation</w:t>
      </w:r>
    </w:p>
    <w:p w:rsidR="00000000" w:rsidDel="00000000" w:rsidP="00000000" w:rsidRDefault="00000000" w:rsidRPr="00000000" w14:paraId="0000137A">
      <w:pPr>
        <w:numPr>
          <w:ilvl w:val="2"/>
          <w:numId w:val="37"/>
        </w:numPr>
        <w:spacing w:after="0" w:afterAutospacing="0"/>
        <w:ind w:left="2160" w:hanging="360"/>
        <w:rPr>
          <w:u w:val="none"/>
        </w:rPr>
      </w:pPr>
      <w:commentRangeStart w:id="143"/>
      <w:commentRangeStart w:id="144"/>
      <w:r w:rsidDel="00000000" w:rsidR="00000000" w:rsidRPr="00000000">
        <w:rPr>
          <w:rtl w:val="0"/>
        </w:rPr>
        <w:t xml:space="preserve">League-level  transactions</w:t>
      </w:r>
      <w:commentRangeEnd w:id="143"/>
      <w:r w:rsidDel="00000000" w:rsidR="00000000" w:rsidRPr="00000000">
        <w:commentReference w:id="143"/>
      </w:r>
      <w:commentRangeEnd w:id="144"/>
      <w:r w:rsidDel="00000000" w:rsidR="00000000" w:rsidRPr="00000000">
        <w:commentReference w:id="144"/>
      </w:r>
      <w:r w:rsidDel="00000000" w:rsidR="00000000" w:rsidRPr="00000000">
        <w:rPr>
          <w:rtl w:val="0"/>
        </w:rPr>
      </w:r>
    </w:p>
    <w:p w:rsidR="00000000" w:rsidDel="00000000" w:rsidP="00000000" w:rsidRDefault="00000000" w:rsidRPr="00000000" w14:paraId="0000137B">
      <w:pPr>
        <w:pStyle w:val="Heading6"/>
        <w:numPr>
          <w:ilvl w:val="0"/>
          <w:numId w:val="37"/>
        </w:numPr>
        <w:ind w:left="720" w:hanging="360"/>
        <w:rPr/>
      </w:pPr>
      <w:bookmarkStart w:colFirst="0" w:colLast="0" w:name="_ysf4fxvdlt6i" w:id="110"/>
      <w:bookmarkEnd w:id="110"/>
      <w:r w:rsidDel="00000000" w:rsidR="00000000" w:rsidRPr="00000000">
        <w:rPr>
          <w:rtl w:val="0"/>
        </w:rPr>
        <w:t xml:space="preserve">League Wallet Details Screen /Tab View : </w:t>
      </w:r>
    </w:p>
    <w:p w:rsidR="00000000" w:rsidDel="00000000" w:rsidP="00000000" w:rsidRDefault="00000000" w:rsidRPr="00000000" w14:paraId="0000137C">
      <w:pPr>
        <w:numPr>
          <w:ilvl w:val="1"/>
          <w:numId w:val="37"/>
        </w:numPr>
        <w:spacing w:after="0" w:afterAutospacing="0"/>
        <w:ind w:left="1440" w:hanging="360"/>
        <w:rPr/>
      </w:pPr>
      <w:r w:rsidDel="00000000" w:rsidR="00000000" w:rsidRPr="00000000">
        <w:rPr>
          <w:rtl w:val="0"/>
        </w:rPr>
        <w:t xml:space="preserve">The screen must contains 4 Sections : </w:t>
      </w:r>
    </w:p>
    <w:p w:rsidR="00000000" w:rsidDel="00000000" w:rsidP="00000000" w:rsidRDefault="00000000" w:rsidRPr="00000000" w14:paraId="0000137D">
      <w:pPr>
        <w:numPr>
          <w:ilvl w:val="2"/>
          <w:numId w:val="37"/>
        </w:numPr>
        <w:spacing w:after="0" w:afterAutospacing="0"/>
        <w:ind w:left="2160" w:hanging="360"/>
        <w:rPr>
          <w:u w:val="none"/>
        </w:rPr>
      </w:pPr>
      <w:r w:rsidDel="00000000" w:rsidR="00000000" w:rsidRPr="00000000">
        <w:rPr>
          <w:rtl w:val="0"/>
        </w:rPr>
        <w:t xml:space="preserve">Section 1 :  League Wallet Summary</w:t>
      </w:r>
    </w:p>
    <w:p w:rsidR="00000000" w:rsidDel="00000000" w:rsidP="00000000" w:rsidRDefault="00000000" w:rsidRPr="00000000" w14:paraId="0000137E">
      <w:pPr>
        <w:numPr>
          <w:ilvl w:val="2"/>
          <w:numId w:val="37"/>
        </w:numPr>
        <w:spacing w:after="0" w:afterAutospacing="0"/>
        <w:ind w:left="2160" w:hanging="360"/>
        <w:rPr>
          <w:u w:val="none"/>
        </w:rPr>
      </w:pPr>
      <w:r w:rsidDel="00000000" w:rsidR="00000000" w:rsidRPr="00000000">
        <w:rPr>
          <w:rtl w:val="0"/>
        </w:rPr>
        <w:t xml:space="preserve">Section 2 :  Wallet Actions</w:t>
      </w:r>
    </w:p>
    <w:p w:rsidR="00000000" w:rsidDel="00000000" w:rsidP="00000000" w:rsidRDefault="00000000" w:rsidRPr="00000000" w14:paraId="0000137F">
      <w:pPr>
        <w:numPr>
          <w:ilvl w:val="2"/>
          <w:numId w:val="37"/>
        </w:numPr>
        <w:spacing w:after="0" w:afterAutospacing="0"/>
        <w:ind w:left="2160" w:hanging="360"/>
        <w:rPr>
          <w:u w:val="none"/>
        </w:rPr>
      </w:pPr>
      <w:r w:rsidDel="00000000" w:rsidR="00000000" w:rsidRPr="00000000">
        <w:rPr>
          <w:rtl w:val="0"/>
        </w:rPr>
        <w:t xml:space="preserve">Section 3 : Portfolio Insights </w:t>
      </w:r>
    </w:p>
    <w:p w:rsidR="00000000" w:rsidDel="00000000" w:rsidP="00000000" w:rsidRDefault="00000000" w:rsidRPr="00000000" w14:paraId="00001380">
      <w:pPr>
        <w:numPr>
          <w:ilvl w:val="2"/>
          <w:numId w:val="37"/>
        </w:numPr>
        <w:spacing w:after="0" w:afterAutospacing="0"/>
        <w:ind w:left="2160" w:hanging="360"/>
        <w:rPr>
          <w:u w:val="none"/>
        </w:rPr>
      </w:pPr>
      <w:r w:rsidDel="00000000" w:rsidR="00000000" w:rsidRPr="00000000">
        <w:rPr>
          <w:rtl w:val="0"/>
        </w:rPr>
        <w:t xml:space="preserve">Section 4 : Transactions Ledger</w:t>
      </w:r>
    </w:p>
    <w:p w:rsidR="00000000" w:rsidDel="00000000" w:rsidP="00000000" w:rsidRDefault="00000000" w:rsidRPr="00000000" w14:paraId="00001381">
      <w:pPr>
        <w:pStyle w:val="Heading6"/>
        <w:keepNext w:val="1"/>
        <w:keepLines w:val="1"/>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bookmarkStart w:colFirst="0" w:colLast="0" w:name="_el82bnmh3q7l" w:id="111"/>
      <w:bookmarkEnd w:id="111"/>
      <w:r w:rsidDel="00000000" w:rsidR="00000000" w:rsidRPr="00000000">
        <w:rPr>
          <w:b w:val="1"/>
          <w:bCs w:val="1"/>
          <w:rtl w:val="0"/>
        </w:rPr>
        <w:t xml:space="preserve">Section 1 :  “League Wallet Summary”  - </w:t>
      </w:r>
      <w:r w:rsidDel="00000000" w:rsidR="00000000" w:rsidRPr="00000000">
        <w:rPr>
          <w:rtl w:val="0"/>
        </w:rPr>
        <w:t xml:space="preserve">[Ready -Only]</w:t>
      </w:r>
    </w:p>
    <w:p w:rsidR="00000000" w:rsidDel="00000000" w:rsidP="00000000" w:rsidRDefault="00000000" w:rsidRPr="00000000" w14:paraId="00001382">
      <w:pPr>
        <w:numPr>
          <w:ilvl w:val="1"/>
          <w:numId w:val="37"/>
        </w:numPr>
        <w:spacing w:after="0" w:lineRule="auto"/>
        <w:ind w:left="1440" w:hanging="360"/>
      </w:pPr>
      <w:r w:rsidDel="00000000" w:rsidR="00000000" w:rsidRPr="00000000">
        <w:rPr>
          <w:rtl w:val="0"/>
        </w:rPr>
        <w:t xml:space="preserve">Display at the top : </w:t>
      </w:r>
    </w:p>
    <w:p w:rsidR="00000000" w:rsidDel="00000000" w:rsidP="00000000" w:rsidRDefault="00000000" w:rsidRPr="00000000" w14:paraId="00001383">
      <w:pPr>
        <w:numPr>
          <w:ilvl w:val="2"/>
          <w:numId w:val="37"/>
        </w:numPr>
        <w:spacing w:after="0" w:before="0" w:lineRule="auto"/>
        <w:ind w:left="2160" w:hanging="360"/>
        <w:rPr>
          <w:u w:val="none"/>
        </w:rPr>
      </w:pPr>
      <w:r w:rsidDel="00000000" w:rsidR="00000000" w:rsidRPr="00000000">
        <w:rPr>
          <w:rtl w:val="0"/>
        </w:rPr>
        <w:t xml:space="preserve">League Name</w:t>
      </w:r>
    </w:p>
    <w:p w:rsidR="00000000" w:rsidDel="00000000" w:rsidP="00000000" w:rsidRDefault="00000000" w:rsidRPr="00000000" w14:paraId="00001384">
      <w:pPr>
        <w:numPr>
          <w:ilvl w:val="2"/>
          <w:numId w:val="37"/>
        </w:numPr>
        <w:spacing w:after="0" w:afterAutospacing="0"/>
        <w:ind w:left="2160" w:hanging="360"/>
        <w:rPr>
          <w:u w:val="none"/>
        </w:rPr>
      </w:pPr>
      <w:r w:rsidDel="00000000" w:rsidR="00000000" w:rsidRPr="00000000">
        <w:rPr>
          <w:rtl w:val="0"/>
        </w:rPr>
        <w:t xml:space="preserve">Current League  wallet Balance</w:t>
      </w:r>
    </w:p>
    <w:p w:rsidR="00000000" w:rsidDel="00000000" w:rsidP="00000000" w:rsidRDefault="00000000" w:rsidRPr="00000000" w14:paraId="00001385">
      <w:pPr>
        <w:numPr>
          <w:ilvl w:val="3"/>
          <w:numId w:val="37"/>
        </w:numPr>
        <w:spacing w:after="0" w:afterAutospacing="0"/>
        <w:ind w:left="2880" w:hanging="360"/>
        <w:rPr>
          <w:u w:val="none"/>
        </w:rPr>
      </w:pPr>
      <w:r w:rsidDel="00000000" w:rsidR="00000000" w:rsidRPr="00000000">
        <w:rPr>
          <w:rtl w:val="0"/>
        </w:rPr>
        <w:t xml:space="preserve">Shows available league credits (e.g., $1500 or 1500 Coins)</w:t>
      </w:r>
    </w:p>
    <w:p w:rsidR="00000000" w:rsidDel="00000000" w:rsidP="00000000" w:rsidRDefault="00000000" w:rsidRPr="00000000" w14:paraId="00001386">
      <w:pPr>
        <w:numPr>
          <w:ilvl w:val="2"/>
          <w:numId w:val="37"/>
        </w:numPr>
        <w:spacing w:after="0" w:afterAutospacing="0"/>
        <w:ind w:left="2160" w:hanging="360"/>
        <w:rPr/>
      </w:pPr>
      <w:r w:rsidDel="00000000" w:rsidR="00000000" w:rsidRPr="00000000">
        <w:rPr>
          <w:rtl w:val="0"/>
        </w:rPr>
        <w:t xml:space="preserve">Starting Allocation </w:t>
      </w:r>
    </w:p>
    <w:p w:rsidR="00000000" w:rsidDel="00000000" w:rsidP="00000000" w:rsidRDefault="00000000" w:rsidRPr="00000000" w14:paraId="00001387">
      <w:pPr>
        <w:numPr>
          <w:ilvl w:val="2"/>
          <w:numId w:val="37"/>
        </w:numPr>
        <w:spacing w:after="0" w:afterAutospacing="0"/>
        <w:ind w:left="2160" w:hanging="360"/>
      </w:pPr>
      <w:r w:rsidDel="00000000" w:rsidR="00000000" w:rsidRPr="00000000">
        <w:rPr>
          <w:rtl w:val="0"/>
        </w:rPr>
        <w:t xml:space="preserve">Buy-in Added</w:t>
      </w:r>
    </w:p>
    <w:p w:rsidR="00000000" w:rsidDel="00000000" w:rsidP="00000000" w:rsidRDefault="00000000" w:rsidRPr="00000000" w14:paraId="00001388">
      <w:pPr>
        <w:numPr>
          <w:ilvl w:val="1"/>
          <w:numId w:val="37"/>
        </w:numPr>
        <w:spacing w:after="0" w:afterAutospacing="0"/>
        <w:ind w:left="1440" w:hanging="360"/>
        <w:rPr>
          <w:u w:val="none"/>
        </w:rPr>
      </w:pPr>
      <w:r w:rsidDel="00000000" w:rsidR="00000000" w:rsidRPr="00000000">
        <w:rPr>
          <w:rtl w:val="0"/>
        </w:rPr>
        <w:t xml:space="preserve">Example : </w:t>
      </w:r>
    </w:p>
    <w:p w:rsidR="00000000" w:rsidDel="00000000" w:rsidP="00000000" w:rsidRDefault="00000000" w:rsidRPr="00000000" w14:paraId="00001389">
      <w:pPr>
        <w:numPr>
          <w:ilvl w:val="2"/>
          <w:numId w:val="37"/>
        </w:numPr>
        <w:spacing w:after="0" w:afterAutospacing="0"/>
        <w:ind w:left="2160" w:hanging="360"/>
        <w:rPr>
          <w:u w:val="none"/>
        </w:rPr>
      </w:pPr>
      <w:r w:rsidDel="00000000" w:rsidR="00000000" w:rsidRPr="00000000">
        <w:rPr>
          <w:rtl w:val="0"/>
        </w:rPr>
        <w:t xml:space="preserve">League Name : Championship League</w:t>
      </w:r>
    </w:p>
    <w:p w:rsidR="00000000" w:rsidDel="00000000" w:rsidP="00000000" w:rsidRDefault="00000000" w:rsidRPr="00000000" w14:paraId="0000138A">
      <w:pPr>
        <w:numPr>
          <w:ilvl w:val="2"/>
          <w:numId w:val="37"/>
        </w:numPr>
        <w:spacing w:after="0" w:afterAutospacing="0"/>
        <w:ind w:left="2160" w:hanging="360"/>
        <w:rPr>
          <w:u w:val="none"/>
        </w:rPr>
      </w:pPr>
      <w:r w:rsidDel="00000000" w:rsidR="00000000" w:rsidRPr="00000000">
        <w:rPr>
          <w:rtl w:val="0"/>
        </w:rPr>
        <w:t xml:space="preserve">Current league wallet balance : $1450</w:t>
      </w:r>
    </w:p>
    <w:p w:rsidR="00000000" w:rsidDel="00000000" w:rsidP="00000000" w:rsidRDefault="00000000" w:rsidRPr="00000000" w14:paraId="0000138B">
      <w:pPr>
        <w:numPr>
          <w:ilvl w:val="2"/>
          <w:numId w:val="37"/>
        </w:numPr>
        <w:spacing w:after="0" w:afterAutospacing="0"/>
        <w:ind w:left="2160" w:hanging="360"/>
        <w:rPr>
          <w:u w:val="none"/>
        </w:rPr>
      </w:pPr>
      <w:r w:rsidDel="00000000" w:rsidR="00000000" w:rsidRPr="00000000">
        <w:rPr>
          <w:rtl w:val="0"/>
        </w:rPr>
        <w:t xml:space="preserve">Starting Allocation : $2000</w:t>
      </w:r>
    </w:p>
    <w:p w:rsidR="00000000" w:rsidDel="00000000" w:rsidP="00000000" w:rsidRDefault="00000000" w:rsidRPr="00000000" w14:paraId="0000138C">
      <w:pPr>
        <w:numPr>
          <w:ilvl w:val="2"/>
          <w:numId w:val="37"/>
        </w:numPr>
        <w:spacing w:after="0" w:afterAutospacing="0"/>
        <w:ind w:left="2160" w:hanging="360"/>
        <w:rPr>
          <w:u w:val="none"/>
        </w:rPr>
      </w:pPr>
      <w:r w:rsidDel="00000000" w:rsidR="00000000" w:rsidRPr="00000000">
        <w:rPr>
          <w:rtl w:val="0"/>
        </w:rPr>
        <w:t xml:space="preserve">Buy-in Added : $350</w:t>
      </w:r>
    </w:p>
    <w:p w:rsidR="00000000" w:rsidDel="00000000" w:rsidP="00000000" w:rsidRDefault="00000000" w:rsidRPr="00000000" w14:paraId="0000138D">
      <w:pPr>
        <w:numPr>
          <w:ilvl w:val="0"/>
          <w:numId w:val="37"/>
        </w:numPr>
        <w:spacing w:after="0" w:afterAutospacing="0"/>
        <w:ind w:left="720" w:hanging="360"/>
        <w:rPr>
          <w:b w:val="1"/>
          <w:bCs w:val="1"/>
        </w:rPr>
      </w:pPr>
      <w:r w:rsidDel="00000000" w:rsidR="00000000" w:rsidRPr="00000000">
        <w:rPr>
          <w:b w:val="1"/>
          <w:bCs w:val="1"/>
          <w:rtl w:val="0"/>
        </w:rPr>
        <w:t xml:space="preserve">Behavior : </w:t>
      </w:r>
    </w:p>
    <w:p w:rsidR="00000000" w:rsidDel="00000000" w:rsidP="00000000" w:rsidRDefault="00000000" w:rsidRPr="00000000" w14:paraId="0000138E">
      <w:pPr>
        <w:numPr>
          <w:ilvl w:val="1"/>
          <w:numId w:val="37"/>
        </w:numPr>
        <w:spacing w:after="0" w:afterAutospacing="0"/>
        <w:ind w:left="1440" w:hanging="360"/>
        <w:rPr/>
      </w:pPr>
      <w:r w:rsidDel="00000000" w:rsidR="00000000" w:rsidRPr="00000000">
        <w:rPr>
          <w:rtl w:val="0"/>
        </w:rPr>
        <w:t xml:space="preserve">Real-time Updates</w:t>
      </w:r>
    </w:p>
    <w:p w:rsidR="00000000" w:rsidDel="00000000" w:rsidP="00000000" w:rsidRDefault="00000000" w:rsidRPr="00000000" w14:paraId="0000138F">
      <w:pPr>
        <w:numPr>
          <w:ilvl w:val="1"/>
          <w:numId w:val="37"/>
        </w:numPr>
        <w:spacing w:after="0" w:afterAutospacing="0"/>
        <w:ind w:left="1440" w:hanging="360"/>
        <w:rPr>
          <w:u w:val="none"/>
        </w:rPr>
      </w:pPr>
      <w:r w:rsidDel="00000000" w:rsidR="00000000" w:rsidRPr="00000000">
        <w:rPr>
          <w:rtl w:val="0"/>
        </w:rPr>
        <w:t xml:space="preserve">Reflects : </w:t>
      </w:r>
    </w:p>
    <w:p w:rsidR="00000000" w:rsidDel="00000000" w:rsidP="00000000" w:rsidRDefault="00000000" w:rsidRPr="00000000" w14:paraId="00001390">
      <w:pPr>
        <w:numPr>
          <w:ilvl w:val="2"/>
          <w:numId w:val="37"/>
        </w:numPr>
        <w:spacing w:after="0" w:afterAutospacing="0"/>
        <w:ind w:left="2160" w:hanging="360"/>
        <w:rPr>
          <w:u w:val="none"/>
        </w:rPr>
      </w:pPr>
      <w:r w:rsidDel="00000000" w:rsidR="00000000" w:rsidRPr="00000000">
        <w:rPr>
          <w:rtl w:val="0"/>
        </w:rPr>
        <w:t xml:space="preserve">Trades</w:t>
      </w:r>
    </w:p>
    <w:p w:rsidR="00000000" w:rsidDel="00000000" w:rsidP="00000000" w:rsidRDefault="00000000" w:rsidRPr="00000000" w14:paraId="00001391">
      <w:pPr>
        <w:numPr>
          <w:ilvl w:val="2"/>
          <w:numId w:val="37"/>
        </w:numPr>
        <w:spacing w:after="0" w:afterAutospacing="0"/>
        <w:ind w:left="2160" w:hanging="360"/>
        <w:rPr>
          <w:u w:val="none"/>
        </w:rPr>
      </w:pPr>
      <w:r w:rsidDel="00000000" w:rsidR="00000000" w:rsidRPr="00000000">
        <w:rPr>
          <w:rtl w:val="0"/>
        </w:rPr>
        <w:t xml:space="preserve">Buy-ins</w:t>
      </w:r>
    </w:p>
    <w:p w:rsidR="00000000" w:rsidDel="00000000" w:rsidP="00000000" w:rsidRDefault="00000000" w:rsidRPr="00000000" w14:paraId="00001392">
      <w:pPr>
        <w:numPr>
          <w:ilvl w:val="2"/>
          <w:numId w:val="37"/>
        </w:numPr>
        <w:spacing w:after="0" w:afterAutospacing="0"/>
        <w:ind w:left="2160" w:hanging="360"/>
        <w:rPr>
          <w:u w:val="none"/>
        </w:rPr>
      </w:pPr>
      <w:r w:rsidDel="00000000" w:rsidR="00000000" w:rsidRPr="00000000">
        <w:rPr>
          <w:rtl w:val="0"/>
        </w:rPr>
        <w:t xml:space="preserve">Admin adjustment</w:t>
      </w:r>
    </w:p>
    <w:p w:rsidR="00000000" w:rsidDel="00000000" w:rsidP="00000000" w:rsidRDefault="00000000" w:rsidRPr="00000000" w14:paraId="00001393">
      <w:pPr>
        <w:pStyle w:val="Heading6"/>
        <w:numPr>
          <w:ilvl w:val="0"/>
          <w:numId w:val="37"/>
        </w:numPr>
      </w:pPr>
      <w:bookmarkStart w:colFirst="0" w:colLast="0" w:name="_cm86w2ix2e1c" w:id="112"/>
      <w:bookmarkEnd w:id="112"/>
      <w:r w:rsidDel="00000000" w:rsidR="00000000" w:rsidRPr="00000000">
        <w:rPr>
          <w:rtl w:val="0"/>
        </w:rPr>
        <w:t xml:space="preserve">Section 2 : “Wallet Actions”</w:t>
      </w:r>
    </w:p>
    <w:p w:rsidR="00000000" w:rsidDel="00000000" w:rsidP="00000000" w:rsidRDefault="00000000" w:rsidRPr="00000000" w14:paraId="00001394">
      <w:pPr>
        <w:numPr>
          <w:ilvl w:val="1"/>
          <w:numId w:val="37"/>
        </w:numPr>
        <w:spacing w:after="0" w:afterAutospacing="0"/>
        <w:ind w:left="1440" w:hanging="360"/>
        <w:rPr/>
      </w:pPr>
      <w:r w:rsidDel="00000000" w:rsidR="00000000" w:rsidRPr="00000000">
        <w:rPr>
          <w:rtl w:val="0"/>
        </w:rPr>
        <w:t xml:space="preserve">+ Add </w:t>
      </w:r>
      <w:r w:rsidDel="00000000" w:rsidR="00000000" w:rsidRPr="00000000">
        <w:rPr>
          <w:rtl w:val="0"/>
        </w:rPr>
        <w:t xml:space="preserve">Buy-In</w:t>
      </w:r>
    </w:p>
    <w:p w:rsidR="00000000" w:rsidDel="00000000" w:rsidP="00000000" w:rsidRDefault="00000000" w:rsidRPr="00000000" w14:paraId="00001395">
      <w:pPr>
        <w:numPr>
          <w:ilvl w:val="1"/>
          <w:numId w:val="37"/>
        </w:numPr>
        <w:spacing w:after="0" w:afterAutospacing="0"/>
        <w:ind w:left="1440" w:hanging="360"/>
        <w:rPr>
          <w:u w:val="none"/>
        </w:rPr>
      </w:pPr>
      <w:r w:rsidDel="00000000" w:rsidR="00000000" w:rsidRPr="00000000">
        <w:rPr>
          <w:rtl w:val="0"/>
        </w:rPr>
        <w:t xml:space="preserve">View Rules</w:t>
      </w:r>
    </w:p>
    <w:p w:rsidR="00000000" w:rsidDel="00000000" w:rsidP="00000000" w:rsidRDefault="00000000" w:rsidRPr="00000000" w14:paraId="00001396">
      <w:pPr>
        <w:numPr>
          <w:ilvl w:val="1"/>
          <w:numId w:val="37"/>
        </w:numPr>
        <w:spacing w:after="0" w:afterAutospacing="0"/>
        <w:ind w:left="1440" w:hanging="360"/>
        <w:rPr>
          <w:b w:val="1"/>
          <w:bCs w:val="1"/>
        </w:rPr>
      </w:pPr>
      <w:r w:rsidDel="00000000" w:rsidR="00000000" w:rsidRPr="00000000">
        <w:rPr>
          <w:b w:val="1"/>
          <w:bCs w:val="1"/>
          <w:rtl w:val="0"/>
        </w:rPr>
        <w:t xml:space="preserve">+ Add Buy-In Screen : </w:t>
      </w:r>
    </w:p>
    <w:p w:rsidR="00000000" w:rsidDel="00000000" w:rsidP="00000000" w:rsidRDefault="00000000" w:rsidRPr="00000000" w14:paraId="00001397">
      <w:pPr>
        <w:numPr>
          <w:ilvl w:val="2"/>
          <w:numId w:val="37"/>
        </w:numPr>
        <w:spacing w:after="0" w:afterAutospacing="0"/>
        <w:ind w:left="2160" w:hanging="360"/>
        <w:rPr/>
      </w:pPr>
      <w:r w:rsidDel="00000000" w:rsidR="00000000" w:rsidRPr="00000000">
        <w:rPr>
          <w:rtl w:val="0"/>
        </w:rPr>
        <w:t xml:space="preserve">As a user, I want to add funds to my league wallet so that I can participate in trades and league activities.</w:t>
      </w:r>
    </w:p>
    <w:p w:rsidR="00000000" w:rsidDel="00000000" w:rsidP="00000000" w:rsidRDefault="00000000" w:rsidRPr="00000000" w14:paraId="00001398">
      <w:pPr>
        <w:numPr>
          <w:ilvl w:val="2"/>
          <w:numId w:val="37"/>
        </w:numPr>
        <w:spacing w:after="0" w:afterAutospacing="0"/>
        <w:ind w:left="2160" w:hanging="360"/>
        <w:rPr/>
      </w:pPr>
      <w:r w:rsidDel="00000000" w:rsidR="00000000" w:rsidRPr="00000000">
        <w:rPr>
          <w:rtl w:val="0"/>
        </w:rPr>
        <w:t xml:space="preserve">When User taps/click on “+Add Buy-In”, system should display an pop-up /model</w:t>
      </w:r>
    </w:p>
    <w:p w:rsidR="00000000" w:rsidDel="00000000" w:rsidP="00000000" w:rsidRDefault="00000000" w:rsidRPr="00000000" w14:paraId="00001399">
      <w:pPr>
        <w:numPr>
          <w:ilvl w:val="3"/>
          <w:numId w:val="37"/>
        </w:numPr>
        <w:spacing w:after="0" w:afterAutospacing="0"/>
        <w:ind w:left="2880" w:hanging="360"/>
        <w:rPr/>
      </w:pPr>
      <w:r w:rsidDel="00000000" w:rsidR="00000000" w:rsidRPr="00000000">
        <w:rPr>
          <w:rtl w:val="0"/>
        </w:rPr>
        <w:t xml:space="preserve">Title : Add Buy-in</w:t>
      </w:r>
    </w:p>
    <w:p w:rsidR="00000000" w:rsidDel="00000000" w:rsidP="00000000" w:rsidRDefault="00000000" w:rsidRPr="00000000" w14:paraId="0000139A">
      <w:pPr>
        <w:numPr>
          <w:ilvl w:val="3"/>
          <w:numId w:val="37"/>
        </w:numPr>
        <w:spacing w:after="0" w:afterAutospacing="0"/>
        <w:ind w:left="2880" w:hanging="360"/>
        <w:rPr/>
      </w:pPr>
      <w:r w:rsidDel="00000000" w:rsidR="00000000" w:rsidRPr="00000000">
        <w:rPr>
          <w:rtl w:val="0"/>
        </w:rPr>
        <w:t xml:space="preserve">Subtext display  Main User Wallet Balance :$3,200</w:t>
      </w:r>
    </w:p>
    <w:p w:rsidR="00000000" w:rsidDel="00000000" w:rsidP="00000000" w:rsidRDefault="00000000" w:rsidRPr="00000000" w14:paraId="0000139B">
      <w:pPr>
        <w:numPr>
          <w:ilvl w:val="4"/>
          <w:numId w:val="37"/>
        </w:numPr>
        <w:spacing w:after="0" w:afterAutospacing="0"/>
        <w:ind w:left="3600" w:hanging="360"/>
        <w:rPr/>
      </w:pPr>
      <w:r w:rsidDel="00000000" w:rsidR="00000000" w:rsidRPr="00000000">
        <w:rPr>
          <w:rtl w:val="0"/>
        </w:rPr>
        <w:t xml:space="preserve">Main User Wallet Balance must be real-time</w:t>
      </w:r>
    </w:p>
    <w:p w:rsidR="00000000" w:rsidDel="00000000" w:rsidP="00000000" w:rsidRDefault="00000000" w:rsidRPr="00000000" w14:paraId="0000139C">
      <w:pPr>
        <w:numPr>
          <w:ilvl w:val="3"/>
          <w:numId w:val="37"/>
        </w:numPr>
        <w:spacing w:after="0" w:afterAutospacing="0"/>
        <w:ind w:left="2880" w:hanging="360"/>
        <w:rPr/>
      </w:pPr>
      <w:r w:rsidDel="00000000" w:rsidR="00000000" w:rsidRPr="00000000">
        <w:rPr>
          <w:rtl w:val="0"/>
        </w:rPr>
        <w:t xml:space="preserve">Verbiage (Help Text ) : You can add funds up to your league’s maximum buy-in limit.</w:t>
      </w:r>
    </w:p>
    <w:p w:rsidR="00000000" w:rsidDel="00000000" w:rsidP="00000000" w:rsidRDefault="00000000" w:rsidRPr="00000000" w14:paraId="0000139D">
      <w:pPr>
        <w:numPr>
          <w:ilvl w:val="3"/>
          <w:numId w:val="37"/>
        </w:numPr>
        <w:spacing w:after="0" w:afterAutospacing="0"/>
        <w:ind w:left="2880" w:hanging="360"/>
        <w:rPr/>
      </w:pPr>
      <w:r w:rsidDel="00000000" w:rsidR="00000000" w:rsidRPr="00000000">
        <w:rPr>
          <w:b w:val="1"/>
          <w:bCs w:val="1"/>
          <w:rtl w:val="0"/>
        </w:rPr>
        <w:t xml:space="preserve">Amount input fields :</w:t>
      </w:r>
      <w:r w:rsidDel="00000000" w:rsidR="00000000" w:rsidRPr="00000000">
        <w:rPr>
          <w:rtl w:val="0"/>
        </w:rPr>
        <w:t xml:space="preserve"> </w:t>
      </w:r>
    </w:p>
    <w:p w:rsidR="00000000" w:rsidDel="00000000" w:rsidP="00000000" w:rsidRDefault="00000000" w:rsidRPr="00000000" w14:paraId="0000139E">
      <w:pPr>
        <w:numPr>
          <w:ilvl w:val="3"/>
          <w:numId w:val="37"/>
        </w:numPr>
        <w:spacing w:after="0" w:afterAutospacing="0"/>
        <w:ind w:left="2880" w:hanging="360"/>
        <w:rPr/>
      </w:pPr>
      <w:r w:rsidDel="00000000" w:rsidR="00000000" w:rsidRPr="00000000">
        <w:rPr>
          <w:rtl w:val="0"/>
        </w:rPr>
        <w:t xml:space="preserve">Input field with Prefix “$”</w:t>
      </w:r>
    </w:p>
    <w:p w:rsidR="00000000" w:rsidDel="00000000" w:rsidP="00000000" w:rsidRDefault="00000000" w:rsidRPr="00000000" w14:paraId="0000139F">
      <w:pPr>
        <w:numPr>
          <w:ilvl w:val="3"/>
          <w:numId w:val="37"/>
        </w:numPr>
        <w:spacing w:after="0" w:afterAutospacing="0"/>
        <w:ind w:left="2880" w:hanging="360"/>
        <w:rPr/>
      </w:pPr>
      <w:r w:rsidDel="00000000" w:rsidR="00000000" w:rsidRPr="00000000">
        <w:rPr>
          <w:rtl w:val="0"/>
        </w:rPr>
        <w:t xml:space="preserve">Placeholder : 0</w:t>
      </w:r>
    </w:p>
    <w:p w:rsidR="00000000" w:rsidDel="00000000" w:rsidP="00000000" w:rsidRDefault="00000000" w:rsidRPr="00000000" w14:paraId="000013A0">
      <w:pPr>
        <w:numPr>
          <w:ilvl w:val="3"/>
          <w:numId w:val="37"/>
        </w:numPr>
        <w:spacing w:after="0" w:afterAutospacing="0"/>
        <w:ind w:left="2880" w:hanging="360"/>
        <w:rPr/>
      </w:pPr>
      <w:r w:rsidDel="00000000" w:rsidR="00000000" w:rsidRPr="00000000">
        <w:rPr>
          <w:rtl w:val="0"/>
        </w:rPr>
        <w:t xml:space="preserve">Input Rules : </w:t>
      </w:r>
    </w:p>
    <w:p w:rsidR="00000000" w:rsidDel="00000000" w:rsidP="00000000" w:rsidRDefault="00000000" w:rsidRPr="00000000" w14:paraId="000013A1">
      <w:pPr>
        <w:numPr>
          <w:ilvl w:val="4"/>
          <w:numId w:val="37"/>
        </w:numPr>
        <w:spacing w:after="0" w:afterAutospacing="0"/>
        <w:ind w:left="3600" w:hanging="360"/>
        <w:rPr/>
      </w:pPr>
      <w:r w:rsidDel="00000000" w:rsidR="00000000" w:rsidRPr="00000000">
        <w:rPr>
          <w:rtl w:val="0"/>
        </w:rPr>
        <w:t xml:space="preserve">Numeric only</w:t>
      </w:r>
    </w:p>
    <w:p w:rsidR="00000000" w:rsidDel="00000000" w:rsidP="00000000" w:rsidRDefault="00000000" w:rsidRPr="00000000" w14:paraId="000013A2">
      <w:pPr>
        <w:numPr>
          <w:ilvl w:val="4"/>
          <w:numId w:val="37"/>
        </w:numPr>
        <w:spacing w:after="0" w:afterAutospacing="0"/>
        <w:ind w:left="3600" w:hanging="360"/>
        <w:rPr/>
      </w:pPr>
      <w:r w:rsidDel="00000000" w:rsidR="00000000" w:rsidRPr="00000000">
        <w:rPr>
          <w:rtl w:val="0"/>
        </w:rPr>
        <w:t xml:space="preserve">Up to 2 decimal places</w:t>
      </w:r>
    </w:p>
    <w:p w:rsidR="00000000" w:rsidDel="00000000" w:rsidP="00000000" w:rsidRDefault="00000000" w:rsidRPr="00000000" w14:paraId="000013A3">
      <w:pPr>
        <w:numPr>
          <w:ilvl w:val="4"/>
          <w:numId w:val="37"/>
        </w:numPr>
        <w:spacing w:after="0" w:afterAutospacing="0"/>
        <w:ind w:left="3600" w:hanging="360"/>
        <w:rPr/>
      </w:pPr>
      <w:r w:rsidDel="00000000" w:rsidR="00000000" w:rsidRPr="00000000">
        <w:rPr>
          <w:rtl w:val="0"/>
        </w:rPr>
        <w:t xml:space="preserve">No negative values</w:t>
      </w:r>
    </w:p>
    <w:p w:rsidR="00000000" w:rsidDel="00000000" w:rsidP="00000000" w:rsidRDefault="00000000" w:rsidRPr="00000000" w14:paraId="000013A4">
      <w:pPr>
        <w:numPr>
          <w:ilvl w:val="3"/>
          <w:numId w:val="37"/>
        </w:numPr>
        <w:spacing w:after="0" w:afterAutospacing="0"/>
        <w:ind w:left="2880" w:hanging="360"/>
        <w:rPr/>
      </w:pPr>
      <w:r w:rsidDel="00000000" w:rsidR="00000000" w:rsidRPr="00000000">
        <w:rPr>
          <w:rtl w:val="0"/>
        </w:rPr>
        <w:t xml:space="preserve">Validations : </w:t>
      </w:r>
    </w:p>
    <w:p w:rsidR="00000000" w:rsidDel="00000000" w:rsidP="00000000" w:rsidRDefault="00000000" w:rsidRPr="00000000" w14:paraId="000013A5">
      <w:pPr>
        <w:numPr>
          <w:ilvl w:val="4"/>
          <w:numId w:val="37"/>
        </w:numPr>
        <w:spacing w:after="0" w:afterAutospacing="0"/>
        <w:ind w:left="3600" w:hanging="360"/>
        <w:rPr/>
      </w:pPr>
      <w:r w:rsidDel="00000000" w:rsidR="00000000" w:rsidRPr="00000000">
        <w:rPr>
          <w:rtl w:val="0"/>
        </w:rPr>
        <w:t xml:space="preserve">Empty Input : </w:t>
      </w:r>
    </w:p>
    <w:p w:rsidR="00000000" w:rsidDel="00000000" w:rsidP="00000000" w:rsidRDefault="00000000" w:rsidRPr="00000000" w14:paraId="000013A6">
      <w:pPr>
        <w:numPr>
          <w:ilvl w:val="5"/>
          <w:numId w:val="37"/>
        </w:numPr>
        <w:spacing w:after="0" w:afterAutospacing="0"/>
        <w:ind w:left="4320" w:hanging="360"/>
        <w:rPr/>
      </w:pPr>
      <w:r w:rsidDel="00000000" w:rsidR="00000000" w:rsidRPr="00000000">
        <w:rPr>
          <w:rtl w:val="0"/>
        </w:rPr>
        <w:t xml:space="preserve">Please enter an amount</w:t>
      </w:r>
    </w:p>
    <w:p w:rsidR="00000000" w:rsidDel="00000000" w:rsidP="00000000" w:rsidRDefault="00000000" w:rsidRPr="00000000" w14:paraId="000013A7">
      <w:pPr>
        <w:numPr>
          <w:ilvl w:val="4"/>
          <w:numId w:val="37"/>
        </w:numPr>
        <w:spacing w:after="0" w:afterAutospacing="0"/>
        <w:ind w:left="3600" w:hanging="360"/>
        <w:rPr/>
      </w:pPr>
      <w:r w:rsidDel="00000000" w:rsidR="00000000" w:rsidRPr="00000000">
        <w:rPr>
          <w:rtl w:val="0"/>
        </w:rPr>
        <w:t xml:space="preserve">Invalid Number</w:t>
      </w:r>
    </w:p>
    <w:p w:rsidR="00000000" w:rsidDel="00000000" w:rsidP="00000000" w:rsidRDefault="00000000" w:rsidRPr="00000000" w14:paraId="000013A8">
      <w:pPr>
        <w:numPr>
          <w:ilvl w:val="5"/>
          <w:numId w:val="37"/>
        </w:numPr>
        <w:spacing w:after="0" w:afterAutospacing="0"/>
        <w:ind w:left="4320" w:hanging="360"/>
        <w:rPr/>
      </w:pPr>
      <w:r w:rsidDel="00000000" w:rsidR="00000000" w:rsidRPr="00000000">
        <w:rPr>
          <w:rtl w:val="0"/>
        </w:rPr>
        <w:t xml:space="preserve">Enter a valid amount</w:t>
      </w:r>
    </w:p>
    <w:p w:rsidR="00000000" w:rsidDel="00000000" w:rsidP="00000000" w:rsidRDefault="00000000" w:rsidRPr="00000000" w14:paraId="000013A9">
      <w:pPr>
        <w:numPr>
          <w:ilvl w:val="4"/>
          <w:numId w:val="37"/>
        </w:numPr>
        <w:spacing w:after="0" w:afterAutospacing="0"/>
        <w:ind w:left="3600" w:hanging="360"/>
        <w:rPr/>
      </w:pPr>
      <w:r w:rsidDel="00000000" w:rsidR="00000000" w:rsidRPr="00000000">
        <w:rPr>
          <w:rtl w:val="0"/>
        </w:rPr>
        <w:t xml:space="preserve">Exceeds Main Wallet</w:t>
      </w:r>
    </w:p>
    <w:p w:rsidR="00000000" w:rsidDel="00000000" w:rsidP="00000000" w:rsidRDefault="00000000" w:rsidRPr="00000000" w14:paraId="000013AA">
      <w:pPr>
        <w:numPr>
          <w:ilvl w:val="5"/>
          <w:numId w:val="37"/>
        </w:numPr>
        <w:spacing w:after="0" w:afterAutospacing="0"/>
        <w:ind w:left="4320" w:hanging="360"/>
        <w:rPr/>
      </w:pPr>
      <w:r w:rsidDel="00000000" w:rsidR="00000000" w:rsidRPr="00000000">
        <w:rPr>
          <w:rtl w:val="0"/>
        </w:rPr>
        <w:t xml:space="preserve">Insufficient balance in your Main User Wallet</w:t>
      </w:r>
    </w:p>
    <w:p w:rsidR="00000000" w:rsidDel="00000000" w:rsidP="00000000" w:rsidRDefault="00000000" w:rsidRPr="00000000" w14:paraId="000013AB">
      <w:pPr>
        <w:numPr>
          <w:ilvl w:val="4"/>
          <w:numId w:val="37"/>
        </w:numPr>
        <w:spacing w:after="0" w:afterAutospacing="0"/>
        <w:ind w:left="3600" w:hanging="360"/>
        <w:rPr/>
      </w:pPr>
      <w:r w:rsidDel="00000000" w:rsidR="00000000" w:rsidRPr="00000000">
        <w:rPr>
          <w:rtl w:val="0"/>
        </w:rPr>
        <w:t xml:space="preserve">Amount &gt; Remaining Limit</w:t>
      </w:r>
    </w:p>
    <w:p w:rsidR="00000000" w:rsidDel="00000000" w:rsidP="00000000" w:rsidRDefault="00000000" w:rsidRPr="00000000" w14:paraId="000013AC">
      <w:pPr>
        <w:numPr>
          <w:ilvl w:val="5"/>
          <w:numId w:val="37"/>
        </w:numPr>
        <w:spacing w:after="0" w:afterAutospacing="0"/>
        <w:ind w:left="4320" w:hanging="360"/>
        <w:rPr/>
      </w:pPr>
      <w:commentRangeStart w:id="145"/>
      <w:commentRangeStart w:id="146"/>
      <w:r w:rsidDel="00000000" w:rsidR="00000000" w:rsidRPr="00000000">
        <w:rPr>
          <w:rtl w:val="0"/>
        </w:rPr>
        <w:t xml:space="preserve">You have exceeded the maximum buy-in limit for this league.</w:t>
      </w:r>
      <w:commentRangeEnd w:id="145"/>
      <w:r w:rsidDel="00000000" w:rsidR="00000000" w:rsidRPr="00000000">
        <w:commentReference w:id="145"/>
      </w:r>
      <w:commentRangeEnd w:id="146"/>
      <w:r w:rsidDel="00000000" w:rsidR="00000000" w:rsidRPr="00000000">
        <w:commentReference w:id="146"/>
      </w:r>
      <w:r w:rsidDel="00000000" w:rsidR="00000000" w:rsidRPr="00000000">
        <w:rPr>
          <w:rtl w:val="0"/>
        </w:rPr>
      </w:r>
    </w:p>
    <w:p w:rsidR="00000000" w:rsidDel="00000000" w:rsidP="00000000" w:rsidRDefault="00000000" w:rsidRPr="00000000" w14:paraId="000013AD">
      <w:pPr>
        <w:numPr>
          <w:ilvl w:val="4"/>
          <w:numId w:val="37"/>
        </w:numPr>
        <w:spacing w:after="0" w:afterAutospacing="0"/>
        <w:ind w:left="3600" w:hanging="360"/>
        <w:rPr/>
      </w:pPr>
      <w:r w:rsidDel="00000000" w:rsidR="00000000" w:rsidRPr="00000000">
        <w:rPr>
          <w:rtl w:val="0"/>
        </w:rPr>
        <w:t xml:space="preserve">Amount &gt; Main Wallet Balance</w:t>
      </w:r>
    </w:p>
    <w:p w:rsidR="00000000" w:rsidDel="00000000" w:rsidP="00000000" w:rsidRDefault="00000000" w:rsidRPr="00000000" w14:paraId="000013AE">
      <w:pPr>
        <w:numPr>
          <w:ilvl w:val="5"/>
          <w:numId w:val="37"/>
        </w:numPr>
        <w:spacing w:after="0" w:afterAutospacing="0"/>
        <w:ind w:left="4320" w:hanging="360"/>
        <w:rPr/>
      </w:pPr>
      <w:commentRangeStart w:id="147"/>
      <w:commentRangeStart w:id="148"/>
      <w:r w:rsidDel="00000000" w:rsidR="00000000" w:rsidRPr="00000000">
        <w:rPr>
          <w:rtl w:val="0"/>
        </w:rPr>
        <w:t xml:space="preserve">Insufficient balance in your Main User Wallet.</w:t>
      </w:r>
      <w:commentRangeEnd w:id="147"/>
      <w:r w:rsidDel="00000000" w:rsidR="00000000" w:rsidRPr="00000000">
        <w:commentReference w:id="147"/>
      </w:r>
      <w:commentRangeEnd w:id="148"/>
      <w:r w:rsidDel="00000000" w:rsidR="00000000" w:rsidRPr="00000000">
        <w:commentReference w:id="148"/>
      </w:r>
      <w:r w:rsidDel="00000000" w:rsidR="00000000" w:rsidRPr="00000000">
        <w:rPr>
          <w:rtl w:val="0"/>
        </w:rPr>
      </w:r>
    </w:p>
    <w:p w:rsidR="00000000" w:rsidDel="00000000" w:rsidP="00000000" w:rsidRDefault="00000000" w:rsidRPr="00000000" w14:paraId="000013AF">
      <w:pPr>
        <w:numPr>
          <w:ilvl w:val="5"/>
          <w:numId w:val="37"/>
        </w:numPr>
        <w:spacing w:after="0" w:afterAutospacing="0" w:before="0" w:beforeAutospacing="0" w:lineRule="auto"/>
        <w:ind w:left="4320" w:hanging="360"/>
      </w:pPr>
      <w:r w:rsidDel="00000000" w:rsidR="00000000" w:rsidRPr="00000000">
        <w:rPr>
          <w:rtl w:val="0"/>
        </w:rPr>
        <w:t xml:space="preserve">When the system displays the validation message: </w:t>
      </w:r>
      <w:r w:rsidDel="00000000" w:rsidR="00000000" w:rsidRPr="00000000">
        <w:rPr>
          <w:b w:val="1"/>
          <w:bCs w:val="1"/>
          <w:rtl w:val="0"/>
        </w:rPr>
        <w:t xml:space="preserve">“Insufficient balance in your Main User Wallet”</w:t>
      </w:r>
      <w:r w:rsidDel="00000000" w:rsidR="00000000" w:rsidRPr="00000000">
        <w:rPr>
          <w:rtl w:val="0"/>
        </w:rPr>
        <w:t xml:space="preserve">, it should provide the user with an option to add funds.</w:t>
      </w:r>
    </w:p>
    <w:p w:rsidR="00000000" w:rsidDel="00000000" w:rsidP="00000000" w:rsidRDefault="00000000" w:rsidRPr="00000000" w14:paraId="000013B0">
      <w:pPr>
        <w:numPr>
          <w:ilvl w:val="5"/>
          <w:numId w:val="37"/>
        </w:numPr>
        <w:spacing w:after="0" w:afterAutospacing="0" w:before="0" w:beforeAutospacing="0" w:lineRule="auto"/>
        <w:ind w:left="4320" w:hanging="360"/>
      </w:pPr>
      <w:r w:rsidDel="00000000" w:rsidR="00000000" w:rsidRPr="00000000">
        <w:rPr>
          <w:rtl w:val="0"/>
        </w:rPr>
        <w:t xml:space="preserve">An </w:t>
      </w:r>
      <w:r w:rsidDel="00000000" w:rsidR="00000000" w:rsidRPr="00000000">
        <w:rPr>
          <w:b w:val="1"/>
          <w:bCs w:val="1"/>
          <w:rtl w:val="0"/>
        </w:rPr>
        <w:t xml:space="preserve">“Add Funds”</w:t>
      </w:r>
      <w:r w:rsidDel="00000000" w:rsidR="00000000" w:rsidRPr="00000000">
        <w:rPr>
          <w:rtl w:val="0"/>
        </w:rPr>
        <w:t xml:space="preserve"> button must be displayed, and upon clicking it, the user should be directed to the </w:t>
      </w:r>
      <w:hyperlink w:anchor="_ioexstijt2ji">
        <w:r w:rsidDel="00000000" w:rsidR="00000000" w:rsidRPr="00000000">
          <w:rPr>
            <w:b w:val="1"/>
            <w:bCs w:val="1"/>
            <w:color w:val="1155cc"/>
            <w:u w:val="single"/>
            <w:rtl w:val="0"/>
          </w:rPr>
          <w:t xml:space="preserve">Add Funds flow</w:t>
        </w:r>
      </w:hyperlink>
      <w:r w:rsidDel="00000000" w:rsidR="00000000" w:rsidRPr="00000000">
        <w:rPr>
          <w:rtl w:val="0"/>
        </w:rPr>
        <w:t xml:space="preserve">.</w:t>
      </w:r>
    </w:p>
    <w:p w:rsidR="00000000" w:rsidDel="00000000" w:rsidP="00000000" w:rsidRDefault="00000000" w:rsidRPr="00000000" w14:paraId="000013B1">
      <w:pPr>
        <w:numPr>
          <w:ilvl w:val="3"/>
          <w:numId w:val="37"/>
        </w:numPr>
        <w:spacing w:after="0" w:afterAutospacing="0"/>
        <w:ind w:left="2880" w:hanging="360"/>
        <w:rPr/>
      </w:pPr>
      <w:r w:rsidDel="00000000" w:rsidR="00000000" w:rsidRPr="00000000">
        <w:rPr>
          <w:rtl w:val="0"/>
        </w:rPr>
        <w:t xml:space="preserve">Informational : </w:t>
      </w:r>
    </w:p>
    <w:p w:rsidR="00000000" w:rsidDel="00000000" w:rsidP="00000000" w:rsidRDefault="00000000" w:rsidRPr="00000000" w14:paraId="000013B2">
      <w:pPr>
        <w:numPr>
          <w:ilvl w:val="4"/>
          <w:numId w:val="37"/>
        </w:numPr>
        <w:spacing w:after="0" w:afterAutospacing="0"/>
        <w:ind w:left="3600" w:hanging="360"/>
        <w:rPr/>
      </w:pPr>
      <w:r w:rsidDel="00000000" w:rsidR="00000000" w:rsidRPr="00000000">
        <w:rPr>
          <w:rtl w:val="0"/>
        </w:rPr>
        <w:t xml:space="preserve">Display Starting Allocation : $2,000</w:t>
      </w:r>
    </w:p>
    <w:p w:rsidR="00000000" w:rsidDel="00000000" w:rsidP="00000000" w:rsidRDefault="00000000" w:rsidRPr="00000000" w14:paraId="000013B3">
      <w:pPr>
        <w:numPr>
          <w:ilvl w:val="4"/>
          <w:numId w:val="37"/>
        </w:numPr>
        <w:spacing w:after="0" w:afterAutospacing="0"/>
        <w:ind w:left="3600" w:hanging="360"/>
        <w:rPr/>
      </w:pPr>
      <w:r w:rsidDel="00000000" w:rsidR="00000000" w:rsidRPr="00000000">
        <w:rPr>
          <w:rtl w:val="0"/>
        </w:rPr>
        <w:t xml:space="preserve">Display Max</w:t>
      </w:r>
      <w:commentRangeStart w:id="149"/>
      <w:commentRangeStart w:id="150"/>
      <w:commentRangeStart w:id="151"/>
      <w:r w:rsidDel="00000000" w:rsidR="00000000" w:rsidRPr="00000000">
        <w:rPr>
          <w:rtl w:val="0"/>
        </w:rPr>
        <w:t xml:space="preserve"> </w:t>
      </w:r>
      <w:commentRangeEnd w:id="149"/>
      <w:r w:rsidDel="00000000" w:rsidR="00000000" w:rsidRPr="00000000">
        <w:commentReference w:id="149"/>
      </w:r>
      <w:commentRangeEnd w:id="150"/>
      <w:r w:rsidDel="00000000" w:rsidR="00000000" w:rsidRPr="00000000">
        <w:commentReference w:id="150"/>
      </w:r>
      <w:commentRangeEnd w:id="151"/>
      <w:r w:rsidDel="00000000" w:rsidR="00000000" w:rsidRPr="00000000">
        <w:commentReference w:id="151"/>
      </w:r>
      <w:r w:rsidDel="00000000" w:rsidR="00000000" w:rsidRPr="00000000">
        <w:rPr>
          <w:rtl w:val="0"/>
        </w:rPr>
        <w:t xml:space="preserve">Additional Buy-in : $ 400 Limit</w:t>
      </w:r>
    </w:p>
    <w:p w:rsidR="00000000" w:rsidDel="00000000" w:rsidP="00000000" w:rsidRDefault="00000000" w:rsidRPr="00000000" w14:paraId="000013B4">
      <w:pPr>
        <w:numPr>
          <w:ilvl w:val="4"/>
          <w:numId w:val="37"/>
        </w:numPr>
        <w:spacing w:after="0" w:afterAutospacing="0"/>
        <w:ind w:left="3600" w:hanging="360"/>
        <w:rPr/>
      </w:pPr>
      <w:r w:rsidDel="00000000" w:rsidR="00000000" w:rsidRPr="00000000">
        <w:rPr>
          <w:rtl w:val="0"/>
        </w:rPr>
        <w:t xml:space="preserve">Display Already Added : $150</w:t>
      </w:r>
    </w:p>
    <w:p w:rsidR="00000000" w:rsidDel="00000000" w:rsidP="00000000" w:rsidRDefault="00000000" w:rsidRPr="00000000" w14:paraId="000013B5">
      <w:pPr>
        <w:numPr>
          <w:ilvl w:val="4"/>
          <w:numId w:val="37"/>
        </w:numPr>
        <w:spacing w:after="0" w:afterAutospacing="0"/>
        <w:ind w:left="3600" w:hanging="360"/>
        <w:rPr/>
      </w:pPr>
      <w:r w:rsidDel="00000000" w:rsidR="00000000" w:rsidRPr="00000000">
        <w:rPr>
          <w:rtl w:val="0"/>
        </w:rPr>
        <w:t xml:space="preserve">Display Remaining Buy-in limit : $250</w:t>
      </w:r>
    </w:p>
    <w:p w:rsidR="00000000" w:rsidDel="00000000" w:rsidP="00000000" w:rsidRDefault="00000000" w:rsidRPr="00000000" w14:paraId="000013B6">
      <w:pPr>
        <w:numPr>
          <w:ilvl w:val="3"/>
          <w:numId w:val="37"/>
        </w:numPr>
        <w:spacing w:after="0" w:afterAutospacing="0"/>
        <w:ind w:left="2880" w:hanging="360"/>
        <w:rPr/>
      </w:pPr>
      <w:r w:rsidDel="00000000" w:rsidR="00000000" w:rsidRPr="00000000">
        <w:rPr>
          <w:rtl w:val="0"/>
        </w:rPr>
        <w:t xml:space="preserve">Buttons : </w:t>
      </w:r>
    </w:p>
    <w:p w:rsidR="00000000" w:rsidDel="00000000" w:rsidP="00000000" w:rsidRDefault="00000000" w:rsidRPr="00000000" w14:paraId="000013B7">
      <w:pPr>
        <w:numPr>
          <w:ilvl w:val="4"/>
          <w:numId w:val="37"/>
        </w:numPr>
        <w:spacing w:after="0" w:afterAutospacing="0"/>
        <w:ind w:left="3600" w:hanging="360"/>
        <w:rPr/>
      </w:pPr>
      <w:r w:rsidDel="00000000" w:rsidR="00000000" w:rsidRPr="00000000">
        <w:rPr>
          <w:rtl w:val="0"/>
        </w:rPr>
        <w:t xml:space="preserve">Confirm Buy-in</w:t>
      </w:r>
    </w:p>
    <w:p w:rsidR="00000000" w:rsidDel="00000000" w:rsidP="00000000" w:rsidRDefault="00000000" w:rsidRPr="00000000" w14:paraId="000013B8">
      <w:pPr>
        <w:numPr>
          <w:ilvl w:val="4"/>
          <w:numId w:val="37"/>
        </w:numPr>
        <w:spacing w:after="0" w:afterAutospacing="0"/>
        <w:ind w:left="3600" w:hanging="360"/>
        <w:rPr/>
      </w:pPr>
      <w:r w:rsidDel="00000000" w:rsidR="00000000" w:rsidRPr="00000000">
        <w:rPr>
          <w:rtl w:val="0"/>
        </w:rPr>
        <w:t xml:space="preserve">Cancel</w:t>
      </w:r>
    </w:p>
    <w:p w:rsidR="00000000" w:rsidDel="00000000" w:rsidP="00000000" w:rsidRDefault="00000000" w:rsidRPr="00000000" w14:paraId="000013B9">
      <w:pPr>
        <w:numPr>
          <w:ilvl w:val="2"/>
          <w:numId w:val="37"/>
        </w:numPr>
        <w:spacing w:after="0" w:afterAutospacing="0"/>
        <w:ind w:left="2160" w:hanging="360"/>
        <w:rPr>
          <w:b w:val="1"/>
          <w:bCs w:val="1"/>
        </w:rPr>
      </w:pPr>
      <w:r w:rsidDel="00000000" w:rsidR="00000000" w:rsidRPr="00000000">
        <w:rPr>
          <w:b w:val="1"/>
          <w:bCs w:val="1"/>
          <w:rtl w:val="0"/>
        </w:rPr>
        <w:t xml:space="preserve">Validation Check : </w:t>
      </w:r>
    </w:p>
    <w:p w:rsidR="00000000" w:rsidDel="00000000" w:rsidP="00000000" w:rsidRDefault="00000000" w:rsidRPr="00000000" w14:paraId="000013BA">
      <w:pPr>
        <w:numPr>
          <w:ilvl w:val="3"/>
          <w:numId w:val="37"/>
        </w:numPr>
        <w:spacing w:after="0" w:afterAutospacing="0"/>
        <w:ind w:left="2880" w:hanging="360"/>
        <w:rPr/>
      </w:pPr>
      <w:r w:rsidDel="00000000" w:rsidR="00000000" w:rsidRPr="00000000">
        <w:rPr>
          <w:rtl w:val="0"/>
        </w:rPr>
        <w:t xml:space="preserve">System must validate : </w:t>
      </w:r>
    </w:p>
    <w:p w:rsidR="00000000" w:rsidDel="00000000" w:rsidP="00000000" w:rsidRDefault="00000000" w:rsidRPr="00000000" w14:paraId="000013BB">
      <w:pPr>
        <w:numPr>
          <w:ilvl w:val="4"/>
          <w:numId w:val="37"/>
        </w:numPr>
        <w:spacing w:after="0" w:afterAutospacing="0"/>
        <w:ind w:left="3600" w:hanging="360"/>
        <w:rPr/>
      </w:pPr>
      <w:r w:rsidDel="00000000" w:rsidR="00000000" w:rsidRPr="00000000">
        <w:rPr>
          <w:rtl w:val="0"/>
        </w:rPr>
        <w:t xml:space="preserve">Amount &gt;0</w:t>
      </w:r>
    </w:p>
    <w:p w:rsidR="00000000" w:rsidDel="00000000" w:rsidP="00000000" w:rsidRDefault="00000000" w:rsidRPr="00000000" w14:paraId="000013BC">
      <w:pPr>
        <w:numPr>
          <w:ilvl w:val="4"/>
          <w:numId w:val="37"/>
        </w:numPr>
        <w:spacing w:after="0" w:afterAutospacing="0"/>
        <w:ind w:left="3600" w:hanging="360"/>
        <w:rPr/>
      </w:pPr>
      <w:r w:rsidDel="00000000" w:rsidR="00000000" w:rsidRPr="00000000">
        <w:rPr>
          <w:rFonts w:ascii="Arial Unicode MS" w:cs="Arial Unicode MS" w:eastAsia="Arial Unicode MS" w:hAnsi="Arial Unicode MS"/>
          <w:rtl w:val="0"/>
        </w:rPr>
        <w:t xml:space="preserve">Amount ≤  Remaining Buy-In Limit</w:t>
      </w:r>
    </w:p>
    <w:p w:rsidR="00000000" w:rsidDel="00000000" w:rsidP="00000000" w:rsidRDefault="00000000" w:rsidRPr="00000000" w14:paraId="000013BD">
      <w:pPr>
        <w:numPr>
          <w:ilvl w:val="4"/>
          <w:numId w:val="37"/>
        </w:numPr>
        <w:spacing w:after="0" w:afterAutospacing="0"/>
        <w:ind w:left="3600" w:hanging="360"/>
        <w:rPr/>
      </w:pPr>
      <w:r w:rsidDel="00000000" w:rsidR="00000000" w:rsidRPr="00000000">
        <w:rPr>
          <w:rFonts w:ascii="Arial Unicode MS" w:cs="Arial Unicode MS" w:eastAsia="Arial Unicode MS" w:hAnsi="Arial Unicode MS"/>
          <w:rtl w:val="0"/>
        </w:rPr>
        <w:t xml:space="preserve">Amount ≤  User Wallet Balance</w:t>
      </w:r>
    </w:p>
    <w:p w:rsidR="00000000" w:rsidDel="00000000" w:rsidP="00000000" w:rsidRDefault="00000000" w:rsidRPr="00000000" w14:paraId="000013BE">
      <w:pPr>
        <w:numPr>
          <w:ilvl w:val="4"/>
          <w:numId w:val="37"/>
        </w:numPr>
        <w:spacing w:after="0" w:afterAutospacing="0"/>
        <w:ind w:left="3600" w:hanging="360"/>
        <w:rPr/>
      </w:pPr>
      <w:r w:rsidDel="00000000" w:rsidR="00000000" w:rsidRPr="00000000">
        <w:rPr>
          <w:rtl w:val="0"/>
        </w:rPr>
        <w:t xml:space="preserve">Users must not exceed the total buy-in limit.</w:t>
      </w:r>
    </w:p>
    <w:p w:rsidR="00000000" w:rsidDel="00000000" w:rsidP="00000000" w:rsidRDefault="00000000" w:rsidRPr="00000000" w14:paraId="000013BF">
      <w:pPr>
        <w:numPr>
          <w:ilvl w:val="2"/>
          <w:numId w:val="37"/>
        </w:numPr>
        <w:spacing w:after="0" w:afterAutospacing="0"/>
        <w:ind w:left="2160" w:hanging="360"/>
        <w:rPr/>
      </w:pPr>
      <w:r w:rsidDel="00000000" w:rsidR="00000000" w:rsidRPr="00000000">
        <w:rPr>
          <w:rtl w:val="0"/>
        </w:rPr>
        <w:t xml:space="preserve">Success State : </w:t>
      </w:r>
    </w:p>
    <w:p w:rsidR="00000000" w:rsidDel="00000000" w:rsidP="00000000" w:rsidRDefault="00000000" w:rsidRPr="00000000" w14:paraId="000013C0">
      <w:pPr>
        <w:numPr>
          <w:ilvl w:val="3"/>
          <w:numId w:val="37"/>
        </w:numPr>
        <w:spacing w:after="0" w:afterAutospacing="0"/>
        <w:ind w:left="2880" w:hanging="360"/>
        <w:rPr>
          <w:b w:val="1"/>
          <w:bCs w:val="1"/>
        </w:rPr>
      </w:pPr>
      <w:r w:rsidDel="00000000" w:rsidR="00000000" w:rsidRPr="00000000">
        <w:rPr>
          <w:b w:val="1"/>
          <w:bCs w:val="1"/>
          <w:rtl w:val="0"/>
        </w:rPr>
        <w:t xml:space="preserve">User Confirmation</w:t>
      </w:r>
    </w:p>
    <w:p w:rsidR="00000000" w:rsidDel="00000000" w:rsidP="00000000" w:rsidRDefault="00000000" w:rsidRPr="00000000" w14:paraId="000013C1">
      <w:pPr>
        <w:numPr>
          <w:ilvl w:val="4"/>
          <w:numId w:val="37"/>
        </w:numPr>
        <w:spacing w:after="0" w:afterAutospacing="0"/>
        <w:ind w:left="3600" w:hanging="360"/>
        <w:rPr>
          <w:b w:val="1"/>
          <w:bCs w:val="1"/>
        </w:rPr>
      </w:pPr>
      <w:r w:rsidDel="00000000" w:rsidR="00000000" w:rsidRPr="00000000">
        <w:rPr>
          <w:rtl w:val="0"/>
        </w:rPr>
        <w:t xml:space="preserve">User clicks “Confirm Buy-In”</w:t>
      </w:r>
    </w:p>
    <w:p w:rsidR="00000000" w:rsidDel="00000000" w:rsidP="00000000" w:rsidRDefault="00000000" w:rsidRPr="00000000" w14:paraId="000013C2">
      <w:pPr>
        <w:numPr>
          <w:ilvl w:val="4"/>
          <w:numId w:val="37"/>
        </w:numPr>
        <w:spacing w:after="0" w:afterAutospacing="0"/>
        <w:ind w:left="3600" w:hanging="360"/>
        <w:rPr>
          <w:b w:val="1"/>
          <w:bCs w:val="1"/>
        </w:rPr>
      </w:pPr>
      <w:r w:rsidDel="00000000" w:rsidR="00000000" w:rsidRPr="00000000">
        <w:rPr>
          <w:rtl w:val="0"/>
        </w:rPr>
        <w:t xml:space="preserve">System initiates Buy-In Transaction Processing</w:t>
      </w:r>
    </w:p>
    <w:p w:rsidR="00000000" w:rsidDel="00000000" w:rsidP="00000000" w:rsidRDefault="00000000" w:rsidRPr="00000000" w14:paraId="000013C3">
      <w:pPr>
        <w:numPr>
          <w:ilvl w:val="4"/>
          <w:numId w:val="37"/>
        </w:numPr>
        <w:spacing w:after="0" w:afterAutospacing="0"/>
        <w:ind w:left="3600" w:hanging="360"/>
        <w:rPr/>
      </w:pPr>
      <w:r w:rsidDel="00000000" w:rsidR="00000000" w:rsidRPr="00000000">
        <w:rPr>
          <w:rtl w:val="0"/>
        </w:rPr>
        <w:t xml:space="preserve">Deduct the amount from the User wallet  and credit the amount in League Wallet.</w:t>
      </w:r>
    </w:p>
    <w:p w:rsidR="00000000" w:rsidDel="00000000" w:rsidP="00000000" w:rsidRDefault="00000000" w:rsidRPr="00000000" w14:paraId="000013C4">
      <w:pPr>
        <w:numPr>
          <w:ilvl w:val="4"/>
          <w:numId w:val="37"/>
        </w:numPr>
        <w:spacing w:after="0" w:afterAutospacing="0"/>
        <w:ind w:left="3600" w:hanging="360"/>
        <w:rPr>
          <w:b w:val="1"/>
          <w:bCs w:val="1"/>
        </w:rPr>
      </w:pPr>
      <w:r w:rsidDel="00000000" w:rsidR="00000000" w:rsidRPr="00000000">
        <w:rPr>
          <w:rtl w:val="0"/>
        </w:rPr>
        <w:t xml:space="preserve">Update League Wallet balance in real time (Add Buy-In amount)</w:t>
      </w:r>
    </w:p>
    <w:p w:rsidR="00000000" w:rsidDel="00000000" w:rsidP="00000000" w:rsidRDefault="00000000" w:rsidRPr="00000000" w14:paraId="000013C5">
      <w:pPr>
        <w:numPr>
          <w:ilvl w:val="5"/>
          <w:numId w:val="37"/>
        </w:numPr>
        <w:spacing w:after="0" w:afterAutospacing="0"/>
        <w:ind w:left="4320" w:hanging="360"/>
        <w:rPr/>
      </w:pPr>
      <w:r w:rsidDel="00000000" w:rsidR="00000000" w:rsidRPr="00000000">
        <w:rPr>
          <w:rtl w:val="0"/>
        </w:rPr>
        <w:t xml:space="preserve">New Balance = Existing Balance + Buy-In Amount</w:t>
      </w:r>
    </w:p>
    <w:p w:rsidR="00000000" w:rsidDel="00000000" w:rsidP="00000000" w:rsidRDefault="00000000" w:rsidRPr="00000000" w14:paraId="000013C6">
      <w:pPr>
        <w:numPr>
          <w:ilvl w:val="5"/>
          <w:numId w:val="37"/>
        </w:numPr>
        <w:spacing w:after="0" w:afterAutospacing="0"/>
        <w:ind w:left="4320" w:hanging="360"/>
        <w:rPr/>
      </w:pPr>
      <w:r w:rsidDel="00000000" w:rsidR="00000000" w:rsidRPr="00000000">
        <w:rPr>
          <w:rtl w:val="0"/>
        </w:rPr>
        <w:t xml:space="preserve">Remaining Buy-In limit recalculated.</w:t>
      </w:r>
    </w:p>
    <w:p w:rsidR="00000000" w:rsidDel="00000000" w:rsidP="00000000" w:rsidRDefault="00000000" w:rsidRPr="00000000" w14:paraId="000013C7">
      <w:pPr>
        <w:numPr>
          <w:ilvl w:val="4"/>
          <w:numId w:val="37"/>
        </w:numPr>
        <w:spacing w:after="0" w:afterAutospacing="0"/>
        <w:ind w:left="3600" w:hanging="360"/>
        <w:rPr/>
      </w:pPr>
      <w:r w:rsidDel="00000000" w:rsidR="00000000" w:rsidRPr="00000000">
        <w:rPr>
          <w:rtl w:val="0"/>
        </w:rPr>
        <w:t xml:space="preserve">Update Balances</w:t>
      </w:r>
    </w:p>
    <w:p w:rsidR="00000000" w:rsidDel="00000000" w:rsidP="00000000" w:rsidRDefault="00000000" w:rsidRPr="00000000" w14:paraId="000013C8">
      <w:pPr>
        <w:numPr>
          <w:ilvl w:val="5"/>
          <w:numId w:val="37"/>
        </w:numPr>
        <w:spacing w:after="0" w:afterAutospacing="0"/>
        <w:ind w:left="4320" w:hanging="360"/>
        <w:rPr/>
      </w:pPr>
      <w:r w:rsidDel="00000000" w:rsidR="00000000" w:rsidRPr="00000000">
        <w:rPr>
          <w:rFonts w:ascii="Arial Unicode MS" w:cs="Arial Unicode MS" w:eastAsia="Arial Unicode MS" w:hAnsi="Arial Unicode MS"/>
          <w:rtl w:val="0"/>
        </w:rPr>
        <w:t xml:space="preserve">User Wallet → After Deduction</w:t>
      </w:r>
    </w:p>
    <w:p w:rsidR="00000000" w:rsidDel="00000000" w:rsidP="00000000" w:rsidRDefault="00000000" w:rsidRPr="00000000" w14:paraId="000013C9">
      <w:pPr>
        <w:numPr>
          <w:ilvl w:val="5"/>
          <w:numId w:val="37"/>
        </w:numPr>
        <w:spacing w:after="0" w:afterAutospacing="0"/>
        <w:ind w:left="4320" w:hanging="360"/>
        <w:rPr/>
      </w:pPr>
      <w:r w:rsidDel="00000000" w:rsidR="00000000" w:rsidRPr="00000000">
        <w:rPr>
          <w:rFonts w:ascii="Arial Unicode MS" w:cs="Arial Unicode MS" w:eastAsia="Arial Unicode MS" w:hAnsi="Arial Unicode MS"/>
          <w:rtl w:val="0"/>
        </w:rPr>
        <w:t xml:space="preserve">League Wallet → After Credit</w:t>
      </w:r>
    </w:p>
    <w:p w:rsidR="00000000" w:rsidDel="00000000" w:rsidP="00000000" w:rsidRDefault="00000000" w:rsidRPr="00000000" w14:paraId="000013CA">
      <w:pPr>
        <w:numPr>
          <w:ilvl w:val="4"/>
          <w:numId w:val="37"/>
        </w:numPr>
        <w:spacing w:after="0" w:afterAutospacing="0"/>
        <w:ind w:left="3600" w:hanging="360"/>
        <w:rPr/>
      </w:pPr>
      <w:r w:rsidDel="00000000" w:rsidR="00000000" w:rsidRPr="00000000">
        <w:rPr>
          <w:rtl w:val="0"/>
        </w:rPr>
        <w:t xml:space="preserve">Generate Transaction ID </w:t>
      </w:r>
    </w:p>
    <w:p w:rsidR="00000000" w:rsidDel="00000000" w:rsidP="00000000" w:rsidRDefault="00000000" w:rsidRPr="00000000" w14:paraId="000013CB">
      <w:pPr>
        <w:numPr>
          <w:ilvl w:val="4"/>
          <w:numId w:val="37"/>
        </w:numPr>
        <w:spacing w:after="0" w:afterAutospacing="0"/>
        <w:ind w:left="3600" w:hanging="360"/>
        <w:rPr/>
      </w:pPr>
      <w:r w:rsidDel="00000000" w:rsidR="00000000" w:rsidRPr="00000000">
        <w:rPr>
          <w:rtl w:val="0"/>
        </w:rPr>
        <w:t xml:space="preserve">The Transaction record should be visible under the “View Transactions”.</w:t>
      </w:r>
    </w:p>
    <w:p w:rsidR="00000000" w:rsidDel="00000000" w:rsidP="00000000" w:rsidRDefault="00000000" w:rsidRPr="00000000" w14:paraId="000013CC">
      <w:pPr>
        <w:numPr>
          <w:ilvl w:val="4"/>
          <w:numId w:val="37"/>
        </w:numPr>
        <w:spacing w:after="0" w:afterAutospacing="0"/>
        <w:ind w:left="3600" w:hanging="360"/>
        <w:rPr/>
      </w:pPr>
      <w:r w:rsidDel="00000000" w:rsidR="00000000" w:rsidRPr="00000000">
        <w:rPr>
          <w:rtl w:val="0"/>
        </w:rPr>
        <w:t xml:space="preserve">Every action should be logged under the logs.</w:t>
      </w:r>
    </w:p>
    <w:p w:rsidR="00000000" w:rsidDel="00000000" w:rsidP="00000000" w:rsidRDefault="00000000" w:rsidRPr="00000000" w14:paraId="000013CD">
      <w:pPr>
        <w:numPr>
          <w:ilvl w:val="3"/>
          <w:numId w:val="37"/>
        </w:numPr>
        <w:spacing w:after="0" w:afterAutospacing="0"/>
        <w:ind w:left="2880" w:hanging="360"/>
        <w:rPr/>
      </w:pPr>
      <w:r w:rsidDel="00000000" w:rsidR="00000000" w:rsidRPr="00000000">
        <w:rPr>
          <w:rtl w:val="0"/>
        </w:rPr>
        <w:t xml:space="preserve">Buy-in Successful.Funds added to your League Wallet.</w:t>
      </w:r>
    </w:p>
    <w:p w:rsidR="00000000" w:rsidDel="00000000" w:rsidP="00000000" w:rsidRDefault="00000000" w:rsidRPr="00000000" w14:paraId="000013CE">
      <w:pPr>
        <w:numPr>
          <w:ilvl w:val="2"/>
          <w:numId w:val="37"/>
        </w:numPr>
        <w:spacing w:after="0" w:afterAutospacing="0"/>
        <w:ind w:left="2160" w:hanging="360"/>
        <w:rPr/>
      </w:pPr>
      <w:r w:rsidDel="00000000" w:rsidR="00000000" w:rsidRPr="00000000">
        <w:rPr>
          <w:rtl w:val="0"/>
        </w:rPr>
        <w:t xml:space="preserve">System Behavior : </w:t>
      </w:r>
    </w:p>
    <w:p w:rsidR="00000000" w:rsidDel="00000000" w:rsidP="00000000" w:rsidRDefault="00000000" w:rsidRPr="00000000" w14:paraId="000013CF">
      <w:pPr>
        <w:numPr>
          <w:ilvl w:val="3"/>
          <w:numId w:val="37"/>
        </w:numPr>
        <w:spacing w:after="0" w:afterAutospacing="0"/>
        <w:ind w:left="2880" w:hanging="360"/>
        <w:rPr/>
      </w:pPr>
      <w:r w:rsidDel="00000000" w:rsidR="00000000" w:rsidRPr="00000000">
        <w:rPr>
          <w:rFonts w:ascii="Arial Unicode MS" w:cs="Arial Unicode MS" w:eastAsia="Arial Unicode MS" w:hAnsi="Arial Unicode MS"/>
          <w:rtl w:val="0"/>
        </w:rPr>
        <w:t xml:space="preserve">Deduct from Main Wallet ↓</w:t>
      </w:r>
    </w:p>
    <w:p w:rsidR="00000000" w:rsidDel="00000000" w:rsidP="00000000" w:rsidRDefault="00000000" w:rsidRPr="00000000" w14:paraId="000013D0">
      <w:pPr>
        <w:numPr>
          <w:ilvl w:val="3"/>
          <w:numId w:val="37"/>
        </w:numPr>
        <w:spacing w:after="0" w:afterAutospacing="0"/>
        <w:ind w:left="2880" w:hanging="360"/>
        <w:rPr/>
      </w:pPr>
      <w:r w:rsidDel="00000000" w:rsidR="00000000" w:rsidRPr="00000000">
        <w:rPr>
          <w:rFonts w:ascii="Arial Unicode MS" w:cs="Arial Unicode MS" w:eastAsia="Arial Unicode MS" w:hAnsi="Arial Unicode MS"/>
          <w:rtl w:val="0"/>
        </w:rPr>
        <w:t xml:space="preserve">Add to League Wallet ↑</w:t>
      </w:r>
    </w:p>
    <w:p w:rsidR="00000000" w:rsidDel="00000000" w:rsidP="00000000" w:rsidRDefault="00000000" w:rsidRPr="00000000" w14:paraId="000013D1">
      <w:pPr>
        <w:numPr>
          <w:ilvl w:val="3"/>
          <w:numId w:val="37"/>
        </w:numPr>
        <w:spacing w:after="0" w:afterAutospacing="0"/>
        <w:ind w:left="2880" w:hanging="360"/>
        <w:rPr/>
      </w:pPr>
      <w:r w:rsidDel="00000000" w:rsidR="00000000" w:rsidRPr="00000000">
        <w:rPr>
          <w:rtl w:val="0"/>
        </w:rPr>
        <w:t xml:space="preserve">Recent Transactions Updated in the User wallet </w:t>
      </w:r>
    </w:p>
    <w:p w:rsidR="00000000" w:rsidDel="00000000" w:rsidP="00000000" w:rsidRDefault="00000000" w:rsidRPr="00000000" w14:paraId="000013D2">
      <w:pPr>
        <w:numPr>
          <w:ilvl w:val="3"/>
          <w:numId w:val="37"/>
        </w:numPr>
        <w:spacing w:after="0" w:afterAutospacing="0"/>
        <w:ind w:left="2880" w:hanging="360"/>
        <w:rPr/>
      </w:pPr>
      <w:r w:rsidDel="00000000" w:rsidR="00000000" w:rsidRPr="00000000">
        <w:rPr>
          <w:rtl w:val="0"/>
        </w:rPr>
        <w:t xml:space="preserve">Transaction History Updated</w:t>
      </w:r>
    </w:p>
    <w:p w:rsidR="00000000" w:rsidDel="00000000" w:rsidP="00000000" w:rsidRDefault="00000000" w:rsidRPr="00000000" w14:paraId="000013D3">
      <w:pPr>
        <w:numPr>
          <w:ilvl w:val="2"/>
          <w:numId w:val="37"/>
        </w:numPr>
        <w:ind w:left="2160" w:hanging="360"/>
        <w:rPr/>
      </w:pPr>
      <w:r w:rsidDel="00000000" w:rsidR="00000000" w:rsidRPr="00000000">
        <w:rPr>
          <w:rtl w:val="0"/>
        </w:rPr>
        <w:t xml:space="preserve">Admin Impact </w:t>
      </w:r>
    </w:p>
    <w:tbl>
      <w:tblPr>
        <w:tblStyle w:val="Table72"/>
        <w:tblW w:w="6480.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tblGridChange w:id="0">
          <w:tblGrid>
            <w:gridCol w:w="324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Admin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Adjust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Values change instantly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Freeze Trading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Disable Continue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Buy-in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limits</w:t>
            </w:r>
          </w:p>
        </w:tc>
      </w:tr>
    </w:tbl>
    <w:p w:rsidR="00000000" w:rsidDel="00000000" w:rsidP="00000000" w:rsidRDefault="00000000" w:rsidRPr="00000000" w14:paraId="000013DC">
      <w:pPr>
        <w:ind w:left="0" w:firstLine="0"/>
        <w:rPr/>
      </w:pPr>
      <w:r w:rsidDel="00000000" w:rsidR="00000000" w:rsidRPr="00000000">
        <w:rPr>
          <w:rtl w:val="0"/>
        </w:rPr>
      </w:r>
    </w:p>
    <w:p w:rsidR="00000000" w:rsidDel="00000000" w:rsidP="00000000" w:rsidRDefault="00000000" w:rsidRPr="00000000" w14:paraId="000013DD">
      <w:pPr>
        <w:numPr>
          <w:ilvl w:val="2"/>
          <w:numId w:val="37"/>
        </w:numPr>
        <w:spacing w:after="0" w:afterAutospacing="0"/>
        <w:ind w:left="2160" w:hanging="360"/>
        <w:rPr>
          <w:b w:val="1"/>
          <w:bCs w:val="1"/>
        </w:rPr>
      </w:pPr>
      <w:r w:rsidDel="00000000" w:rsidR="00000000" w:rsidRPr="00000000">
        <w:rPr>
          <w:b w:val="1"/>
          <w:bCs w:val="1"/>
          <w:rtl w:val="0"/>
        </w:rPr>
        <w:t xml:space="preserve">Edge Case : </w:t>
      </w:r>
    </w:p>
    <w:p w:rsidR="00000000" w:rsidDel="00000000" w:rsidP="00000000" w:rsidRDefault="00000000" w:rsidRPr="00000000" w14:paraId="000013DE">
      <w:pPr>
        <w:numPr>
          <w:ilvl w:val="3"/>
          <w:numId w:val="37"/>
        </w:numPr>
        <w:spacing w:after="0" w:afterAutospacing="0"/>
        <w:ind w:left="2880" w:hanging="360"/>
        <w:rPr/>
      </w:pPr>
      <w:r w:rsidDel="00000000" w:rsidR="00000000" w:rsidRPr="00000000">
        <w:rPr>
          <w:rtl w:val="0"/>
        </w:rPr>
        <w:t xml:space="preserve">Buy-in Limit Reached</w:t>
      </w:r>
    </w:p>
    <w:p w:rsidR="00000000" w:rsidDel="00000000" w:rsidP="00000000" w:rsidRDefault="00000000" w:rsidRPr="00000000" w14:paraId="000013DF">
      <w:pPr>
        <w:numPr>
          <w:ilvl w:val="4"/>
          <w:numId w:val="37"/>
        </w:numPr>
        <w:spacing w:after="0" w:afterAutospacing="0"/>
        <w:ind w:left="3600" w:hanging="360"/>
        <w:rPr/>
      </w:pPr>
      <w:r w:rsidDel="00000000" w:rsidR="00000000" w:rsidRPr="00000000">
        <w:rPr>
          <w:rtl w:val="0"/>
        </w:rPr>
        <w:t xml:space="preserve">Display : </w:t>
      </w:r>
      <w:commentRangeStart w:id="152"/>
      <w:commentRangeStart w:id="153"/>
      <w:r w:rsidDel="00000000" w:rsidR="00000000" w:rsidRPr="00000000">
        <w:rPr>
          <w:rtl w:val="0"/>
        </w:rPr>
        <w:t xml:space="preserve">You have reached the maximum buy-in limit [x,xxx] for this league.</w:t>
      </w:r>
      <w:commentRangeEnd w:id="152"/>
      <w:r w:rsidDel="00000000" w:rsidR="00000000" w:rsidRPr="00000000">
        <w:commentReference w:id="152"/>
      </w:r>
      <w:commentRangeEnd w:id="153"/>
      <w:r w:rsidDel="00000000" w:rsidR="00000000" w:rsidRPr="00000000">
        <w:commentReference w:id="153"/>
      </w:r>
      <w:r w:rsidDel="00000000" w:rsidR="00000000" w:rsidRPr="00000000">
        <w:rPr>
          <w:rtl w:val="0"/>
        </w:rPr>
      </w:r>
    </w:p>
    <w:p w:rsidR="00000000" w:rsidDel="00000000" w:rsidP="00000000" w:rsidRDefault="00000000" w:rsidRPr="00000000" w14:paraId="000013E0">
      <w:pPr>
        <w:numPr>
          <w:ilvl w:val="3"/>
          <w:numId w:val="37"/>
        </w:numPr>
        <w:spacing w:after="0" w:afterAutospacing="0"/>
        <w:ind w:left="2880" w:hanging="360"/>
        <w:rPr/>
      </w:pPr>
      <w:r w:rsidDel="00000000" w:rsidR="00000000" w:rsidRPr="00000000">
        <w:rPr>
          <w:rtl w:val="0"/>
        </w:rPr>
        <w:t xml:space="preserve">League Completed</w:t>
      </w:r>
    </w:p>
    <w:p w:rsidR="00000000" w:rsidDel="00000000" w:rsidP="00000000" w:rsidRDefault="00000000" w:rsidRPr="00000000" w14:paraId="000013E1">
      <w:pPr>
        <w:numPr>
          <w:ilvl w:val="4"/>
          <w:numId w:val="37"/>
        </w:numPr>
        <w:spacing w:after="0" w:afterAutospacing="0"/>
        <w:ind w:left="3600" w:hanging="360"/>
        <w:rPr/>
      </w:pPr>
      <w:r w:rsidDel="00000000" w:rsidR="00000000" w:rsidRPr="00000000">
        <w:rPr>
          <w:rtl w:val="0"/>
        </w:rPr>
        <w:t xml:space="preserve">Buy-in is not allowed as the league has already ended.</w:t>
      </w:r>
    </w:p>
    <w:p w:rsidR="00000000" w:rsidDel="00000000" w:rsidP="00000000" w:rsidRDefault="00000000" w:rsidRPr="00000000" w14:paraId="000013E2">
      <w:pPr>
        <w:numPr>
          <w:ilvl w:val="3"/>
          <w:numId w:val="37"/>
        </w:numPr>
        <w:spacing w:after="0" w:afterAutospacing="0"/>
        <w:ind w:left="2880" w:hanging="360"/>
        <w:rPr/>
      </w:pPr>
      <w:r w:rsidDel="00000000" w:rsidR="00000000" w:rsidRPr="00000000">
        <w:rPr>
          <w:rtl w:val="0"/>
        </w:rPr>
        <w:t xml:space="preserve">Trading Frozen (Admin Action)</w:t>
      </w:r>
    </w:p>
    <w:p w:rsidR="00000000" w:rsidDel="00000000" w:rsidP="00000000" w:rsidRDefault="00000000" w:rsidRPr="00000000" w14:paraId="000013E3">
      <w:pPr>
        <w:numPr>
          <w:ilvl w:val="4"/>
          <w:numId w:val="37"/>
        </w:numPr>
        <w:spacing w:after="0" w:afterAutospacing="0"/>
        <w:ind w:left="3600" w:hanging="360"/>
        <w:rPr/>
      </w:pPr>
      <w:r w:rsidDel="00000000" w:rsidR="00000000" w:rsidRPr="00000000">
        <w:rPr>
          <w:rtl w:val="0"/>
        </w:rPr>
        <w:t xml:space="preserve">Transactions are temporarily disabled for this league.</w:t>
      </w:r>
    </w:p>
    <w:p w:rsidR="00000000" w:rsidDel="00000000" w:rsidP="00000000" w:rsidRDefault="00000000" w:rsidRPr="00000000" w14:paraId="000013E4">
      <w:pPr>
        <w:numPr>
          <w:ilvl w:val="3"/>
          <w:numId w:val="37"/>
        </w:numPr>
        <w:spacing w:after="0" w:afterAutospacing="0"/>
        <w:ind w:left="2880" w:hanging="360"/>
        <w:rPr/>
      </w:pPr>
      <w:r w:rsidDel="00000000" w:rsidR="00000000" w:rsidRPr="00000000">
        <w:rPr>
          <w:rtl w:val="0"/>
        </w:rPr>
        <w:t xml:space="preserve">Admin Freeze : When a wallet is frozen by Admin : </w:t>
      </w:r>
    </w:p>
    <w:p w:rsidR="00000000" w:rsidDel="00000000" w:rsidP="00000000" w:rsidRDefault="00000000" w:rsidRPr="00000000" w14:paraId="000013E5">
      <w:pPr>
        <w:numPr>
          <w:ilvl w:val="4"/>
          <w:numId w:val="37"/>
        </w:numPr>
        <w:spacing w:after="0" w:afterAutospacing="0"/>
        <w:ind w:left="3600" w:hanging="360"/>
        <w:rPr/>
      </w:pPr>
      <w:r w:rsidDel="00000000" w:rsidR="00000000" w:rsidRPr="00000000">
        <w:rPr>
          <w:rtl w:val="0"/>
        </w:rPr>
        <w:t xml:space="preserve">Add Buy-in  disabled</w:t>
      </w:r>
    </w:p>
    <w:p w:rsidR="00000000" w:rsidDel="00000000" w:rsidP="00000000" w:rsidRDefault="00000000" w:rsidRPr="00000000" w14:paraId="000013E6">
      <w:pPr>
        <w:numPr>
          <w:ilvl w:val="4"/>
          <w:numId w:val="37"/>
        </w:numPr>
        <w:spacing w:after="0" w:afterAutospacing="0"/>
        <w:ind w:left="3600" w:hanging="360"/>
        <w:rPr/>
      </w:pPr>
      <w:r w:rsidDel="00000000" w:rsidR="00000000" w:rsidRPr="00000000">
        <w:rPr>
          <w:rtl w:val="0"/>
        </w:rPr>
        <w:t xml:space="preserve">Trading disabled</w:t>
      </w:r>
    </w:p>
    <w:p w:rsidR="00000000" w:rsidDel="00000000" w:rsidP="00000000" w:rsidRDefault="00000000" w:rsidRPr="00000000" w14:paraId="000013E7">
      <w:pPr>
        <w:numPr>
          <w:ilvl w:val="3"/>
          <w:numId w:val="37"/>
        </w:numPr>
        <w:spacing w:after="0" w:afterAutospacing="0"/>
        <w:ind w:left="2880" w:hanging="360"/>
        <w:rPr/>
      </w:pPr>
      <w:r w:rsidDel="00000000" w:rsidR="00000000" w:rsidRPr="00000000">
        <w:rPr>
          <w:rtl w:val="0"/>
        </w:rPr>
        <w:t xml:space="preserve">Zero balance in User Wallet</w:t>
      </w:r>
    </w:p>
    <w:p w:rsidR="00000000" w:rsidDel="00000000" w:rsidP="00000000" w:rsidRDefault="00000000" w:rsidRPr="00000000" w14:paraId="000013E8">
      <w:pPr>
        <w:numPr>
          <w:ilvl w:val="4"/>
          <w:numId w:val="37"/>
        </w:numPr>
        <w:spacing w:after="0" w:afterAutospacing="0"/>
        <w:ind w:left="3600" w:hanging="360"/>
        <w:rPr/>
      </w:pPr>
      <w:r w:rsidDel="00000000" w:rsidR="00000000" w:rsidRPr="00000000">
        <w:rPr>
          <w:rtl w:val="0"/>
        </w:rPr>
        <w:t xml:space="preserve">The system must restrict all such actions and display inappropriate messages indicating insufficient funds.</w:t>
      </w:r>
    </w:p>
    <w:p w:rsidR="00000000" w:rsidDel="00000000" w:rsidP="00000000" w:rsidRDefault="00000000" w:rsidRPr="00000000" w14:paraId="000013E9">
      <w:pPr>
        <w:numPr>
          <w:ilvl w:val="4"/>
          <w:numId w:val="37"/>
        </w:numPr>
        <w:spacing w:after="0" w:afterAutospacing="0"/>
        <w:ind w:left="3600" w:hanging="360"/>
        <w:rPr/>
      </w:pPr>
      <w:r w:rsidDel="00000000" w:rsidR="00000000" w:rsidRPr="00000000">
        <w:rPr>
          <w:rtl w:val="0"/>
        </w:rPr>
        <w:t xml:space="preserve">The system shall not allow the wallet balance to become negative under any circumstances.</w:t>
      </w:r>
    </w:p>
    <w:p w:rsidR="00000000" w:rsidDel="00000000" w:rsidP="00000000" w:rsidRDefault="00000000" w:rsidRPr="00000000" w14:paraId="000013EA">
      <w:pPr>
        <w:numPr>
          <w:ilvl w:val="4"/>
          <w:numId w:val="37"/>
        </w:numPr>
        <w:spacing w:after="0" w:afterAutospacing="0"/>
        <w:ind w:left="3600" w:hanging="360"/>
        <w:rPr/>
      </w:pPr>
      <w:r w:rsidDel="00000000" w:rsidR="00000000" w:rsidRPr="00000000">
        <w:rPr>
          <w:rtl w:val="0"/>
        </w:rPr>
        <w:t xml:space="preserve">Any transaction attempt when the balance is zero must be declined at the validation stage itself.</w:t>
      </w:r>
    </w:p>
    <w:p w:rsidR="00000000" w:rsidDel="00000000" w:rsidP="00000000" w:rsidRDefault="00000000" w:rsidRPr="00000000" w14:paraId="000013EB">
      <w:pPr>
        <w:numPr>
          <w:ilvl w:val="4"/>
          <w:numId w:val="37"/>
        </w:numPr>
        <w:spacing w:after="0" w:afterAutospacing="0"/>
        <w:ind w:left="3600" w:hanging="360"/>
        <w:rPr/>
      </w:pPr>
      <w:r w:rsidDel="00000000" w:rsidR="00000000" w:rsidRPr="00000000">
        <w:rPr>
          <w:rtl w:val="0"/>
        </w:rPr>
        <w:t xml:space="preserve">Message : Insufficient balance. Please add funds to continue.</w:t>
      </w:r>
    </w:p>
    <w:p w:rsidR="00000000" w:rsidDel="00000000" w:rsidP="00000000" w:rsidRDefault="00000000" w:rsidRPr="00000000" w14:paraId="000013EC">
      <w:pPr>
        <w:numPr>
          <w:ilvl w:val="2"/>
          <w:numId w:val="37"/>
        </w:numPr>
        <w:spacing w:after="0" w:afterAutospacing="0"/>
        <w:ind w:left="2160" w:hanging="360"/>
        <w:rPr>
          <w:b w:val="1"/>
          <w:bCs w:val="1"/>
        </w:rPr>
      </w:pPr>
      <w:r w:rsidDel="00000000" w:rsidR="00000000" w:rsidRPr="00000000">
        <w:rPr>
          <w:b w:val="1"/>
          <w:bCs w:val="1"/>
          <w:rtl w:val="0"/>
        </w:rPr>
        <w:t xml:space="preserve">Concept</w:t>
      </w:r>
    </w:p>
    <w:p w:rsidR="00000000" w:rsidDel="00000000" w:rsidP="00000000" w:rsidRDefault="00000000" w:rsidRPr="00000000" w14:paraId="000013ED">
      <w:pPr>
        <w:numPr>
          <w:ilvl w:val="3"/>
          <w:numId w:val="37"/>
        </w:numPr>
        <w:spacing w:after="0" w:afterAutospacing="0"/>
        <w:ind w:left="2880" w:hanging="360"/>
        <w:rPr/>
      </w:pPr>
      <w:r w:rsidDel="00000000" w:rsidR="00000000" w:rsidRPr="00000000">
        <w:rPr>
          <w:rtl w:val="0"/>
        </w:rPr>
        <w:t xml:space="preserve">User has : </w:t>
      </w:r>
    </w:p>
    <w:p w:rsidR="00000000" w:rsidDel="00000000" w:rsidP="00000000" w:rsidRDefault="00000000" w:rsidRPr="00000000" w14:paraId="000013EE">
      <w:pPr>
        <w:numPr>
          <w:ilvl w:val="4"/>
          <w:numId w:val="37"/>
        </w:numPr>
        <w:spacing w:after="0" w:afterAutospacing="0"/>
        <w:ind w:left="3600" w:hanging="360"/>
        <w:rPr/>
      </w:pPr>
      <w:r w:rsidDel="00000000" w:rsidR="00000000" w:rsidRPr="00000000">
        <w:rPr>
          <w:rtl w:val="0"/>
        </w:rPr>
        <w:t xml:space="preserve">User Wallet (Main Wallet)</w:t>
      </w:r>
    </w:p>
    <w:p w:rsidR="00000000" w:rsidDel="00000000" w:rsidP="00000000" w:rsidRDefault="00000000" w:rsidRPr="00000000" w14:paraId="000013EF">
      <w:pPr>
        <w:numPr>
          <w:ilvl w:val="4"/>
          <w:numId w:val="37"/>
        </w:numPr>
        <w:spacing w:after="0" w:afterAutospacing="0"/>
        <w:ind w:left="3600" w:hanging="360"/>
        <w:rPr/>
      </w:pPr>
      <w:r w:rsidDel="00000000" w:rsidR="00000000" w:rsidRPr="00000000">
        <w:rPr>
          <w:rtl w:val="0"/>
        </w:rPr>
        <w:t xml:space="preserve">League Wallet (Per League)</w:t>
      </w:r>
    </w:p>
    <w:p w:rsidR="00000000" w:rsidDel="00000000" w:rsidP="00000000" w:rsidRDefault="00000000" w:rsidRPr="00000000" w14:paraId="000013F0">
      <w:pPr>
        <w:numPr>
          <w:ilvl w:val="3"/>
          <w:numId w:val="37"/>
        </w:numPr>
        <w:spacing w:after="0" w:afterAutospacing="0"/>
        <w:ind w:left="2880" w:hanging="360"/>
        <w:rPr/>
      </w:pPr>
      <w:r w:rsidDel="00000000" w:rsidR="00000000" w:rsidRPr="00000000">
        <w:rPr>
          <w:rFonts w:ascii="Arial Unicode MS" w:cs="Arial Unicode MS" w:eastAsia="Arial Unicode MS" w:hAnsi="Arial Unicode MS"/>
          <w:rtl w:val="0"/>
        </w:rPr>
        <w:t xml:space="preserve">Buy-In = Transfer of funds from User wallet → League Wallet</w:t>
      </w:r>
    </w:p>
    <w:p w:rsidR="00000000" w:rsidDel="00000000" w:rsidP="00000000" w:rsidRDefault="00000000" w:rsidRPr="00000000" w14:paraId="000013F1">
      <w:pPr>
        <w:numPr>
          <w:ilvl w:val="2"/>
          <w:numId w:val="37"/>
        </w:numPr>
        <w:spacing w:after="0" w:afterAutospacing="0"/>
        <w:ind w:left="2160" w:hanging="360"/>
        <w:rPr>
          <w:b w:val="1"/>
          <w:bCs w:val="1"/>
        </w:rPr>
      </w:pPr>
      <w:r w:rsidDel="00000000" w:rsidR="00000000" w:rsidRPr="00000000">
        <w:rPr>
          <w:b w:val="1"/>
          <w:bCs w:val="1"/>
          <w:rtl w:val="0"/>
        </w:rPr>
        <w:t xml:space="preserve">Error Messages :</w:t>
      </w:r>
    </w:p>
    <w:p w:rsidR="00000000" w:rsidDel="00000000" w:rsidP="00000000" w:rsidRDefault="00000000" w:rsidRPr="00000000" w14:paraId="000013F2">
      <w:pPr>
        <w:numPr>
          <w:ilvl w:val="3"/>
          <w:numId w:val="37"/>
        </w:numPr>
        <w:spacing w:after="0" w:afterAutospacing="0"/>
        <w:ind w:left="2880" w:hanging="360"/>
        <w:rPr/>
      </w:pPr>
      <w:r w:rsidDel="00000000" w:rsidR="00000000" w:rsidRPr="00000000">
        <w:rPr>
          <w:rtl w:val="0"/>
        </w:rPr>
        <w:t xml:space="preserve">When the Buy-In amount is &gt; User Wallet </w:t>
      </w:r>
    </w:p>
    <w:p w:rsidR="00000000" w:rsidDel="00000000" w:rsidP="00000000" w:rsidRDefault="00000000" w:rsidRPr="00000000" w14:paraId="000013F3">
      <w:pPr>
        <w:numPr>
          <w:ilvl w:val="4"/>
          <w:numId w:val="37"/>
        </w:numPr>
        <w:spacing w:after="0" w:afterAutospacing="0"/>
        <w:ind w:left="3600" w:hanging="360"/>
        <w:rPr/>
      </w:pPr>
      <w:r w:rsidDel="00000000" w:rsidR="00000000" w:rsidRPr="00000000">
        <w:rPr>
          <w:rtl w:val="0"/>
        </w:rPr>
        <w:t xml:space="preserve">Display : “Insufficient Main Wallet Balance”</w:t>
      </w:r>
    </w:p>
    <w:p w:rsidR="00000000" w:rsidDel="00000000" w:rsidP="00000000" w:rsidRDefault="00000000" w:rsidRPr="00000000" w14:paraId="000013F4">
      <w:pPr>
        <w:numPr>
          <w:ilvl w:val="3"/>
          <w:numId w:val="37"/>
        </w:numPr>
        <w:spacing w:after="0" w:afterAutospacing="0"/>
        <w:ind w:left="2880" w:hanging="360"/>
        <w:rPr/>
      </w:pPr>
      <w:r w:rsidDel="00000000" w:rsidR="00000000" w:rsidRPr="00000000">
        <w:rPr>
          <w:rtl w:val="0"/>
        </w:rPr>
        <w:t xml:space="preserve">When the Buy-In limit &gt; Max Buy-In Limit </w:t>
      </w:r>
    </w:p>
    <w:p w:rsidR="00000000" w:rsidDel="00000000" w:rsidP="00000000" w:rsidRDefault="00000000" w:rsidRPr="00000000" w14:paraId="000013F5">
      <w:pPr>
        <w:numPr>
          <w:ilvl w:val="4"/>
          <w:numId w:val="37"/>
        </w:numPr>
        <w:spacing w:after="0" w:afterAutospacing="0"/>
        <w:ind w:left="3600" w:hanging="360"/>
        <w:rPr/>
      </w:pPr>
      <w:r w:rsidDel="00000000" w:rsidR="00000000" w:rsidRPr="00000000">
        <w:rPr>
          <w:rtl w:val="0"/>
        </w:rPr>
        <w:t xml:space="preserve">Display : “Exceeds Buy-In Limit”</w:t>
      </w:r>
    </w:p>
    <w:p w:rsidR="00000000" w:rsidDel="00000000" w:rsidP="00000000" w:rsidRDefault="00000000" w:rsidRPr="00000000" w14:paraId="000013F6">
      <w:pPr>
        <w:numPr>
          <w:ilvl w:val="2"/>
          <w:numId w:val="37"/>
        </w:numPr>
        <w:spacing w:after="0" w:afterAutospacing="0"/>
        <w:ind w:left="2160" w:hanging="360"/>
        <w:rPr>
          <w:b w:val="1"/>
          <w:bCs w:val="1"/>
        </w:rPr>
      </w:pPr>
      <w:r w:rsidDel="00000000" w:rsidR="00000000" w:rsidRPr="00000000">
        <w:rPr>
          <w:b w:val="1"/>
          <w:bCs w:val="1"/>
          <w:rtl w:val="0"/>
        </w:rPr>
        <w:t xml:space="preserve">Notification</w:t>
      </w:r>
    </w:p>
    <w:p w:rsidR="00000000" w:rsidDel="00000000" w:rsidP="00000000" w:rsidRDefault="00000000" w:rsidRPr="00000000" w14:paraId="000013F7">
      <w:pPr>
        <w:numPr>
          <w:ilvl w:val="3"/>
          <w:numId w:val="37"/>
        </w:numPr>
        <w:spacing w:after="0" w:afterAutospacing="0"/>
        <w:ind w:left="2880" w:hanging="360"/>
        <w:rPr/>
      </w:pPr>
      <w:r w:rsidDel="00000000" w:rsidR="00000000" w:rsidRPr="00000000">
        <w:rPr>
          <w:rtl w:val="0"/>
        </w:rPr>
        <w:t xml:space="preserve">User must receive : </w:t>
      </w:r>
    </w:p>
    <w:p w:rsidR="00000000" w:rsidDel="00000000" w:rsidP="00000000" w:rsidRDefault="00000000" w:rsidRPr="00000000" w14:paraId="000013F8">
      <w:pPr>
        <w:numPr>
          <w:ilvl w:val="4"/>
          <w:numId w:val="37"/>
        </w:numPr>
        <w:spacing w:after="0" w:afterAutospacing="0"/>
        <w:ind w:left="3600" w:hanging="360"/>
        <w:rPr/>
      </w:pPr>
      <w:r w:rsidDel="00000000" w:rsidR="00000000" w:rsidRPr="00000000">
        <w:rPr>
          <w:rtl w:val="0"/>
        </w:rPr>
        <w:t xml:space="preserve">Buy-in success</w:t>
      </w:r>
    </w:p>
    <w:p w:rsidR="00000000" w:rsidDel="00000000" w:rsidP="00000000" w:rsidRDefault="00000000" w:rsidRPr="00000000" w14:paraId="000013F9">
      <w:pPr>
        <w:numPr>
          <w:ilvl w:val="4"/>
          <w:numId w:val="37"/>
        </w:numPr>
        <w:spacing w:after="0" w:afterAutospacing="0"/>
        <w:ind w:left="3600" w:hanging="360"/>
        <w:rPr/>
      </w:pPr>
      <w:r w:rsidDel="00000000" w:rsidR="00000000" w:rsidRPr="00000000">
        <w:rPr>
          <w:rtl w:val="0"/>
        </w:rPr>
        <w:t xml:space="preserve">Trade impact</w:t>
      </w:r>
    </w:p>
    <w:p w:rsidR="00000000" w:rsidDel="00000000" w:rsidP="00000000" w:rsidRDefault="00000000" w:rsidRPr="00000000" w14:paraId="000013FA">
      <w:pPr>
        <w:numPr>
          <w:ilvl w:val="4"/>
          <w:numId w:val="37"/>
        </w:numPr>
        <w:spacing w:after="0" w:afterAutospacing="0"/>
        <w:ind w:left="3600" w:hanging="360"/>
        <w:rPr/>
      </w:pPr>
      <w:r w:rsidDel="00000000" w:rsidR="00000000" w:rsidRPr="00000000">
        <w:rPr>
          <w:rtl w:val="0"/>
        </w:rPr>
        <w:t xml:space="preserve">Admin adjustment</w:t>
      </w:r>
    </w:p>
    <w:p w:rsidR="00000000" w:rsidDel="00000000" w:rsidP="00000000" w:rsidRDefault="00000000" w:rsidRPr="00000000" w14:paraId="000013FB">
      <w:pPr>
        <w:numPr>
          <w:ilvl w:val="3"/>
          <w:numId w:val="37"/>
        </w:numPr>
        <w:spacing w:after="0" w:afterAutospacing="0"/>
        <w:ind w:left="2880" w:hanging="360"/>
        <w:rPr/>
      </w:pPr>
      <w:r w:rsidDel="00000000" w:rsidR="00000000" w:rsidRPr="00000000">
        <w:rPr>
          <w:rtl w:val="0"/>
        </w:rPr>
        <w:t xml:space="preserve">Application should send a notification </w:t>
      </w:r>
    </w:p>
    <w:p w:rsidR="00000000" w:rsidDel="00000000" w:rsidP="00000000" w:rsidRDefault="00000000" w:rsidRPr="00000000" w14:paraId="000013FC">
      <w:pPr>
        <w:numPr>
          <w:ilvl w:val="4"/>
          <w:numId w:val="37"/>
        </w:numPr>
        <w:spacing w:after="0" w:afterAutospacing="0"/>
        <w:ind w:left="3600" w:hanging="360"/>
        <w:rPr/>
      </w:pPr>
      <w:r w:rsidDel="00000000" w:rsidR="00000000" w:rsidRPr="00000000">
        <w:rPr>
          <w:rtl w:val="0"/>
        </w:rPr>
        <w:t xml:space="preserve">In-app </w:t>
      </w:r>
    </w:p>
    <w:p w:rsidR="00000000" w:rsidDel="00000000" w:rsidP="00000000" w:rsidRDefault="00000000" w:rsidRPr="00000000" w14:paraId="000013FD">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View Rules :</w:t>
      </w:r>
      <w:r w:rsidDel="00000000" w:rsidR="00000000" w:rsidRPr="00000000">
        <w:rPr>
          <w:rtl w:val="0"/>
        </w:rPr>
        <w:t xml:space="preserve"> </w:t>
      </w:r>
    </w:p>
    <w:p w:rsidR="00000000" w:rsidDel="00000000" w:rsidP="00000000" w:rsidRDefault="00000000" w:rsidRPr="00000000" w14:paraId="000013FE">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Displays </w:t>
      </w:r>
    </w:p>
    <w:p w:rsidR="00000000" w:rsidDel="00000000" w:rsidP="00000000" w:rsidRDefault="00000000" w:rsidRPr="00000000" w14:paraId="000013FF">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pPr>
      <w:r w:rsidDel="00000000" w:rsidR="00000000" w:rsidRPr="00000000">
        <w:rPr>
          <w:rtl w:val="0"/>
        </w:rPr>
        <w:t xml:space="preserve">Max Buy-in %</w:t>
      </w:r>
    </w:p>
    <w:p w:rsidR="00000000" w:rsidDel="00000000" w:rsidP="00000000" w:rsidRDefault="00000000" w:rsidRPr="00000000" w14:paraId="00001400">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pPr>
      <w:r w:rsidDel="00000000" w:rsidR="00000000" w:rsidRPr="00000000">
        <w:rPr>
          <w:rtl w:val="0"/>
        </w:rPr>
        <w:t xml:space="preserve">Hold time rules</w:t>
      </w:r>
    </w:p>
    <w:p w:rsidR="00000000" w:rsidDel="00000000" w:rsidP="00000000" w:rsidRDefault="00000000" w:rsidRPr="00000000" w14:paraId="00001401">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pPr>
      <w:r w:rsidDel="00000000" w:rsidR="00000000" w:rsidRPr="00000000">
        <w:rPr>
          <w:rtl w:val="0"/>
        </w:rPr>
        <w:t xml:space="preserve">Trading restrictions</w:t>
      </w:r>
    </w:p>
    <w:p w:rsidR="00000000" w:rsidDel="00000000" w:rsidP="00000000" w:rsidRDefault="00000000" w:rsidRPr="00000000" w14:paraId="00001402">
      <w:pPr>
        <w:pStyle w:val="Heading6"/>
        <w:numPr>
          <w:ilvl w:val="0"/>
          <w:numId w:val="37"/>
        </w:numPr>
        <w:ind w:left="720" w:hanging="360"/>
        <w:rPr/>
      </w:pPr>
      <w:bookmarkStart w:colFirst="0" w:colLast="0" w:name="_hleuxpwnf4vz" w:id="113"/>
      <w:bookmarkEnd w:id="113"/>
      <w:r w:rsidDel="00000000" w:rsidR="00000000" w:rsidRPr="00000000">
        <w:rPr>
          <w:rtl w:val="0"/>
        </w:rPr>
        <w:t xml:space="preserve">Section 3 : “Portfolio Insights”</w:t>
      </w:r>
    </w:p>
    <w:p w:rsidR="00000000" w:rsidDel="00000000" w:rsidP="00000000" w:rsidRDefault="00000000" w:rsidRPr="00000000" w14:paraId="00001403">
      <w:pPr>
        <w:numPr>
          <w:ilvl w:val="1"/>
          <w:numId w:val="37"/>
        </w:numPr>
        <w:spacing w:after="0" w:lineRule="auto"/>
        <w:ind w:left="1440" w:hanging="360"/>
      </w:pPr>
      <w:r w:rsidDel="00000000" w:rsidR="00000000" w:rsidRPr="00000000">
        <w:rPr>
          <w:rtl w:val="0"/>
        </w:rPr>
        <w:t xml:space="preserve">Displays financial position in the league</w:t>
      </w:r>
    </w:p>
    <w:p w:rsidR="00000000" w:rsidDel="00000000" w:rsidP="00000000" w:rsidRDefault="00000000" w:rsidRPr="00000000" w14:paraId="00001404">
      <w:pPr>
        <w:numPr>
          <w:ilvl w:val="1"/>
          <w:numId w:val="37"/>
        </w:numPr>
        <w:spacing w:after="0" w:lineRule="auto"/>
        <w:ind w:left="1440" w:hanging="360"/>
        <w:rPr>
          <w:u w:val="none"/>
        </w:rPr>
      </w:pPr>
      <w:r w:rsidDel="00000000" w:rsidR="00000000" w:rsidRPr="00000000">
        <w:rPr>
          <w:rtl w:val="0"/>
        </w:rPr>
        <w:t xml:space="preserve">Fields  :</w:t>
      </w:r>
    </w:p>
    <w:p w:rsidR="00000000" w:rsidDel="00000000" w:rsidP="00000000" w:rsidRDefault="00000000" w:rsidRPr="00000000" w14:paraId="00001405">
      <w:pPr>
        <w:spacing w:after="0" w:lineRule="auto"/>
        <w:rPr/>
      </w:pPr>
      <w:r w:rsidDel="00000000" w:rsidR="00000000" w:rsidRPr="00000000">
        <w:rPr>
          <w:rtl w:val="0"/>
        </w:rPr>
      </w:r>
    </w:p>
    <w:tbl>
      <w:tblPr>
        <w:tblStyle w:val="Table73"/>
        <w:tblpPr w:leftFromText="180" w:rightFromText="180" w:topFromText="180" w:bottomFromText="180" w:vertAnchor="text" w:horzAnchor="text" w:tblpX="2175" w:tblpY="0"/>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240"/>
        <w:tblGridChange w:id="0">
          <w:tblGrid>
            <w:gridCol w:w="2430"/>
            <w:gridCol w:w="3240"/>
          </w:tblGrid>
        </w:tblGridChange>
      </w:tblGrid>
      <w:tr>
        <w:trPr>
          <w:cantSplit w:val="0"/>
          <w:tblHeader w:val="0"/>
        </w:trPr>
        <w:tc>
          <w:tcPr/>
          <w:p w:rsidR="00000000" w:rsidDel="00000000" w:rsidP="00000000" w:rsidRDefault="00000000" w:rsidRPr="00000000" w14:paraId="00001406">
            <w:pPr>
              <w:widowControl w:val="0"/>
              <w:spacing w:after="0" w:line="240" w:lineRule="auto"/>
              <w:jc w:val="center"/>
              <w:rPr>
                <w:b w:val="1"/>
                <w:bCs w:val="1"/>
              </w:rPr>
            </w:pPr>
            <w:r w:rsidDel="00000000" w:rsidR="00000000" w:rsidRPr="00000000">
              <w:rPr>
                <w:b w:val="1"/>
                <w:bCs w:val="1"/>
                <w:rtl w:val="0"/>
              </w:rPr>
              <w:t xml:space="preserve">Field</w:t>
            </w:r>
          </w:p>
        </w:tc>
        <w:tc>
          <w:tcPr/>
          <w:p w:rsidR="00000000" w:rsidDel="00000000" w:rsidP="00000000" w:rsidRDefault="00000000" w:rsidRPr="00000000" w14:paraId="00001407">
            <w:pPr>
              <w:widowControl w:val="0"/>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408">
            <w:pPr>
              <w:widowControl w:val="0"/>
              <w:spacing w:after="0" w:line="240" w:lineRule="auto"/>
              <w:rPr/>
            </w:pPr>
            <w:r w:rsidDel="00000000" w:rsidR="00000000" w:rsidRPr="00000000">
              <w:rPr>
                <w:rtl w:val="0"/>
              </w:rPr>
              <w:t xml:space="preserve">Portfolio Value</w:t>
            </w:r>
          </w:p>
        </w:tc>
        <w:tc>
          <w:tcPr/>
          <w:p w:rsidR="00000000" w:rsidDel="00000000" w:rsidP="00000000" w:rsidRDefault="00000000" w:rsidRPr="00000000" w14:paraId="00001409">
            <w:pPr>
              <w:widowControl w:val="0"/>
              <w:spacing w:after="0" w:line="240" w:lineRule="auto"/>
              <w:rPr/>
            </w:pPr>
            <w:r w:rsidDel="00000000" w:rsidR="00000000" w:rsidRPr="00000000">
              <w:rPr>
                <w:rtl w:val="0"/>
              </w:rPr>
              <w:t xml:space="preserve">Total Value of owned players</w:t>
            </w:r>
          </w:p>
        </w:tc>
      </w:tr>
      <w:tr>
        <w:trPr>
          <w:cantSplit w:val="0"/>
          <w:tblHeader w:val="0"/>
        </w:trPr>
        <w:tc>
          <w:tcPr/>
          <w:p w:rsidR="00000000" w:rsidDel="00000000" w:rsidP="00000000" w:rsidRDefault="00000000" w:rsidRPr="00000000" w14:paraId="0000140A">
            <w:pPr>
              <w:widowControl w:val="0"/>
              <w:spacing w:after="0" w:line="240" w:lineRule="auto"/>
              <w:rPr/>
            </w:pPr>
            <w:r w:rsidDel="00000000" w:rsidR="00000000" w:rsidRPr="00000000">
              <w:rPr>
                <w:rtl w:val="0"/>
              </w:rPr>
              <w:t xml:space="preserve">Cash Balance </w:t>
            </w:r>
          </w:p>
        </w:tc>
        <w:tc>
          <w:tcPr/>
          <w:p w:rsidR="00000000" w:rsidDel="00000000" w:rsidP="00000000" w:rsidRDefault="00000000" w:rsidRPr="00000000" w14:paraId="0000140B">
            <w:pPr>
              <w:widowControl w:val="0"/>
              <w:spacing w:after="0" w:line="240" w:lineRule="auto"/>
              <w:rPr/>
            </w:pPr>
            <w:r w:rsidDel="00000000" w:rsidR="00000000" w:rsidRPr="00000000">
              <w:rPr>
                <w:rtl w:val="0"/>
              </w:rPr>
              <w:t xml:space="preserve">Wallet balance</w:t>
            </w:r>
          </w:p>
        </w:tc>
      </w:tr>
      <w:tr>
        <w:trPr>
          <w:cantSplit w:val="0"/>
          <w:tblHeader w:val="0"/>
        </w:trPr>
        <w:tc>
          <w:tcPr/>
          <w:p w:rsidR="00000000" w:rsidDel="00000000" w:rsidP="00000000" w:rsidRDefault="00000000" w:rsidRPr="00000000" w14:paraId="0000140C">
            <w:pPr>
              <w:widowControl w:val="0"/>
              <w:spacing w:after="0" w:line="240" w:lineRule="auto"/>
              <w:rPr/>
            </w:pPr>
            <w:r w:rsidDel="00000000" w:rsidR="00000000" w:rsidRPr="00000000">
              <w:rPr>
                <w:rtl w:val="0"/>
              </w:rPr>
              <w:t xml:space="preserve">Total Invested</w:t>
            </w:r>
          </w:p>
        </w:tc>
        <w:tc>
          <w:tcPr/>
          <w:p w:rsidR="00000000" w:rsidDel="00000000" w:rsidP="00000000" w:rsidRDefault="00000000" w:rsidRPr="00000000" w14:paraId="0000140D">
            <w:pPr>
              <w:widowControl w:val="0"/>
              <w:spacing w:after="0" w:line="240" w:lineRule="auto"/>
              <w:rPr/>
            </w:pPr>
            <w:r w:rsidDel="00000000" w:rsidR="00000000" w:rsidRPr="00000000">
              <w:rPr>
                <w:rtl w:val="0"/>
              </w:rPr>
              <w:t xml:space="preserve">Total Spent</w:t>
            </w:r>
          </w:p>
        </w:tc>
      </w:tr>
      <w:tr>
        <w:trPr>
          <w:cantSplit w:val="0"/>
          <w:tblHeader w:val="0"/>
        </w:trPr>
        <w:tc>
          <w:tcPr/>
          <w:p w:rsidR="00000000" w:rsidDel="00000000" w:rsidP="00000000" w:rsidRDefault="00000000" w:rsidRPr="00000000" w14:paraId="0000140E">
            <w:pPr>
              <w:widowControl w:val="0"/>
              <w:spacing w:after="0" w:line="240" w:lineRule="auto"/>
              <w:rPr/>
            </w:pPr>
            <w:r w:rsidDel="00000000" w:rsidR="00000000" w:rsidRPr="00000000">
              <w:rPr>
                <w:rtl w:val="0"/>
              </w:rPr>
              <w:t xml:space="preserve">Profit / Loss</w:t>
            </w:r>
          </w:p>
        </w:tc>
        <w:tc>
          <w:tcPr/>
          <w:p w:rsidR="00000000" w:rsidDel="00000000" w:rsidP="00000000" w:rsidRDefault="00000000" w:rsidRPr="00000000" w14:paraId="0000140F">
            <w:pPr>
              <w:widowControl w:val="0"/>
              <w:spacing w:after="0" w:line="240" w:lineRule="auto"/>
              <w:rPr/>
            </w:pPr>
            <w:r w:rsidDel="00000000" w:rsidR="00000000" w:rsidRPr="00000000">
              <w:rPr>
                <w:rtl w:val="0"/>
              </w:rPr>
              <w:t xml:space="preserve">Gain/Loss</w:t>
            </w:r>
          </w:p>
        </w:tc>
      </w:tr>
    </w:tbl>
    <w:p w:rsidR="00000000" w:rsidDel="00000000" w:rsidP="00000000" w:rsidRDefault="00000000" w:rsidRPr="00000000" w14:paraId="00001410">
      <w:pPr>
        <w:spacing w:after="0" w:lineRule="auto"/>
        <w:rPr/>
      </w:pPr>
      <w:r w:rsidDel="00000000" w:rsidR="00000000" w:rsidRPr="00000000">
        <w:rPr>
          <w:rtl w:val="0"/>
        </w:rPr>
      </w:r>
    </w:p>
    <w:p w:rsidR="00000000" w:rsidDel="00000000" w:rsidP="00000000" w:rsidRDefault="00000000" w:rsidRPr="00000000" w14:paraId="00001411">
      <w:pPr>
        <w:spacing w:after="0" w:lineRule="auto"/>
        <w:rPr/>
      </w:pPr>
      <w:r w:rsidDel="00000000" w:rsidR="00000000" w:rsidRPr="00000000">
        <w:rPr>
          <w:rtl w:val="0"/>
        </w:rPr>
      </w:r>
    </w:p>
    <w:p w:rsidR="00000000" w:rsidDel="00000000" w:rsidP="00000000" w:rsidRDefault="00000000" w:rsidRPr="00000000" w14:paraId="00001412">
      <w:pPr>
        <w:pStyle w:val="Heading3"/>
        <w:rPr/>
      </w:pPr>
      <w:bookmarkStart w:colFirst="0" w:colLast="0" w:name="_kkhdfn3juxnl" w:id="114"/>
      <w:bookmarkEnd w:id="114"/>
      <w:r w:rsidDel="00000000" w:rsidR="00000000" w:rsidRPr="00000000">
        <w:rPr>
          <w:rtl w:val="0"/>
        </w:rPr>
      </w:r>
    </w:p>
    <w:p w:rsidR="00000000" w:rsidDel="00000000" w:rsidP="00000000" w:rsidRDefault="00000000" w:rsidRPr="00000000" w14:paraId="00001413">
      <w:pPr>
        <w:pStyle w:val="Heading3"/>
        <w:rPr/>
      </w:pPr>
      <w:bookmarkStart w:colFirst="0" w:colLast="0" w:name="_mt5g6k9ncmbz" w:id="115"/>
      <w:bookmarkEnd w:id="115"/>
      <w:r w:rsidDel="00000000" w:rsidR="00000000" w:rsidRPr="00000000">
        <w:rPr>
          <w:rtl w:val="0"/>
        </w:rPr>
      </w:r>
    </w:p>
    <w:p w:rsidR="00000000" w:rsidDel="00000000" w:rsidP="00000000" w:rsidRDefault="00000000" w:rsidRPr="00000000" w14:paraId="00001414">
      <w:pPr>
        <w:pStyle w:val="Heading3"/>
        <w:rPr/>
      </w:pPr>
      <w:bookmarkStart w:colFirst="0" w:colLast="0" w:name="_1g8co0weirrc" w:id="116"/>
      <w:bookmarkEnd w:id="116"/>
      <w:r w:rsidDel="00000000" w:rsidR="00000000" w:rsidRPr="00000000">
        <w:rPr>
          <w:rtl w:val="0"/>
        </w:rPr>
      </w:r>
    </w:p>
    <w:p w:rsidR="00000000" w:rsidDel="00000000" w:rsidP="00000000" w:rsidRDefault="00000000" w:rsidRPr="00000000" w14:paraId="00001415">
      <w:pPr>
        <w:pStyle w:val="Heading3"/>
        <w:rPr/>
      </w:pPr>
      <w:bookmarkStart w:colFirst="0" w:colLast="0" w:name="_al2htm23dh2s" w:id="117"/>
      <w:bookmarkEnd w:id="117"/>
      <w:r w:rsidDel="00000000" w:rsidR="00000000" w:rsidRPr="00000000">
        <w:rPr>
          <w:rtl w:val="0"/>
        </w:rPr>
      </w:r>
    </w:p>
    <w:p w:rsidR="00000000" w:rsidDel="00000000" w:rsidP="00000000" w:rsidRDefault="00000000" w:rsidRPr="00000000" w14:paraId="00001416">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commentRangeStart w:id="154"/>
      <w:r w:rsidDel="00000000" w:rsidR="00000000" w:rsidRPr="00000000">
        <w:rPr>
          <w:b w:val="1"/>
          <w:bCs w:val="1"/>
          <w:rtl w:val="0"/>
        </w:rPr>
        <w:t xml:space="preserve">Formula P/L = portfolio Value + Cash Balance - Total Invested</w:t>
      </w:r>
      <w:commentRangeEnd w:id="154"/>
      <w:r w:rsidDel="00000000" w:rsidR="00000000" w:rsidRPr="00000000">
        <w:commentReference w:id="154"/>
      </w:r>
      <w:r w:rsidDel="00000000" w:rsidR="00000000" w:rsidRPr="00000000">
        <w:rPr>
          <w:rtl w:val="0"/>
        </w:rPr>
      </w:r>
    </w:p>
    <w:p w:rsidR="00000000" w:rsidDel="00000000" w:rsidP="00000000" w:rsidRDefault="00000000" w:rsidRPr="00000000" w14:paraId="00001417">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Profit  - Green</w:t>
      </w:r>
    </w:p>
    <w:p w:rsidR="00000000" w:rsidDel="00000000" w:rsidP="00000000" w:rsidRDefault="00000000" w:rsidRPr="00000000" w14:paraId="00001418">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Loss - Red</w:t>
      </w:r>
    </w:p>
    <w:p w:rsidR="00000000" w:rsidDel="00000000" w:rsidP="00000000" w:rsidRDefault="00000000" w:rsidRPr="00000000" w14:paraId="00001419">
      <w:pPr>
        <w:pStyle w:val="Heading6"/>
        <w:numPr>
          <w:ilvl w:val="0"/>
          <w:numId w:val="37"/>
        </w:numPr>
        <w:spacing w:after="0" w:lineRule="auto"/>
        <w:ind w:left="720" w:hanging="360"/>
        <w:rPr/>
      </w:pPr>
      <w:bookmarkStart w:colFirst="0" w:colLast="0" w:name="_6pjpax3c7fr8" w:id="118"/>
      <w:bookmarkEnd w:id="118"/>
      <w:r w:rsidDel="00000000" w:rsidR="00000000" w:rsidRPr="00000000">
        <w:rPr>
          <w:rtl w:val="0"/>
        </w:rPr>
        <w:t xml:space="preserve">Section 4 : “Transactions Ledger”</w:t>
      </w:r>
    </w:p>
    <w:p w:rsidR="00000000" w:rsidDel="00000000" w:rsidP="00000000" w:rsidRDefault="00000000" w:rsidRPr="00000000" w14:paraId="0000141A">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Displays all the League Transactions ( Trade &amp; Transfer (User wallet – to – League Wallet ) </w:t>
      </w:r>
    </w:p>
    <w:p w:rsidR="00000000" w:rsidDel="00000000" w:rsidP="00000000" w:rsidRDefault="00000000" w:rsidRPr="00000000" w14:paraId="0000141B">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Fields for Trade transactions : </w:t>
      </w:r>
    </w:p>
    <w:p w:rsidR="00000000" w:rsidDel="00000000" w:rsidP="00000000" w:rsidRDefault="00000000" w:rsidRPr="00000000" w14:paraId="00001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tbl>
      <w:tblPr>
        <w:tblStyle w:val="Table7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Transaction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Buy/Sell/Buy-in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NFL Player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Balance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transaction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&amp; Time </w:t>
            </w:r>
          </w:p>
        </w:tc>
      </w:tr>
    </w:tbl>
    <w:p w:rsidR="00000000" w:rsidDel="00000000" w:rsidP="00000000" w:rsidRDefault="00000000" w:rsidRPr="00000000" w14:paraId="00001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 </w:t>
      </w:r>
    </w:p>
    <w:p w:rsidR="00000000" w:rsidDel="00000000" w:rsidP="00000000" w:rsidRDefault="00000000" w:rsidRPr="00000000" w14:paraId="0000142A">
      <w:pPr>
        <w:numPr>
          <w:ilvl w:val="1"/>
          <w:numId w:val="37"/>
        </w:numPr>
        <w:spacing w:after="0" w:lineRule="auto"/>
        <w:ind w:left="1440" w:hanging="360"/>
      </w:pPr>
      <w:r w:rsidDel="00000000" w:rsidR="00000000" w:rsidRPr="00000000">
        <w:rPr>
          <w:rtl w:val="0"/>
        </w:rPr>
        <w:t xml:space="preserve">Fields for Transfer (User wallet – to – League Wallet transactions : </w:t>
      </w:r>
    </w:p>
    <w:p w:rsidR="00000000" w:rsidDel="00000000" w:rsidP="00000000" w:rsidRDefault="00000000" w:rsidRPr="00000000" w14:paraId="0000142B">
      <w:pPr>
        <w:spacing w:after="0" w:lineRule="auto"/>
        <w:ind w:left="1440" w:firstLine="0"/>
        <w:rPr/>
      </w:pPr>
      <w:r w:rsidDel="00000000" w:rsidR="00000000" w:rsidRPr="00000000">
        <w:rPr>
          <w:rtl w:val="0"/>
        </w:rPr>
      </w:r>
    </w:p>
    <w:tbl>
      <w:tblPr>
        <w:tblStyle w:val="Table7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C">
            <w:pPr>
              <w:widowControl w:val="0"/>
              <w:spacing w:after="0" w:line="240" w:lineRule="auto"/>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D">
            <w:pPr>
              <w:widowControl w:val="0"/>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E">
            <w:pPr>
              <w:widowControl w:val="0"/>
              <w:spacing w:after="0" w:line="240" w:lineRule="auto"/>
              <w:rPr/>
            </w:pPr>
            <w:r w:rsidDel="00000000" w:rsidR="00000000" w:rsidRPr="00000000">
              <w:rPr>
                <w:rtl w:val="0"/>
              </w:rPr>
              <w:t xml:space="preserve">Transaction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F">
            <w:pPr>
              <w:widowControl w:val="0"/>
              <w:spacing w:after="0" w:line="240" w:lineRule="auto"/>
              <w:rPr/>
            </w:pPr>
            <w:r w:rsidDel="00000000" w:rsidR="00000000" w:rsidRPr="00000000">
              <w:rPr>
                <w:rtl w:val="0"/>
              </w:rPr>
              <w:t xml:space="preserve">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0">
            <w:pPr>
              <w:widowControl w:val="0"/>
              <w:spacing w:after="0" w:line="240" w:lineRule="auto"/>
              <w:rPr/>
            </w:pPr>
            <w:r w:rsidDel="00000000" w:rsidR="00000000" w:rsidRPr="00000000">
              <w:rPr>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31">
            <w:pPr>
              <w:widowControl w:val="0"/>
              <w:spacing w:after="0" w:line="240" w:lineRule="auto"/>
              <w:ind w:left="0" w:firstLine="0"/>
              <w:rPr/>
            </w:pPr>
            <w:r w:rsidDel="00000000" w:rsidR="00000000" w:rsidRPr="00000000">
              <w:rPr>
                <w:rtl w:val="0"/>
              </w:rPr>
              <w:t xml:space="preserve">$x,xxx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2">
            <w:pPr>
              <w:widowControl w:val="0"/>
              <w:spacing w:after="0" w:line="240" w:lineRule="auto"/>
              <w:rPr/>
            </w:pPr>
            <w:r w:rsidDel="00000000" w:rsidR="00000000" w:rsidRPr="00000000">
              <w:rPr>
                <w:rtl w:val="0"/>
              </w:rPr>
              <w:t xml:space="preserve">League Balance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33">
            <w:pPr>
              <w:widowControl w:val="0"/>
              <w:spacing w:after="0" w:line="240" w:lineRule="auto"/>
              <w:rPr/>
            </w:pPr>
            <w:r w:rsidDel="00000000" w:rsidR="00000000" w:rsidRPr="00000000">
              <w:rPr>
                <w:rtl w:val="0"/>
              </w:rPr>
              <w:t xml:space="preserve">Post transaction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4">
            <w:pPr>
              <w:widowControl w:val="0"/>
              <w:spacing w:after="0"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1435">
            <w:pPr>
              <w:widowControl w:val="0"/>
              <w:spacing w:after="0" w:line="240" w:lineRule="auto"/>
              <w:rPr/>
            </w:pPr>
            <w:r w:rsidDel="00000000" w:rsidR="00000000" w:rsidRPr="00000000">
              <w:rPr>
                <w:rtl w:val="0"/>
              </w:rPr>
              <w:t xml:space="preserve">Date &amp; Time </w:t>
            </w:r>
          </w:p>
        </w:tc>
      </w:tr>
    </w:tbl>
    <w:p w:rsidR="00000000" w:rsidDel="00000000" w:rsidP="00000000" w:rsidRDefault="00000000" w:rsidRPr="00000000" w14:paraId="00001436">
      <w:pPr>
        <w:spacing w:after="0" w:lineRule="auto"/>
        <w:ind w:left="1440" w:firstLine="0"/>
        <w:rPr>
          <w:b w:val="1"/>
          <w:bCs w:val="1"/>
        </w:rPr>
      </w:pPr>
      <w:r w:rsidDel="00000000" w:rsidR="00000000" w:rsidRPr="00000000">
        <w:rPr>
          <w:rtl w:val="0"/>
        </w:rPr>
      </w:r>
    </w:p>
    <w:p w:rsidR="00000000" w:rsidDel="00000000" w:rsidP="00000000" w:rsidRDefault="00000000" w:rsidRPr="00000000" w14:paraId="00001437">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Filters </w:t>
      </w:r>
    </w:p>
    <w:p w:rsidR="00000000" w:rsidDel="00000000" w:rsidP="00000000" w:rsidRDefault="00000000" w:rsidRPr="00000000" w14:paraId="00001438">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b w:val="1"/>
          <w:bCs w:val="1"/>
          <w:rtl w:val="0"/>
        </w:rPr>
        <w:t xml:space="preserve">All</w:t>
      </w:r>
    </w:p>
    <w:p w:rsidR="00000000" w:rsidDel="00000000" w:rsidP="00000000" w:rsidRDefault="00000000" w:rsidRPr="00000000" w14:paraId="00001439">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Displays every transaction that has impacted the league wallet,without any filtering</w:t>
      </w:r>
    </w:p>
    <w:p w:rsidR="00000000" w:rsidDel="00000000" w:rsidP="00000000" w:rsidRDefault="00000000" w:rsidRPr="00000000" w14:paraId="0000143A">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Includes : </w:t>
      </w:r>
    </w:p>
    <w:p w:rsidR="00000000" w:rsidDel="00000000" w:rsidP="00000000" w:rsidRDefault="00000000" w:rsidRPr="00000000" w14:paraId="0000143B">
      <w:pPr>
        <w:keepNext w:val="0"/>
        <w:keepLines w:val="0"/>
        <w:pageBreakBefore w:val="0"/>
        <w:widowControl w:val="1"/>
        <w:numPr>
          <w:ilvl w:val="4"/>
          <w:numId w:val="37"/>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Trade Buy (Player Purchase)</w:t>
      </w:r>
    </w:p>
    <w:p w:rsidR="00000000" w:rsidDel="00000000" w:rsidP="00000000" w:rsidRDefault="00000000" w:rsidRPr="00000000" w14:paraId="0000143C">
      <w:pPr>
        <w:keepNext w:val="0"/>
        <w:keepLines w:val="0"/>
        <w:pageBreakBefore w:val="0"/>
        <w:widowControl w:val="1"/>
        <w:numPr>
          <w:ilvl w:val="4"/>
          <w:numId w:val="37"/>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Trade Sell (Player Sale)</w:t>
      </w:r>
    </w:p>
    <w:p w:rsidR="00000000" w:rsidDel="00000000" w:rsidP="00000000" w:rsidRDefault="00000000" w:rsidRPr="00000000" w14:paraId="0000143D">
      <w:pPr>
        <w:keepNext w:val="0"/>
        <w:keepLines w:val="0"/>
        <w:pageBreakBefore w:val="0"/>
        <w:widowControl w:val="1"/>
        <w:numPr>
          <w:ilvl w:val="4"/>
          <w:numId w:val="37"/>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Buy-in additions</w:t>
      </w:r>
    </w:p>
    <w:p w:rsidR="00000000" w:rsidDel="00000000" w:rsidP="00000000" w:rsidRDefault="00000000" w:rsidRPr="00000000" w14:paraId="0000143E">
      <w:pPr>
        <w:keepNext w:val="0"/>
        <w:keepLines w:val="0"/>
        <w:pageBreakBefore w:val="0"/>
        <w:widowControl w:val="1"/>
        <w:numPr>
          <w:ilvl w:val="4"/>
          <w:numId w:val="37"/>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Admin adjustment (credit/debit)</w:t>
      </w:r>
    </w:p>
    <w:p w:rsidR="00000000" w:rsidDel="00000000" w:rsidP="00000000" w:rsidRDefault="00000000" w:rsidRPr="00000000" w14:paraId="0000143F">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b w:val="1"/>
          <w:bCs w:val="1"/>
          <w:rtl w:val="0"/>
        </w:rPr>
        <w:t xml:space="preserve">Trades</w:t>
      </w:r>
    </w:p>
    <w:p w:rsidR="00000000" w:rsidDel="00000000" w:rsidP="00000000" w:rsidRDefault="00000000" w:rsidRPr="00000000" w14:paraId="00001440">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Displays only transactions related to player trading activity within the league.</w:t>
      </w:r>
    </w:p>
    <w:p w:rsidR="00000000" w:rsidDel="00000000" w:rsidP="00000000" w:rsidRDefault="00000000" w:rsidRPr="00000000" w14:paraId="00001441">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Includes : </w:t>
      </w:r>
    </w:p>
    <w:p w:rsidR="00000000" w:rsidDel="00000000" w:rsidP="00000000" w:rsidRDefault="00000000" w:rsidRPr="00000000" w14:paraId="00001442">
      <w:pPr>
        <w:keepNext w:val="0"/>
        <w:keepLines w:val="0"/>
        <w:pageBreakBefore w:val="0"/>
        <w:widowControl w:val="1"/>
        <w:numPr>
          <w:ilvl w:val="4"/>
          <w:numId w:val="37"/>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Player Buy ( Wallet Debit)</w:t>
      </w:r>
    </w:p>
    <w:p w:rsidR="00000000" w:rsidDel="00000000" w:rsidP="00000000" w:rsidRDefault="00000000" w:rsidRPr="00000000" w14:paraId="00001443">
      <w:pPr>
        <w:keepNext w:val="0"/>
        <w:keepLines w:val="0"/>
        <w:pageBreakBefore w:val="0"/>
        <w:widowControl w:val="1"/>
        <w:numPr>
          <w:ilvl w:val="4"/>
          <w:numId w:val="37"/>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Player Sell (Wallet Credit)</w:t>
      </w:r>
      <w:r w:rsidDel="00000000" w:rsidR="00000000" w:rsidRPr="00000000">
        <w:rPr>
          <w:rtl w:val="0"/>
        </w:rPr>
      </w:r>
    </w:p>
    <w:p w:rsidR="00000000" w:rsidDel="00000000" w:rsidP="00000000" w:rsidRDefault="00000000" w:rsidRPr="00000000" w14:paraId="00001444">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Excludes : </w:t>
      </w:r>
    </w:p>
    <w:p w:rsidR="00000000" w:rsidDel="00000000" w:rsidP="00000000" w:rsidRDefault="00000000" w:rsidRPr="00000000" w14:paraId="00001445">
      <w:pPr>
        <w:keepNext w:val="0"/>
        <w:keepLines w:val="0"/>
        <w:pageBreakBefore w:val="0"/>
        <w:widowControl w:val="1"/>
        <w:numPr>
          <w:ilvl w:val="4"/>
          <w:numId w:val="37"/>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Buy-ins</w:t>
      </w:r>
    </w:p>
    <w:p w:rsidR="00000000" w:rsidDel="00000000" w:rsidP="00000000" w:rsidRDefault="00000000" w:rsidRPr="00000000" w14:paraId="00001446">
      <w:pPr>
        <w:keepNext w:val="0"/>
        <w:keepLines w:val="0"/>
        <w:pageBreakBefore w:val="0"/>
        <w:widowControl w:val="1"/>
        <w:numPr>
          <w:ilvl w:val="4"/>
          <w:numId w:val="37"/>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Admin Adjustments</w:t>
      </w:r>
    </w:p>
    <w:p w:rsidR="00000000" w:rsidDel="00000000" w:rsidP="00000000" w:rsidRDefault="00000000" w:rsidRPr="00000000" w14:paraId="00001447">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b w:val="1"/>
          <w:bCs w:val="1"/>
          <w:rtl w:val="0"/>
        </w:rPr>
        <w:t xml:space="preserve">Buy-ins</w:t>
      </w:r>
    </w:p>
    <w:p w:rsidR="00000000" w:rsidDel="00000000" w:rsidP="00000000" w:rsidRDefault="00000000" w:rsidRPr="00000000" w14:paraId="00001448">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Display only transactions where funds are added to the League Wallet from the Main User wallet.</w:t>
      </w:r>
    </w:p>
    <w:p w:rsidR="00000000" w:rsidDel="00000000" w:rsidP="00000000" w:rsidRDefault="00000000" w:rsidRPr="00000000" w14:paraId="00001449">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Includes : </w:t>
      </w:r>
    </w:p>
    <w:p w:rsidR="00000000" w:rsidDel="00000000" w:rsidP="00000000" w:rsidRDefault="00000000" w:rsidRPr="00000000" w14:paraId="0000144A">
      <w:pPr>
        <w:keepNext w:val="0"/>
        <w:keepLines w:val="0"/>
        <w:pageBreakBefore w:val="0"/>
        <w:widowControl w:val="1"/>
        <w:numPr>
          <w:ilvl w:val="4"/>
          <w:numId w:val="37"/>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Buy-in</w:t>
      </w:r>
    </w:p>
    <w:p w:rsidR="00000000" w:rsidDel="00000000" w:rsidP="00000000" w:rsidRDefault="00000000" w:rsidRPr="00000000" w14:paraId="0000144B">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Excludes : </w:t>
      </w:r>
    </w:p>
    <w:p w:rsidR="00000000" w:rsidDel="00000000" w:rsidP="00000000" w:rsidRDefault="00000000" w:rsidRPr="00000000" w14:paraId="0000144C">
      <w:pPr>
        <w:keepNext w:val="0"/>
        <w:keepLines w:val="0"/>
        <w:pageBreakBefore w:val="0"/>
        <w:widowControl w:val="1"/>
        <w:numPr>
          <w:ilvl w:val="4"/>
          <w:numId w:val="37"/>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Trades</w:t>
      </w:r>
    </w:p>
    <w:p w:rsidR="00000000" w:rsidDel="00000000" w:rsidP="00000000" w:rsidRDefault="00000000" w:rsidRPr="00000000" w14:paraId="0000144D">
      <w:pPr>
        <w:keepNext w:val="0"/>
        <w:keepLines w:val="0"/>
        <w:pageBreakBefore w:val="0"/>
        <w:widowControl w:val="1"/>
        <w:numPr>
          <w:ilvl w:val="4"/>
          <w:numId w:val="37"/>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Admin adjustments</w:t>
      </w:r>
    </w:p>
    <w:p w:rsidR="00000000" w:rsidDel="00000000" w:rsidP="00000000" w:rsidRDefault="00000000" w:rsidRPr="00000000" w14:paraId="0000144E">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b w:val="1"/>
          <w:bCs w:val="1"/>
          <w:rtl w:val="0"/>
        </w:rPr>
        <w:t xml:space="preserve">Admin Adjustment</w:t>
      </w:r>
    </w:p>
    <w:p w:rsidR="00000000" w:rsidDel="00000000" w:rsidP="00000000" w:rsidRDefault="00000000" w:rsidRPr="00000000" w14:paraId="0000144F">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tl w:val="0"/>
        </w:rPr>
        <w:t xml:space="preserve">Display only the Admin adjustment transactions</w:t>
      </w:r>
    </w:p>
    <w:p w:rsidR="00000000" w:rsidDel="00000000" w:rsidP="00000000" w:rsidRDefault="00000000" w:rsidRPr="00000000" w14:paraId="00001450">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Includes : </w:t>
      </w:r>
    </w:p>
    <w:p w:rsidR="00000000" w:rsidDel="00000000" w:rsidP="00000000" w:rsidRDefault="00000000" w:rsidRPr="00000000" w14:paraId="00001451">
      <w:pPr>
        <w:keepNext w:val="0"/>
        <w:keepLines w:val="0"/>
        <w:pageBreakBefore w:val="0"/>
        <w:widowControl w:val="1"/>
        <w:numPr>
          <w:ilvl w:val="4"/>
          <w:numId w:val="37"/>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Admin credit</w:t>
      </w:r>
    </w:p>
    <w:p w:rsidR="00000000" w:rsidDel="00000000" w:rsidP="00000000" w:rsidRDefault="00000000" w:rsidRPr="00000000" w14:paraId="00001452">
      <w:pPr>
        <w:keepNext w:val="0"/>
        <w:keepLines w:val="0"/>
        <w:pageBreakBefore w:val="0"/>
        <w:widowControl w:val="1"/>
        <w:numPr>
          <w:ilvl w:val="4"/>
          <w:numId w:val="37"/>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Admin debit</w:t>
      </w:r>
    </w:p>
    <w:p w:rsidR="00000000" w:rsidDel="00000000" w:rsidP="00000000" w:rsidRDefault="00000000" w:rsidRPr="00000000" w14:paraId="00001453">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Excludes : </w:t>
      </w:r>
    </w:p>
    <w:p w:rsidR="00000000" w:rsidDel="00000000" w:rsidP="00000000" w:rsidRDefault="00000000" w:rsidRPr="00000000" w14:paraId="00001454">
      <w:pPr>
        <w:keepNext w:val="0"/>
        <w:keepLines w:val="0"/>
        <w:pageBreakBefore w:val="0"/>
        <w:widowControl w:val="1"/>
        <w:numPr>
          <w:ilvl w:val="4"/>
          <w:numId w:val="37"/>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Trades</w:t>
      </w:r>
    </w:p>
    <w:p w:rsidR="00000000" w:rsidDel="00000000" w:rsidP="00000000" w:rsidRDefault="00000000" w:rsidRPr="00000000" w14:paraId="00001455">
      <w:pPr>
        <w:keepNext w:val="0"/>
        <w:keepLines w:val="0"/>
        <w:pageBreakBefore w:val="0"/>
        <w:widowControl w:val="1"/>
        <w:numPr>
          <w:ilvl w:val="4"/>
          <w:numId w:val="37"/>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Buy-in</w:t>
      </w:r>
    </w:p>
    <w:p w:rsidR="00000000" w:rsidDel="00000000" w:rsidP="00000000" w:rsidRDefault="00000000" w:rsidRPr="00000000" w14:paraId="00001456">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Wallet must refresh when : </w:t>
      </w:r>
    </w:p>
    <w:p w:rsidR="00000000" w:rsidDel="00000000" w:rsidP="00000000" w:rsidRDefault="00000000" w:rsidRPr="00000000" w14:paraId="00001457">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Trade executed</w:t>
      </w:r>
    </w:p>
    <w:p w:rsidR="00000000" w:rsidDel="00000000" w:rsidP="00000000" w:rsidRDefault="00000000" w:rsidRPr="00000000" w14:paraId="00001458">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Buy-in added</w:t>
      </w:r>
    </w:p>
    <w:p w:rsidR="00000000" w:rsidDel="00000000" w:rsidP="00000000" w:rsidRDefault="00000000" w:rsidRPr="00000000" w14:paraId="00001459">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Admin adjustment</w:t>
      </w:r>
    </w:p>
    <w:p w:rsidR="00000000" w:rsidDel="00000000" w:rsidP="00000000" w:rsidRDefault="00000000" w:rsidRPr="00000000" w14:paraId="0000145A">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State Handling</w:t>
      </w:r>
    </w:p>
    <w:p w:rsidR="00000000" w:rsidDel="00000000" w:rsidP="00000000" w:rsidRDefault="00000000" w:rsidRPr="00000000" w14:paraId="0000145B">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League Not started</w:t>
      </w:r>
    </w:p>
    <w:p w:rsidR="00000000" w:rsidDel="00000000" w:rsidP="00000000" w:rsidRDefault="00000000" w:rsidRPr="00000000" w14:paraId="0000145C">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Display: </w:t>
      </w:r>
    </w:p>
    <w:p w:rsidR="00000000" w:rsidDel="00000000" w:rsidP="00000000" w:rsidRDefault="00000000" w:rsidRPr="00000000" w14:paraId="0000145D">
      <w:pPr>
        <w:keepNext w:val="0"/>
        <w:keepLines w:val="0"/>
        <w:pageBreakBefore w:val="0"/>
        <w:widowControl w:val="1"/>
        <w:numPr>
          <w:ilvl w:val="4"/>
          <w:numId w:val="37"/>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Starting Allocation</w:t>
      </w:r>
    </w:p>
    <w:p w:rsidR="00000000" w:rsidDel="00000000" w:rsidP="00000000" w:rsidRDefault="00000000" w:rsidRPr="00000000" w14:paraId="0000145E">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Disable trading -related updates</w:t>
      </w:r>
    </w:p>
    <w:p w:rsidR="00000000" w:rsidDel="00000000" w:rsidP="00000000" w:rsidRDefault="00000000" w:rsidRPr="00000000" w14:paraId="0000145F">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Active League</w:t>
      </w:r>
    </w:p>
    <w:p w:rsidR="00000000" w:rsidDel="00000000" w:rsidP="00000000" w:rsidRDefault="00000000" w:rsidRPr="00000000" w14:paraId="00001460">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Full Functionality enabled</w:t>
      </w:r>
    </w:p>
    <w:p w:rsidR="00000000" w:rsidDel="00000000" w:rsidP="00000000" w:rsidRDefault="00000000" w:rsidRPr="00000000" w14:paraId="00001461">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Completed League</w:t>
      </w:r>
    </w:p>
    <w:p w:rsidR="00000000" w:rsidDel="00000000" w:rsidP="00000000" w:rsidRDefault="00000000" w:rsidRPr="00000000" w14:paraId="00001462">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Display : </w:t>
      </w:r>
    </w:p>
    <w:p w:rsidR="00000000" w:rsidDel="00000000" w:rsidP="00000000" w:rsidRDefault="00000000" w:rsidRPr="00000000" w14:paraId="00001463">
      <w:pPr>
        <w:keepNext w:val="0"/>
        <w:keepLines w:val="0"/>
        <w:pageBreakBefore w:val="0"/>
        <w:widowControl w:val="1"/>
        <w:numPr>
          <w:ilvl w:val="4"/>
          <w:numId w:val="37"/>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League completed.Transactions are locked</w:t>
      </w:r>
    </w:p>
    <w:p w:rsidR="00000000" w:rsidDel="00000000" w:rsidP="00000000" w:rsidRDefault="00000000" w:rsidRPr="00000000" w14:paraId="00001464">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Security Rules</w:t>
      </w:r>
    </w:p>
    <w:p w:rsidR="00000000" w:rsidDel="00000000" w:rsidP="00000000" w:rsidRDefault="00000000" w:rsidRPr="00000000" w14:paraId="00001465">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Users cannot : </w:t>
      </w:r>
    </w:p>
    <w:p w:rsidR="00000000" w:rsidDel="00000000" w:rsidP="00000000" w:rsidRDefault="00000000" w:rsidRPr="00000000" w14:paraId="00001466">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Edit wallet</w:t>
      </w:r>
    </w:p>
    <w:p w:rsidR="00000000" w:rsidDel="00000000" w:rsidP="00000000" w:rsidRDefault="00000000" w:rsidRPr="00000000" w14:paraId="00001467">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Modify transactions</w:t>
      </w:r>
    </w:p>
    <w:p w:rsidR="00000000" w:rsidDel="00000000" w:rsidP="00000000" w:rsidRDefault="00000000" w:rsidRPr="00000000" w14:paraId="00001468">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Notifications</w:t>
      </w:r>
    </w:p>
    <w:p w:rsidR="00000000" w:rsidDel="00000000" w:rsidP="00000000" w:rsidRDefault="00000000" w:rsidRPr="00000000" w14:paraId="00001469">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User must receive : </w:t>
      </w:r>
    </w:p>
    <w:p w:rsidR="00000000" w:rsidDel="00000000" w:rsidP="00000000" w:rsidRDefault="00000000" w:rsidRPr="00000000" w14:paraId="0000146A">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Buy-in success/failure</w:t>
      </w:r>
    </w:p>
    <w:p w:rsidR="00000000" w:rsidDel="00000000" w:rsidP="00000000" w:rsidRDefault="00000000" w:rsidRPr="00000000" w14:paraId="0000146B">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Trade impact</w:t>
      </w:r>
    </w:p>
    <w:p w:rsidR="00000000" w:rsidDel="00000000" w:rsidP="00000000" w:rsidRDefault="00000000" w:rsidRPr="00000000" w14:paraId="0000146C">
      <w:pPr>
        <w:keepNext w:val="0"/>
        <w:keepLines w:val="0"/>
        <w:pageBreakBefore w:val="0"/>
        <w:widowControl w:val="1"/>
        <w:numPr>
          <w:ilvl w:val="3"/>
          <w:numId w:val="3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Admin adjustment</w:t>
      </w:r>
    </w:p>
    <w:p w:rsidR="00000000" w:rsidDel="00000000" w:rsidP="00000000" w:rsidRDefault="00000000" w:rsidRPr="00000000" w14:paraId="0000146D">
      <w:pPr>
        <w:pStyle w:val="Heading3"/>
        <w:rPr/>
      </w:pPr>
      <w:bookmarkStart w:colFirst="0" w:colLast="0" w:name="_kpwv0geamyjd" w:id="119"/>
      <w:bookmarkEnd w:id="119"/>
      <w:r w:rsidDel="00000000" w:rsidR="00000000" w:rsidRPr="00000000">
        <w:rPr>
          <w:rtl w:val="0"/>
        </w:rPr>
      </w:r>
    </w:p>
    <w:p w:rsidR="00000000" w:rsidDel="00000000" w:rsidP="00000000" w:rsidRDefault="00000000" w:rsidRPr="00000000" w14:paraId="0000146E">
      <w:pPr>
        <w:pStyle w:val="Heading3"/>
        <w:rPr/>
      </w:pPr>
      <w:bookmarkStart w:colFirst="0" w:colLast="0" w:name="_tc1ndgqm6voq" w:id="120"/>
      <w:bookmarkEnd w:id="120"/>
      <w:r w:rsidDel="00000000" w:rsidR="00000000" w:rsidRPr="00000000">
        <w:rPr>
          <w:rtl w:val="0"/>
        </w:rPr>
        <w:t xml:space="preserve">User story -2.4 View Transactions Action (under League Wallet ) </w:t>
      </w:r>
    </w:p>
    <w:p w:rsidR="00000000" w:rsidDel="00000000" w:rsidP="00000000" w:rsidRDefault="00000000" w:rsidRPr="00000000" w14:paraId="0000146F">
      <w:pPr>
        <w:rPr/>
      </w:pPr>
      <w:r w:rsidDel="00000000" w:rsidR="00000000" w:rsidRPr="00000000">
        <w:rPr>
          <w:rtl w:val="0"/>
        </w:rPr>
        <w:t xml:space="preserve">As a user,I want to view all transactions related to my League Wallet so that I can track my trades, buy-ins, and financial activity within that specific league.</w:t>
      </w:r>
    </w:p>
    <w:p w:rsidR="00000000" w:rsidDel="00000000" w:rsidP="00000000" w:rsidRDefault="00000000" w:rsidRPr="00000000" w14:paraId="00001470">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1471">
      <w:pPr>
        <w:numPr>
          <w:ilvl w:val="0"/>
          <w:numId w:val="63"/>
        </w:numPr>
        <w:spacing w:after="0" w:afterAutospacing="0"/>
        <w:ind w:left="1440" w:hanging="360"/>
        <w:rPr>
          <w:b w:val="1"/>
          <w:bCs w:val="1"/>
          <w:u w:val="none"/>
        </w:rPr>
      </w:pPr>
      <w:r w:rsidDel="00000000" w:rsidR="00000000" w:rsidRPr="00000000">
        <w:rPr>
          <w:b w:val="1"/>
          <w:bCs w:val="1"/>
          <w:rtl w:val="0"/>
        </w:rPr>
        <w:t xml:space="preserve">Navigation : </w:t>
      </w:r>
    </w:p>
    <w:p w:rsidR="00000000" w:rsidDel="00000000" w:rsidP="00000000" w:rsidRDefault="00000000" w:rsidRPr="00000000" w14:paraId="00001472">
      <w:pPr>
        <w:numPr>
          <w:ilvl w:val="1"/>
          <w:numId w:val="63"/>
        </w:numPr>
        <w:spacing w:after="0" w:afterAutospacing="0"/>
        <w:ind w:left="2160" w:hanging="360"/>
        <w:rPr>
          <w:b w:val="1"/>
          <w:bCs w:val="1"/>
          <w:u w:val="none"/>
        </w:rPr>
      </w:pPr>
      <w:r w:rsidDel="00000000" w:rsidR="00000000" w:rsidRPr="00000000">
        <w:rPr>
          <w:rtl w:val="0"/>
        </w:rPr>
        <w:t xml:space="preserve">From League Wallet Screen</w:t>
      </w:r>
    </w:p>
    <w:p w:rsidR="00000000" w:rsidDel="00000000" w:rsidP="00000000" w:rsidRDefault="00000000" w:rsidRPr="00000000" w14:paraId="00001473">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Section: Transactions (Preview)</w:t>
      </w:r>
    </w:p>
    <w:p w:rsidR="00000000" w:rsidDel="00000000" w:rsidP="00000000" w:rsidRDefault="00000000" w:rsidRPr="00000000" w14:paraId="00001474">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“View All Transactions”</w:t>
      </w:r>
    </w:p>
    <w:p w:rsidR="00000000" w:rsidDel="00000000" w:rsidP="00000000" w:rsidRDefault="00000000" w:rsidRPr="00000000" w14:paraId="00001475">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Fonts w:ascii="Arial Unicode MS" w:cs="Arial Unicode MS" w:eastAsia="Arial Unicode MS" w:hAnsi="Arial Unicode MS"/>
          <w:rtl w:val="0"/>
        </w:rPr>
        <w:t xml:space="preserve">Leagues → League Dashboard → Wallet Tab→ Transactions Section→ Tap “View All Transactions”→ Full Transactions Screen (League Context)</w:t>
      </w:r>
    </w:p>
    <w:p w:rsidR="00000000" w:rsidDel="00000000" w:rsidP="00000000" w:rsidRDefault="00000000" w:rsidRPr="00000000" w14:paraId="00001476">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This screen must display : Only transactions related to the selected league.</w:t>
      </w:r>
    </w:p>
    <w:p w:rsidR="00000000" w:rsidDel="00000000" w:rsidP="00000000" w:rsidRDefault="00000000" w:rsidRPr="00000000" w14:paraId="0000147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1"/>
          <w:bCs w:val="1"/>
        </w:rPr>
      </w:pPr>
      <w:r w:rsidDel="00000000" w:rsidR="00000000" w:rsidRPr="00000000">
        <w:rPr>
          <w:b w:val="1"/>
          <w:bCs w:val="1"/>
          <w:rtl w:val="0"/>
        </w:rPr>
        <w:t xml:space="preserve">Transactions Types </w:t>
      </w:r>
      <w:r w:rsidDel="00000000" w:rsidR="00000000" w:rsidRPr="00000000">
        <w:rPr>
          <w:rtl w:val="0"/>
        </w:rPr>
      </w:r>
    </w:p>
    <w:tbl>
      <w:tblPr>
        <w:tblStyle w:val="Table76"/>
        <w:tblpPr w:leftFromText="180" w:rightFromText="180" w:topFromText="180" w:bottomFromText="180" w:vertAnchor="text" w:horzAnchor="text" w:tblpX="2040" w:tblpY="0"/>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2730"/>
        <w:tblGridChange w:id="0">
          <w:tblGrid>
            <w:gridCol w:w="2670"/>
            <w:gridCol w:w="2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8">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A">
            <w:pPr>
              <w:rPr/>
            </w:pPr>
            <w:r w:rsidDel="00000000" w:rsidR="00000000" w:rsidRPr="00000000">
              <w:rPr>
                <w:rtl w:val="0"/>
              </w:rPr>
              <w:t xml:space="preserve">Trade Buy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B">
            <w:pPr>
              <w:rPr/>
            </w:pPr>
            <w:r w:rsidDel="00000000" w:rsidR="00000000" w:rsidRPr="00000000">
              <w:rPr>
                <w:rtl w:val="0"/>
              </w:rPr>
              <w:t xml:space="preserve">Player purchase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C">
            <w:pPr>
              <w:rPr/>
            </w:pPr>
            <w:r w:rsidDel="00000000" w:rsidR="00000000" w:rsidRPr="00000000">
              <w:rPr>
                <w:rtl w:val="0"/>
              </w:rPr>
              <w:t xml:space="preserve">Trade Sell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D">
            <w:pPr>
              <w:rPr/>
            </w:pPr>
            <w:r w:rsidDel="00000000" w:rsidR="00000000" w:rsidRPr="00000000">
              <w:rPr>
                <w:rtl w:val="0"/>
              </w:rPr>
              <w:t xml:space="preserve">Player sale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E">
            <w:pPr>
              <w:rPr/>
            </w:pPr>
            <w:r w:rsidDel="00000000" w:rsidR="00000000" w:rsidRPr="00000000">
              <w:rPr>
                <w:rtl w:val="0"/>
              </w:rPr>
              <w:t xml:space="preserve">Buy-in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F">
            <w:pPr>
              <w:rPr/>
            </w:pPr>
            <w:r w:rsidDel="00000000" w:rsidR="00000000" w:rsidRPr="00000000">
              <w:rPr>
                <w:rtl w:val="0"/>
              </w:rPr>
              <w:t xml:space="preserve">Funds added to league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0">
            <w:pPr>
              <w:rPr/>
            </w:pPr>
            <w:r w:rsidDel="00000000" w:rsidR="00000000" w:rsidRPr="00000000">
              <w:rPr>
                <w:rtl w:val="0"/>
              </w:rPr>
              <w:t xml:space="preserve">Admin Adjustment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1">
            <w:pPr>
              <w:rPr/>
            </w:pPr>
            <w:r w:rsidDel="00000000" w:rsidR="00000000" w:rsidRPr="00000000">
              <w:rPr>
                <w:rtl w:val="0"/>
              </w:rPr>
              <w:t xml:space="preserve">Manual correction</w:t>
            </w:r>
          </w:p>
        </w:tc>
      </w:tr>
    </w:tbl>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Screen Structure </w:t>
      </w:r>
    </w:p>
    <w:p w:rsidR="00000000" w:rsidDel="00000000" w:rsidP="00000000" w:rsidRDefault="00000000" w:rsidRPr="00000000" w14:paraId="00001484">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Screen must contain 5 sections : </w:t>
      </w:r>
    </w:p>
    <w:p w:rsidR="00000000" w:rsidDel="00000000" w:rsidP="00000000" w:rsidRDefault="00000000" w:rsidRPr="00000000" w14:paraId="00001485">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Header</w:t>
      </w:r>
    </w:p>
    <w:p w:rsidR="00000000" w:rsidDel="00000000" w:rsidP="00000000" w:rsidRDefault="00000000" w:rsidRPr="00000000" w14:paraId="00001486">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Summary Strip</w:t>
      </w:r>
    </w:p>
    <w:p w:rsidR="00000000" w:rsidDel="00000000" w:rsidP="00000000" w:rsidRDefault="00000000" w:rsidRPr="00000000" w14:paraId="00001487">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Filters</w:t>
      </w:r>
    </w:p>
    <w:p w:rsidR="00000000" w:rsidDel="00000000" w:rsidP="00000000" w:rsidRDefault="00000000" w:rsidRPr="00000000" w14:paraId="00001488">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Transactions List</w:t>
      </w:r>
    </w:p>
    <w:p w:rsidR="00000000" w:rsidDel="00000000" w:rsidP="00000000" w:rsidRDefault="00000000" w:rsidRPr="00000000" w14:paraId="00001489">
      <w:pPr>
        <w:pStyle w:val="Heading6"/>
        <w:numPr>
          <w:ilvl w:val="0"/>
          <w:numId w:val="63"/>
        </w:numPr>
        <w:ind w:left="1440" w:hanging="360"/>
        <w:rPr/>
      </w:pPr>
      <w:bookmarkStart w:colFirst="0" w:colLast="0" w:name="_j6ldoq291bba" w:id="121"/>
      <w:bookmarkEnd w:id="121"/>
      <w:r w:rsidDel="00000000" w:rsidR="00000000" w:rsidRPr="00000000">
        <w:rPr>
          <w:rtl w:val="0"/>
        </w:rPr>
        <w:t xml:space="preserve">Section 1 :  HEADER</w:t>
      </w:r>
    </w:p>
    <w:tbl>
      <w:tblPr>
        <w:tblStyle w:val="Table77"/>
        <w:tblpPr w:leftFromText="180" w:rightFromText="180" w:topFromText="180" w:bottomFromText="180" w:vertAnchor="text" w:horzAnchor="text" w:tblpX="1530" w:tblpY="0"/>
        <w:tblW w:w="5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270"/>
        <w:tblGridChange w:id="0">
          <w:tblGrid>
            <w:gridCol w:w="1845"/>
            <w:gridCol w:w="32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A">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C">
            <w:pPr>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D">
            <w:pPr>
              <w:rPr/>
            </w:pPr>
            <w:r w:rsidDel="00000000" w:rsidR="00000000" w:rsidRPr="00000000">
              <w:rPr>
                <w:rtl w:val="0"/>
              </w:rPr>
              <w:t xml:space="preserve">Transactions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E">
            <w:pPr>
              <w:rPr/>
            </w:pPr>
            <w:r w:rsidDel="00000000" w:rsidR="00000000" w:rsidRPr="00000000">
              <w:rPr>
                <w:rtl w:val="0"/>
              </w:rPr>
              <w:t xml:space="preserve">Back Arrow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F">
            <w:pPr>
              <w:rPr/>
            </w:pPr>
            <w:r w:rsidDel="00000000" w:rsidR="00000000" w:rsidRPr="00000000">
              <w:rPr>
                <w:rtl w:val="0"/>
              </w:rPr>
              <w:t xml:space="preserve">Navigate to League Wallet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0">
            <w:pPr>
              <w:rPr/>
            </w:pPr>
            <w:r w:rsidDel="00000000" w:rsidR="00000000" w:rsidRPr="00000000">
              <w:rPr>
                <w:rtl w:val="0"/>
              </w:rPr>
              <w:t xml:space="preserve">League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1">
            <w:pPr>
              <w:rPr/>
            </w:pPr>
            <w:r w:rsidDel="00000000" w:rsidR="00000000" w:rsidRPr="00000000">
              <w:rPr>
                <w:rtl w:val="0"/>
              </w:rPr>
              <w:t xml:space="preserve">Context display</w:t>
            </w:r>
          </w:p>
        </w:tc>
      </w:tr>
    </w:tbl>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pStyle w:val="Heading2"/>
        <w:ind w:left="0" w:firstLine="0"/>
        <w:rPr/>
      </w:pPr>
      <w:bookmarkStart w:colFirst="0" w:colLast="0" w:name="_ro5fklnmn07k" w:id="122"/>
      <w:bookmarkEnd w:id="122"/>
      <w:r w:rsidDel="00000000" w:rsidR="00000000" w:rsidRPr="00000000">
        <w:rPr>
          <w:rtl w:val="0"/>
        </w:rPr>
      </w:r>
    </w:p>
    <w:p w:rsidR="00000000" w:rsidDel="00000000" w:rsidP="00000000" w:rsidRDefault="00000000" w:rsidRPr="00000000" w14:paraId="00001496">
      <w:pPr>
        <w:ind w:left="0" w:firstLine="0"/>
        <w:rPr/>
      </w:pPr>
      <w:r w:rsidDel="00000000" w:rsidR="00000000" w:rsidRPr="00000000">
        <w:rPr>
          <w:rtl w:val="0"/>
        </w:rPr>
      </w:r>
    </w:p>
    <w:p w:rsidR="00000000" w:rsidDel="00000000" w:rsidP="00000000" w:rsidRDefault="00000000" w:rsidRPr="00000000" w14:paraId="00001497">
      <w:pPr>
        <w:ind w:left="0" w:firstLine="0"/>
        <w:rPr/>
      </w:pPr>
      <w:r w:rsidDel="00000000" w:rsidR="00000000" w:rsidRPr="00000000">
        <w:rPr>
          <w:rtl w:val="0"/>
        </w:rPr>
      </w:r>
    </w:p>
    <w:p w:rsidR="00000000" w:rsidDel="00000000" w:rsidP="00000000" w:rsidRDefault="00000000" w:rsidRPr="00000000" w14:paraId="00001498">
      <w:pPr>
        <w:ind w:left="0" w:firstLine="0"/>
        <w:rPr/>
      </w:pPr>
      <w:r w:rsidDel="00000000" w:rsidR="00000000" w:rsidRPr="00000000">
        <w:rPr>
          <w:b w:val="1"/>
          <w:bCs w:val="1"/>
          <w:rtl w:val="0"/>
        </w:rPr>
        <w:t xml:space="preserve">Note </w:t>
      </w:r>
      <w:r w:rsidDel="00000000" w:rsidR="00000000" w:rsidRPr="00000000">
        <w:rPr>
          <w:rtl w:val="0"/>
        </w:rPr>
        <w:t xml:space="preserve">:The system must not allow the wallet balance to go below zero under any condition.</w:t>
      </w:r>
    </w:p>
    <w:p w:rsidR="00000000" w:rsidDel="00000000" w:rsidP="00000000" w:rsidRDefault="00000000" w:rsidRPr="00000000" w14:paraId="00001499">
      <w:pPr>
        <w:pStyle w:val="Heading6"/>
        <w:keepNext w:val="1"/>
        <w:keepLines w:val="1"/>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bookmarkStart w:colFirst="0" w:colLast="0" w:name="_ti8j0epqb4ft" w:id="123"/>
      <w:bookmarkEnd w:id="123"/>
      <w:r w:rsidDel="00000000" w:rsidR="00000000" w:rsidRPr="00000000">
        <w:rPr>
          <w:rtl w:val="0"/>
        </w:rPr>
        <w:t xml:space="preserve">Section 2 : Summary Strip</w:t>
      </w:r>
    </w:p>
    <w:p w:rsidR="00000000" w:rsidDel="00000000" w:rsidP="00000000" w:rsidRDefault="00000000" w:rsidRPr="00000000" w14:paraId="0000149A">
      <w:pPr>
        <w:numPr>
          <w:ilvl w:val="1"/>
          <w:numId w:val="63"/>
        </w:numPr>
        <w:ind w:left="2160" w:hanging="360"/>
      </w:pPr>
      <w:r w:rsidDel="00000000" w:rsidR="00000000" w:rsidRPr="00000000">
        <w:rPr>
          <w:rtl w:val="0"/>
        </w:rPr>
        <w:t xml:space="preserve">Quick Snapshot of financial activity</w:t>
      </w:r>
    </w:p>
    <w:tbl>
      <w:tblPr>
        <w:tblStyle w:val="Table78"/>
        <w:tblpPr w:leftFromText="180" w:rightFromText="180" w:topFromText="180" w:bottomFromText="180" w:vertAnchor="text" w:horzAnchor="text" w:tblpX="2460" w:tblpY="0"/>
        <w:tblW w:w="5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3660"/>
        <w:tblGridChange w:id="0">
          <w:tblGrid>
            <w:gridCol w:w="1470"/>
            <w:gridCol w:w="36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B">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D">
            <w:pPr>
              <w:rPr/>
            </w:pPr>
            <w:r w:rsidDel="00000000" w:rsidR="00000000" w:rsidRPr="00000000">
              <w:rPr>
                <w:rtl w:val="0"/>
              </w:rPr>
              <w:t xml:space="preserve">Total Credits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E">
            <w:pPr>
              <w:rPr/>
            </w:pPr>
            <w:r w:rsidDel="00000000" w:rsidR="00000000" w:rsidRPr="00000000">
              <w:rPr>
                <w:rtl w:val="0"/>
              </w:rPr>
              <w:t xml:space="preserve">Total money earned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F">
            <w:pPr>
              <w:rPr/>
            </w:pPr>
            <w:r w:rsidDel="00000000" w:rsidR="00000000" w:rsidRPr="00000000">
              <w:rPr>
                <w:rtl w:val="0"/>
              </w:rPr>
              <w:t xml:space="preserve">Total Debits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0">
            <w:pPr>
              <w:rPr/>
            </w:pPr>
            <w:r w:rsidDel="00000000" w:rsidR="00000000" w:rsidRPr="00000000">
              <w:rPr>
                <w:rtl w:val="0"/>
              </w:rPr>
              <w:t xml:space="preserve">Total money spent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1">
            <w:pPr>
              <w:rPr/>
            </w:pPr>
            <w:r w:rsidDel="00000000" w:rsidR="00000000" w:rsidRPr="00000000">
              <w:rPr>
                <w:rtl w:val="0"/>
              </w:rPr>
              <w:t xml:space="preserve">Net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2">
            <w:pPr>
              <w:rPr/>
            </w:pPr>
            <w:r w:rsidDel="00000000" w:rsidR="00000000" w:rsidRPr="00000000">
              <w:rPr>
                <w:rtl w:val="0"/>
              </w:rPr>
              <w:t xml:space="preserve">Credits - Debits</w:t>
            </w:r>
          </w:p>
        </w:tc>
      </w:tr>
    </w:tbl>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160" w:right="0" w:firstLine="0"/>
        <w:jc w:val="left"/>
        <w:rPr/>
      </w:pPr>
      <w:r w:rsidDel="00000000" w:rsidR="00000000" w:rsidRPr="00000000">
        <w:rPr>
          <w:rtl w:val="0"/>
        </w:rPr>
      </w:r>
    </w:p>
    <w:p w:rsidR="00000000" w:rsidDel="00000000" w:rsidP="00000000" w:rsidRDefault="00000000" w:rsidRPr="00000000" w14:paraId="000014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14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14A7">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Behavior : </w:t>
      </w:r>
    </w:p>
    <w:p w:rsidR="00000000" w:rsidDel="00000000" w:rsidP="00000000" w:rsidRDefault="00000000" w:rsidRPr="00000000" w14:paraId="000014A8">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Updates based on applied filters </w:t>
      </w:r>
    </w:p>
    <w:p w:rsidR="00000000" w:rsidDel="00000000" w:rsidP="00000000" w:rsidRDefault="00000000" w:rsidRPr="00000000" w14:paraId="000014A9">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Reflects only league-specific data</w:t>
      </w:r>
    </w:p>
    <w:p w:rsidR="00000000" w:rsidDel="00000000" w:rsidP="00000000" w:rsidRDefault="00000000" w:rsidRPr="00000000" w14:paraId="000014AA">
      <w:pPr>
        <w:pStyle w:val="Heading6"/>
        <w:keepNext w:val="1"/>
        <w:keepLines w:val="1"/>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bookmarkStart w:colFirst="0" w:colLast="0" w:name="_kqk4mu9ucqxj" w:id="124"/>
      <w:bookmarkEnd w:id="124"/>
      <w:r w:rsidDel="00000000" w:rsidR="00000000" w:rsidRPr="00000000">
        <w:rPr>
          <w:rtl w:val="0"/>
        </w:rPr>
        <w:t xml:space="preserve">Section 3 : Filters</w:t>
      </w:r>
    </w:p>
    <w:p w:rsidR="00000000" w:rsidDel="00000000" w:rsidP="00000000" w:rsidRDefault="00000000" w:rsidRPr="00000000" w14:paraId="000014AB">
      <w:pPr>
        <w:numPr>
          <w:ilvl w:val="1"/>
          <w:numId w:val="63"/>
        </w:numPr>
        <w:spacing w:after="0" w:lineRule="auto"/>
        <w:ind w:left="2160" w:hanging="360"/>
      </w:pPr>
      <w:r w:rsidDel="00000000" w:rsidR="00000000" w:rsidRPr="00000000">
        <w:rPr>
          <w:rtl w:val="0"/>
        </w:rPr>
        <w:t xml:space="preserve">Type</w:t>
      </w:r>
    </w:p>
    <w:p w:rsidR="00000000" w:rsidDel="00000000" w:rsidP="00000000" w:rsidRDefault="00000000" w:rsidRPr="00000000" w14:paraId="000014AC">
      <w:pPr>
        <w:numPr>
          <w:ilvl w:val="2"/>
          <w:numId w:val="63"/>
        </w:numPr>
        <w:spacing w:after="0" w:lineRule="auto"/>
        <w:ind w:left="2880" w:hanging="360"/>
      </w:pPr>
      <w:r w:rsidDel="00000000" w:rsidR="00000000" w:rsidRPr="00000000">
        <w:rPr>
          <w:rtl w:val="0"/>
        </w:rPr>
        <w:t xml:space="preserve">All </w:t>
      </w:r>
    </w:p>
    <w:p w:rsidR="00000000" w:rsidDel="00000000" w:rsidP="00000000" w:rsidRDefault="00000000" w:rsidRPr="00000000" w14:paraId="000014AD">
      <w:pPr>
        <w:numPr>
          <w:ilvl w:val="2"/>
          <w:numId w:val="63"/>
        </w:numPr>
        <w:spacing w:after="0" w:lineRule="auto"/>
        <w:ind w:left="2880" w:hanging="360"/>
      </w:pPr>
      <w:commentRangeStart w:id="155"/>
      <w:commentRangeStart w:id="156"/>
      <w:r w:rsidDel="00000000" w:rsidR="00000000" w:rsidRPr="00000000">
        <w:rPr>
          <w:rtl w:val="0"/>
        </w:rPr>
        <w:t xml:space="preserve">Trades</w:t>
      </w:r>
      <w:commentRangeEnd w:id="155"/>
      <w:r w:rsidDel="00000000" w:rsidR="00000000" w:rsidRPr="00000000">
        <w:commentReference w:id="155"/>
      </w:r>
      <w:commentRangeEnd w:id="156"/>
      <w:r w:rsidDel="00000000" w:rsidR="00000000" w:rsidRPr="00000000">
        <w:commentReference w:id="156"/>
      </w:r>
      <w:r w:rsidDel="00000000" w:rsidR="00000000" w:rsidRPr="00000000">
        <w:rPr>
          <w:rtl w:val="0"/>
        </w:rPr>
      </w:r>
    </w:p>
    <w:p w:rsidR="00000000" w:rsidDel="00000000" w:rsidP="00000000" w:rsidRDefault="00000000" w:rsidRPr="00000000" w14:paraId="000014AE">
      <w:pPr>
        <w:numPr>
          <w:ilvl w:val="2"/>
          <w:numId w:val="63"/>
        </w:numPr>
        <w:spacing w:after="0" w:lineRule="auto"/>
        <w:ind w:left="2880" w:hanging="360"/>
      </w:pPr>
      <w:r w:rsidDel="00000000" w:rsidR="00000000" w:rsidRPr="00000000">
        <w:rPr>
          <w:rtl w:val="0"/>
        </w:rPr>
        <w:t xml:space="preserve">Buy-ins</w:t>
      </w:r>
    </w:p>
    <w:p w:rsidR="00000000" w:rsidDel="00000000" w:rsidP="00000000" w:rsidRDefault="00000000" w:rsidRPr="00000000" w14:paraId="000014AF">
      <w:pPr>
        <w:numPr>
          <w:ilvl w:val="1"/>
          <w:numId w:val="63"/>
        </w:numPr>
        <w:spacing w:after="0" w:lineRule="auto"/>
        <w:ind w:left="2160" w:hanging="360"/>
      </w:pPr>
      <w:r w:rsidDel="00000000" w:rsidR="00000000" w:rsidRPr="00000000">
        <w:rPr>
          <w:rtl w:val="0"/>
        </w:rPr>
        <w:t xml:space="preserve">Date Range </w:t>
      </w:r>
    </w:p>
    <w:p w:rsidR="00000000" w:rsidDel="00000000" w:rsidP="00000000" w:rsidRDefault="00000000" w:rsidRPr="00000000" w14:paraId="000014B0">
      <w:pPr>
        <w:numPr>
          <w:ilvl w:val="2"/>
          <w:numId w:val="63"/>
        </w:numPr>
        <w:spacing w:after="0" w:lineRule="auto"/>
        <w:ind w:left="2880" w:hanging="360"/>
      </w:pPr>
      <w:r w:rsidDel="00000000" w:rsidR="00000000" w:rsidRPr="00000000">
        <w:rPr>
          <w:rtl w:val="0"/>
        </w:rPr>
        <w:t xml:space="preserve">Today</w:t>
      </w:r>
    </w:p>
    <w:p w:rsidR="00000000" w:rsidDel="00000000" w:rsidP="00000000" w:rsidRDefault="00000000" w:rsidRPr="00000000" w14:paraId="000014B1">
      <w:pPr>
        <w:numPr>
          <w:ilvl w:val="2"/>
          <w:numId w:val="63"/>
        </w:numPr>
        <w:spacing w:after="0" w:lineRule="auto"/>
        <w:ind w:left="2880" w:hanging="360"/>
      </w:pPr>
      <w:r w:rsidDel="00000000" w:rsidR="00000000" w:rsidRPr="00000000">
        <w:rPr>
          <w:rtl w:val="0"/>
        </w:rPr>
        <w:t xml:space="preserve">7 days </w:t>
      </w:r>
    </w:p>
    <w:p w:rsidR="00000000" w:rsidDel="00000000" w:rsidP="00000000" w:rsidRDefault="00000000" w:rsidRPr="00000000" w14:paraId="000014B2">
      <w:pPr>
        <w:numPr>
          <w:ilvl w:val="2"/>
          <w:numId w:val="63"/>
        </w:numPr>
        <w:spacing w:after="0" w:lineRule="auto"/>
        <w:ind w:left="2880" w:hanging="360"/>
        <w:rPr>
          <w:u w:val="none"/>
        </w:rPr>
      </w:pPr>
      <w:r w:rsidDel="00000000" w:rsidR="00000000" w:rsidRPr="00000000">
        <w:rPr>
          <w:rtl w:val="0"/>
        </w:rPr>
        <w:t xml:space="preserve">30 days</w:t>
      </w:r>
    </w:p>
    <w:p w:rsidR="00000000" w:rsidDel="00000000" w:rsidP="00000000" w:rsidRDefault="00000000" w:rsidRPr="00000000" w14:paraId="000014B3">
      <w:pPr>
        <w:numPr>
          <w:ilvl w:val="2"/>
          <w:numId w:val="63"/>
        </w:numPr>
        <w:spacing w:after="0" w:lineRule="auto"/>
        <w:ind w:left="2880" w:hanging="360"/>
        <w:rPr>
          <w:u w:val="none"/>
        </w:rPr>
      </w:pPr>
      <w:r w:rsidDel="00000000" w:rsidR="00000000" w:rsidRPr="00000000">
        <w:rPr>
          <w:rtl w:val="0"/>
        </w:rPr>
        <w:t xml:space="preserve">Custom</w:t>
      </w:r>
    </w:p>
    <w:p w:rsidR="00000000" w:rsidDel="00000000" w:rsidP="00000000" w:rsidRDefault="00000000" w:rsidRPr="00000000" w14:paraId="000014B4">
      <w:pPr>
        <w:numPr>
          <w:ilvl w:val="1"/>
          <w:numId w:val="63"/>
        </w:numPr>
        <w:spacing w:after="0" w:lineRule="auto"/>
        <w:ind w:left="2160" w:hanging="360"/>
        <w:rPr>
          <w:u w:val="none"/>
        </w:rPr>
      </w:pPr>
      <w:r w:rsidDel="00000000" w:rsidR="00000000" w:rsidRPr="00000000">
        <w:rPr>
          <w:rtl w:val="0"/>
        </w:rPr>
        <w:t xml:space="preserve">Behavior </w:t>
      </w:r>
    </w:p>
    <w:p w:rsidR="00000000" w:rsidDel="00000000" w:rsidP="00000000" w:rsidRDefault="00000000" w:rsidRPr="00000000" w14:paraId="000014B5">
      <w:pPr>
        <w:numPr>
          <w:ilvl w:val="2"/>
          <w:numId w:val="63"/>
        </w:numPr>
        <w:spacing w:after="0" w:lineRule="auto"/>
        <w:ind w:left="2880" w:hanging="360"/>
        <w:rPr>
          <w:u w:val="none"/>
        </w:rPr>
      </w:pPr>
      <w:r w:rsidDel="00000000" w:rsidR="00000000" w:rsidRPr="00000000">
        <w:rPr>
          <w:rtl w:val="0"/>
        </w:rPr>
        <w:t xml:space="preserve">Filters apply instantly</w:t>
      </w:r>
    </w:p>
    <w:p w:rsidR="00000000" w:rsidDel="00000000" w:rsidP="00000000" w:rsidRDefault="00000000" w:rsidRPr="00000000" w14:paraId="000014B6">
      <w:pPr>
        <w:pStyle w:val="Heading6"/>
        <w:numPr>
          <w:ilvl w:val="0"/>
          <w:numId w:val="63"/>
        </w:numPr>
        <w:spacing w:after="0" w:lineRule="auto"/>
        <w:ind w:left="1440" w:hanging="360"/>
        <w:rPr/>
      </w:pPr>
      <w:bookmarkStart w:colFirst="0" w:colLast="0" w:name="_e4ch10rpvbfh" w:id="125"/>
      <w:bookmarkEnd w:id="125"/>
      <w:r w:rsidDel="00000000" w:rsidR="00000000" w:rsidRPr="00000000">
        <w:rPr>
          <w:rtl w:val="0"/>
        </w:rPr>
        <w:t xml:space="preserve">Section 4 : “Transactions List”</w:t>
      </w:r>
    </w:p>
    <w:p w:rsidR="00000000" w:rsidDel="00000000" w:rsidP="00000000" w:rsidRDefault="00000000" w:rsidRPr="00000000" w14:paraId="000014B7">
      <w:pPr>
        <w:numPr>
          <w:ilvl w:val="1"/>
          <w:numId w:val="63"/>
        </w:numPr>
        <w:spacing w:after="0" w:lineRule="auto"/>
        <w:ind w:left="2160" w:hanging="360"/>
        <w:rPr/>
      </w:pPr>
      <w:r w:rsidDel="00000000" w:rsidR="00000000" w:rsidRPr="00000000">
        <w:rPr>
          <w:rtl w:val="0"/>
        </w:rPr>
        <w:t xml:space="preserve">Default Behavior : </w:t>
      </w:r>
    </w:p>
    <w:p w:rsidR="00000000" w:rsidDel="00000000" w:rsidP="00000000" w:rsidRDefault="00000000" w:rsidRPr="00000000" w14:paraId="000014B8">
      <w:pPr>
        <w:numPr>
          <w:ilvl w:val="2"/>
          <w:numId w:val="63"/>
        </w:numPr>
        <w:spacing w:after="0" w:lineRule="auto"/>
        <w:ind w:left="2880" w:hanging="360"/>
        <w:rPr/>
      </w:pPr>
      <w:r w:rsidDel="00000000" w:rsidR="00000000" w:rsidRPr="00000000">
        <w:rPr>
          <w:rtl w:val="0"/>
        </w:rPr>
        <w:t xml:space="preserve">Sorted by : Latest first </w:t>
      </w:r>
    </w:p>
    <w:p w:rsidR="00000000" w:rsidDel="00000000" w:rsidP="00000000" w:rsidRDefault="00000000" w:rsidRPr="00000000" w14:paraId="000014B9">
      <w:pPr>
        <w:numPr>
          <w:ilvl w:val="1"/>
          <w:numId w:val="63"/>
        </w:numPr>
        <w:spacing w:after="0" w:lineRule="auto"/>
        <w:ind w:left="2160" w:hanging="360"/>
        <w:rPr>
          <w:u w:val="none"/>
        </w:rPr>
      </w:pPr>
      <w:r w:rsidDel="00000000" w:rsidR="00000000" w:rsidRPr="00000000">
        <w:rPr>
          <w:rtl w:val="0"/>
        </w:rPr>
        <w:t xml:space="preserve">Application should display an total no.of transactions (e.g., 15 Transactions)</w:t>
      </w:r>
    </w:p>
    <w:p w:rsidR="00000000" w:rsidDel="00000000" w:rsidP="00000000" w:rsidRDefault="00000000" w:rsidRPr="00000000" w14:paraId="000014BA">
      <w:pPr>
        <w:numPr>
          <w:ilvl w:val="1"/>
          <w:numId w:val="63"/>
        </w:numPr>
        <w:spacing w:after="0" w:lineRule="auto"/>
        <w:ind w:left="2160" w:hanging="360"/>
        <w:rPr>
          <w:u w:val="none"/>
        </w:rPr>
      </w:pPr>
      <w:r w:rsidDel="00000000" w:rsidR="00000000" w:rsidRPr="00000000">
        <w:rPr>
          <w:rtl w:val="0"/>
        </w:rPr>
        <w:t xml:space="preserve">Transaction Row/Card should be an expandable (Accordian)</w:t>
      </w:r>
    </w:p>
    <w:p w:rsidR="00000000" w:rsidDel="00000000" w:rsidP="00000000" w:rsidRDefault="00000000" w:rsidRPr="00000000" w14:paraId="000014BB">
      <w:pPr>
        <w:rPr/>
      </w:pPr>
      <w:r w:rsidDel="00000000" w:rsidR="00000000" w:rsidRPr="00000000">
        <w:rPr>
          <w:rtl w:val="0"/>
        </w:rPr>
      </w:r>
    </w:p>
    <w:tbl>
      <w:tblPr>
        <w:tblStyle w:val="Table79"/>
        <w:tblpPr w:leftFromText="180" w:rightFromText="180" w:topFromText="180" w:bottomFromText="180" w:vertAnchor="text" w:horzAnchor="text" w:tblpX="1860" w:tblpY="0"/>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000"/>
        <w:tblGridChange w:id="0">
          <w:tblGrid>
            <w:gridCol w:w="2205"/>
            <w:gridCol w:w="3000"/>
          </w:tblGrid>
        </w:tblGridChange>
      </w:tblGrid>
      <w:tr>
        <w:trPr>
          <w:cantSplit w:val="0"/>
          <w:trHeight w:val="389.526367187500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389.526367187500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E">
            <w:pPr>
              <w:rPr/>
            </w:pPr>
            <w:r w:rsidDel="00000000" w:rsidR="00000000" w:rsidRPr="00000000">
              <w:rPr>
                <w:rtl w:val="0"/>
              </w:rPr>
              <w:t xml:space="preserve">Transaction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F">
            <w:pPr>
              <w:rPr/>
            </w:pPr>
            <w:r w:rsidDel="00000000" w:rsidR="00000000" w:rsidRPr="00000000">
              <w:rPr>
                <w:rtl w:val="0"/>
              </w:rPr>
              <w:t xml:space="preserve">“Bought J. Jefferson”</w:t>
            </w:r>
          </w:p>
        </w:tc>
      </w:tr>
      <w:tr>
        <w:trPr>
          <w:cantSplit w:val="0"/>
          <w:trHeight w:val="389.526367187500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0">
            <w:pPr>
              <w:rPr/>
            </w:pPr>
            <w:r w:rsidDel="00000000" w:rsidR="00000000" w:rsidRPr="00000000">
              <w:rPr>
                <w:rtl w:val="0"/>
              </w:rPr>
              <w:t xml:space="preserve">Subtext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1">
            <w:pPr>
              <w:rPr/>
            </w:pPr>
            <w:r w:rsidDel="00000000" w:rsidR="00000000" w:rsidRPr="00000000">
              <w:rPr>
                <w:rtl w:val="0"/>
              </w:rPr>
              <w:t xml:space="preserve">Date + Time</w:t>
            </w:r>
          </w:p>
        </w:tc>
      </w:tr>
      <w:tr>
        <w:trPr>
          <w:cantSplit w:val="0"/>
          <w:trHeight w:val="389.526367187500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2">
            <w:pPr>
              <w:rPr/>
            </w:pPr>
            <w:r w:rsidDel="00000000" w:rsidR="00000000" w:rsidRPr="00000000">
              <w:rPr>
                <w:rtl w:val="0"/>
              </w:rPr>
              <w:t xml:space="preserve">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3">
            <w:pPr>
              <w:rPr/>
            </w:pPr>
            <w:r w:rsidDel="00000000" w:rsidR="00000000" w:rsidRPr="00000000">
              <w:rPr>
                <w:rtl w:val="0"/>
              </w:rPr>
              <w:t xml:space="preserve">+$ / -$</w:t>
            </w:r>
          </w:p>
        </w:tc>
      </w:tr>
      <w:tr>
        <w:trPr>
          <w:cantSplit w:val="0"/>
          <w:trHeight w:val="389.526367187500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4">
            <w:pPr>
              <w:rPr/>
            </w:pPr>
            <w:r w:rsidDel="00000000" w:rsidR="00000000" w:rsidRPr="00000000">
              <w:rPr>
                <w:rtl w:val="0"/>
              </w:rPr>
              <w:t xml:space="preserve">Balance After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5">
            <w:pPr>
              <w:rPr/>
            </w:pPr>
            <w:r w:rsidDel="00000000" w:rsidR="00000000" w:rsidRPr="00000000">
              <w:rPr>
                <w:rtl w:val="0"/>
              </w:rPr>
              <w:t xml:space="preserve">Amount</w:t>
            </w:r>
          </w:p>
        </w:tc>
      </w:tr>
      <w:tr>
        <w:trPr>
          <w:cantSplit w:val="0"/>
          <w:trHeight w:val="389.526367187500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6">
            <w:pPr>
              <w:rPr/>
            </w:pPr>
            <w:r w:rsidDel="00000000" w:rsidR="00000000" w:rsidRPr="00000000">
              <w:rPr>
                <w:rtl w:val="0"/>
              </w:rPr>
              <w:t xml:space="preserve">Tag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7">
            <w:pPr>
              <w:rPr/>
            </w:pPr>
            <w:r w:rsidDel="00000000" w:rsidR="00000000" w:rsidRPr="00000000">
              <w:rPr>
                <w:rtl w:val="0"/>
              </w:rPr>
              <w:t xml:space="preserve">Trade / Buy-in Transfer</w:t>
            </w:r>
          </w:p>
        </w:tc>
      </w:tr>
    </w:tbl>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Colors : </w:t>
      </w:r>
    </w:p>
    <w:p w:rsidR="00000000" w:rsidDel="00000000" w:rsidP="00000000" w:rsidRDefault="00000000" w:rsidRPr="00000000" w14:paraId="000014CA">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Credit : Green</w:t>
      </w:r>
    </w:p>
    <w:p w:rsidR="00000000" w:rsidDel="00000000" w:rsidP="00000000" w:rsidRDefault="00000000" w:rsidRPr="00000000" w14:paraId="000014CB">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Debit : Red</w:t>
      </w:r>
    </w:p>
    <w:p w:rsidR="00000000" w:rsidDel="00000000" w:rsidP="00000000" w:rsidRDefault="00000000" w:rsidRPr="00000000" w14:paraId="000014CC">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Interaction : </w:t>
      </w:r>
    </w:p>
    <w:p w:rsidR="00000000" w:rsidDel="00000000" w:rsidP="00000000" w:rsidRDefault="00000000" w:rsidRPr="00000000" w14:paraId="000014CD">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On Tap/click the system should expand the transaction (complete Transaction Detail Screen)</w:t>
      </w:r>
    </w:p>
    <w:p w:rsidR="00000000" w:rsidDel="00000000" w:rsidP="00000000" w:rsidRDefault="00000000" w:rsidRPr="00000000" w14:paraId="000014CE">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Fields to display : </w:t>
      </w:r>
    </w:p>
    <w:p w:rsidR="00000000" w:rsidDel="00000000" w:rsidP="00000000" w:rsidRDefault="00000000" w:rsidRPr="00000000" w14:paraId="000014CF">
      <w:pPr>
        <w:keepNext w:val="0"/>
        <w:keepLines w:val="0"/>
        <w:pageBreakBefore w:val="0"/>
        <w:widowControl w:val="1"/>
        <w:numPr>
          <w:ilvl w:val="3"/>
          <w:numId w:val="63"/>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Transaction ID</w:t>
      </w:r>
    </w:p>
    <w:p w:rsidR="00000000" w:rsidDel="00000000" w:rsidP="00000000" w:rsidRDefault="00000000" w:rsidRPr="00000000" w14:paraId="000014D0">
      <w:pPr>
        <w:keepNext w:val="0"/>
        <w:keepLines w:val="0"/>
        <w:pageBreakBefore w:val="0"/>
        <w:widowControl w:val="1"/>
        <w:numPr>
          <w:ilvl w:val="3"/>
          <w:numId w:val="63"/>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Type</w:t>
      </w:r>
    </w:p>
    <w:p w:rsidR="00000000" w:rsidDel="00000000" w:rsidP="00000000" w:rsidRDefault="00000000" w:rsidRPr="00000000" w14:paraId="000014D1">
      <w:pPr>
        <w:keepNext w:val="0"/>
        <w:keepLines w:val="0"/>
        <w:pageBreakBefore w:val="0"/>
        <w:widowControl w:val="1"/>
        <w:numPr>
          <w:ilvl w:val="3"/>
          <w:numId w:val="63"/>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Amount</w:t>
      </w:r>
    </w:p>
    <w:p w:rsidR="00000000" w:rsidDel="00000000" w:rsidP="00000000" w:rsidRDefault="00000000" w:rsidRPr="00000000" w14:paraId="000014D2">
      <w:pPr>
        <w:keepNext w:val="0"/>
        <w:keepLines w:val="0"/>
        <w:pageBreakBefore w:val="0"/>
        <w:widowControl w:val="1"/>
        <w:numPr>
          <w:ilvl w:val="3"/>
          <w:numId w:val="63"/>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Player Name</w:t>
      </w:r>
    </w:p>
    <w:p w:rsidR="00000000" w:rsidDel="00000000" w:rsidP="00000000" w:rsidRDefault="00000000" w:rsidRPr="00000000" w14:paraId="000014D3">
      <w:pPr>
        <w:keepNext w:val="0"/>
        <w:keepLines w:val="0"/>
        <w:pageBreakBefore w:val="0"/>
        <w:widowControl w:val="1"/>
        <w:numPr>
          <w:ilvl w:val="3"/>
          <w:numId w:val="63"/>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Before Balance</w:t>
      </w:r>
    </w:p>
    <w:p w:rsidR="00000000" w:rsidDel="00000000" w:rsidP="00000000" w:rsidRDefault="00000000" w:rsidRPr="00000000" w14:paraId="000014D4">
      <w:pPr>
        <w:keepNext w:val="0"/>
        <w:keepLines w:val="0"/>
        <w:pageBreakBefore w:val="0"/>
        <w:widowControl w:val="1"/>
        <w:numPr>
          <w:ilvl w:val="3"/>
          <w:numId w:val="63"/>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After Balance</w:t>
      </w:r>
    </w:p>
    <w:p w:rsidR="00000000" w:rsidDel="00000000" w:rsidP="00000000" w:rsidRDefault="00000000" w:rsidRPr="00000000" w14:paraId="000014D5">
      <w:pPr>
        <w:keepNext w:val="0"/>
        <w:keepLines w:val="0"/>
        <w:pageBreakBefore w:val="0"/>
        <w:widowControl w:val="1"/>
        <w:numPr>
          <w:ilvl w:val="3"/>
          <w:numId w:val="63"/>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Date &amp; Time</w:t>
      </w:r>
    </w:p>
    <w:p w:rsidR="00000000" w:rsidDel="00000000" w:rsidP="00000000" w:rsidRDefault="00000000" w:rsidRPr="00000000" w14:paraId="000014D6">
      <w:pPr>
        <w:keepNext w:val="0"/>
        <w:keepLines w:val="0"/>
        <w:pageBreakBefore w:val="0"/>
        <w:widowControl w:val="1"/>
        <w:numPr>
          <w:ilvl w:val="3"/>
          <w:numId w:val="63"/>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Status</w:t>
      </w:r>
    </w:p>
    <w:p w:rsidR="00000000" w:rsidDel="00000000" w:rsidP="00000000" w:rsidRDefault="00000000" w:rsidRPr="00000000" w14:paraId="000014D7">
      <w:pPr>
        <w:keepNext w:val="0"/>
        <w:keepLines w:val="0"/>
        <w:pageBreakBefore w:val="0"/>
        <w:widowControl w:val="1"/>
        <w:numPr>
          <w:ilvl w:val="3"/>
          <w:numId w:val="63"/>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Source</w:t>
      </w:r>
    </w:p>
    <w:p w:rsidR="00000000" w:rsidDel="00000000" w:rsidP="00000000" w:rsidRDefault="00000000" w:rsidRPr="00000000" w14:paraId="000014D8">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Real-Time Updates Rules </w:t>
      </w:r>
    </w:p>
    <w:p w:rsidR="00000000" w:rsidDel="00000000" w:rsidP="00000000" w:rsidRDefault="00000000" w:rsidRPr="00000000" w14:paraId="000014D9">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Screen must refresh/update when : </w:t>
      </w:r>
    </w:p>
    <w:p w:rsidR="00000000" w:rsidDel="00000000" w:rsidP="00000000" w:rsidRDefault="00000000" w:rsidRPr="00000000" w14:paraId="000014DA">
      <w:pPr>
        <w:keepNext w:val="0"/>
        <w:keepLines w:val="0"/>
        <w:pageBreakBefore w:val="0"/>
        <w:widowControl w:val="1"/>
        <w:numPr>
          <w:ilvl w:val="3"/>
          <w:numId w:val="63"/>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pPr>
      <w:r w:rsidDel="00000000" w:rsidR="00000000" w:rsidRPr="00000000">
        <w:rPr>
          <w:rtl w:val="0"/>
        </w:rPr>
        <w:t xml:space="preserve">Trade executed</w:t>
      </w:r>
    </w:p>
    <w:p w:rsidR="00000000" w:rsidDel="00000000" w:rsidP="00000000" w:rsidRDefault="00000000" w:rsidRPr="00000000" w14:paraId="000014DB">
      <w:pPr>
        <w:keepNext w:val="0"/>
        <w:keepLines w:val="0"/>
        <w:pageBreakBefore w:val="0"/>
        <w:widowControl w:val="1"/>
        <w:numPr>
          <w:ilvl w:val="3"/>
          <w:numId w:val="63"/>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pPr>
      <w:r w:rsidDel="00000000" w:rsidR="00000000" w:rsidRPr="00000000">
        <w:rPr>
          <w:rtl w:val="0"/>
        </w:rPr>
        <w:t xml:space="preserve">Buy-in added</w:t>
      </w:r>
    </w:p>
    <w:p w:rsidR="00000000" w:rsidDel="00000000" w:rsidP="00000000" w:rsidRDefault="00000000" w:rsidRPr="00000000" w14:paraId="000014DC">
      <w:pPr>
        <w:keepNext w:val="0"/>
        <w:keepLines w:val="0"/>
        <w:pageBreakBefore w:val="0"/>
        <w:widowControl w:val="1"/>
        <w:numPr>
          <w:ilvl w:val="3"/>
          <w:numId w:val="63"/>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pPr>
      <w:r w:rsidDel="00000000" w:rsidR="00000000" w:rsidRPr="00000000">
        <w:rPr>
          <w:rtl w:val="0"/>
        </w:rPr>
        <w:t xml:space="preserve">Admin Adjustment</w:t>
      </w:r>
    </w:p>
    <w:p w:rsidR="00000000" w:rsidDel="00000000" w:rsidP="00000000" w:rsidRDefault="00000000" w:rsidRPr="00000000" w14:paraId="000014D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Empty States</w:t>
      </w:r>
    </w:p>
    <w:p w:rsidR="00000000" w:rsidDel="00000000" w:rsidP="00000000" w:rsidRDefault="00000000" w:rsidRPr="00000000" w14:paraId="000014DE">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rtl w:val="0"/>
        </w:rPr>
        <w:t xml:space="preserve">No Transactions : </w:t>
      </w:r>
    </w:p>
    <w:p w:rsidR="00000000" w:rsidDel="00000000" w:rsidP="00000000" w:rsidRDefault="00000000" w:rsidRPr="00000000" w14:paraId="000014DF">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Display : No transactions found for this league</w:t>
      </w:r>
    </w:p>
    <w:p w:rsidR="00000000" w:rsidDel="00000000" w:rsidP="00000000" w:rsidRDefault="00000000" w:rsidRPr="00000000" w14:paraId="000014E0">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rtl w:val="0"/>
        </w:rPr>
        <w:t xml:space="preserve">Filters Result Empty</w:t>
      </w:r>
    </w:p>
    <w:p w:rsidR="00000000" w:rsidDel="00000000" w:rsidP="00000000" w:rsidRDefault="00000000" w:rsidRPr="00000000" w14:paraId="000014E1">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Display : No transactions match the selected filters or No result found.</w:t>
      </w:r>
    </w:p>
    <w:p w:rsidR="00000000" w:rsidDel="00000000" w:rsidP="00000000" w:rsidRDefault="00000000" w:rsidRPr="00000000" w14:paraId="000014E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Security Rules</w:t>
      </w:r>
    </w:p>
    <w:p w:rsidR="00000000" w:rsidDel="00000000" w:rsidP="00000000" w:rsidRDefault="00000000" w:rsidRPr="00000000" w14:paraId="000014E3">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rtl w:val="0"/>
        </w:rPr>
        <w:t xml:space="preserve">Only show transactions for : </w:t>
      </w:r>
    </w:p>
    <w:p w:rsidR="00000000" w:rsidDel="00000000" w:rsidP="00000000" w:rsidRDefault="00000000" w:rsidRPr="00000000" w14:paraId="000014E4">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Logged-in user</w:t>
      </w:r>
    </w:p>
    <w:p w:rsidR="00000000" w:rsidDel="00000000" w:rsidP="00000000" w:rsidRDefault="00000000" w:rsidRPr="00000000" w14:paraId="000014E5">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Selected league</w:t>
      </w:r>
    </w:p>
    <w:p w:rsidR="00000000" w:rsidDel="00000000" w:rsidP="00000000" w:rsidRDefault="00000000" w:rsidRPr="00000000" w14:paraId="000014E6">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rtl w:val="0"/>
        </w:rPr>
        <w:t xml:space="preserve">No editing/deleting allowed</w:t>
      </w:r>
    </w:p>
    <w:p w:rsidR="00000000" w:rsidDel="00000000" w:rsidP="00000000" w:rsidRDefault="00000000" w:rsidRPr="00000000" w14:paraId="000014E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rtl w:val="0"/>
        </w:rPr>
        <w:t xml:space="preserve">F2MX Admin Dependency (Impact)</w:t>
      </w:r>
    </w:p>
    <w:p w:rsidR="00000000" w:rsidDel="00000000" w:rsidP="00000000" w:rsidRDefault="00000000" w:rsidRPr="00000000" w14:paraId="000014E8">
      <w:pPr>
        <w:spacing w:after="0" w:lineRule="auto"/>
        <w:rPr/>
      </w:pPr>
      <w:r w:rsidDel="00000000" w:rsidR="00000000" w:rsidRPr="00000000">
        <w:rPr>
          <w:rtl w:val="0"/>
        </w:rPr>
      </w:r>
    </w:p>
    <w:tbl>
      <w:tblPr>
        <w:tblStyle w:val="Table80"/>
        <w:tblpPr w:leftFromText="180" w:rightFromText="180" w:topFromText="180" w:bottomFromText="180" w:vertAnchor="text" w:horzAnchor="text" w:tblpX="1575" w:tblpY="0"/>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015"/>
        <w:tblGridChange w:id="0">
          <w:tblGrid>
            <w:gridCol w:w="2250"/>
            <w:gridCol w:w="30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9">
            <w:pPr>
              <w:spacing w:after="0" w:lineRule="auto"/>
              <w:jc w:val="center"/>
              <w:rPr/>
            </w:pPr>
            <w:r w:rsidDel="00000000" w:rsidR="00000000" w:rsidRPr="00000000">
              <w:rPr>
                <w:b w:val="1"/>
                <w:bCs w:val="1"/>
                <w:rtl w:val="0"/>
              </w:rPr>
              <w:t xml:space="preserve">Admin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A">
            <w:pPr>
              <w:spacing w:after="0" w:lineRule="auto"/>
              <w:jc w:val="center"/>
              <w:rPr/>
            </w:pPr>
            <w:r w:rsidDel="00000000" w:rsidR="00000000" w:rsidRPr="00000000">
              <w:rPr>
                <w:b w:val="1"/>
                <w:bCs w:val="1"/>
                <w:rtl w:val="0"/>
              </w:rPr>
              <w:t xml:space="preserve">Impact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B">
            <w:pPr>
              <w:spacing w:after="0" w:lineRule="auto"/>
              <w:rPr/>
            </w:pPr>
            <w:r w:rsidDel="00000000" w:rsidR="00000000" w:rsidRPr="00000000">
              <w:rPr>
                <w:rtl w:val="0"/>
              </w:rPr>
              <w:t xml:space="preserve">Wallet Adjustment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C">
            <w:pPr>
              <w:spacing w:after="0" w:lineRule="auto"/>
              <w:rPr/>
            </w:pPr>
            <w:r w:rsidDel="00000000" w:rsidR="00000000" w:rsidRPr="00000000">
              <w:rPr>
                <w:rtl w:val="0"/>
              </w:rPr>
              <w:t xml:space="preserve">Appears as new transaction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D">
            <w:pPr>
              <w:spacing w:after="0" w:lineRule="auto"/>
              <w:rPr/>
            </w:pPr>
            <w:r w:rsidDel="00000000" w:rsidR="00000000" w:rsidRPr="00000000">
              <w:rPr>
                <w:rtl w:val="0"/>
              </w:rPr>
              <w:t xml:space="preserve">Buy-in Correction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E">
            <w:pPr>
              <w:spacing w:after="0" w:lineRule="auto"/>
              <w:rPr/>
            </w:pPr>
            <w:r w:rsidDel="00000000" w:rsidR="00000000" w:rsidRPr="00000000">
              <w:rPr>
                <w:rtl w:val="0"/>
              </w:rPr>
              <w:t xml:space="preserve">Adjusts values</w:t>
            </w:r>
          </w:p>
        </w:tc>
      </w:tr>
    </w:tbl>
    <w:p w:rsidR="00000000" w:rsidDel="00000000" w:rsidP="00000000" w:rsidRDefault="00000000" w:rsidRPr="00000000" w14:paraId="00001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1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1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1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1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1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14F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Governance Clauses</w:t>
      </w:r>
    </w:p>
    <w:p w:rsidR="00000000" w:rsidDel="00000000" w:rsidP="00000000" w:rsidRDefault="00000000" w:rsidRPr="00000000" w14:paraId="000014F7">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rtl w:val="0"/>
        </w:rPr>
        <w:t xml:space="preserve">League Isolation </w:t>
      </w:r>
    </w:p>
    <w:p w:rsidR="00000000" w:rsidDel="00000000" w:rsidP="00000000" w:rsidRDefault="00000000" w:rsidRPr="00000000" w14:paraId="000014F8">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Only league-specific transactions visible </w:t>
      </w:r>
    </w:p>
    <w:p w:rsidR="00000000" w:rsidDel="00000000" w:rsidP="00000000" w:rsidRDefault="00000000" w:rsidRPr="00000000" w14:paraId="000014F9">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rtl w:val="0"/>
        </w:rPr>
        <w:t xml:space="preserve">Immutable ledger</w:t>
      </w:r>
    </w:p>
    <w:p w:rsidR="00000000" w:rsidDel="00000000" w:rsidP="00000000" w:rsidRDefault="00000000" w:rsidRPr="00000000" w14:paraId="000014FA">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No modification allowed</w:t>
      </w:r>
    </w:p>
    <w:p w:rsidR="00000000" w:rsidDel="00000000" w:rsidP="00000000" w:rsidRDefault="00000000" w:rsidRPr="00000000" w14:paraId="000014FB">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rtl w:val="0"/>
        </w:rPr>
        <w:t xml:space="preserve">Full transparency</w:t>
      </w:r>
    </w:p>
    <w:p w:rsidR="00000000" w:rsidDel="00000000" w:rsidP="00000000" w:rsidRDefault="00000000" w:rsidRPr="00000000" w14:paraId="000014FC">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Every wallet change must be reflected.</w:t>
      </w:r>
    </w:p>
    <w:p w:rsidR="00000000" w:rsidDel="00000000" w:rsidP="00000000" w:rsidRDefault="00000000" w:rsidRPr="00000000" w14:paraId="00001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4FE">
      <w:pPr>
        <w:pStyle w:val="Heading2"/>
        <w:spacing w:after="0" w:lineRule="auto"/>
        <w:ind w:left="0" w:firstLine="0"/>
        <w:rPr/>
      </w:pPr>
      <w:bookmarkStart w:colFirst="0" w:colLast="0" w:name="_17usdlu3vc8o" w:id="126"/>
      <w:bookmarkEnd w:id="126"/>
      <w:r w:rsidDel="00000000" w:rsidR="00000000" w:rsidRPr="00000000">
        <w:rPr>
          <w:rtl w:val="0"/>
        </w:rPr>
      </w:r>
    </w:p>
    <w:p w:rsidR="00000000" w:rsidDel="00000000" w:rsidP="00000000" w:rsidRDefault="00000000" w:rsidRPr="00000000" w14:paraId="000014FF">
      <w:pPr>
        <w:pStyle w:val="Heading3"/>
        <w:rPr/>
      </w:pPr>
      <w:bookmarkStart w:colFirst="0" w:colLast="0" w:name="_bckaso4oomq7" w:id="127"/>
      <w:bookmarkEnd w:id="127"/>
      <w:r w:rsidDel="00000000" w:rsidR="00000000" w:rsidRPr="00000000">
        <w:rPr>
          <w:rtl w:val="0"/>
        </w:rPr>
        <w:t xml:space="preserve">User story -2.5  End-of-Season Settlement</w:t>
      </w:r>
    </w:p>
    <w:p w:rsidR="00000000" w:rsidDel="00000000" w:rsidP="00000000" w:rsidRDefault="00000000" w:rsidRPr="00000000" w14:paraId="00001500">
      <w:pPr>
        <w:rPr/>
      </w:pPr>
      <w:r w:rsidDel="00000000" w:rsidR="00000000" w:rsidRPr="00000000">
        <w:rPr>
          <w:rtl w:val="0"/>
        </w:rPr>
        <w:t xml:space="preserve">As a mobile user, I want to receive my league winnings in my wallet and view settlement details so that I can understand my final outcome after the league ends.</w:t>
      </w:r>
    </w:p>
    <w:p w:rsidR="00000000" w:rsidDel="00000000" w:rsidP="00000000" w:rsidRDefault="00000000" w:rsidRPr="00000000" w14:paraId="00001501">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1502">
      <w:pPr>
        <w:numPr>
          <w:ilvl w:val="0"/>
          <w:numId w:val="53"/>
        </w:numPr>
        <w:spacing w:after="0" w:afterAutospacing="0"/>
        <w:ind w:left="720" w:hanging="360"/>
        <w:rPr/>
      </w:pPr>
      <w:r w:rsidDel="00000000" w:rsidR="00000000" w:rsidRPr="00000000">
        <w:rPr>
          <w:rtl w:val="0"/>
        </w:rPr>
        <w:t xml:space="preserve">End-of–Season Settlement for mobile users is a ready-only, system-driven experience. Where users receive their final winnings in the User Wallet after league completion.</w:t>
      </w:r>
    </w:p>
    <w:p w:rsidR="00000000" w:rsidDel="00000000" w:rsidP="00000000" w:rsidRDefault="00000000" w:rsidRPr="00000000" w14:paraId="00001503">
      <w:pPr>
        <w:numPr>
          <w:ilvl w:val="0"/>
          <w:numId w:val="53"/>
        </w:numPr>
        <w:spacing w:after="0" w:afterAutospacing="0"/>
        <w:ind w:left="720" w:hanging="360"/>
        <w:rPr>
          <w:u w:val="none"/>
        </w:rPr>
      </w:pPr>
      <w:r w:rsidDel="00000000" w:rsidR="00000000" w:rsidRPr="00000000">
        <w:rPr>
          <w:rtl w:val="0"/>
        </w:rPr>
        <w:t xml:space="preserve">Users : </w:t>
      </w:r>
    </w:p>
    <w:p w:rsidR="00000000" w:rsidDel="00000000" w:rsidP="00000000" w:rsidRDefault="00000000" w:rsidRPr="00000000" w14:paraId="00001504">
      <w:pPr>
        <w:numPr>
          <w:ilvl w:val="1"/>
          <w:numId w:val="53"/>
        </w:numPr>
        <w:spacing w:after="0" w:afterAutospacing="0"/>
        <w:ind w:left="1440" w:hanging="360"/>
        <w:rPr>
          <w:u w:val="none"/>
        </w:rPr>
      </w:pPr>
      <w:r w:rsidDel="00000000" w:rsidR="00000000" w:rsidRPr="00000000">
        <w:rPr>
          <w:rtl w:val="0"/>
        </w:rPr>
        <w:t xml:space="preserve">Do not trigger settlement</w:t>
      </w:r>
    </w:p>
    <w:p w:rsidR="00000000" w:rsidDel="00000000" w:rsidP="00000000" w:rsidRDefault="00000000" w:rsidRPr="00000000" w14:paraId="00001505">
      <w:pPr>
        <w:numPr>
          <w:ilvl w:val="1"/>
          <w:numId w:val="53"/>
        </w:numPr>
        <w:spacing w:after="0" w:afterAutospacing="0"/>
        <w:ind w:left="1440" w:hanging="360"/>
        <w:rPr>
          <w:u w:val="none"/>
        </w:rPr>
      </w:pPr>
      <w:r w:rsidDel="00000000" w:rsidR="00000000" w:rsidRPr="00000000">
        <w:rPr>
          <w:rtl w:val="0"/>
        </w:rPr>
        <w:t xml:space="preserve">Do not control calculations</w:t>
      </w:r>
    </w:p>
    <w:p w:rsidR="00000000" w:rsidDel="00000000" w:rsidP="00000000" w:rsidRDefault="00000000" w:rsidRPr="00000000" w14:paraId="00001506">
      <w:pPr>
        <w:numPr>
          <w:ilvl w:val="1"/>
          <w:numId w:val="53"/>
        </w:numPr>
        <w:spacing w:after="0" w:afterAutospacing="0"/>
        <w:ind w:left="1440" w:hanging="360"/>
        <w:rPr>
          <w:u w:val="none"/>
        </w:rPr>
      </w:pPr>
      <w:r w:rsidDel="00000000" w:rsidR="00000000" w:rsidRPr="00000000">
        <w:rPr>
          <w:rtl w:val="0"/>
        </w:rPr>
        <w:t xml:space="preserve">Only view results + receive funds</w:t>
      </w:r>
    </w:p>
    <w:p w:rsidR="00000000" w:rsidDel="00000000" w:rsidP="00000000" w:rsidRDefault="00000000" w:rsidRPr="00000000" w14:paraId="00001507">
      <w:pPr>
        <w:numPr>
          <w:ilvl w:val="0"/>
          <w:numId w:val="53"/>
        </w:numPr>
        <w:spacing w:after="0" w:afterAutospacing="0"/>
        <w:ind w:left="720" w:hanging="360"/>
        <w:rPr>
          <w:b w:val="1"/>
          <w:bCs w:val="1"/>
        </w:rPr>
      </w:pPr>
      <w:r w:rsidDel="00000000" w:rsidR="00000000" w:rsidRPr="00000000">
        <w:rPr>
          <w:b w:val="1"/>
          <w:bCs w:val="1"/>
          <w:rtl w:val="0"/>
        </w:rPr>
        <w:t xml:space="preserve">Positive/Win : </w:t>
      </w:r>
    </w:p>
    <w:p w:rsidR="00000000" w:rsidDel="00000000" w:rsidP="00000000" w:rsidRDefault="00000000" w:rsidRPr="00000000" w14:paraId="00001508">
      <w:pPr>
        <w:numPr>
          <w:ilvl w:val="1"/>
          <w:numId w:val="53"/>
        </w:numPr>
        <w:spacing w:after="0" w:afterAutospacing="0"/>
        <w:ind w:left="1440" w:hanging="360"/>
        <w:rPr/>
      </w:pPr>
      <w:commentRangeStart w:id="157"/>
      <w:commentRangeStart w:id="158"/>
      <w:r w:rsidDel="00000000" w:rsidR="00000000" w:rsidRPr="00000000">
        <w:rPr>
          <w:rtl w:val="0"/>
        </w:rPr>
        <w:t xml:space="preserve">The user receives winnings in the User Wallet.</w:t>
      </w:r>
      <w:commentRangeEnd w:id="157"/>
      <w:r w:rsidDel="00000000" w:rsidR="00000000" w:rsidRPr="00000000">
        <w:commentReference w:id="157"/>
      </w:r>
      <w:commentRangeEnd w:id="158"/>
      <w:r w:rsidDel="00000000" w:rsidR="00000000" w:rsidRPr="00000000">
        <w:commentReference w:id="158"/>
      </w:r>
      <w:r w:rsidDel="00000000" w:rsidR="00000000" w:rsidRPr="00000000">
        <w:rPr>
          <w:rtl w:val="0"/>
        </w:rPr>
      </w:r>
    </w:p>
    <w:p w:rsidR="00000000" w:rsidDel="00000000" w:rsidP="00000000" w:rsidRDefault="00000000" w:rsidRPr="00000000" w14:paraId="00001509">
      <w:pPr>
        <w:numPr>
          <w:ilvl w:val="1"/>
          <w:numId w:val="53"/>
        </w:numPr>
        <w:spacing w:after="0" w:afterAutospacing="0"/>
        <w:ind w:left="1440" w:hanging="360"/>
        <w:rPr>
          <w:u w:val="none"/>
        </w:rPr>
      </w:pPr>
      <w:r w:rsidDel="00000000" w:rsidR="00000000" w:rsidRPr="00000000">
        <w:rPr>
          <w:rtl w:val="0"/>
        </w:rPr>
        <w:t xml:space="preserve">Transaction appears in:</w:t>
      </w:r>
    </w:p>
    <w:p w:rsidR="00000000" w:rsidDel="00000000" w:rsidP="00000000" w:rsidRDefault="00000000" w:rsidRPr="00000000" w14:paraId="0000150A">
      <w:pPr>
        <w:numPr>
          <w:ilvl w:val="2"/>
          <w:numId w:val="53"/>
        </w:numPr>
        <w:spacing w:after="0" w:afterAutospacing="0"/>
        <w:ind w:left="2160" w:hanging="360"/>
        <w:rPr>
          <w:u w:val="none"/>
        </w:rPr>
      </w:pPr>
      <w:r w:rsidDel="00000000" w:rsidR="00000000" w:rsidRPr="00000000">
        <w:rPr>
          <w:rtl w:val="0"/>
        </w:rPr>
        <w:t xml:space="preserve">Recent Transactions </w:t>
      </w:r>
    </w:p>
    <w:p w:rsidR="00000000" w:rsidDel="00000000" w:rsidP="00000000" w:rsidRDefault="00000000" w:rsidRPr="00000000" w14:paraId="0000150B">
      <w:pPr>
        <w:numPr>
          <w:ilvl w:val="2"/>
          <w:numId w:val="53"/>
        </w:numPr>
        <w:spacing w:after="0" w:afterAutospacing="0"/>
        <w:ind w:left="2160" w:hanging="360"/>
        <w:rPr>
          <w:u w:val="none"/>
        </w:rPr>
      </w:pPr>
      <w:r w:rsidDel="00000000" w:rsidR="00000000" w:rsidRPr="00000000">
        <w:rPr>
          <w:rtl w:val="0"/>
        </w:rPr>
        <w:t xml:space="preserve">Full Transactions History</w:t>
      </w:r>
    </w:p>
    <w:p w:rsidR="00000000" w:rsidDel="00000000" w:rsidP="00000000" w:rsidRDefault="00000000" w:rsidRPr="00000000" w14:paraId="0000150C">
      <w:pPr>
        <w:numPr>
          <w:ilvl w:val="1"/>
          <w:numId w:val="53"/>
        </w:numPr>
        <w:spacing w:after="0" w:afterAutospacing="0"/>
        <w:ind w:left="1440" w:hanging="360"/>
        <w:rPr>
          <w:u w:val="none"/>
        </w:rPr>
      </w:pPr>
      <w:r w:rsidDel="00000000" w:rsidR="00000000" w:rsidRPr="00000000">
        <w:rPr>
          <w:rtl w:val="0"/>
        </w:rPr>
        <w:t xml:space="preserve">Settlement visible under League Context</w:t>
      </w:r>
    </w:p>
    <w:p w:rsidR="00000000" w:rsidDel="00000000" w:rsidP="00000000" w:rsidRDefault="00000000" w:rsidRPr="00000000" w14:paraId="0000150D">
      <w:pPr>
        <w:numPr>
          <w:ilvl w:val="1"/>
          <w:numId w:val="53"/>
        </w:numPr>
        <w:spacing w:after="0" w:afterAutospacing="0"/>
        <w:ind w:left="1440" w:hanging="360"/>
        <w:rPr>
          <w:u w:val="none"/>
        </w:rPr>
      </w:pPr>
      <w:r w:rsidDel="00000000" w:rsidR="00000000" w:rsidRPr="00000000">
        <w:rPr>
          <w:rtl w:val="0"/>
        </w:rPr>
        <w:t xml:space="preserve">Notification sent to user</w:t>
      </w:r>
    </w:p>
    <w:p w:rsidR="00000000" w:rsidDel="00000000" w:rsidP="00000000" w:rsidRDefault="00000000" w:rsidRPr="00000000" w14:paraId="0000150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Backend Logic for Settlement : </w:t>
      </w:r>
    </w:p>
    <w:p w:rsidR="00000000" w:rsidDel="00000000" w:rsidP="00000000" w:rsidRDefault="00000000" w:rsidRPr="00000000" w14:paraId="0000150F">
      <w:pPr>
        <w:numPr>
          <w:ilvl w:val="1"/>
          <w:numId w:val="53"/>
        </w:numPr>
        <w:spacing w:after="0" w:afterAutospacing="0"/>
        <w:ind w:left="1440" w:hanging="360"/>
        <w:rPr>
          <w:u w:val="none"/>
        </w:rPr>
      </w:pPr>
      <w:r w:rsidDel="00000000" w:rsidR="00000000" w:rsidRPr="00000000">
        <w:rPr>
          <w:rtl w:val="0"/>
        </w:rPr>
        <w:t xml:space="preserve">The platform's backend logic for calculating what goes back to the user's main wallet strictly looks at the difference between the Ending League Balance and the original Starting Allocation</w:t>
      </w:r>
    </w:p>
    <w:p w:rsidR="00000000" w:rsidDel="00000000" w:rsidP="00000000" w:rsidRDefault="00000000" w:rsidRPr="00000000" w14:paraId="00001510">
      <w:pPr>
        <w:numPr>
          <w:ilvl w:val="1"/>
          <w:numId w:val="53"/>
        </w:numPr>
        <w:spacing w:after="0" w:afterAutospacing="0"/>
        <w:ind w:left="1440" w:hanging="360"/>
        <w:rPr>
          <w:u w:val="none"/>
        </w:rPr>
      </w:pPr>
      <w:r w:rsidDel="00000000" w:rsidR="00000000" w:rsidRPr="00000000">
        <w:rPr>
          <w:rtl w:val="0"/>
        </w:rPr>
        <w:t xml:space="preserve">Because of this, any additional buy-ins naturally get grouped into the payout, provided the user didn't lose that money in the market.</w:t>
      </w:r>
    </w:p>
    <w:p w:rsidR="00000000" w:rsidDel="00000000" w:rsidP="00000000" w:rsidRDefault="00000000" w:rsidRPr="00000000" w14:paraId="00001511">
      <w:pPr>
        <w:numPr>
          <w:ilvl w:val="1"/>
          <w:numId w:val="53"/>
        </w:numPr>
        <w:spacing w:after="0" w:afterAutospacing="0"/>
        <w:ind w:left="1440" w:hanging="360"/>
        <w:rPr>
          <w:u w:val="none"/>
        </w:rPr>
      </w:pPr>
      <w:r w:rsidDel="00000000" w:rsidR="00000000" w:rsidRPr="00000000">
        <w:rPr>
          <w:rtl w:val="0"/>
        </w:rPr>
        <w:t xml:space="preserve">Here is the clear breakdown of how the F2MX system calculates this, mapped directly to your proposed tracking method:</w:t>
      </w:r>
    </w:p>
    <w:p w:rsidR="00000000" w:rsidDel="00000000" w:rsidP="00000000" w:rsidRDefault="00000000" w:rsidRPr="00000000" w14:paraId="00001512">
      <w:pPr>
        <w:numPr>
          <w:ilvl w:val="2"/>
          <w:numId w:val="53"/>
        </w:numPr>
        <w:spacing w:after="0" w:afterAutospacing="0"/>
        <w:ind w:left="2160" w:hanging="360"/>
        <w:rPr>
          <w:b w:val="1"/>
          <w:bCs w:val="1"/>
        </w:rPr>
      </w:pPr>
      <w:r w:rsidDel="00000000" w:rsidR="00000000" w:rsidRPr="00000000">
        <w:rPr>
          <w:b w:val="1"/>
          <w:bCs w:val="1"/>
          <w:rtl w:val="0"/>
        </w:rPr>
        <w:t xml:space="preserve">1. The Core Calculation Rule</w:t>
      </w:r>
    </w:p>
    <w:p w:rsidR="00000000" w:rsidDel="00000000" w:rsidP="00000000" w:rsidRDefault="00000000" w:rsidRPr="00000000" w14:paraId="00001513">
      <w:pPr>
        <w:numPr>
          <w:ilvl w:val="3"/>
          <w:numId w:val="53"/>
        </w:numPr>
        <w:spacing w:after="0" w:afterAutospacing="0"/>
        <w:ind w:left="2880" w:hanging="360"/>
        <w:rPr>
          <w:u w:val="none"/>
        </w:rPr>
      </w:pPr>
      <w:r w:rsidDel="00000000" w:rsidR="00000000" w:rsidRPr="00000000">
        <w:rPr>
          <w:rtl w:val="0"/>
        </w:rPr>
        <w:t xml:space="preserve">At the end of a season, the system runs a settlement for each user's League Wallet using this specific formula: Net Back to Main Wallet = Ending League Balance minus Starting Allocation.</w:t>
      </w:r>
    </w:p>
    <w:p w:rsidR="00000000" w:rsidDel="00000000" w:rsidP="00000000" w:rsidRDefault="00000000" w:rsidRPr="00000000" w14:paraId="00001514">
      <w:pPr>
        <w:numPr>
          <w:ilvl w:val="3"/>
          <w:numId w:val="53"/>
        </w:numPr>
        <w:spacing w:after="0" w:afterAutospacing="0"/>
        <w:ind w:left="2880" w:hanging="360"/>
        <w:rPr>
          <w:u w:val="none"/>
        </w:rPr>
      </w:pPr>
      <w:r w:rsidDel="00000000" w:rsidR="00000000" w:rsidRPr="00000000">
        <w:rPr>
          <w:rtl w:val="0"/>
        </w:rPr>
        <w:t xml:space="preserve">If the Ending League Balance is less than or equal to the Starting Allocation, the transfer is $0</w:t>
      </w:r>
    </w:p>
    <w:p w:rsidR="00000000" w:rsidDel="00000000" w:rsidP="00000000" w:rsidRDefault="00000000" w:rsidRPr="00000000" w14:paraId="00001515">
      <w:pPr>
        <w:numPr>
          <w:ilvl w:val="3"/>
          <w:numId w:val="53"/>
        </w:numPr>
        <w:spacing w:after="0" w:afterAutospacing="0"/>
        <w:ind w:left="2880" w:hanging="360"/>
        <w:rPr>
          <w:u w:val="none"/>
        </w:rPr>
      </w:pPr>
      <w:r w:rsidDel="00000000" w:rsidR="00000000" w:rsidRPr="00000000">
        <w:rPr>
          <w:rtl w:val="0"/>
        </w:rPr>
        <w:t xml:space="preserve">The system will never deduct money from the user's main wallet to cover a loss</w:t>
      </w:r>
    </w:p>
    <w:p w:rsidR="00000000" w:rsidDel="00000000" w:rsidP="00000000" w:rsidRDefault="00000000" w:rsidRPr="00000000" w14:paraId="00001516">
      <w:pPr>
        <w:numPr>
          <w:ilvl w:val="2"/>
          <w:numId w:val="53"/>
        </w:numPr>
        <w:spacing w:after="0" w:afterAutospacing="0"/>
        <w:ind w:left="2160" w:hanging="360"/>
        <w:rPr>
          <w:b w:val="1"/>
          <w:bCs w:val="1"/>
        </w:rPr>
      </w:pPr>
      <w:r w:rsidDel="00000000" w:rsidR="00000000" w:rsidRPr="00000000">
        <w:rPr>
          <w:b w:val="1"/>
          <w:bCs w:val="1"/>
          <w:rtl w:val="0"/>
        </w:rPr>
        <w:t xml:space="preserve">2. How Additional Buy-Ins are Treated</w:t>
      </w:r>
    </w:p>
    <w:p w:rsidR="00000000" w:rsidDel="00000000" w:rsidP="00000000" w:rsidRDefault="00000000" w:rsidRPr="00000000" w14:paraId="00001517">
      <w:pPr>
        <w:numPr>
          <w:ilvl w:val="3"/>
          <w:numId w:val="53"/>
        </w:numPr>
        <w:spacing w:after="0" w:afterAutospacing="0"/>
        <w:ind w:left="2880" w:hanging="360"/>
        <w:rPr>
          <w:u w:val="none"/>
        </w:rPr>
      </w:pPr>
      <w:r w:rsidDel="00000000" w:rsidR="00000000" w:rsidRPr="00000000">
        <w:rPr>
          <w:rtl w:val="0"/>
        </w:rPr>
        <w:t xml:space="preserve">Because the settlement formula only subtracts the free "Starting Allocation," any real-money buy-ins you contributed automatically inflate your Ending League Balance. Therefore, if your ending balance is high enough, those buy-ins are safely returned to your main wallet during the settlement.</w:t>
      </w:r>
    </w:p>
    <w:p w:rsidR="00000000" w:rsidDel="00000000" w:rsidP="00000000" w:rsidRDefault="00000000" w:rsidRPr="00000000" w14:paraId="00001518">
      <w:pPr>
        <w:numPr>
          <w:ilvl w:val="2"/>
          <w:numId w:val="53"/>
        </w:numPr>
        <w:spacing w:after="0" w:afterAutospacing="0"/>
        <w:ind w:left="2160" w:hanging="360"/>
        <w:rPr>
          <w:b w:val="1"/>
          <w:bCs w:val="1"/>
        </w:rPr>
      </w:pPr>
      <w:r w:rsidDel="00000000" w:rsidR="00000000" w:rsidRPr="00000000">
        <w:rPr>
          <w:b w:val="1"/>
          <w:bCs w:val="1"/>
          <w:rtl w:val="0"/>
        </w:rPr>
        <w:t xml:space="preserve">3. The Breakdown Display (Tracking Return of Buy-in vs. Pure Profit)</w:t>
      </w:r>
    </w:p>
    <w:p w:rsidR="00000000" w:rsidDel="00000000" w:rsidP="00000000" w:rsidRDefault="00000000" w:rsidRPr="00000000" w14:paraId="00001519">
      <w:pPr>
        <w:numPr>
          <w:ilvl w:val="3"/>
          <w:numId w:val="53"/>
        </w:numPr>
        <w:spacing w:after="0" w:afterAutospacing="0"/>
        <w:ind w:left="2880" w:hanging="360"/>
        <w:rPr>
          <w:u w:val="none"/>
        </w:rPr>
      </w:pPr>
      <w:r w:rsidDel="00000000" w:rsidR="00000000" w:rsidRPr="00000000">
        <w:rPr>
          <w:rtl w:val="0"/>
        </w:rPr>
        <w:t xml:space="preserve">Your suggestion to display the settlement as a clear breakdown (Return of Buy-in first, then Profit) is an excellent UX approach. The F2MX Ledger already requires tracking these as distinct transaction types (Starting Allocation, Buy-Ins, and Season-End Settlements) </w:t>
      </w:r>
    </w:p>
    <w:p w:rsidR="00000000" w:rsidDel="00000000" w:rsidP="00000000" w:rsidRDefault="00000000" w:rsidRPr="00000000" w14:paraId="0000151A">
      <w:pPr>
        <w:numPr>
          <w:ilvl w:val="1"/>
          <w:numId w:val="53"/>
        </w:numPr>
        <w:spacing w:after="0" w:afterAutospacing="0"/>
        <w:ind w:left="1440" w:hanging="360"/>
        <w:rPr>
          <w:u w:val="none"/>
        </w:rPr>
      </w:pPr>
      <w:r w:rsidDel="00000000" w:rsidR="00000000" w:rsidRPr="00000000">
        <w:rPr>
          <w:b w:val="1"/>
          <w:bCs w:val="1"/>
          <w:rtl w:val="0"/>
        </w:rPr>
        <w:t xml:space="preserve">EXAMPLE : </w:t>
      </w:r>
      <w:r w:rsidDel="00000000" w:rsidR="00000000" w:rsidRPr="00000000">
        <w:rPr>
          <w:rtl w:val="0"/>
        </w:rPr>
        <w:t xml:space="preserve">Here is how that calculation breakdown looks in three different scenarios:</w:t>
      </w:r>
    </w:p>
    <w:p w:rsidR="00000000" w:rsidDel="00000000" w:rsidP="00000000" w:rsidRDefault="00000000" w:rsidRPr="00000000" w14:paraId="0000151B">
      <w:pPr>
        <w:numPr>
          <w:ilvl w:val="2"/>
          <w:numId w:val="53"/>
        </w:numPr>
        <w:spacing w:after="0" w:afterAutospacing="0"/>
        <w:ind w:left="2160" w:hanging="360"/>
        <w:rPr>
          <w:u w:val="none"/>
        </w:rPr>
      </w:pPr>
      <w:r w:rsidDel="00000000" w:rsidR="00000000" w:rsidRPr="00000000">
        <w:rPr>
          <w:rtl w:val="0"/>
        </w:rPr>
        <w:t xml:space="preserve">Scenario A: User makes a profit</w:t>
      </w:r>
    </w:p>
    <w:p w:rsidR="00000000" w:rsidDel="00000000" w:rsidP="00000000" w:rsidRDefault="00000000" w:rsidRPr="00000000" w14:paraId="0000151C">
      <w:pPr>
        <w:numPr>
          <w:ilvl w:val="3"/>
          <w:numId w:val="53"/>
        </w:numPr>
        <w:spacing w:after="0" w:afterAutospacing="0"/>
        <w:ind w:left="2880" w:hanging="360"/>
        <w:rPr>
          <w:u w:val="none"/>
        </w:rPr>
      </w:pPr>
      <w:r w:rsidDel="00000000" w:rsidR="00000000" w:rsidRPr="00000000">
        <w:rPr>
          <w:rtl w:val="0"/>
        </w:rPr>
        <w:t xml:space="preserve">Starting Allocation: $1,000</w:t>
      </w:r>
    </w:p>
    <w:p w:rsidR="00000000" w:rsidDel="00000000" w:rsidP="00000000" w:rsidRDefault="00000000" w:rsidRPr="00000000" w14:paraId="0000151D">
      <w:pPr>
        <w:numPr>
          <w:ilvl w:val="3"/>
          <w:numId w:val="53"/>
        </w:numPr>
        <w:spacing w:after="0" w:afterAutospacing="0"/>
        <w:ind w:left="2880" w:hanging="360"/>
        <w:rPr>
          <w:u w:val="none"/>
        </w:rPr>
      </w:pPr>
      <w:r w:rsidDel="00000000" w:rsidR="00000000" w:rsidRPr="00000000">
        <w:rPr>
          <w:rtl w:val="0"/>
        </w:rPr>
        <w:t xml:space="preserve">Additional Buy-In: $500</w:t>
      </w:r>
    </w:p>
    <w:p w:rsidR="00000000" w:rsidDel="00000000" w:rsidP="00000000" w:rsidRDefault="00000000" w:rsidRPr="00000000" w14:paraId="0000151E">
      <w:pPr>
        <w:numPr>
          <w:ilvl w:val="3"/>
          <w:numId w:val="53"/>
        </w:numPr>
        <w:spacing w:after="0" w:afterAutospacing="0"/>
        <w:ind w:left="2880" w:hanging="360"/>
        <w:rPr>
          <w:u w:val="none"/>
        </w:rPr>
      </w:pPr>
      <w:r w:rsidDel="00000000" w:rsidR="00000000" w:rsidRPr="00000000">
        <w:rPr>
          <w:rtl w:val="0"/>
        </w:rPr>
        <w:t xml:space="preserve">Ending Balance: $1,800</w:t>
      </w:r>
    </w:p>
    <w:p w:rsidR="00000000" w:rsidDel="00000000" w:rsidP="00000000" w:rsidRDefault="00000000" w:rsidRPr="00000000" w14:paraId="0000151F">
      <w:pPr>
        <w:numPr>
          <w:ilvl w:val="3"/>
          <w:numId w:val="53"/>
        </w:numPr>
        <w:spacing w:after="0" w:afterAutospacing="0"/>
        <w:ind w:left="2880" w:hanging="360"/>
        <w:rPr>
          <w:u w:val="none"/>
        </w:rPr>
      </w:pPr>
      <w:r w:rsidDel="00000000" w:rsidR="00000000" w:rsidRPr="00000000">
        <w:rPr>
          <w:rFonts w:ascii="Arial Unicode MS" w:cs="Arial Unicode MS" w:eastAsia="Arial Unicode MS" w:hAnsi="Arial Unicode MS"/>
          <w:rtl w:val="0"/>
        </w:rPr>
        <w:t xml:space="preserve">System Calculation: $1,800 (Ending) - 1,000(Starting)=∗∗800 Net Back to Main Wallet**</w:t>
      </w:r>
    </w:p>
    <w:p w:rsidR="00000000" w:rsidDel="00000000" w:rsidP="00000000" w:rsidRDefault="00000000" w:rsidRPr="00000000" w14:paraId="00001520">
      <w:pPr>
        <w:numPr>
          <w:ilvl w:val="3"/>
          <w:numId w:val="53"/>
        </w:numPr>
        <w:spacing w:after="0" w:afterAutospacing="0"/>
        <w:ind w:left="2880" w:hanging="360"/>
        <w:rPr>
          <w:u w:val="none"/>
        </w:rPr>
      </w:pPr>
      <w:r w:rsidDel="00000000" w:rsidR="00000000" w:rsidRPr="00000000">
        <w:rPr>
          <w:rtl w:val="0"/>
        </w:rPr>
        <w:t xml:space="preserve">User Display Breakdown:</w:t>
      </w:r>
    </w:p>
    <w:p w:rsidR="00000000" w:rsidDel="00000000" w:rsidP="00000000" w:rsidRDefault="00000000" w:rsidRPr="00000000" w14:paraId="00001521">
      <w:pPr>
        <w:numPr>
          <w:ilvl w:val="3"/>
          <w:numId w:val="53"/>
        </w:numPr>
        <w:spacing w:after="0" w:afterAutospacing="0"/>
        <w:ind w:left="2880" w:hanging="360"/>
        <w:rPr>
          <w:u w:val="none"/>
        </w:rPr>
      </w:pPr>
      <w:r w:rsidDel="00000000" w:rsidR="00000000" w:rsidRPr="00000000">
        <w:rPr>
          <w:rtl w:val="0"/>
        </w:rPr>
        <w:t xml:space="preserve">Return of Additional Buy-in: $500</w:t>
      </w:r>
    </w:p>
    <w:p w:rsidR="00000000" w:rsidDel="00000000" w:rsidP="00000000" w:rsidRDefault="00000000" w:rsidRPr="00000000" w14:paraId="00001522">
      <w:pPr>
        <w:numPr>
          <w:ilvl w:val="3"/>
          <w:numId w:val="53"/>
        </w:numPr>
        <w:spacing w:after="0" w:afterAutospacing="0"/>
        <w:ind w:left="2880" w:hanging="360"/>
        <w:rPr>
          <w:u w:val="none"/>
        </w:rPr>
      </w:pPr>
      <w:r w:rsidDel="00000000" w:rsidR="00000000" w:rsidRPr="00000000">
        <w:rPr>
          <w:rtl w:val="0"/>
        </w:rPr>
        <w:t xml:space="preserve">Pure Profit: $300</w:t>
      </w:r>
    </w:p>
    <w:p w:rsidR="00000000" w:rsidDel="00000000" w:rsidP="00000000" w:rsidRDefault="00000000" w:rsidRPr="00000000" w14:paraId="00001523">
      <w:pPr>
        <w:numPr>
          <w:ilvl w:val="2"/>
          <w:numId w:val="53"/>
        </w:numPr>
        <w:spacing w:after="0" w:afterAutospacing="0"/>
        <w:ind w:left="2160" w:hanging="360"/>
        <w:rPr>
          <w:u w:val="none"/>
        </w:rPr>
      </w:pPr>
      <w:r w:rsidDel="00000000" w:rsidR="00000000" w:rsidRPr="00000000">
        <w:rPr>
          <w:rtl w:val="0"/>
        </w:rPr>
        <w:t xml:space="preserve">Scenario B: User loses some money, but covers the Starting Allocation</w:t>
      </w:r>
    </w:p>
    <w:p w:rsidR="00000000" w:rsidDel="00000000" w:rsidP="00000000" w:rsidRDefault="00000000" w:rsidRPr="00000000" w14:paraId="00001524">
      <w:pPr>
        <w:numPr>
          <w:ilvl w:val="3"/>
          <w:numId w:val="53"/>
        </w:numPr>
        <w:spacing w:after="0" w:afterAutospacing="0"/>
        <w:ind w:left="2880" w:hanging="360"/>
        <w:rPr>
          <w:u w:val="none"/>
        </w:rPr>
      </w:pPr>
      <w:r w:rsidDel="00000000" w:rsidR="00000000" w:rsidRPr="00000000">
        <w:rPr>
          <w:rtl w:val="0"/>
        </w:rPr>
        <w:t xml:space="preserve">Starting Allocation: $1,000</w:t>
      </w:r>
    </w:p>
    <w:p w:rsidR="00000000" w:rsidDel="00000000" w:rsidP="00000000" w:rsidRDefault="00000000" w:rsidRPr="00000000" w14:paraId="00001525">
      <w:pPr>
        <w:numPr>
          <w:ilvl w:val="3"/>
          <w:numId w:val="53"/>
        </w:numPr>
        <w:spacing w:after="0" w:afterAutospacing="0"/>
        <w:ind w:left="2880" w:hanging="360"/>
        <w:rPr>
          <w:u w:val="none"/>
        </w:rPr>
      </w:pPr>
      <w:r w:rsidDel="00000000" w:rsidR="00000000" w:rsidRPr="00000000">
        <w:rPr>
          <w:rtl w:val="0"/>
        </w:rPr>
        <w:t xml:space="preserve">Additional Buy-In: $500</w:t>
      </w:r>
    </w:p>
    <w:p w:rsidR="00000000" w:rsidDel="00000000" w:rsidP="00000000" w:rsidRDefault="00000000" w:rsidRPr="00000000" w14:paraId="00001526">
      <w:pPr>
        <w:numPr>
          <w:ilvl w:val="3"/>
          <w:numId w:val="53"/>
        </w:numPr>
        <w:spacing w:after="0" w:afterAutospacing="0"/>
        <w:ind w:left="2880" w:hanging="360"/>
        <w:rPr>
          <w:u w:val="none"/>
        </w:rPr>
      </w:pPr>
      <w:r w:rsidDel="00000000" w:rsidR="00000000" w:rsidRPr="00000000">
        <w:rPr>
          <w:rtl w:val="0"/>
        </w:rPr>
        <w:t xml:space="preserve">Ending Balance: $1,200</w:t>
      </w:r>
    </w:p>
    <w:p w:rsidR="00000000" w:rsidDel="00000000" w:rsidP="00000000" w:rsidRDefault="00000000" w:rsidRPr="00000000" w14:paraId="00001527">
      <w:pPr>
        <w:numPr>
          <w:ilvl w:val="3"/>
          <w:numId w:val="53"/>
        </w:numPr>
        <w:spacing w:after="0" w:afterAutospacing="0"/>
        <w:ind w:left="2880" w:hanging="360"/>
        <w:rPr>
          <w:u w:val="none"/>
        </w:rPr>
      </w:pPr>
      <w:r w:rsidDel="00000000" w:rsidR="00000000" w:rsidRPr="00000000">
        <w:rPr>
          <w:rFonts w:ascii="Arial Unicode MS" w:cs="Arial Unicode MS" w:eastAsia="Arial Unicode MS" w:hAnsi="Arial Unicode MS"/>
          <w:rtl w:val="0"/>
        </w:rPr>
        <w:t xml:space="preserve">System Calculation: $1,200 (Ending) - 1,000(Starting)=∗∗200 Net Back to Main Wallet**</w:t>
      </w:r>
    </w:p>
    <w:p w:rsidR="00000000" w:rsidDel="00000000" w:rsidP="00000000" w:rsidRDefault="00000000" w:rsidRPr="00000000" w14:paraId="00001528">
      <w:pPr>
        <w:numPr>
          <w:ilvl w:val="3"/>
          <w:numId w:val="53"/>
        </w:numPr>
        <w:spacing w:after="0" w:afterAutospacing="0"/>
        <w:ind w:left="2880" w:hanging="360"/>
        <w:rPr>
          <w:u w:val="none"/>
        </w:rPr>
      </w:pPr>
      <w:r w:rsidDel="00000000" w:rsidR="00000000" w:rsidRPr="00000000">
        <w:rPr>
          <w:rtl w:val="0"/>
        </w:rPr>
        <w:t xml:space="preserve">User Display Breakdown:</w:t>
      </w:r>
    </w:p>
    <w:p w:rsidR="00000000" w:rsidDel="00000000" w:rsidP="00000000" w:rsidRDefault="00000000" w:rsidRPr="00000000" w14:paraId="00001529">
      <w:pPr>
        <w:numPr>
          <w:ilvl w:val="3"/>
          <w:numId w:val="53"/>
        </w:numPr>
        <w:spacing w:after="0" w:afterAutospacing="0"/>
        <w:ind w:left="2880" w:hanging="360"/>
        <w:rPr>
          <w:u w:val="none"/>
        </w:rPr>
      </w:pPr>
      <w:r w:rsidDel="00000000" w:rsidR="00000000" w:rsidRPr="00000000">
        <w:rPr>
          <w:rtl w:val="0"/>
        </w:rPr>
        <w:t xml:space="preserve">Return of Additional Buy-in: $200</w:t>
      </w:r>
    </w:p>
    <w:p w:rsidR="00000000" w:rsidDel="00000000" w:rsidP="00000000" w:rsidRDefault="00000000" w:rsidRPr="00000000" w14:paraId="0000152A">
      <w:pPr>
        <w:numPr>
          <w:ilvl w:val="3"/>
          <w:numId w:val="53"/>
        </w:numPr>
        <w:spacing w:after="0" w:afterAutospacing="0"/>
        <w:ind w:left="2880" w:hanging="360"/>
        <w:rPr>
          <w:u w:val="none"/>
        </w:rPr>
      </w:pPr>
      <w:r w:rsidDel="00000000" w:rsidR="00000000" w:rsidRPr="00000000">
        <w:rPr>
          <w:rtl w:val="0"/>
        </w:rPr>
        <w:t xml:space="preserve">Pure Profit: $0 (They lost $300 of their buy-in).</w:t>
      </w:r>
    </w:p>
    <w:p w:rsidR="00000000" w:rsidDel="00000000" w:rsidP="00000000" w:rsidRDefault="00000000" w:rsidRPr="00000000" w14:paraId="0000152B">
      <w:pPr>
        <w:numPr>
          <w:ilvl w:val="2"/>
          <w:numId w:val="53"/>
        </w:numPr>
        <w:spacing w:after="0" w:afterAutospacing="0"/>
        <w:ind w:left="2160" w:hanging="360"/>
        <w:rPr>
          <w:u w:val="none"/>
        </w:rPr>
      </w:pPr>
      <w:r w:rsidDel="00000000" w:rsidR="00000000" w:rsidRPr="00000000">
        <w:rPr>
          <w:rtl w:val="0"/>
        </w:rPr>
        <w:t xml:space="preserve">Scenario C: User drops below the Starting Allocation (No Profit)</w:t>
      </w:r>
    </w:p>
    <w:p w:rsidR="00000000" w:rsidDel="00000000" w:rsidP="00000000" w:rsidRDefault="00000000" w:rsidRPr="00000000" w14:paraId="0000152C">
      <w:pPr>
        <w:numPr>
          <w:ilvl w:val="3"/>
          <w:numId w:val="53"/>
        </w:numPr>
        <w:spacing w:after="0" w:afterAutospacing="0"/>
        <w:ind w:left="2880" w:hanging="360"/>
        <w:rPr>
          <w:u w:val="none"/>
        </w:rPr>
      </w:pPr>
      <w:r w:rsidDel="00000000" w:rsidR="00000000" w:rsidRPr="00000000">
        <w:rPr>
          <w:rtl w:val="0"/>
        </w:rPr>
        <w:t xml:space="preserve">Starting Allocation: $1,000</w:t>
      </w:r>
    </w:p>
    <w:p w:rsidR="00000000" w:rsidDel="00000000" w:rsidP="00000000" w:rsidRDefault="00000000" w:rsidRPr="00000000" w14:paraId="0000152D">
      <w:pPr>
        <w:numPr>
          <w:ilvl w:val="3"/>
          <w:numId w:val="53"/>
        </w:numPr>
        <w:spacing w:after="0" w:afterAutospacing="0"/>
        <w:ind w:left="2880" w:hanging="360"/>
        <w:rPr>
          <w:u w:val="none"/>
        </w:rPr>
      </w:pPr>
      <w:r w:rsidDel="00000000" w:rsidR="00000000" w:rsidRPr="00000000">
        <w:rPr>
          <w:rtl w:val="0"/>
        </w:rPr>
        <w:t xml:space="preserve">Additional Buy-In: $500</w:t>
      </w:r>
    </w:p>
    <w:p w:rsidR="00000000" w:rsidDel="00000000" w:rsidP="00000000" w:rsidRDefault="00000000" w:rsidRPr="00000000" w14:paraId="0000152E">
      <w:pPr>
        <w:numPr>
          <w:ilvl w:val="3"/>
          <w:numId w:val="53"/>
        </w:numPr>
        <w:spacing w:after="0" w:afterAutospacing="0"/>
        <w:ind w:left="2880" w:hanging="360"/>
        <w:rPr>
          <w:u w:val="none"/>
        </w:rPr>
      </w:pPr>
      <w:r w:rsidDel="00000000" w:rsidR="00000000" w:rsidRPr="00000000">
        <w:rPr>
          <w:rtl w:val="0"/>
        </w:rPr>
        <w:t xml:space="preserve">Ending Balance: $800</w:t>
      </w:r>
    </w:p>
    <w:p w:rsidR="00000000" w:rsidDel="00000000" w:rsidP="00000000" w:rsidRDefault="00000000" w:rsidRPr="00000000" w14:paraId="0000152F">
      <w:pPr>
        <w:numPr>
          <w:ilvl w:val="3"/>
          <w:numId w:val="53"/>
        </w:numPr>
        <w:spacing w:after="0" w:afterAutospacing="0"/>
        <w:ind w:left="2880" w:hanging="360"/>
        <w:rPr>
          <w:u w:val="none"/>
        </w:rPr>
      </w:pPr>
      <w:r w:rsidDel="00000000" w:rsidR="00000000" w:rsidRPr="00000000">
        <w:rPr>
          <w:rFonts w:ascii="Arial Unicode MS" w:cs="Arial Unicode MS" w:eastAsia="Arial Unicode MS" w:hAnsi="Arial Unicode MS"/>
          <w:rtl w:val="0"/>
        </w:rPr>
        <w:t xml:space="preserve">System Calculation: $800 (Ending) is less than 1,000(Starting).∗∗0 Net Back to Main Wallet**</w:t>
      </w:r>
    </w:p>
    <w:p w:rsidR="00000000" w:rsidDel="00000000" w:rsidP="00000000" w:rsidRDefault="00000000" w:rsidRPr="00000000" w14:paraId="00001530">
      <w:pPr>
        <w:numPr>
          <w:ilvl w:val="2"/>
          <w:numId w:val="53"/>
        </w:numPr>
        <w:spacing w:after="0" w:afterAutospacing="0"/>
        <w:ind w:left="2160" w:hanging="360"/>
        <w:rPr>
          <w:u w:val="none"/>
        </w:rPr>
      </w:pPr>
      <w:r w:rsidDel="00000000" w:rsidR="00000000" w:rsidRPr="00000000">
        <w:rPr>
          <w:rtl w:val="0"/>
        </w:rPr>
        <w:t xml:space="preserve">User Display Breakdown:</w:t>
      </w:r>
    </w:p>
    <w:p w:rsidR="00000000" w:rsidDel="00000000" w:rsidP="00000000" w:rsidRDefault="00000000" w:rsidRPr="00000000" w14:paraId="00001531">
      <w:pPr>
        <w:numPr>
          <w:ilvl w:val="2"/>
          <w:numId w:val="53"/>
        </w:numPr>
        <w:spacing w:after="0" w:afterAutospacing="0"/>
        <w:ind w:left="2160" w:hanging="360"/>
        <w:rPr>
          <w:u w:val="none"/>
        </w:rPr>
      </w:pPr>
      <w:r w:rsidDel="00000000" w:rsidR="00000000" w:rsidRPr="00000000">
        <w:rPr>
          <w:rtl w:val="0"/>
        </w:rPr>
        <w:t xml:space="preserve">Return of Additional Buy-in: $0</w:t>
      </w:r>
    </w:p>
    <w:p w:rsidR="00000000" w:rsidDel="00000000" w:rsidP="00000000" w:rsidRDefault="00000000" w:rsidRPr="00000000" w14:paraId="00001532">
      <w:pPr>
        <w:numPr>
          <w:ilvl w:val="2"/>
          <w:numId w:val="53"/>
        </w:numPr>
        <w:spacing w:after="0" w:afterAutospacing="0"/>
        <w:ind w:left="2160" w:hanging="360"/>
        <w:rPr>
          <w:u w:val="none"/>
        </w:rPr>
      </w:pPr>
      <w:r w:rsidDel="00000000" w:rsidR="00000000" w:rsidRPr="00000000">
        <w:rPr>
          <w:rtl w:val="0"/>
        </w:rPr>
        <w:t xml:space="preserve">Pure Profit: $0 (They lost their entire buy-in, plus some of the free starting allocation, but are not charged extra).</w:t>
      </w:r>
    </w:p>
    <w:p w:rsidR="00000000" w:rsidDel="00000000" w:rsidP="00000000" w:rsidRDefault="00000000" w:rsidRPr="00000000" w14:paraId="00001533">
      <w:pPr>
        <w:numPr>
          <w:ilvl w:val="0"/>
          <w:numId w:val="53"/>
        </w:numPr>
        <w:spacing w:after="0" w:afterAutospacing="0"/>
        <w:ind w:left="720" w:hanging="360"/>
        <w:rPr>
          <w:b w:val="1"/>
          <w:bCs w:val="1"/>
        </w:rPr>
      </w:pPr>
      <w:r w:rsidDel="00000000" w:rsidR="00000000" w:rsidRPr="00000000">
        <w:rPr>
          <w:b w:val="1"/>
          <w:bCs w:val="1"/>
          <w:rtl w:val="0"/>
        </w:rPr>
        <w:t xml:space="preserve">Flow :</w:t>
      </w:r>
    </w:p>
    <w:p w:rsidR="00000000" w:rsidDel="00000000" w:rsidP="00000000" w:rsidRDefault="00000000" w:rsidRPr="00000000" w14:paraId="00001534">
      <w:pPr>
        <w:numPr>
          <w:ilvl w:val="1"/>
          <w:numId w:val="53"/>
        </w:numPr>
        <w:spacing w:after="0" w:afterAutospacing="0"/>
        <w:ind w:left="1440" w:hanging="360"/>
        <w:rPr/>
      </w:pPr>
      <w:r w:rsidDel="00000000" w:rsidR="00000000" w:rsidRPr="00000000">
        <w:rPr>
          <w:rFonts w:ascii="Arial Unicode MS" w:cs="Arial Unicode MS" w:eastAsia="Arial Unicode MS" w:hAnsi="Arial Unicode MS"/>
          <w:rtl w:val="0"/>
        </w:rPr>
        <w:t xml:space="preserve">League status changes →  Completed</w:t>
      </w:r>
    </w:p>
    <w:p w:rsidR="00000000" w:rsidDel="00000000" w:rsidP="00000000" w:rsidRDefault="00000000" w:rsidRPr="00000000" w14:paraId="00001535">
      <w:pPr>
        <w:numPr>
          <w:ilvl w:val="1"/>
          <w:numId w:val="53"/>
        </w:numPr>
        <w:spacing w:after="0" w:afterAutospacing="0"/>
        <w:ind w:left="1440" w:hanging="360"/>
        <w:rPr>
          <w:u w:val="none"/>
        </w:rPr>
      </w:pPr>
      <w:r w:rsidDel="00000000" w:rsidR="00000000" w:rsidRPr="00000000">
        <w:rPr>
          <w:rtl w:val="0"/>
        </w:rPr>
        <w:t xml:space="preserve">System triggers settlement</w:t>
      </w:r>
    </w:p>
    <w:p w:rsidR="00000000" w:rsidDel="00000000" w:rsidP="00000000" w:rsidRDefault="00000000" w:rsidRPr="00000000" w14:paraId="00001536">
      <w:pPr>
        <w:numPr>
          <w:ilvl w:val="1"/>
          <w:numId w:val="53"/>
        </w:numPr>
        <w:spacing w:after="0" w:afterAutospacing="0"/>
        <w:ind w:left="1440" w:hanging="360"/>
        <w:rPr>
          <w:u w:val="none"/>
        </w:rPr>
      </w:pPr>
      <w:r w:rsidDel="00000000" w:rsidR="00000000" w:rsidRPr="00000000">
        <w:rPr>
          <w:rtl w:val="0"/>
        </w:rPr>
        <w:t xml:space="preserve">System calculates user result</w:t>
      </w:r>
    </w:p>
    <w:p w:rsidR="00000000" w:rsidDel="00000000" w:rsidP="00000000" w:rsidRDefault="00000000" w:rsidRPr="00000000" w14:paraId="00001537">
      <w:pPr>
        <w:numPr>
          <w:ilvl w:val="1"/>
          <w:numId w:val="53"/>
        </w:numPr>
        <w:spacing w:after="0" w:afterAutospacing="0"/>
        <w:ind w:left="1440" w:hanging="360"/>
        <w:rPr>
          <w:u w:val="none"/>
        </w:rPr>
      </w:pPr>
      <w:r w:rsidDel="00000000" w:rsidR="00000000" w:rsidRPr="00000000">
        <w:rPr>
          <w:rtl w:val="0"/>
        </w:rPr>
        <w:t xml:space="preserve">System credits User Wallet </w:t>
      </w:r>
    </w:p>
    <w:p w:rsidR="00000000" w:rsidDel="00000000" w:rsidP="00000000" w:rsidRDefault="00000000" w:rsidRPr="00000000" w14:paraId="00001538">
      <w:pPr>
        <w:numPr>
          <w:ilvl w:val="1"/>
          <w:numId w:val="53"/>
        </w:numPr>
        <w:spacing w:after="0" w:afterAutospacing="0"/>
        <w:ind w:left="1440" w:hanging="360"/>
        <w:rPr>
          <w:u w:val="none"/>
        </w:rPr>
      </w:pPr>
      <w:r w:rsidDel="00000000" w:rsidR="00000000" w:rsidRPr="00000000">
        <w:rPr>
          <w:rtl w:val="0"/>
        </w:rPr>
        <w:t xml:space="preserve">User receives notification</w:t>
      </w:r>
    </w:p>
    <w:p w:rsidR="00000000" w:rsidDel="00000000" w:rsidP="00000000" w:rsidRDefault="00000000" w:rsidRPr="00000000" w14:paraId="00001539">
      <w:pPr>
        <w:numPr>
          <w:ilvl w:val="1"/>
          <w:numId w:val="53"/>
        </w:numPr>
        <w:spacing w:after="0" w:afterAutospacing="0"/>
        <w:ind w:left="1440" w:hanging="360"/>
        <w:rPr>
          <w:u w:val="none"/>
        </w:rPr>
      </w:pPr>
      <w:r w:rsidDel="00000000" w:rsidR="00000000" w:rsidRPr="00000000">
        <w:rPr>
          <w:rtl w:val="0"/>
        </w:rPr>
        <w:t xml:space="preserve">User opens : </w:t>
      </w:r>
    </w:p>
    <w:p w:rsidR="00000000" w:rsidDel="00000000" w:rsidP="00000000" w:rsidRDefault="00000000" w:rsidRPr="00000000" w14:paraId="0000153A">
      <w:pPr>
        <w:numPr>
          <w:ilvl w:val="2"/>
          <w:numId w:val="53"/>
        </w:numPr>
        <w:spacing w:after="0" w:afterAutospacing="0"/>
        <w:ind w:left="2160" w:hanging="360"/>
        <w:rPr>
          <w:u w:val="none"/>
        </w:rPr>
      </w:pPr>
      <w:r w:rsidDel="00000000" w:rsidR="00000000" w:rsidRPr="00000000">
        <w:rPr>
          <w:rFonts w:ascii="Arial Unicode MS" w:cs="Arial Unicode MS" w:eastAsia="Arial Unicode MS" w:hAnsi="Arial Unicode MS"/>
          <w:rtl w:val="0"/>
        </w:rPr>
        <w:t xml:space="preserve">Wallet →  sess updated balance</w:t>
      </w:r>
    </w:p>
    <w:p w:rsidR="00000000" w:rsidDel="00000000" w:rsidP="00000000" w:rsidRDefault="00000000" w:rsidRPr="00000000" w14:paraId="0000153B">
      <w:pPr>
        <w:numPr>
          <w:ilvl w:val="2"/>
          <w:numId w:val="53"/>
        </w:numPr>
        <w:spacing w:after="0" w:afterAutospacing="0"/>
        <w:ind w:left="2160" w:hanging="360"/>
        <w:rPr>
          <w:u w:val="none"/>
        </w:rPr>
      </w:pPr>
      <w:r w:rsidDel="00000000" w:rsidR="00000000" w:rsidRPr="00000000">
        <w:rPr>
          <w:rFonts w:ascii="Arial Unicode MS" w:cs="Arial Unicode MS" w:eastAsia="Arial Unicode MS" w:hAnsi="Arial Unicode MS"/>
          <w:rtl w:val="0"/>
        </w:rPr>
        <w:t xml:space="preserve">League → sees final result</w:t>
      </w:r>
    </w:p>
    <w:p w:rsidR="00000000" w:rsidDel="00000000" w:rsidP="00000000" w:rsidRDefault="00000000" w:rsidRPr="00000000" w14:paraId="0000153C">
      <w:pPr>
        <w:numPr>
          <w:ilvl w:val="0"/>
          <w:numId w:val="53"/>
        </w:numPr>
        <w:spacing w:after="0" w:afterAutospacing="0"/>
        <w:ind w:left="720" w:hanging="360"/>
        <w:rPr>
          <w:b w:val="1"/>
          <w:bCs w:val="1"/>
        </w:rPr>
      </w:pPr>
      <w:r w:rsidDel="00000000" w:rsidR="00000000" w:rsidRPr="00000000">
        <w:rPr>
          <w:b w:val="1"/>
          <w:bCs w:val="1"/>
          <w:rtl w:val="0"/>
        </w:rPr>
        <w:t xml:space="preserve">Wallet Impact : </w:t>
      </w:r>
    </w:p>
    <w:p w:rsidR="00000000" w:rsidDel="00000000" w:rsidP="00000000" w:rsidRDefault="00000000" w:rsidRPr="00000000" w14:paraId="0000153D">
      <w:pPr>
        <w:numPr>
          <w:ilvl w:val="1"/>
          <w:numId w:val="53"/>
        </w:numPr>
        <w:ind w:left="1440" w:hanging="360"/>
        <w:rPr/>
      </w:pPr>
      <w:r w:rsidDel="00000000" w:rsidR="00000000" w:rsidRPr="00000000">
        <w:rPr>
          <w:rtl w:val="0"/>
        </w:rPr>
        <w:t xml:space="preserve">Transaction Entry</w:t>
      </w:r>
    </w:p>
    <w:tbl>
      <w:tblPr>
        <w:tblStyle w:val="Table81"/>
        <w:tblpPr w:leftFromText="180" w:rightFromText="180" w:topFromText="180" w:bottomFromText="180" w:vertAnchor="text" w:horzAnchor="text" w:tblpX="2145" w:tblpY="0"/>
        <w:tblW w:w="5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255"/>
        <w:tblGridChange w:id="0">
          <w:tblGrid>
            <w:gridCol w:w="2100"/>
            <w:gridCol w:w="3255"/>
          </w:tblGrid>
        </w:tblGridChange>
      </w:tblGrid>
      <w:tr>
        <w:trPr>
          <w:cantSplit w:val="0"/>
          <w:tblHeader w:val="0"/>
        </w:trPr>
        <w:tc>
          <w:tcPr/>
          <w:p w:rsidR="00000000" w:rsidDel="00000000" w:rsidP="00000000" w:rsidRDefault="00000000" w:rsidRPr="00000000" w14:paraId="0000153E">
            <w:pPr>
              <w:widowControl w:val="0"/>
              <w:spacing w:after="0" w:line="240" w:lineRule="auto"/>
              <w:rPr>
                <w:b w:val="1"/>
                <w:bCs w:val="1"/>
              </w:rPr>
            </w:pPr>
            <w:r w:rsidDel="00000000" w:rsidR="00000000" w:rsidRPr="00000000">
              <w:rPr>
                <w:b w:val="1"/>
                <w:bCs w:val="1"/>
                <w:rtl w:val="0"/>
              </w:rPr>
              <w:t xml:space="preserve">Field</w:t>
            </w:r>
          </w:p>
        </w:tc>
        <w:tc>
          <w:tcPr/>
          <w:p w:rsidR="00000000" w:rsidDel="00000000" w:rsidP="00000000" w:rsidRDefault="00000000" w:rsidRPr="00000000" w14:paraId="0000153F">
            <w:pPr>
              <w:widowControl w:val="0"/>
              <w:spacing w:after="0" w:line="240" w:lineRule="auto"/>
              <w:jc w:val="center"/>
              <w:rPr>
                <w:b w:val="1"/>
                <w:bCs w:val="1"/>
              </w:rPr>
            </w:pPr>
            <w:r w:rsidDel="00000000" w:rsidR="00000000" w:rsidRPr="00000000">
              <w:rPr>
                <w:b w:val="1"/>
                <w:bCs w:val="1"/>
                <w:rtl w:val="0"/>
              </w:rPr>
              <w:t xml:space="preserve">Value</w:t>
            </w:r>
          </w:p>
        </w:tc>
      </w:tr>
      <w:tr>
        <w:trPr>
          <w:cantSplit w:val="0"/>
          <w:tblHeader w:val="0"/>
        </w:trPr>
        <w:tc>
          <w:tcPr/>
          <w:p w:rsidR="00000000" w:rsidDel="00000000" w:rsidP="00000000" w:rsidRDefault="00000000" w:rsidRPr="00000000" w14:paraId="00001540">
            <w:pPr>
              <w:widowControl w:val="0"/>
              <w:spacing w:after="0" w:line="240" w:lineRule="auto"/>
              <w:rPr/>
            </w:pPr>
            <w:r w:rsidDel="00000000" w:rsidR="00000000" w:rsidRPr="00000000">
              <w:rPr>
                <w:rtl w:val="0"/>
              </w:rPr>
              <w:t xml:space="preserve">Type</w:t>
            </w:r>
          </w:p>
        </w:tc>
        <w:tc>
          <w:tcPr/>
          <w:p w:rsidR="00000000" w:rsidDel="00000000" w:rsidP="00000000" w:rsidRDefault="00000000" w:rsidRPr="00000000" w14:paraId="00001541">
            <w:pPr>
              <w:widowControl w:val="0"/>
              <w:spacing w:after="0" w:line="240" w:lineRule="auto"/>
              <w:rPr/>
            </w:pPr>
            <w:r w:rsidDel="00000000" w:rsidR="00000000" w:rsidRPr="00000000">
              <w:rPr>
                <w:rtl w:val="0"/>
              </w:rPr>
              <w:t xml:space="preserve">Settlement Credit</w:t>
            </w:r>
          </w:p>
        </w:tc>
      </w:tr>
      <w:tr>
        <w:trPr>
          <w:cantSplit w:val="0"/>
          <w:tblHeader w:val="0"/>
        </w:trPr>
        <w:tc>
          <w:tcPr/>
          <w:p w:rsidR="00000000" w:rsidDel="00000000" w:rsidP="00000000" w:rsidRDefault="00000000" w:rsidRPr="00000000" w14:paraId="00001542">
            <w:pPr>
              <w:widowControl w:val="0"/>
              <w:spacing w:after="0" w:line="240" w:lineRule="auto"/>
              <w:rPr/>
            </w:pPr>
            <w:r w:rsidDel="00000000" w:rsidR="00000000" w:rsidRPr="00000000">
              <w:rPr>
                <w:rtl w:val="0"/>
              </w:rPr>
              <w:t xml:space="preserve">Amount</w:t>
            </w:r>
          </w:p>
        </w:tc>
        <w:tc>
          <w:tcPr/>
          <w:p w:rsidR="00000000" w:rsidDel="00000000" w:rsidP="00000000" w:rsidRDefault="00000000" w:rsidRPr="00000000" w14:paraId="00001543">
            <w:pPr>
              <w:widowControl w:val="0"/>
              <w:spacing w:after="0" w:line="240" w:lineRule="auto"/>
              <w:rPr/>
            </w:pPr>
            <w:r w:rsidDel="00000000" w:rsidR="00000000" w:rsidRPr="00000000">
              <w:rPr>
                <w:rtl w:val="0"/>
              </w:rPr>
              <w:t xml:space="preserve">+$ [amount]</w:t>
            </w:r>
          </w:p>
        </w:tc>
      </w:tr>
      <w:tr>
        <w:trPr>
          <w:cantSplit w:val="0"/>
          <w:tblHeader w:val="0"/>
        </w:trPr>
        <w:tc>
          <w:tcPr/>
          <w:p w:rsidR="00000000" w:rsidDel="00000000" w:rsidP="00000000" w:rsidRDefault="00000000" w:rsidRPr="00000000" w14:paraId="00001544">
            <w:pPr>
              <w:widowControl w:val="0"/>
              <w:spacing w:after="0" w:line="240" w:lineRule="auto"/>
              <w:rPr/>
            </w:pPr>
            <w:r w:rsidDel="00000000" w:rsidR="00000000" w:rsidRPr="00000000">
              <w:rPr>
                <w:rtl w:val="0"/>
              </w:rPr>
              <w:t xml:space="preserve">League Name</w:t>
            </w:r>
          </w:p>
        </w:tc>
        <w:tc>
          <w:tcPr/>
          <w:p w:rsidR="00000000" w:rsidDel="00000000" w:rsidP="00000000" w:rsidRDefault="00000000" w:rsidRPr="00000000" w14:paraId="00001545">
            <w:pPr>
              <w:widowControl w:val="0"/>
              <w:spacing w:after="0" w:line="240" w:lineRule="auto"/>
              <w:rPr/>
            </w:pPr>
            <w:r w:rsidDel="00000000" w:rsidR="00000000" w:rsidRPr="00000000">
              <w:rPr>
                <w:rtl w:val="0"/>
              </w:rPr>
              <w:t xml:space="preserve">XXXXX</w:t>
            </w:r>
          </w:p>
        </w:tc>
      </w:tr>
      <w:tr>
        <w:trPr>
          <w:cantSplit w:val="0"/>
          <w:tblHeader w:val="0"/>
        </w:trPr>
        <w:tc>
          <w:tcPr/>
          <w:p w:rsidR="00000000" w:rsidDel="00000000" w:rsidP="00000000" w:rsidRDefault="00000000" w:rsidRPr="00000000" w14:paraId="00001546">
            <w:pPr>
              <w:widowControl w:val="0"/>
              <w:spacing w:after="0" w:line="240" w:lineRule="auto"/>
              <w:rPr/>
            </w:pPr>
            <w:r w:rsidDel="00000000" w:rsidR="00000000" w:rsidRPr="00000000">
              <w:rPr>
                <w:rtl w:val="0"/>
              </w:rPr>
              <w:t xml:space="preserve">Timestamp</w:t>
            </w:r>
          </w:p>
        </w:tc>
        <w:tc>
          <w:tcPr/>
          <w:p w:rsidR="00000000" w:rsidDel="00000000" w:rsidP="00000000" w:rsidRDefault="00000000" w:rsidRPr="00000000" w14:paraId="00001547">
            <w:pPr>
              <w:widowControl w:val="0"/>
              <w:spacing w:after="0" w:line="240" w:lineRule="auto"/>
              <w:rPr/>
            </w:pPr>
            <w:r w:rsidDel="00000000" w:rsidR="00000000" w:rsidRPr="00000000">
              <w:rPr>
                <w:rtl w:val="0"/>
              </w:rPr>
              <w:t xml:space="preserve">System generated</w:t>
            </w:r>
          </w:p>
        </w:tc>
      </w:tr>
      <w:tr>
        <w:trPr>
          <w:cantSplit w:val="0"/>
          <w:tblHeader w:val="0"/>
        </w:trPr>
        <w:tc>
          <w:tcPr/>
          <w:p w:rsidR="00000000" w:rsidDel="00000000" w:rsidP="00000000" w:rsidRDefault="00000000" w:rsidRPr="00000000" w14:paraId="00001548">
            <w:pPr>
              <w:widowControl w:val="0"/>
              <w:spacing w:after="0" w:line="240" w:lineRule="auto"/>
              <w:rPr/>
            </w:pPr>
            <w:r w:rsidDel="00000000" w:rsidR="00000000" w:rsidRPr="00000000">
              <w:rPr>
                <w:rtl w:val="0"/>
              </w:rPr>
              <w:t xml:space="preserve">Status</w:t>
            </w:r>
          </w:p>
        </w:tc>
        <w:tc>
          <w:tcPr/>
          <w:p w:rsidR="00000000" w:rsidDel="00000000" w:rsidP="00000000" w:rsidRDefault="00000000" w:rsidRPr="00000000" w14:paraId="00001549">
            <w:pPr>
              <w:widowControl w:val="0"/>
              <w:spacing w:after="0" w:line="240" w:lineRule="auto"/>
              <w:rPr/>
            </w:pPr>
            <w:r w:rsidDel="00000000" w:rsidR="00000000" w:rsidRPr="00000000">
              <w:rPr>
                <w:rtl w:val="0"/>
              </w:rPr>
              <w:t xml:space="preserve">Completed</w:t>
            </w:r>
          </w:p>
        </w:tc>
      </w:tr>
    </w:tbl>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ind w:left="0" w:firstLine="0"/>
        <w:rPr/>
      </w:pPr>
      <w:r w:rsidDel="00000000" w:rsidR="00000000" w:rsidRPr="00000000">
        <w:rPr>
          <w:rtl w:val="0"/>
        </w:rPr>
      </w:r>
    </w:p>
    <w:p w:rsidR="00000000" w:rsidDel="00000000" w:rsidP="00000000" w:rsidRDefault="00000000" w:rsidRPr="00000000" w14:paraId="0000154C">
      <w:pPr>
        <w:ind w:left="0" w:firstLine="0"/>
        <w:rPr/>
      </w:pPr>
      <w:r w:rsidDel="00000000" w:rsidR="00000000" w:rsidRPr="00000000">
        <w:rPr>
          <w:rtl w:val="0"/>
        </w:rPr>
      </w:r>
    </w:p>
    <w:p w:rsidR="00000000" w:rsidDel="00000000" w:rsidP="00000000" w:rsidRDefault="00000000" w:rsidRPr="00000000" w14:paraId="0000154D">
      <w:pPr>
        <w:numPr>
          <w:ilvl w:val="0"/>
          <w:numId w:val="53"/>
        </w:numPr>
        <w:spacing w:after="0" w:afterAutospacing="0"/>
        <w:ind w:left="720" w:hanging="360"/>
        <w:rPr>
          <w:u w:val="none"/>
        </w:rPr>
      </w:pPr>
      <w:r w:rsidDel="00000000" w:rsidR="00000000" w:rsidRPr="00000000">
        <w:rPr>
          <w:rtl w:val="0"/>
        </w:rPr>
        <w:t xml:space="preserve">League Displays : </w:t>
      </w:r>
    </w:p>
    <w:p w:rsidR="00000000" w:rsidDel="00000000" w:rsidP="00000000" w:rsidRDefault="00000000" w:rsidRPr="00000000" w14:paraId="0000154E">
      <w:pPr>
        <w:numPr>
          <w:ilvl w:val="1"/>
          <w:numId w:val="53"/>
        </w:numPr>
        <w:spacing w:after="0" w:afterAutospacing="0"/>
        <w:ind w:left="1440" w:hanging="360"/>
        <w:rPr>
          <w:u w:val="none"/>
        </w:rPr>
      </w:pPr>
      <w:r w:rsidDel="00000000" w:rsidR="00000000" w:rsidRPr="00000000">
        <w:rPr>
          <w:rtl w:val="0"/>
        </w:rPr>
        <w:t xml:space="preserve">Final Rank</w:t>
      </w:r>
    </w:p>
    <w:p w:rsidR="00000000" w:rsidDel="00000000" w:rsidP="00000000" w:rsidRDefault="00000000" w:rsidRPr="00000000" w14:paraId="0000154F">
      <w:pPr>
        <w:numPr>
          <w:ilvl w:val="1"/>
          <w:numId w:val="53"/>
        </w:numPr>
        <w:spacing w:after="0" w:afterAutospacing="0"/>
        <w:ind w:left="1440" w:hanging="360"/>
        <w:rPr>
          <w:u w:val="none"/>
        </w:rPr>
      </w:pPr>
      <w:r w:rsidDel="00000000" w:rsidR="00000000" w:rsidRPr="00000000">
        <w:rPr>
          <w:rtl w:val="0"/>
        </w:rPr>
        <w:t xml:space="preserve">Final Outcome (Win/Loss)</w:t>
      </w:r>
    </w:p>
    <w:p w:rsidR="00000000" w:rsidDel="00000000" w:rsidP="00000000" w:rsidRDefault="00000000" w:rsidRPr="00000000" w14:paraId="00001550">
      <w:pPr>
        <w:numPr>
          <w:ilvl w:val="1"/>
          <w:numId w:val="53"/>
        </w:numPr>
        <w:spacing w:after="0" w:afterAutospacing="0"/>
        <w:ind w:left="1440" w:hanging="360"/>
        <w:rPr>
          <w:u w:val="none"/>
        </w:rPr>
      </w:pPr>
      <w:r w:rsidDel="00000000" w:rsidR="00000000" w:rsidRPr="00000000">
        <w:rPr>
          <w:rtl w:val="0"/>
        </w:rPr>
        <w:t xml:space="preserve">Settlement Status: </w:t>
      </w:r>
    </w:p>
    <w:p w:rsidR="00000000" w:rsidDel="00000000" w:rsidP="00000000" w:rsidRDefault="00000000" w:rsidRPr="00000000" w14:paraId="00001551">
      <w:pPr>
        <w:numPr>
          <w:ilvl w:val="2"/>
          <w:numId w:val="53"/>
        </w:numPr>
        <w:spacing w:after="0" w:afterAutospacing="0"/>
        <w:ind w:left="2160" w:hanging="360"/>
        <w:rPr>
          <w:u w:val="none"/>
        </w:rPr>
      </w:pPr>
      <w:r w:rsidDel="00000000" w:rsidR="00000000" w:rsidRPr="00000000">
        <w:rPr>
          <w:rtl w:val="0"/>
        </w:rPr>
        <w:t xml:space="preserve">Completed</w:t>
      </w:r>
    </w:p>
    <w:p w:rsidR="00000000" w:rsidDel="00000000" w:rsidP="00000000" w:rsidRDefault="00000000" w:rsidRPr="00000000" w14:paraId="00001552">
      <w:pPr>
        <w:numPr>
          <w:ilvl w:val="2"/>
          <w:numId w:val="53"/>
        </w:numPr>
        <w:spacing w:after="0" w:afterAutospacing="0"/>
        <w:ind w:left="2160" w:hanging="360"/>
        <w:rPr>
          <w:u w:val="none"/>
        </w:rPr>
      </w:pPr>
      <w:r w:rsidDel="00000000" w:rsidR="00000000" w:rsidRPr="00000000">
        <w:rPr>
          <w:rtl w:val="0"/>
        </w:rPr>
        <w:t xml:space="preserve">In-progress</w:t>
      </w:r>
    </w:p>
    <w:p w:rsidR="00000000" w:rsidDel="00000000" w:rsidP="00000000" w:rsidRDefault="00000000" w:rsidRPr="00000000" w14:paraId="00001553">
      <w:pPr>
        <w:numPr>
          <w:ilvl w:val="0"/>
          <w:numId w:val="53"/>
        </w:numPr>
        <w:spacing w:after="0" w:afterAutospacing="0"/>
        <w:ind w:left="720" w:hanging="360"/>
        <w:rPr>
          <w:b w:val="1"/>
          <w:bCs w:val="1"/>
        </w:rPr>
      </w:pPr>
      <w:r w:rsidDel="00000000" w:rsidR="00000000" w:rsidRPr="00000000">
        <w:rPr>
          <w:b w:val="1"/>
          <w:bCs w:val="1"/>
          <w:rtl w:val="0"/>
        </w:rPr>
        <w:t xml:space="preserve">Notification : </w:t>
      </w:r>
    </w:p>
    <w:p w:rsidR="00000000" w:rsidDel="00000000" w:rsidP="00000000" w:rsidRDefault="00000000" w:rsidRPr="00000000" w14:paraId="00001554">
      <w:pPr>
        <w:numPr>
          <w:ilvl w:val="1"/>
          <w:numId w:val="53"/>
        </w:numPr>
        <w:spacing w:after="0" w:afterAutospacing="0"/>
        <w:ind w:left="1440" w:hanging="360"/>
        <w:rPr/>
      </w:pPr>
      <w:r w:rsidDel="00000000" w:rsidR="00000000" w:rsidRPr="00000000">
        <w:rPr>
          <w:rtl w:val="0"/>
        </w:rPr>
        <w:t xml:space="preserve">User must receive the notification via : </w:t>
      </w:r>
    </w:p>
    <w:p w:rsidR="00000000" w:rsidDel="00000000" w:rsidP="00000000" w:rsidRDefault="00000000" w:rsidRPr="00000000" w14:paraId="00001555">
      <w:pPr>
        <w:numPr>
          <w:ilvl w:val="2"/>
          <w:numId w:val="53"/>
        </w:numPr>
        <w:spacing w:after="0" w:afterAutospacing="0"/>
        <w:ind w:left="2160" w:hanging="360"/>
        <w:rPr>
          <w:u w:val="none"/>
        </w:rPr>
      </w:pPr>
      <w:r w:rsidDel="00000000" w:rsidR="00000000" w:rsidRPr="00000000">
        <w:rPr>
          <w:rtl w:val="0"/>
        </w:rPr>
        <w:t xml:space="preserve">In-app</w:t>
      </w:r>
    </w:p>
    <w:p w:rsidR="00000000" w:rsidDel="00000000" w:rsidP="00000000" w:rsidRDefault="00000000" w:rsidRPr="00000000" w14:paraId="00001556">
      <w:pPr>
        <w:numPr>
          <w:ilvl w:val="2"/>
          <w:numId w:val="53"/>
        </w:numPr>
        <w:spacing w:after="0" w:afterAutospacing="0"/>
        <w:ind w:left="2160" w:hanging="360"/>
        <w:rPr>
          <w:u w:val="none"/>
        </w:rPr>
      </w:pPr>
      <w:r w:rsidDel="00000000" w:rsidR="00000000" w:rsidRPr="00000000">
        <w:rPr>
          <w:rtl w:val="0"/>
        </w:rPr>
        <w:t xml:space="preserve">Email</w:t>
      </w:r>
    </w:p>
    <w:p w:rsidR="00000000" w:rsidDel="00000000" w:rsidP="00000000" w:rsidRDefault="00000000" w:rsidRPr="00000000" w14:paraId="00001557">
      <w:pPr>
        <w:numPr>
          <w:ilvl w:val="1"/>
          <w:numId w:val="53"/>
        </w:numPr>
        <w:spacing w:after="0" w:afterAutospacing="0"/>
        <w:ind w:left="1440" w:hanging="360"/>
        <w:rPr>
          <w:u w:val="none"/>
        </w:rPr>
      </w:pPr>
      <w:r w:rsidDel="00000000" w:rsidR="00000000" w:rsidRPr="00000000">
        <w:rPr>
          <w:rtl w:val="0"/>
        </w:rPr>
        <w:t xml:space="preserve">Message Your [League name] league winnings have been credited to your wallet.</w:t>
      </w:r>
    </w:p>
    <w:p w:rsidR="00000000" w:rsidDel="00000000" w:rsidP="00000000" w:rsidRDefault="00000000" w:rsidRPr="00000000" w14:paraId="00001558">
      <w:pPr>
        <w:numPr>
          <w:ilvl w:val="0"/>
          <w:numId w:val="53"/>
        </w:numPr>
        <w:spacing w:after="0" w:afterAutospacing="0"/>
        <w:ind w:left="720" w:hanging="360"/>
        <w:rPr>
          <w:b w:val="1"/>
          <w:bCs w:val="1"/>
        </w:rPr>
      </w:pPr>
      <w:r w:rsidDel="00000000" w:rsidR="00000000" w:rsidRPr="00000000">
        <w:rPr>
          <w:b w:val="1"/>
          <w:bCs w:val="1"/>
          <w:rtl w:val="0"/>
        </w:rPr>
        <w:t xml:space="preserve">Validations </w:t>
      </w:r>
    </w:p>
    <w:p w:rsidR="00000000" w:rsidDel="00000000" w:rsidP="00000000" w:rsidRDefault="00000000" w:rsidRPr="00000000" w14:paraId="00001559">
      <w:pPr>
        <w:numPr>
          <w:ilvl w:val="1"/>
          <w:numId w:val="53"/>
        </w:numPr>
        <w:spacing w:after="0" w:afterAutospacing="0"/>
        <w:ind w:left="1440" w:hanging="360"/>
        <w:rPr>
          <w:u w:val="none"/>
        </w:rPr>
      </w:pPr>
      <w:r w:rsidDel="00000000" w:rsidR="00000000" w:rsidRPr="00000000">
        <w:rPr>
          <w:rtl w:val="0"/>
        </w:rPr>
        <w:t xml:space="preserve">Users cannot : </w:t>
      </w:r>
    </w:p>
    <w:p w:rsidR="00000000" w:rsidDel="00000000" w:rsidP="00000000" w:rsidRDefault="00000000" w:rsidRPr="00000000" w14:paraId="0000155A">
      <w:pPr>
        <w:numPr>
          <w:ilvl w:val="2"/>
          <w:numId w:val="53"/>
        </w:numPr>
        <w:spacing w:after="0" w:afterAutospacing="0"/>
        <w:ind w:left="2160" w:hanging="360"/>
        <w:rPr>
          <w:u w:val="none"/>
        </w:rPr>
      </w:pPr>
      <w:r w:rsidDel="00000000" w:rsidR="00000000" w:rsidRPr="00000000">
        <w:rPr>
          <w:rtl w:val="0"/>
        </w:rPr>
        <w:t xml:space="preserve">Edit settlement</w:t>
      </w:r>
    </w:p>
    <w:p w:rsidR="00000000" w:rsidDel="00000000" w:rsidP="00000000" w:rsidRDefault="00000000" w:rsidRPr="00000000" w14:paraId="0000155B">
      <w:pPr>
        <w:numPr>
          <w:ilvl w:val="2"/>
          <w:numId w:val="53"/>
        </w:numPr>
        <w:spacing w:after="0" w:afterAutospacing="0"/>
        <w:ind w:left="2160" w:hanging="360"/>
        <w:rPr>
          <w:u w:val="none"/>
        </w:rPr>
      </w:pPr>
      <w:r w:rsidDel="00000000" w:rsidR="00000000" w:rsidRPr="00000000">
        <w:rPr>
          <w:rtl w:val="0"/>
        </w:rPr>
        <w:t xml:space="preserve">Reverse transactions</w:t>
      </w:r>
    </w:p>
    <w:p w:rsidR="00000000" w:rsidDel="00000000" w:rsidP="00000000" w:rsidRDefault="00000000" w:rsidRPr="00000000" w14:paraId="0000155C">
      <w:pPr>
        <w:numPr>
          <w:ilvl w:val="1"/>
          <w:numId w:val="53"/>
        </w:numPr>
        <w:spacing w:after="0" w:afterAutospacing="0"/>
        <w:ind w:left="1440" w:hanging="360"/>
        <w:rPr>
          <w:u w:val="none"/>
        </w:rPr>
      </w:pPr>
      <w:r w:rsidDel="00000000" w:rsidR="00000000" w:rsidRPr="00000000">
        <w:rPr>
          <w:rtl w:val="0"/>
        </w:rPr>
        <w:t xml:space="preserve">Settlement must : </w:t>
      </w:r>
    </w:p>
    <w:p w:rsidR="00000000" w:rsidDel="00000000" w:rsidP="00000000" w:rsidRDefault="00000000" w:rsidRPr="00000000" w14:paraId="0000155D">
      <w:pPr>
        <w:numPr>
          <w:ilvl w:val="2"/>
          <w:numId w:val="53"/>
        </w:numPr>
        <w:spacing w:after="0" w:afterAutospacing="0"/>
        <w:ind w:left="2160" w:hanging="360"/>
        <w:rPr>
          <w:u w:val="none"/>
        </w:rPr>
      </w:pPr>
      <w:r w:rsidDel="00000000" w:rsidR="00000000" w:rsidRPr="00000000">
        <w:rPr>
          <w:rtl w:val="0"/>
        </w:rPr>
        <w:t xml:space="preserve">Reflect only once</w:t>
      </w:r>
    </w:p>
    <w:p w:rsidR="00000000" w:rsidDel="00000000" w:rsidP="00000000" w:rsidRDefault="00000000" w:rsidRPr="00000000" w14:paraId="0000155E">
      <w:pPr>
        <w:numPr>
          <w:ilvl w:val="2"/>
          <w:numId w:val="53"/>
        </w:numPr>
        <w:spacing w:after="0" w:afterAutospacing="0"/>
        <w:ind w:left="2160" w:hanging="360"/>
        <w:rPr>
          <w:u w:val="none"/>
        </w:rPr>
      </w:pPr>
      <w:r w:rsidDel="00000000" w:rsidR="00000000" w:rsidRPr="00000000">
        <w:rPr>
          <w:rtl w:val="0"/>
        </w:rPr>
        <w:t xml:space="preserve">Be immutable </w:t>
      </w:r>
    </w:p>
    <w:p w:rsidR="00000000" w:rsidDel="00000000" w:rsidP="00000000" w:rsidRDefault="00000000" w:rsidRPr="00000000" w14:paraId="0000155F">
      <w:pPr>
        <w:numPr>
          <w:ilvl w:val="0"/>
          <w:numId w:val="53"/>
        </w:numPr>
        <w:spacing w:after="0" w:afterAutospacing="0"/>
        <w:ind w:left="720" w:hanging="360"/>
        <w:rPr>
          <w:b w:val="1"/>
          <w:bCs w:val="1"/>
        </w:rPr>
      </w:pPr>
      <w:r w:rsidDel="00000000" w:rsidR="00000000" w:rsidRPr="00000000">
        <w:rPr>
          <w:b w:val="1"/>
          <w:bCs w:val="1"/>
          <w:rtl w:val="0"/>
        </w:rPr>
        <w:t xml:space="preserve">Transaction : </w:t>
      </w:r>
    </w:p>
    <w:p w:rsidR="00000000" w:rsidDel="00000000" w:rsidP="00000000" w:rsidRDefault="00000000" w:rsidRPr="00000000" w14:paraId="00001560">
      <w:pPr>
        <w:numPr>
          <w:ilvl w:val="1"/>
          <w:numId w:val="53"/>
        </w:numPr>
        <w:spacing w:after="0" w:afterAutospacing="0"/>
        <w:ind w:left="1440" w:hanging="360"/>
        <w:rPr/>
      </w:pPr>
      <w:r w:rsidDel="00000000" w:rsidR="00000000" w:rsidRPr="00000000">
        <w:rPr>
          <w:rtl w:val="0"/>
        </w:rPr>
        <w:t xml:space="preserve">The transaction record should be listed under the User wallet transaction with following fields : </w:t>
      </w:r>
    </w:p>
    <w:p w:rsidR="00000000" w:rsidDel="00000000" w:rsidP="00000000" w:rsidRDefault="00000000" w:rsidRPr="00000000" w14:paraId="00001561">
      <w:pPr>
        <w:numPr>
          <w:ilvl w:val="1"/>
          <w:numId w:val="53"/>
        </w:numPr>
        <w:spacing w:after="0" w:afterAutospacing="0"/>
        <w:ind w:left="1440" w:hanging="360"/>
        <w:rPr>
          <w:u w:val="none"/>
        </w:rPr>
      </w:pPr>
      <w:r w:rsidDel="00000000" w:rsidR="00000000" w:rsidRPr="00000000">
        <w:rPr>
          <w:rtl w:val="0"/>
        </w:rPr>
        <w:t xml:space="preserve">Transaction Type : End of Settlement</w:t>
      </w:r>
    </w:p>
    <w:p w:rsidR="00000000" w:rsidDel="00000000" w:rsidP="00000000" w:rsidRDefault="00000000" w:rsidRPr="00000000" w14:paraId="00001562">
      <w:pPr>
        <w:numPr>
          <w:ilvl w:val="1"/>
          <w:numId w:val="53"/>
        </w:numPr>
        <w:spacing w:after="0" w:afterAutospacing="0"/>
        <w:ind w:left="1440" w:hanging="360"/>
        <w:rPr>
          <w:u w:val="none"/>
        </w:rPr>
      </w:pPr>
      <w:r w:rsidDel="00000000" w:rsidR="00000000" w:rsidRPr="00000000">
        <w:rPr>
          <w:rtl w:val="0"/>
        </w:rPr>
        <w:t xml:space="preserve">League Name : example : Championship League</w:t>
      </w:r>
    </w:p>
    <w:p w:rsidR="00000000" w:rsidDel="00000000" w:rsidP="00000000" w:rsidRDefault="00000000" w:rsidRPr="00000000" w14:paraId="00001563">
      <w:pPr>
        <w:numPr>
          <w:ilvl w:val="1"/>
          <w:numId w:val="53"/>
        </w:numPr>
        <w:spacing w:after="0" w:afterAutospacing="0"/>
        <w:ind w:left="1440" w:hanging="360"/>
        <w:rPr>
          <w:u w:val="none"/>
        </w:rPr>
      </w:pPr>
      <w:r w:rsidDel="00000000" w:rsidR="00000000" w:rsidRPr="00000000">
        <w:rPr>
          <w:rtl w:val="0"/>
        </w:rPr>
        <w:t xml:space="preserve">Amount received :  $x,xxx</w:t>
      </w:r>
    </w:p>
    <w:p w:rsidR="00000000" w:rsidDel="00000000" w:rsidP="00000000" w:rsidRDefault="00000000" w:rsidRPr="00000000" w14:paraId="00001564">
      <w:pPr>
        <w:numPr>
          <w:ilvl w:val="1"/>
          <w:numId w:val="53"/>
        </w:numPr>
        <w:spacing w:after="0" w:afterAutospacing="0"/>
        <w:ind w:left="1440" w:hanging="360"/>
        <w:rPr>
          <w:u w:val="none"/>
        </w:rPr>
      </w:pPr>
      <w:r w:rsidDel="00000000" w:rsidR="00000000" w:rsidRPr="00000000">
        <w:rPr>
          <w:rtl w:val="0"/>
        </w:rPr>
        <w:t xml:space="preserve">Clicking on the Transaction card, the system should display complete details of the transaction  fields : </w:t>
      </w:r>
    </w:p>
    <w:p w:rsidR="00000000" w:rsidDel="00000000" w:rsidP="00000000" w:rsidRDefault="00000000" w:rsidRPr="00000000" w14:paraId="00001565">
      <w:pPr>
        <w:numPr>
          <w:ilvl w:val="2"/>
          <w:numId w:val="53"/>
        </w:numPr>
        <w:spacing w:after="0" w:afterAutospacing="0"/>
        <w:ind w:left="2160" w:hanging="360"/>
      </w:pPr>
      <w:r w:rsidDel="00000000" w:rsidR="00000000" w:rsidRPr="00000000">
        <w:rPr>
          <w:rtl w:val="0"/>
        </w:rPr>
        <w:t xml:space="preserve">User Display Breakdown:</w:t>
      </w:r>
    </w:p>
    <w:p w:rsidR="00000000" w:rsidDel="00000000" w:rsidP="00000000" w:rsidRDefault="00000000" w:rsidRPr="00000000" w14:paraId="00001566">
      <w:pPr>
        <w:numPr>
          <w:ilvl w:val="3"/>
          <w:numId w:val="53"/>
        </w:numPr>
        <w:spacing w:after="0" w:afterAutospacing="0"/>
        <w:ind w:left="2880" w:hanging="360"/>
        <w:rPr>
          <w:u w:val="none"/>
        </w:rPr>
      </w:pPr>
      <w:r w:rsidDel="00000000" w:rsidR="00000000" w:rsidRPr="00000000">
        <w:rPr>
          <w:rtl w:val="0"/>
        </w:rPr>
        <w:t xml:space="preserve">Transaction type</w:t>
      </w:r>
    </w:p>
    <w:p w:rsidR="00000000" w:rsidDel="00000000" w:rsidP="00000000" w:rsidRDefault="00000000" w:rsidRPr="00000000" w14:paraId="00001567">
      <w:pPr>
        <w:numPr>
          <w:ilvl w:val="3"/>
          <w:numId w:val="53"/>
        </w:numPr>
        <w:spacing w:after="0" w:afterAutospacing="0"/>
        <w:ind w:left="2880" w:hanging="360"/>
        <w:rPr>
          <w:u w:val="none"/>
        </w:rPr>
      </w:pPr>
      <w:r w:rsidDel="00000000" w:rsidR="00000000" w:rsidRPr="00000000">
        <w:rPr>
          <w:rtl w:val="0"/>
        </w:rPr>
        <w:t xml:space="preserve">League Name</w:t>
      </w:r>
    </w:p>
    <w:p w:rsidR="00000000" w:rsidDel="00000000" w:rsidP="00000000" w:rsidRDefault="00000000" w:rsidRPr="00000000" w14:paraId="00001568">
      <w:pPr>
        <w:numPr>
          <w:ilvl w:val="3"/>
          <w:numId w:val="53"/>
        </w:numPr>
        <w:spacing w:after="0" w:afterAutospacing="0"/>
        <w:ind w:left="2880" w:hanging="360"/>
      </w:pPr>
      <w:r w:rsidDel="00000000" w:rsidR="00000000" w:rsidRPr="00000000">
        <w:rPr>
          <w:rtl w:val="0"/>
        </w:rPr>
        <w:t xml:space="preserve">Starting Allocation: $1,000</w:t>
      </w:r>
    </w:p>
    <w:p w:rsidR="00000000" w:rsidDel="00000000" w:rsidP="00000000" w:rsidRDefault="00000000" w:rsidRPr="00000000" w14:paraId="00001569">
      <w:pPr>
        <w:numPr>
          <w:ilvl w:val="3"/>
          <w:numId w:val="53"/>
        </w:numPr>
        <w:spacing w:after="0" w:afterAutospacing="0"/>
        <w:ind w:left="2880" w:hanging="360"/>
      </w:pPr>
      <w:r w:rsidDel="00000000" w:rsidR="00000000" w:rsidRPr="00000000">
        <w:rPr>
          <w:rtl w:val="0"/>
        </w:rPr>
        <w:t xml:space="preserve">Additional Buy-In: $500</w:t>
      </w:r>
    </w:p>
    <w:p w:rsidR="00000000" w:rsidDel="00000000" w:rsidP="00000000" w:rsidRDefault="00000000" w:rsidRPr="00000000" w14:paraId="0000156A">
      <w:pPr>
        <w:numPr>
          <w:ilvl w:val="3"/>
          <w:numId w:val="53"/>
        </w:numPr>
        <w:spacing w:after="0" w:afterAutospacing="0"/>
        <w:ind w:left="2880" w:hanging="360"/>
      </w:pPr>
      <w:r w:rsidDel="00000000" w:rsidR="00000000" w:rsidRPr="00000000">
        <w:rPr>
          <w:rtl w:val="0"/>
        </w:rPr>
        <w:t xml:space="preserve">Ending Balance: $1,800</w:t>
      </w:r>
    </w:p>
    <w:p w:rsidR="00000000" w:rsidDel="00000000" w:rsidP="00000000" w:rsidRDefault="00000000" w:rsidRPr="00000000" w14:paraId="0000156B">
      <w:pPr>
        <w:numPr>
          <w:ilvl w:val="3"/>
          <w:numId w:val="53"/>
        </w:numPr>
        <w:spacing w:after="0" w:afterAutospacing="0"/>
        <w:ind w:left="2880" w:hanging="360"/>
      </w:pPr>
      <w:r w:rsidDel="00000000" w:rsidR="00000000" w:rsidRPr="00000000">
        <w:rPr>
          <w:rtl w:val="0"/>
        </w:rPr>
        <w:t xml:space="preserve">Return of Additional Buy-in: $500</w:t>
      </w:r>
    </w:p>
    <w:p w:rsidR="00000000" w:rsidDel="00000000" w:rsidP="00000000" w:rsidRDefault="00000000" w:rsidRPr="00000000" w14:paraId="0000156C">
      <w:pPr>
        <w:numPr>
          <w:ilvl w:val="3"/>
          <w:numId w:val="53"/>
        </w:numPr>
        <w:ind w:left="2880" w:hanging="360"/>
      </w:pPr>
      <w:r w:rsidDel="00000000" w:rsidR="00000000" w:rsidRPr="00000000">
        <w:rPr>
          <w:rtl w:val="0"/>
        </w:rPr>
        <w:t xml:space="preserve">Pure Profit: $300</w:t>
      </w:r>
      <w:r w:rsidDel="00000000" w:rsidR="00000000" w:rsidRPr="00000000">
        <w:rPr>
          <w:rtl w:val="0"/>
        </w:rPr>
      </w:r>
    </w:p>
    <w:p w:rsidR="00000000" w:rsidDel="00000000" w:rsidP="00000000" w:rsidRDefault="00000000" w:rsidRPr="00000000" w14:paraId="0000156D">
      <w:pPr>
        <w:pStyle w:val="Heading2"/>
        <w:spacing w:after="0" w:lineRule="auto"/>
        <w:ind w:left="0" w:firstLine="0"/>
        <w:rPr/>
      </w:pPr>
      <w:bookmarkStart w:colFirst="0" w:colLast="0" w:name="_flwunl3u1wko" w:id="128"/>
      <w:bookmarkEnd w:id="128"/>
      <w:r w:rsidDel="00000000" w:rsidR="00000000" w:rsidRPr="00000000">
        <w:rPr>
          <w:rtl w:val="0"/>
        </w:rPr>
      </w:r>
    </w:p>
    <w:p w:rsidR="00000000" w:rsidDel="00000000" w:rsidP="00000000" w:rsidRDefault="00000000" w:rsidRPr="00000000" w14:paraId="0000156E">
      <w:pPr>
        <w:pStyle w:val="Heading2"/>
        <w:spacing w:after="0" w:lineRule="auto"/>
        <w:ind w:left="0" w:firstLine="0"/>
        <w:rPr/>
      </w:pPr>
      <w:bookmarkStart w:colFirst="0" w:colLast="0" w:name="_fhh7425y2dgf" w:id="129"/>
      <w:bookmarkEnd w:id="129"/>
      <w:r w:rsidDel="00000000" w:rsidR="00000000" w:rsidRPr="00000000">
        <w:rPr>
          <w:rtl w:val="0"/>
        </w:rPr>
        <w:t xml:space="preserve">Web - F2MX Admins</w:t>
      </w:r>
    </w:p>
    <w:p w:rsidR="00000000" w:rsidDel="00000000" w:rsidP="00000000" w:rsidRDefault="00000000" w:rsidRPr="00000000" w14:paraId="00001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1">
      <w:pPr>
        <w:pStyle w:val="Heading3"/>
        <w:spacing w:after="0" w:lineRule="auto"/>
        <w:rPr/>
      </w:pPr>
      <w:bookmarkStart w:colFirst="0" w:colLast="0" w:name="_wml7v3z25d7n" w:id="130"/>
      <w:bookmarkEnd w:id="130"/>
      <w:r w:rsidDel="00000000" w:rsidR="00000000" w:rsidRPr="00000000">
        <w:rPr>
          <w:rtl w:val="0"/>
        </w:rPr>
        <w:t xml:space="preserve">User story -2.1 Packages (Configuration &amp; Purchase) </w:t>
      </w:r>
    </w:p>
    <w:p w:rsidR="00000000" w:rsidDel="00000000" w:rsidP="00000000" w:rsidRDefault="00000000" w:rsidRPr="00000000" w14:paraId="00001572">
      <w:pPr>
        <w:pStyle w:val="Heading3"/>
        <w:spacing w:after="0" w:lineRule="auto"/>
        <w:rPr/>
      </w:pPr>
      <w:bookmarkStart w:colFirst="0" w:colLast="0" w:name="_uq0bhy9228oc" w:id="131"/>
      <w:bookmarkEnd w:id="131"/>
      <w:r w:rsidDel="00000000" w:rsidR="00000000" w:rsidRPr="00000000">
        <w:rPr>
          <w:rtl w:val="0"/>
        </w:rPr>
      </w:r>
    </w:p>
    <w:p w:rsidR="00000000" w:rsidDel="00000000" w:rsidP="00000000" w:rsidRDefault="00000000" w:rsidRPr="00000000" w14:paraId="00001573">
      <w:pPr>
        <w:spacing w:after="0" w:lineRule="auto"/>
        <w:rPr/>
      </w:pPr>
      <w:r w:rsidDel="00000000" w:rsidR="00000000" w:rsidRPr="00000000">
        <w:rPr>
          <w:rtl w:val="0"/>
        </w:rPr>
        <w:t xml:space="preserve">As an F2MX Admin, I want to configure &amp; manage predefined funding Packages so that users can quickly add funds to their User Wallet. using predefined packages</w:t>
      </w:r>
    </w:p>
    <w:p w:rsidR="00000000" w:rsidDel="00000000" w:rsidP="00000000" w:rsidRDefault="00000000" w:rsidRPr="00000000" w14:paraId="00001574">
      <w:pPr>
        <w:spacing w:after="0" w:lineRule="auto"/>
        <w:rPr/>
      </w:pPr>
      <w:r w:rsidDel="00000000" w:rsidR="00000000" w:rsidRPr="00000000">
        <w:rPr>
          <w:rtl w:val="0"/>
        </w:rPr>
      </w:r>
    </w:p>
    <w:p w:rsidR="00000000" w:rsidDel="00000000" w:rsidP="00000000" w:rsidRDefault="00000000" w:rsidRPr="00000000" w14:paraId="00001575">
      <w:pPr>
        <w:spacing w:after="0" w:lineRule="auto"/>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157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Navigation : </w:t>
      </w:r>
    </w:p>
    <w:p w:rsidR="00000000" w:rsidDel="00000000" w:rsidP="00000000" w:rsidRDefault="00000000" w:rsidRPr="00000000" w14:paraId="0000157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Unicode MS" w:cs="Arial Unicode MS" w:eastAsia="Arial Unicode MS" w:hAnsi="Arial Unicode MS"/>
          <w:rtl w:val="0"/>
        </w:rPr>
        <w:t xml:space="preserve">Admin Dashboard → Wallet &amp; Economy Module → Packages </w:t>
      </w:r>
    </w:p>
    <w:p w:rsidR="00000000" w:rsidDel="00000000" w:rsidP="00000000" w:rsidRDefault="00000000" w:rsidRPr="00000000" w14:paraId="00001578">
      <w:pPr>
        <w:widowControl w:val="0"/>
        <w:numPr>
          <w:ilvl w:val="0"/>
          <w:numId w:val="77"/>
        </w:numPr>
        <w:spacing w:after="0" w:lineRule="auto"/>
        <w:ind w:left="720" w:hanging="360"/>
        <w:rPr>
          <w:b w:val="1"/>
          <w:bCs w:val="1"/>
        </w:rPr>
      </w:pPr>
      <w:r w:rsidDel="00000000" w:rsidR="00000000" w:rsidRPr="00000000">
        <w:rPr>
          <w:b w:val="1"/>
          <w:bCs w:val="1"/>
          <w:rtl w:val="0"/>
        </w:rPr>
        <w:t xml:space="preserve">Packages  : </w:t>
      </w:r>
    </w:p>
    <w:p w:rsidR="00000000" w:rsidDel="00000000" w:rsidP="00000000" w:rsidRDefault="00000000" w:rsidRPr="00000000" w14:paraId="00001579">
      <w:pPr>
        <w:widowControl w:val="0"/>
        <w:numPr>
          <w:ilvl w:val="1"/>
          <w:numId w:val="77"/>
        </w:numPr>
        <w:spacing w:after="0" w:lineRule="auto"/>
        <w:ind w:left="1440" w:hanging="360"/>
        <w:rPr/>
      </w:pPr>
      <w:r w:rsidDel="00000000" w:rsidR="00000000" w:rsidRPr="00000000">
        <w:rPr>
          <w:rtl w:val="0"/>
        </w:rPr>
        <w:t xml:space="preserve">Admin can create,edit,delete and activate/deactivate packages</w:t>
      </w:r>
    </w:p>
    <w:p w:rsidR="00000000" w:rsidDel="00000000" w:rsidP="00000000" w:rsidRDefault="00000000" w:rsidRPr="00000000" w14:paraId="0000157A">
      <w:pPr>
        <w:widowControl w:val="0"/>
        <w:numPr>
          <w:ilvl w:val="1"/>
          <w:numId w:val="77"/>
        </w:numPr>
        <w:spacing w:after="0" w:lineRule="auto"/>
        <w:ind w:left="1440" w:hanging="360"/>
        <w:rPr>
          <w:u w:val="none"/>
        </w:rPr>
      </w:pPr>
      <w:r w:rsidDel="00000000" w:rsidR="00000000" w:rsidRPr="00000000">
        <w:rPr>
          <w:rtl w:val="0"/>
        </w:rPr>
        <w:t xml:space="preserve">Only Active bundles must be visible for the user when they click on “Add Funds” from the Profile Module.</w:t>
      </w:r>
    </w:p>
    <w:p w:rsidR="00000000" w:rsidDel="00000000" w:rsidP="00000000" w:rsidRDefault="00000000" w:rsidRPr="00000000" w14:paraId="0000157B">
      <w:pPr>
        <w:widowControl w:val="0"/>
        <w:numPr>
          <w:ilvl w:val="1"/>
          <w:numId w:val="77"/>
        </w:numPr>
        <w:spacing w:after="0" w:lineRule="auto"/>
        <w:ind w:left="1440" w:hanging="360"/>
        <w:rPr/>
      </w:pPr>
      <w:r w:rsidDel="00000000" w:rsidR="00000000" w:rsidRPr="00000000">
        <w:rPr>
          <w:rtl w:val="0"/>
        </w:rPr>
        <w:t xml:space="preserve">The Top Section : </w:t>
      </w:r>
    </w:p>
    <w:p w:rsidR="00000000" w:rsidDel="00000000" w:rsidP="00000000" w:rsidRDefault="00000000" w:rsidRPr="00000000" w14:paraId="0000157C">
      <w:pPr>
        <w:widowControl w:val="0"/>
        <w:numPr>
          <w:ilvl w:val="2"/>
          <w:numId w:val="77"/>
        </w:numPr>
        <w:spacing w:after="0" w:lineRule="auto"/>
        <w:ind w:left="2160" w:hanging="360"/>
        <w:rPr>
          <w:b w:val="1"/>
          <w:bCs w:val="1"/>
        </w:rPr>
      </w:pPr>
      <w:r w:rsidDel="00000000" w:rsidR="00000000" w:rsidRPr="00000000">
        <w:rPr>
          <w:b w:val="1"/>
          <w:bCs w:val="1"/>
          <w:rtl w:val="0"/>
        </w:rPr>
        <w:t xml:space="preserve">Search field </w:t>
      </w:r>
    </w:p>
    <w:p w:rsidR="00000000" w:rsidDel="00000000" w:rsidP="00000000" w:rsidRDefault="00000000" w:rsidRPr="00000000" w14:paraId="0000157D">
      <w:pPr>
        <w:widowControl w:val="0"/>
        <w:numPr>
          <w:ilvl w:val="3"/>
          <w:numId w:val="77"/>
        </w:numPr>
        <w:spacing w:after="0" w:lineRule="auto"/>
        <w:ind w:left="2880" w:hanging="360"/>
        <w:rPr/>
      </w:pPr>
      <w:r w:rsidDel="00000000" w:rsidR="00000000" w:rsidRPr="00000000">
        <w:rPr>
          <w:rtl w:val="0"/>
        </w:rPr>
        <w:t xml:space="preserve">Placeholder : Search with Magnifying glass icon</w:t>
      </w:r>
    </w:p>
    <w:p w:rsidR="00000000" w:rsidDel="00000000" w:rsidP="00000000" w:rsidRDefault="00000000" w:rsidRPr="00000000" w14:paraId="0000157E">
      <w:pPr>
        <w:widowControl w:val="0"/>
        <w:numPr>
          <w:ilvl w:val="3"/>
          <w:numId w:val="77"/>
        </w:numPr>
        <w:spacing w:after="0" w:lineRule="auto"/>
        <w:ind w:left="2880" w:hanging="360"/>
        <w:rPr>
          <w:u w:val="none"/>
        </w:rPr>
      </w:pPr>
      <w:r w:rsidDel="00000000" w:rsidR="00000000" w:rsidRPr="00000000">
        <w:rPr>
          <w:rtl w:val="0"/>
        </w:rPr>
        <w:t xml:space="preserve">Search By Package Name</w:t>
      </w:r>
    </w:p>
    <w:p w:rsidR="00000000" w:rsidDel="00000000" w:rsidP="00000000" w:rsidRDefault="00000000" w:rsidRPr="00000000" w14:paraId="0000157F">
      <w:pPr>
        <w:widowControl w:val="0"/>
        <w:numPr>
          <w:ilvl w:val="3"/>
          <w:numId w:val="77"/>
        </w:numPr>
        <w:spacing w:after="0" w:lineRule="auto"/>
        <w:ind w:left="2880" w:hanging="360"/>
        <w:rPr>
          <w:u w:val="none"/>
        </w:rPr>
      </w:pPr>
      <w:r w:rsidDel="00000000" w:rsidR="00000000" w:rsidRPr="00000000">
        <w:rPr>
          <w:rtl w:val="0"/>
        </w:rPr>
        <w:t xml:space="preserve">Behavior </w:t>
      </w:r>
    </w:p>
    <w:p w:rsidR="00000000" w:rsidDel="00000000" w:rsidP="00000000" w:rsidRDefault="00000000" w:rsidRPr="00000000" w14:paraId="00001580">
      <w:pPr>
        <w:widowControl w:val="0"/>
        <w:numPr>
          <w:ilvl w:val="4"/>
          <w:numId w:val="77"/>
        </w:numPr>
        <w:spacing w:after="0" w:lineRule="auto"/>
        <w:ind w:left="3600" w:hanging="360"/>
        <w:rPr>
          <w:u w:val="none"/>
        </w:rPr>
      </w:pPr>
      <w:r w:rsidDel="00000000" w:rsidR="00000000" w:rsidRPr="00000000">
        <w:rPr>
          <w:rtl w:val="0"/>
        </w:rPr>
        <w:t xml:space="preserve">Partial Match</w:t>
      </w:r>
    </w:p>
    <w:p w:rsidR="00000000" w:rsidDel="00000000" w:rsidP="00000000" w:rsidRDefault="00000000" w:rsidRPr="00000000" w14:paraId="00001581">
      <w:pPr>
        <w:widowControl w:val="0"/>
        <w:numPr>
          <w:ilvl w:val="4"/>
          <w:numId w:val="77"/>
        </w:numPr>
        <w:spacing w:after="0" w:lineRule="auto"/>
        <w:ind w:left="3600" w:hanging="360"/>
        <w:rPr>
          <w:u w:val="none"/>
        </w:rPr>
      </w:pPr>
      <w:r w:rsidDel="00000000" w:rsidR="00000000" w:rsidRPr="00000000">
        <w:rPr>
          <w:rtl w:val="0"/>
        </w:rPr>
        <w:t xml:space="preserve">Case-insensitive</w:t>
      </w:r>
    </w:p>
    <w:p w:rsidR="00000000" w:rsidDel="00000000" w:rsidP="00000000" w:rsidRDefault="00000000" w:rsidRPr="00000000" w14:paraId="00001582">
      <w:pPr>
        <w:widowControl w:val="0"/>
        <w:numPr>
          <w:ilvl w:val="3"/>
          <w:numId w:val="77"/>
        </w:numPr>
        <w:spacing w:after="0" w:lineRule="auto"/>
        <w:ind w:left="2880" w:hanging="360"/>
        <w:rPr>
          <w:u w:val="none"/>
        </w:rPr>
      </w:pPr>
      <w:r w:rsidDel="00000000" w:rsidR="00000000" w:rsidRPr="00000000">
        <w:rPr>
          <w:rtl w:val="0"/>
        </w:rPr>
        <w:t xml:space="preserve">No result : </w:t>
      </w:r>
    </w:p>
    <w:p w:rsidR="00000000" w:rsidDel="00000000" w:rsidP="00000000" w:rsidRDefault="00000000" w:rsidRPr="00000000" w14:paraId="00001583">
      <w:pPr>
        <w:widowControl w:val="0"/>
        <w:numPr>
          <w:ilvl w:val="4"/>
          <w:numId w:val="77"/>
        </w:numPr>
        <w:spacing w:after="0" w:lineRule="auto"/>
        <w:ind w:left="3600" w:hanging="360"/>
        <w:rPr>
          <w:u w:val="none"/>
        </w:rPr>
      </w:pPr>
      <w:r w:rsidDel="00000000" w:rsidR="00000000" w:rsidRPr="00000000">
        <w:rPr>
          <w:rtl w:val="0"/>
        </w:rPr>
        <w:t xml:space="preserve">“No Packages Found”</w:t>
      </w:r>
    </w:p>
    <w:p w:rsidR="00000000" w:rsidDel="00000000" w:rsidP="00000000" w:rsidRDefault="00000000" w:rsidRPr="00000000" w14:paraId="00001584">
      <w:pPr>
        <w:widowControl w:val="0"/>
        <w:numPr>
          <w:ilvl w:val="2"/>
          <w:numId w:val="77"/>
        </w:numPr>
        <w:spacing w:after="0" w:lineRule="auto"/>
        <w:ind w:left="2160" w:hanging="360"/>
        <w:rPr>
          <w:b w:val="1"/>
          <w:bCs w:val="1"/>
        </w:rPr>
      </w:pPr>
      <w:r w:rsidDel="00000000" w:rsidR="00000000" w:rsidRPr="00000000">
        <w:rPr>
          <w:b w:val="1"/>
          <w:bCs w:val="1"/>
          <w:rtl w:val="0"/>
        </w:rPr>
        <w:t xml:space="preserve">Filters</w:t>
      </w:r>
    </w:p>
    <w:p w:rsidR="00000000" w:rsidDel="00000000" w:rsidP="00000000" w:rsidRDefault="00000000" w:rsidRPr="00000000" w14:paraId="00001585">
      <w:pPr>
        <w:widowControl w:val="0"/>
        <w:numPr>
          <w:ilvl w:val="3"/>
          <w:numId w:val="77"/>
        </w:numPr>
        <w:spacing w:after="0" w:lineRule="auto"/>
        <w:ind w:left="2880" w:hanging="360"/>
        <w:rPr>
          <w:u w:val="none"/>
        </w:rPr>
      </w:pPr>
      <w:r w:rsidDel="00000000" w:rsidR="00000000" w:rsidRPr="00000000">
        <w:rPr>
          <w:rtl w:val="0"/>
        </w:rPr>
        <w:t xml:space="preserve">Status </w:t>
      </w:r>
    </w:p>
    <w:p w:rsidR="00000000" w:rsidDel="00000000" w:rsidP="00000000" w:rsidRDefault="00000000" w:rsidRPr="00000000" w14:paraId="00001586">
      <w:pPr>
        <w:widowControl w:val="0"/>
        <w:numPr>
          <w:ilvl w:val="4"/>
          <w:numId w:val="77"/>
        </w:numPr>
        <w:spacing w:after="0" w:lineRule="auto"/>
        <w:ind w:left="3600" w:hanging="360"/>
        <w:rPr>
          <w:u w:val="none"/>
        </w:rPr>
      </w:pPr>
      <w:r w:rsidDel="00000000" w:rsidR="00000000" w:rsidRPr="00000000">
        <w:rPr>
          <w:rtl w:val="0"/>
        </w:rPr>
        <w:t xml:space="preserve">Type :  Dropdown</w:t>
      </w:r>
    </w:p>
    <w:p w:rsidR="00000000" w:rsidDel="00000000" w:rsidP="00000000" w:rsidRDefault="00000000" w:rsidRPr="00000000" w14:paraId="00001587">
      <w:pPr>
        <w:widowControl w:val="0"/>
        <w:numPr>
          <w:ilvl w:val="4"/>
          <w:numId w:val="77"/>
        </w:numPr>
        <w:spacing w:after="0" w:lineRule="auto"/>
        <w:ind w:left="3600" w:hanging="360"/>
        <w:rPr>
          <w:u w:val="none"/>
        </w:rPr>
      </w:pPr>
      <w:r w:rsidDel="00000000" w:rsidR="00000000" w:rsidRPr="00000000">
        <w:rPr>
          <w:rtl w:val="0"/>
        </w:rPr>
        <w:t xml:space="preserve">Options : </w:t>
      </w:r>
    </w:p>
    <w:p w:rsidR="00000000" w:rsidDel="00000000" w:rsidP="00000000" w:rsidRDefault="00000000" w:rsidRPr="00000000" w14:paraId="00001588">
      <w:pPr>
        <w:widowControl w:val="0"/>
        <w:numPr>
          <w:ilvl w:val="5"/>
          <w:numId w:val="77"/>
        </w:numPr>
        <w:spacing w:after="0" w:lineRule="auto"/>
        <w:ind w:left="4320" w:hanging="360"/>
        <w:rPr>
          <w:u w:val="none"/>
        </w:rPr>
      </w:pPr>
      <w:r w:rsidDel="00000000" w:rsidR="00000000" w:rsidRPr="00000000">
        <w:rPr>
          <w:rtl w:val="0"/>
        </w:rPr>
        <w:t xml:space="preserve">Active </w:t>
      </w:r>
    </w:p>
    <w:p w:rsidR="00000000" w:rsidDel="00000000" w:rsidP="00000000" w:rsidRDefault="00000000" w:rsidRPr="00000000" w14:paraId="00001589">
      <w:pPr>
        <w:widowControl w:val="0"/>
        <w:numPr>
          <w:ilvl w:val="6"/>
          <w:numId w:val="77"/>
        </w:numPr>
        <w:spacing w:after="0" w:lineRule="auto"/>
        <w:ind w:left="5040" w:hanging="360"/>
        <w:rPr>
          <w:u w:val="none"/>
        </w:rPr>
      </w:pPr>
      <w:r w:rsidDel="00000000" w:rsidR="00000000" w:rsidRPr="00000000">
        <w:rPr>
          <w:rtl w:val="0"/>
        </w:rPr>
        <w:t xml:space="preserve">Applying the “Active” filter the system should only display the Active Packages.</w:t>
      </w:r>
    </w:p>
    <w:p w:rsidR="00000000" w:rsidDel="00000000" w:rsidP="00000000" w:rsidRDefault="00000000" w:rsidRPr="00000000" w14:paraId="0000158A">
      <w:pPr>
        <w:widowControl w:val="0"/>
        <w:numPr>
          <w:ilvl w:val="5"/>
          <w:numId w:val="77"/>
        </w:numPr>
        <w:spacing w:after="0" w:lineRule="auto"/>
        <w:ind w:left="4320" w:hanging="360"/>
        <w:rPr>
          <w:u w:val="none"/>
        </w:rPr>
      </w:pPr>
      <w:r w:rsidDel="00000000" w:rsidR="00000000" w:rsidRPr="00000000">
        <w:rPr>
          <w:rtl w:val="0"/>
        </w:rPr>
        <w:t xml:space="preserve">Inactive</w:t>
      </w:r>
    </w:p>
    <w:p w:rsidR="00000000" w:rsidDel="00000000" w:rsidP="00000000" w:rsidRDefault="00000000" w:rsidRPr="00000000" w14:paraId="0000158B">
      <w:pPr>
        <w:widowControl w:val="0"/>
        <w:numPr>
          <w:ilvl w:val="6"/>
          <w:numId w:val="77"/>
        </w:numPr>
        <w:spacing w:after="0" w:lineRule="auto"/>
        <w:ind w:left="5040" w:hanging="360"/>
      </w:pPr>
      <w:r w:rsidDel="00000000" w:rsidR="00000000" w:rsidRPr="00000000">
        <w:rPr>
          <w:rtl w:val="0"/>
        </w:rPr>
        <w:t xml:space="preserve">Applying the “In-Active” filter the system should only display the In-Active Packages.</w:t>
      </w:r>
    </w:p>
    <w:p w:rsidR="00000000" w:rsidDel="00000000" w:rsidP="00000000" w:rsidRDefault="00000000" w:rsidRPr="00000000" w14:paraId="0000158C">
      <w:pPr>
        <w:widowControl w:val="0"/>
        <w:numPr>
          <w:ilvl w:val="4"/>
          <w:numId w:val="77"/>
        </w:numPr>
        <w:spacing w:after="0" w:lineRule="auto"/>
        <w:ind w:left="3600" w:hanging="360"/>
        <w:rPr>
          <w:u w:val="none"/>
        </w:rPr>
      </w:pPr>
      <w:r w:rsidDel="00000000" w:rsidR="00000000" w:rsidRPr="00000000">
        <w:rPr>
          <w:rtl w:val="0"/>
        </w:rPr>
        <w:t xml:space="preserve">Behavior : </w:t>
      </w:r>
    </w:p>
    <w:p w:rsidR="00000000" w:rsidDel="00000000" w:rsidP="00000000" w:rsidRDefault="00000000" w:rsidRPr="00000000" w14:paraId="0000158D">
      <w:pPr>
        <w:widowControl w:val="0"/>
        <w:numPr>
          <w:ilvl w:val="5"/>
          <w:numId w:val="77"/>
        </w:numPr>
        <w:spacing w:after="0" w:lineRule="auto"/>
        <w:ind w:left="4320" w:hanging="360"/>
        <w:rPr>
          <w:u w:val="none"/>
        </w:rPr>
      </w:pPr>
      <w:r w:rsidDel="00000000" w:rsidR="00000000" w:rsidRPr="00000000">
        <w:rPr>
          <w:rtl w:val="0"/>
        </w:rPr>
        <w:t xml:space="preserve">Single select</w:t>
      </w:r>
    </w:p>
    <w:p w:rsidR="00000000" w:rsidDel="00000000" w:rsidP="00000000" w:rsidRDefault="00000000" w:rsidRPr="00000000" w14:paraId="0000158E">
      <w:pPr>
        <w:widowControl w:val="0"/>
        <w:numPr>
          <w:ilvl w:val="5"/>
          <w:numId w:val="77"/>
        </w:numPr>
        <w:spacing w:after="0" w:lineRule="auto"/>
        <w:ind w:left="4320" w:hanging="360"/>
        <w:rPr>
          <w:u w:val="none"/>
        </w:rPr>
      </w:pPr>
      <w:r w:rsidDel="00000000" w:rsidR="00000000" w:rsidRPr="00000000">
        <w:rPr>
          <w:rtl w:val="0"/>
        </w:rPr>
        <w:t xml:space="preserve">Instant apply</w:t>
      </w:r>
    </w:p>
    <w:p w:rsidR="00000000" w:rsidDel="00000000" w:rsidP="00000000" w:rsidRDefault="00000000" w:rsidRPr="00000000" w14:paraId="0000158F">
      <w:pPr>
        <w:widowControl w:val="0"/>
        <w:numPr>
          <w:ilvl w:val="5"/>
          <w:numId w:val="77"/>
        </w:numPr>
        <w:spacing w:after="0" w:lineRule="auto"/>
        <w:ind w:left="4320" w:hanging="360"/>
        <w:rPr>
          <w:u w:val="none"/>
        </w:rPr>
      </w:pPr>
      <w:r w:rsidDel="00000000" w:rsidR="00000000" w:rsidRPr="00000000">
        <w:rPr>
          <w:rtl w:val="0"/>
        </w:rPr>
        <w:t xml:space="preserve">Clear/Reset Option should be available</w:t>
      </w:r>
    </w:p>
    <w:p w:rsidR="00000000" w:rsidDel="00000000" w:rsidP="00000000" w:rsidRDefault="00000000" w:rsidRPr="00000000" w14:paraId="00001590">
      <w:pPr>
        <w:widowControl w:val="0"/>
        <w:numPr>
          <w:ilvl w:val="1"/>
          <w:numId w:val="77"/>
        </w:numPr>
        <w:spacing w:after="0" w:lineRule="auto"/>
        <w:ind w:left="1440" w:hanging="360"/>
        <w:rPr>
          <w:b w:val="1"/>
          <w:bCs w:val="1"/>
        </w:rPr>
      </w:pPr>
      <w:r w:rsidDel="00000000" w:rsidR="00000000" w:rsidRPr="00000000">
        <w:rPr>
          <w:b w:val="1"/>
          <w:bCs w:val="1"/>
          <w:rtl w:val="0"/>
        </w:rPr>
        <w:t xml:space="preserve">Packages List View : </w:t>
      </w:r>
    </w:p>
    <w:p w:rsidR="00000000" w:rsidDel="00000000" w:rsidP="00000000" w:rsidRDefault="00000000" w:rsidRPr="00000000" w14:paraId="00001591">
      <w:pPr>
        <w:widowControl w:val="0"/>
        <w:numPr>
          <w:ilvl w:val="2"/>
          <w:numId w:val="77"/>
        </w:numPr>
        <w:spacing w:after="0" w:lineRule="auto"/>
        <w:ind w:left="2160" w:hanging="360"/>
        <w:rPr>
          <w:b w:val="1"/>
          <w:bCs w:val="1"/>
        </w:rPr>
      </w:pPr>
      <w:r w:rsidDel="00000000" w:rsidR="00000000" w:rsidRPr="00000000">
        <w:rPr>
          <w:rtl w:val="0"/>
        </w:rPr>
        <w:t xml:space="preserve">Display all configured Packages in List view </w:t>
      </w:r>
    </w:p>
    <w:p w:rsidR="00000000" w:rsidDel="00000000" w:rsidP="00000000" w:rsidRDefault="00000000" w:rsidRPr="00000000" w14:paraId="00001592">
      <w:pPr>
        <w:keepNext w:val="0"/>
        <w:keepLines w:val="0"/>
        <w:pageBreakBefore w:val="0"/>
        <w:widowControl w:val="0"/>
        <w:numPr>
          <w:ilvl w:val="2"/>
          <w:numId w:val="7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rtl w:val="0"/>
        </w:rPr>
        <w:t xml:space="preserve">Packages List/Columns : </w:t>
      </w:r>
    </w:p>
    <w:p w:rsidR="00000000" w:rsidDel="00000000" w:rsidP="00000000" w:rsidRDefault="00000000" w:rsidRPr="00000000" w14:paraId="00001593">
      <w:pPr>
        <w:widowControl w:val="0"/>
        <w:spacing w:after="0" w:lineRule="auto"/>
        <w:ind w:left="0" w:firstLine="0"/>
        <w:rPr/>
      </w:pPr>
      <w:r w:rsidDel="00000000" w:rsidR="00000000" w:rsidRPr="00000000">
        <w:rPr>
          <w:rtl w:val="0"/>
        </w:rPr>
      </w:r>
    </w:p>
    <w:tbl>
      <w:tblPr>
        <w:tblStyle w:val="Table82"/>
        <w:tblpPr w:leftFromText="180" w:rightFromText="180" w:topFromText="180" w:bottomFromText="180" w:vertAnchor="text" w:horzAnchor="text" w:tblpX="1515" w:tblpY="0"/>
        <w:tblW w:w="6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4320"/>
        <w:tblGridChange w:id="0">
          <w:tblGrid>
            <w:gridCol w:w="2640"/>
            <w:gridCol w:w="4320"/>
          </w:tblGrid>
        </w:tblGridChange>
      </w:tblGrid>
      <w:tr>
        <w:trPr>
          <w:cantSplit w:val="0"/>
          <w:tblHeader w:val="0"/>
        </w:trPr>
        <w:tc>
          <w:tcPr/>
          <w:p w:rsidR="00000000" w:rsidDel="00000000" w:rsidP="00000000" w:rsidRDefault="00000000" w:rsidRPr="00000000" w14:paraId="00001594">
            <w:pPr>
              <w:widowControl w:val="0"/>
              <w:spacing w:after="0" w:line="240" w:lineRule="auto"/>
              <w:ind w:left="720" w:firstLine="0"/>
              <w:jc w:val="center"/>
              <w:rPr>
                <w:b w:val="1"/>
                <w:bCs w:val="1"/>
              </w:rPr>
            </w:pPr>
            <w:r w:rsidDel="00000000" w:rsidR="00000000" w:rsidRPr="00000000">
              <w:rPr>
                <w:b w:val="1"/>
                <w:bCs w:val="1"/>
                <w:rtl w:val="0"/>
              </w:rPr>
              <w:t xml:space="preserve">Field </w:t>
            </w:r>
          </w:p>
        </w:tc>
        <w:tc>
          <w:tcPr/>
          <w:p w:rsidR="00000000" w:rsidDel="00000000" w:rsidP="00000000" w:rsidRDefault="00000000" w:rsidRPr="00000000" w14:paraId="00001595">
            <w:pPr>
              <w:widowControl w:val="0"/>
              <w:spacing w:after="0" w:line="240" w:lineRule="auto"/>
              <w:ind w:left="720" w:firstLine="0"/>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596">
            <w:pPr>
              <w:widowControl w:val="0"/>
              <w:spacing w:after="0" w:line="240" w:lineRule="auto"/>
              <w:ind w:left="720" w:firstLine="0"/>
              <w:rPr/>
            </w:pPr>
            <w:r w:rsidDel="00000000" w:rsidR="00000000" w:rsidRPr="00000000">
              <w:rPr>
                <w:rtl w:val="0"/>
              </w:rPr>
              <w:t xml:space="preserve">Bundle Name</w:t>
            </w:r>
          </w:p>
        </w:tc>
        <w:tc>
          <w:tcPr/>
          <w:p w:rsidR="00000000" w:rsidDel="00000000" w:rsidP="00000000" w:rsidRDefault="00000000" w:rsidRPr="00000000" w14:paraId="00001597">
            <w:pPr>
              <w:widowControl w:val="0"/>
              <w:spacing w:after="0" w:line="240" w:lineRule="auto"/>
              <w:ind w:left="720" w:firstLine="0"/>
              <w:rPr/>
            </w:pPr>
            <w:r w:rsidDel="00000000" w:rsidR="00000000" w:rsidRPr="00000000">
              <w:rPr>
                <w:rtl w:val="0"/>
              </w:rPr>
              <w:t xml:space="preserve">Name of the bundle</w:t>
            </w:r>
          </w:p>
        </w:tc>
      </w:tr>
      <w:tr>
        <w:trPr>
          <w:cantSplit w:val="0"/>
          <w:tblHeader w:val="0"/>
        </w:trPr>
        <w:tc>
          <w:tcPr/>
          <w:p w:rsidR="00000000" w:rsidDel="00000000" w:rsidP="00000000" w:rsidRDefault="00000000" w:rsidRPr="00000000" w14:paraId="00001598">
            <w:pPr>
              <w:widowControl w:val="0"/>
              <w:spacing w:after="0" w:line="240" w:lineRule="auto"/>
              <w:ind w:left="720" w:firstLine="0"/>
              <w:rPr/>
            </w:pPr>
            <w:r w:rsidDel="00000000" w:rsidR="00000000" w:rsidRPr="00000000">
              <w:rPr>
                <w:rtl w:val="0"/>
              </w:rPr>
              <w:t xml:space="preserve">Amount</w:t>
            </w:r>
          </w:p>
        </w:tc>
        <w:tc>
          <w:tcPr/>
          <w:p w:rsidR="00000000" w:rsidDel="00000000" w:rsidP="00000000" w:rsidRDefault="00000000" w:rsidRPr="00000000" w14:paraId="00001599">
            <w:pPr>
              <w:widowControl w:val="0"/>
              <w:spacing w:after="0" w:line="240" w:lineRule="auto"/>
              <w:ind w:left="720" w:firstLine="0"/>
              <w:rPr/>
            </w:pPr>
            <w:r w:rsidDel="00000000" w:rsidR="00000000" w:rsidRPr="00000000">
              <w:rPr>
                <w:rtl w:val="0"/>
              </w:rPr>
              <w:t xml:space="preserve">Base funding amount</w:t>
            </w:r>
          </w:p>
        </w:tc>
      </w:tr>
      <w:tr>
        <w:trPr>
          <w:cantSplit w:val="0"/>
          <w:tblHeader w:val="0"/>
        </w:trPr>
        <w:tc>
          <w:tcPr/>
          <w:p w:rsidR="00000000" w:rsidDel="00000000" w:rsidP="00000000" w:rsidRDefault="00000000" w:rsidRPr="00000000" w14:paraId="0000159A">
            <w:pPr>
              <w:widowControl w:val="0"/>
              <w:spacing w:after="0" w:line="240" w:lineRule="auto"/>
              <w:ind w:left="720" w:firstLine="0"/>
              <w:rPr/>
            </w:pPr>
            <w:r w:rsidDel="00000000" w:rsidR="00000000" w:rsidRPr="00000000">
              <w:rPr>
                <w:rtl w:val="0"/>
              </w:rPr>
              <w:t xml:space="preserve">Credits/Game Currency</w:t>
            </w:r>
          </w:p>
        </w:tc>
        <w:tc>
          <w:tcPr/>
          <w:p w:rsidR="00000000" w:rsidDel="00000000" w:rsidP="00000000" w:rsidRDefault="00000000" w:rsidRPr="00000000" w14:paraId="0000159B">
            <w:pPr>
              <w:widowControl w:val="0"/>
              <w:spacing w:after="0" w:line="240" w:lineRule="auto"/>
              <w:ind w:left="720" w:firstLine="0"/>
              <w:rPr/>
            </w:pPr>
            <w:r w:rsidDel="00000000" w:rsidR="00000000" w:rsidRPr="00000000">
              <w:rPr>
                <w:rtl w:val="0"/>
              </w:rPr>
              <w:t xml:space="preserve">$amount</w:t>
            </w:r>
          </w:p>
        </w:tc>
      </w:tr>
      <w:tr>
        <w:trPr>
          <w:cantSplit w:val="0"/>
          <w:tblHeader w:val="0"/>
        </w:trPr>
        <w:tc>
          <w:tcPr/>
          <w:p w:rsidR="00000000" w:rsidDel="00000000" w:rsidP="00000000" w:rsidRDefault="00000000" w:rsidRPr="00000000" w14:paraId="0000159C">
            <w:pPr>
              <w:widowControl w:val="0"/>
              <w:spacing w:after="0" w:line="240" w:lineRule="auto"/>
              <w:ind w:left="720" w:firstLine="0"/>
              <w:rPr/>
            </w:pPr>
            <w:r w:rsidDel="00000000" w:rsidR="00000000" w:rsidRPr="00000000">
              <w:rPr>
                <w:rtl w:val="0"/>
              </w:rPr>
              <w:t xml:space="preserve">Status</w:t>
            </w:r>
          </w:p>
        </w:tc>
        <w:tc>
          <w:tcPr/>
          <w:p w:rsidR="00000000" w:rsidDel="00000000" w:rsidP="00000000" w:rsidRDefault="00000000" w:rsidRPr="00000000" w14:paraId="0000159D">
            <w:pPr>
              <w:widowControl w:val="0"/>
              <w:spacing w:after="0" w:line="240" w:lineRule="auto"/>
              <w:ind w:left="720" w:firstLine="0"/>
              <w:rPr/>
            </w:pPr>
            <w:r w:rsidDel="00000000" w:rsidR="00000000" w:rsidRPr="00000000">
              <w:rPr>
                <w:rtl w:val="0"/>
              </w:rPr>
              <w:t xml:space="preserve">Active/inactive</w:t>
            </w:r>
          </w:p>
        </w:tc>
      </w:tr>
      <w:tr>
        <w:trPr>
          <w:cantSplit w:val="0"/>
          <w:tblHeader w:val="0"/>
        </w:trPr>
        <w:tc>
          <w:tcPr/>
          <w:p w:rsidR="00000000" w:rsidDel="00000000" w:rsidP="00000000" w:rsidRDefault="00000000" w:rsidRPr="00000000" w14:paraId="0000159E">
            <w:pPr>
              <w:widowControl w:val="0"/>
              <w:spacing w:after="0" w:line="240" w:lineRule="auto"/>
              <w:ind w:left="720" w:firstLine="0"/>
              <w:rPr/>
            </w:pPr>
            <w:r w:rsidDel="00000000" w:rsidR="00000000" w:rsidRPr="00000000">
              <w:rPr>
                <w:rtl w:val="0"/>
              </w:rPr>
              <w:t xml:space="preserve">Created Date</w:t>
            </w:r>
          </w:p>
        </w:tc>
        <w:tc>
          <w:tcPr/>
          <w:p w:rsidR="00000000" w:rsidDel="00000000" w:rsidP="00000000" w:rsidRDefault="00000000" w:rsidRPr="00000000" w14:paraId="0000159F">
            <w:pPr>
              <w:widowControl w:val="0"/>
              <w:spacing w:after="0" w:line="240" w:lineRule="auto"/>
              <w:ind w:left="720" w:firstLine="0"/>
              <w:rPr/>
            </w:pPr>
            <w:r w:rsidDel="00000000" w:rsidR="00000000" w:rsidRPr="00000000">
              <w:rPr>
                <w:rtl w:val="0"/>
              </w:rPr>
              <w:t xml:space="preserve">Date &amp; Timestamp</w:t>
            </w:r>
          </w:p>
        </w:tc>
      </w:tr>
    </w:tbl>
    <w:p w:rsidR="00000000" w:rsidDel="00000000" w:rsidP="00000000" w:rsidRDefault="00000000" w:rsidRPr="00000000" w14:paraId="000015A0">
      <w:pPr>
        <w:widowControl w:val="0"/>
        <w:spacing w:after="0" w:lineRule="auto"/>
        <w:ind w:left="720" w:firstLine="0"/>
        <w:rPr/>
      </w:pPr>
      <w:r w:rsidDel="00000000" w:rsidR="00000000" w:rsidRPr="00000000">
        <w:rPr>
          <w:rtl w:val="0"/>
        </w:rPr>
      </w:r>
    </w:p>
    <w:p w:rsidR="00000000" w:rsidDel="00000000" w:rsidP="00000000" w:rsidRDefault="00000000" w:rsidRPr="00000000" w14:paraId="000015A1">
      <w:pPr>
        <w:widowControl w:val="0"/>
        <w:spacing w:after="0" w:lineRule="auto"/>
        <w:ind w:left="720" w:firstLine="0"/>
        <w:rPr/>
      </w:pPr>
      <w:r w:rsidDel="00000000" w:rsidR="00000000" w:rsidRPr="00000000">
        <w:rPr>
          <w:rtl w:val="0"/>
        </w:rPr>
      </w:r>
    </w:p>
    <w:p w:rsidR="00000000" w:rsidDel="00000000" w:rsidP="00000000" w:rsidRDefault="00000000" w:rsidRPr="00000000" w14:paraId="000015A2">
      <w:pPr>
        <w:widowControl w:val="0"/>
        <w:spacing w:after="0" w:lineRule="auto"/>
        <w:ind w:left="720" w:firstLine="0"/>
        <w:rPr/>
      </w:pPr>
      <w:r w:rsidDel="00000000" w:rsidR="00000000" w:rsidRPr="00000000">
        <w:rPr>
          <w:rtl w:val="0"/>
        </w:rPr>
      </w:r>
    </w:p>
    <w:p w:rsidR="00000000" w:rsidDel="00000000" w:rsidP="00000000" w:rsidRDefault="00000000" w:rsidRPr="00000000" w14:paraId="000015A3">
      <w:pPr>
        <w:widowControl w:val="0"/>
        <w:spacing w:after="0" w:lineRule="auto"/>
        <w:ind w:left="720" w:firstLine="0"/>
        <w:rPr/>
      </w:pPr>
      <w:r w:rsidDel="00000000" w:rsidR="00000000" w:rsidRPr="00000000">
        <w:rPr>
          <w:rtl w:val="0"/>
        </w:rPr>
      </w:r>
    </w:p>
    <w:p w:rsidR="00000000" w:rsidDel="00000000" w:rsidP="00000000" w:rsidRDefault="00000000" w:rsidRPr="00000000" w14:paraId="000015A4">
      <w:pPr>
        <w:widowControl w:val="0"/>
        <w:spacing w:after="0" w:lineRule="auto"/>
        <w:ind w:left="720" w:firstLine="0"/>
        <w:rPr/>
      </w:pPr>
      <w:r w:rsidDel="00000000" w:rsidR="00000000" w:rsidRPr="00000000">
        <w:rPr>
          <w:rtl w:val="0"/>
        </w:rPr>
      </w:r>
    </w:p>
    <w:p w:rsidR="00000000" w:rsidDel="00000000" w:rsidP="00000000" w:rsidRDefault="00000000" w:rsidRPr="00000000" w14:paraId="000015A5">
      <w:pPr>
        <w:widowControl w:val="0"/>
        <w:spacing w:after="0" w:lineRule="auto"/>
        <w:ind w:left="720" w:firstLine="0"/>
        <w:rPr/>
      </w:pPr>
      <w:r w:rsidDel="00000000" w:rsidR="00000000" w:rsidRPr="00000000">
        <w:rPr>
          <w:rtl w:val="0"/>
        </w:rPr>
      </w:r>
    </w:p>
    <w:p w:rsidR="00000000" w:rsidDel="00000000" w:rsidP="00000000" w:rsidRDefault="00000000" w:rsidRPr="00000000" w14:paraId="000015A6">
      <w:pPr>
        <w:widowControl w:val="0"/>
        <w:spacing w:after="0" w:lineRule="auto"/>
        <w:ind w:left="720" w:firstLine="0"/>
        <w:rPr/>
      </w:pPr>
      <w:r w:rsidDel="00000000" w:rsidR="00000000" w:rsidRPr="00000000">
        <w:rPr>
          <w:rtl w:val="0"/>
        </w:rPr>
      </w:r>
    </w:p>
    <w:p w:rsidR="00000000" w:rsidDel="00000000" w:rsidP="00000000" w:rsidRDefault="00000000" w:rsidRPr="00000000" w14:paraId="000015A7">
      <w:pPr>
        <w:widowControl w:val="0"/>
        <w:spacing w:after="0" w:lineRule="auto"/>
        <w:ind w:left="720" w:firstLine="0"/>
        <w:rPr/>
      </w:pPr>
      <w:r w:rsidDel="00000000" w:rsidR="00000000" w:rsidRPr="00000000">
        <w:rPr>
          <w:rtl w:val="0"/>
        </w:rPr>
      </w:r>
    </w:p>
    <w:p w:rsidR="00000000" w:rsidDel="00000000" w:rsidP="00000000" w:rsidRDefault="00000000" w:rsidRPr="00000000" w14:paraId="000015A8">
      <w:pPr>
        <w:widowControl w:val="0"/>
        <w:spacing w:after="0" w:lineRule="auto"/>
        <w:ind w:left="720" w:firstLine="0"/>
        <w:rPr/>
      </w:pPr>
      <w:r w:rsidDel="00000000" w:rsidR="00000000" w:rsidRPr="00000000">
        <w:rPr>
          <w:rtl w:val="0"/>
        </w:rPr>
      </w:r>
    </w:p>
    <w:p w:rsidR="00000000" w:rsidDel="00000000" w:rsidP="00000000" w:rsidRDefault="00000000" w:rsidRPr="00000000" w14:paraId="000015A9">
      <w:pPr>
        <w:keepNext w:val="0"/>
        <w:keepLines w:val="0"/>
        <w:pageBreakBefore w:val="0"/>
        <w:widowControl w:val="0"/>
        <w:numPr>
          <w:ilvl w:val="2"/>
          <w:numId w:val="7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rtl w:val="0"/>
        </w:rPr>
        <w:t xml:space="preserve">Sorting</w:t>
      </w:r>
    </w:p>
    <w:p w:rsidR="00000000" w:rsidDel="00000000" w:rsidP="00000000" w:rsidRDefault="00000000" w:rsidRPr="00000000" w14:paraId="000015AA">
      <w:pPr>
        <w:keepNext w:val="0"/>
        <w:keepLines w:val="0"/>
        <w:pageBreakBefore w:val="0"/>
        <w:widowControl w:val="0"/>
        <w:numPr>
          <w:ilvl w:val="3"/>
          <w:numId w:val="7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Package sorted by : </w:t>
      </w:r>
    </w:p>
    <w:p w:rsidR="00000000" w:rsidDel="00000000" w:rsidP="00000000" w:rsidRDefault="00000000" w:rsidRPr="00000000" w14:paraId="000015AB">
      <w:pPr>
        <w:keepNext w:val="0"/>
        <w:keepLines w:val="0"/>
        <w:pageBreakBefore w:val="0"/>
        <w:widowControl w:val="0"/>
        <w:numPr>
          <w:ilvl w:val="3"/>
          <w:numId w:val="7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Active first</w:t>
      </w:r>
    </w:p>
    <w:p w:rsidR="00000000" w:rsidDel="00000000" w:rsidP="00000000" w:rsidRDefault="00000000" w:rsidRPr="00000000" w14:paraId="000015AC">
      <w:pPr>
        <w:keepNext w:val="0"/>
        <w:keepLines w:val="0"/>
        <w:pageBreakBefore w:val="0"/>
        <w:widowControl w:val="0"/>
        <w:numPr>
          <w:ilvl w:val="3"/>
          <w:numId w:val="7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Recently Created </w:t>
      </w:r>
    </w:p>
    <w:p w:rsidR="00000000" w:rsidDel="00000000" w:rsidP="00000000" w:rsidRDefault="00000000" w:rsidRPr="00000000" w14:paraId="000015AD">
      <w:pPr>
        <w:widowControl w:val="0"/>
        <w:numPr>
          <w:ilvl w:val="2"/>
          <w:numId w:val="77"/>
        </w:numPr>
        <w:spacing w:after="0" w:lineRule="auto"/>
        <w:ind w:left="2160" w:hanging="360"/>
        <w:rPr>
          <w:b w:val="1"/>
          <w:bCs w:val="1"/>
        </w:rPr>
      </w:pPr>
      <w:r w:rsidDel="00000000" w:rsidR="00000000" w:rsidRPr="00000000">
        <w:rPr>
          <w:rtl w:val="0"/>
        </w:rPr>
        <w:t xml:space="preserve">There should be an “Create Package” Button on the Top of the List View.</w:t>
      </w:r>
    </w:p>
    <w:p w:rsidR="00000000" w:rsidDel="00000000" w:rsidP="00000000" w:rsidRDefault="00000000" w:rsidRPr="00000000" w14:paraId="000015AE">
      <w:pPr>
        <w:widowControl w:val="0"/>
        <w:numPr>
          <w:ilvl w:val="2"/>
          <w:numId w:val="77"/>
        </w:numPr>
        <w:spacing w:after="0" w:lineRule="auto"/>
        <w:ind w:left="2160" w:hanging="360"/>
        <w:rPr>
          <w:b w:val="1"/>
          <w:bCs w:val="1"/>
        </w:rPr>
      </w:pPr>
      <w:r w:rsidDel="00000000" w:rsidR="00000000" w:rsidRPr="00000000">
        <w:rPr>
          <w:rtl w:val="0"/>
        </w:rPr>
        <w:t xml:space="preserve">When Admin clicks “Create Package”, system should opens form/pop-up with following fields : </w:t>
      </w:r>
    </w:p>
    <w:p w:rsidR="00000000" w:rsidDel="00000000" w:rsidP="00000000" w:rsidRDefault="00000000" w:rsidRPr="00000000" w14:paraId="000015AF">
      <w:pPr>
        <w:widowControl w:val="0"/>
        <w:spacing w:after="0" w:lineRule="auto"/>
        <w:ind w:left="720" w:firstLine="0"/>
        <w:rPr/>
      </w:pPr>
      <w:r w:rsidDel="00000000" w:rsidR="00000000" w:rsidRPr="00000000">
        <w:rPr>
          <w:rtl w:val="0"/>
        </w:rPr>
      </w:r>
    </w:p>
    <w:tbl>
      <w:tblPr>
        <w:tblStyle w:val="Table83"/>
        <w:tblpPr w:leftFromText="180" w:rightFromText="180" w:topFromText="180" w:bottomFromText="180" w:vertAnchor="text" w:horzAnchor="text" w:tblpX="2160" w:tblpY="0"/>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725"/>
        <w:gridCol w:w="1725"/>
        <w:tblGridChange w:id="0">
          <w:tblGrid>
            <w:gridCol w:w="1920"/>
            <w:gridCol w:w="1725"/>
            <w:gridCol w:w="17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0">
            <w:pPr>
              <w:widowControl w:val="0"/>
              <w:spacing w:after="0" w:lineRule="auto"/>
              <w:ind w:left="720" w:firstLine="0"/>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1">
            <w:pPr>
              <w:widowControl w:val="0"/>
              <w:spacing w:after="0" w:lineRule="auto"/>
              <w:ind w:left="720" w:firstLine="0"/>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2">
            <w:pPr>
              <w:widowControl w:val="0"/>
              <w:spacing w:after="0" w:lineRule="auto"/>
              <w:rPr>
                <w:b w:val="1"/>
                <w:bCs w:val="1"/>
              </w:rPr>
            </w:pPr>
            <w:r w:rsidDel="00000000" w:rsidR="00000000" w:rsidRPr="00000000">
              <w:rPr>
                <w:b w:val="1"/>
                <w:bCs w:val="1"/>
                <w:rtl w:val="0"/>
              </w:rPr>
              <w:t xml:space="preserve">Mandatory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3">
            <w:pPr>
              <w:widowControl w:val="0"/>
              <w:spacing w:after="0" w:lineRule="auto"/>
              <w:rPr/>
            </w:pPr>
            <w:r w:rsidDel="00000000" w:rsidR="00000000" w:rsidRPr="00000000">
              <w:rPr>
                <w:rtl w:val="0"/>
              </w:rPr>
              <w:t xml:space="preserve">Package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4">
            <w:pPr>
              <w:widowControl w:val="0"/>
              <w:spacing w:after="0" w:lineRule="auto"/>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5">
            <w:pPr>
              <w:widowControl w:val="0"/>
              <w:spacing w:after="0" w:lineRule="auto"/>
              <w:rPr/>
            </w:pPr>
            <w:r w:rsidDel="00000000" w:rsidR="00000000" w:rsidRPr="00000000">
              <w:rPr>
                <w:rtl w:val="0"/>
              </w:rPr>
              <w:t xml:space="preserve">Yes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6">
            <w:pPr>
              <w:widowControl w:val="0"/>
              <w:spacing w:after="0" w:lineRule="auto"/>
              <w:rPr/>
            </w:pPr>
            <w:r w:rsidDel="00000000" w:rsidR="00000000" w:rsidRPr="00000000">
              <w:rPr>
                <w:rtl w:val="0"/>
              </w:rPr>
              <w:t xml:space="preserve">Amount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7">
            <w:pPr>
              <w:widowControl w:val="0"/>
              <w:spacing w:after="0" w:lineRule="auto"/>
              <w:rPr/>
            </w:pPr>
            <w:r w:rsidDel="00000000" w:rsidR="00000000" w:rsidRPr="00000000">
              <w:rPr>
                <w:rtl w:val="0"/>
              </w:rPr>
              <w:t xml:space="preserve">Numeric input field with “$” as prefix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8">
            <w:pPr>
              <w:widowControl w:val="0"/>
              <w:spacing w:after="0" w:lineRule="auto"/>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9">
            <w:pPr>
              <w:widowControl w:val="0"/>
              <w:spacing w:after="0" w:lineRule="auto"/>
              <w:rPr/>
            </w:pPr>
            <w:r w:rsidDel="00000000" w:rsidR="00000000" w:rsidRPr="00000000">
              <w:rPr>
                <w:rtl w:val="0"/>
              </w:rPr>
              <w:t xml:space="preserve">Credits/Game Currency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A">
            <w:pPr>
              <w:widowControl w:val="0"/>
              <w:spacing w:after="0" w:lineRule="auto"/>
              <w:rPr/>
            </w:pPr>
            <w:r w:rsidDel="00000000" w:rsidR="00000000" w:rsidRPr="00000000">
              <w:rPr>
                <w:rtl w:val="0"/>
              </w:rPr>
              <w:t xml:space="preserve">Numeric input field with “$” as prefix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B">
            <w:pPr>
              <w:widowControl w:val="0"/>
              <w:spacing w:after="0" w:lineRule="auto"/>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C">
            <w:pPr>
              <w:widowControl w:val="0"/>
              <w:spacing w:after="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D">
            <w:pPr>
              <w:widowControl w:val="0"/>
              <w:spacing w:after="0" w:lineRule="auto"/>
              <w:rPr/>
            </w:pPr>
            <w:r w:rsidDel="00000000" w:rsidR="00000000" w:rsidRPr="00000000">
              <w:rPr>
                <w:rtl w:val="0"/>
              </w:rPr>
              <w:t xml:space="preserve">Toggle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E">
            <w:pPr>
              <w:widowControl w:val="0"/>
              <w:spacing w:after="0" w:lineRule="auto"/>
              <w:rPr/>
            </w:pPr>
            <w:r w:rsidDel="00000000" w:rsidR="00000000" w:rsidRPr="00000000">
              <w:rPr>
                <w:rtl w:val="0"/>
              </w:rPr>
              <w:t xml:space="preserve">Yes</w:t>
            </w:r>
          </w:p>
        </w:tc>
      </w:tr>
    </w:tbl>
    <w:p w:rsidR="00000000" w:rsidDel="00000000" w:rsidP="00000000" w:rsidRDefault="00000000" w:rsidRPr="00000000" w14:paraId="000015BF">
      <w:pPr>
        <w:widowControl w:val="0"/>
        <w:spacing w:after="0" w:lineRule="auto"/>
        <w:ind w:left="720" w:firstLine="0"/>
        <w:rPr/>
      </w:pPr>
      <w:r w:rsidDel="00000000" w:rsidR="00000000" w:rsidRPr="00000000">
        <w:rPr>
          <w:rtl w:val="0"/>
        </w:rPr>
      </w:r>
    </w:p>
    <w:p w:rsidR="00000000" w:rsidDel="00000000" w:rsidP="00000000" w:rsidRDefault="00000000" w:rsidRPr="00000000" w14:paraId="000015C0">
      <w:pPr>
        <w:keepNext w:val="0"/>
        <w:keepLines w:val="0"/>
        <w:pageBreakBefore w:val="0"/>
        <w:widowControl w:val="0"/>
        <w:numPr>
          <w:ilvl w:val="2"/>
          <w:numId w:val="7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b w:val="1"/>
          <w:bCs w:val="1"/>
          <w:rtl w:val="0"/>
        </w:rPr>
        <w:t xml:space="preserve">Validations</w:t>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tbl>
      <w:tblPr>
        <w:tblStyle w:val="Table84"/>
        <w:tblW w:w="60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795"/>
        <w:tblGridChange w:id="0">
          <w:tblGrid>
            <w:gridCol w:w="2205"/>
            <w:gridCol w:w="3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Empty Data Validation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Package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Package Name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Amount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Credits / Game 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Credits/Game currency is required</w:t>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5"/>
        <w:tblW w:w="603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3510"/>
        <w:tblGridChange w:id="0">
          <w:tblGrid>
            <w:gridCol w:w="2520"/>
            <w:gridCol w:w="3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D">
            <w:pPr>
              <w:spacing w:after="0" w:line="240" w:lineRule="auto"/>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E">
            <w:pPr>
              <w:spacing w:after="0" w:line="240" w:lineRule="auto"/>
              <w:rPr>
                <w:b w:val="1"/>
                <w:bCs w:val="1"/>
              </w:rPr>
            </w:pPr>
            <w:r w:rsidDel="00000000" w:rsidR="00000000" w:rsidRPr="00000000">
              <w:rPr>
                <w:b w:val="1"/>
                <w:bCs w:val="1"/>
                <w:rtl w:val="0"/>
              </w:rPr>
              <w:t xml:space="preserve">Character Limit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Package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 3 characters are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 allowed characters are 40 </w:t>
            </w:r>
          </w:p>
        </w:tc>
      </w:tr>
    </w:tbl>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tbl>
      <w:tblPr>
        <w:tblStyle w:val="Table86"/>
        <w:tblW w:w="6075.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3540"/>
        <w:tblGridChange w:id="0">
          <w:tblGrid>
            <w:gridCol w:w="2535"/>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Duplicate Name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Package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Package name already exists</w:t>
            </w:r>
          </w:p>
        </w:tc>
      </w:tr>
    </w:tbl>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ab/>
      </w:r>
    </w:p>
    <w:tbl>
      <w:tblPr>
        <w:tblStyle w:val="Table87"/>
        <w:tblW w:w="6105.0" w:type="dxa"/>
        <w:jc w:val="left"/>
        <w:tblInd w:w="21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3600"/>
        <w:tblGridChange w:id="0">
          <w:tblGrid>
            <w:gridCol w:w="2505"/>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Amount ≤ 0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D">
            <w:pPr>
              <w:widowControl w:val="0"/>
              <w:spacing w:after="0" w:line="240" w:lineRule="auto"/>
              <w:rPr/>
            </w:pPr>
            <w:r w:rsidDel="00000000" w:rsidR="00000000" w:rsidRPr="00000000">
              <w:rPr>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valid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F">
            <w:pPr>
              <w:widowControl w:val="0"/>
              <w:spacing w:after="0" w:line="240" w:lineRule="auto"/>
              <w:rPr/>
            </w:pPr>
            <w:r w:rsidDel="00000000" w:rsidR="00000000" w:rsidRPr="00000000">
              <w:rPr>
                <w:rtl w:val="0"/>
              </w:rPr>
              <w:t xml:space="preserve">Credits / Game 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Valid amount</w:t>
            </w:r>
          </w:p>
        </w:tc>
      </w:tr>
    </w:tbl>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2">
      <w:pPr>
        <w:keepNext w:val="0"/>
        <w:keepLines w:val="0"/>
        <w:pageBreakBefore w:val="0"/>
        <w:widowControl w:val="0"/>
        <w:numPr>
          <w:ilvl w:val="2"/>
          <w:numId w:val="7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rtl w:val="0"/>
        </w:rPr>
        <w:t xml:space="preserve">Admin enters details and clicks </w:t>
      </w:r>
      <w:r w:rsidDel="00000000" w:rsidR="00000000" w:rsidRPr="00000000">
        <w:rPr>
          <w:b w:val="1"/>
          <w:bCs w:val="1"/>
          <w:rtl w:val="0"/>
        </w:rPr>
        <w:t xml:space="preserve">Save</w:t>
      </w:r>
    </w:p>
    <w:p w:rsidR="00000000" w:rsidDel="00000000" w:rsidP="00000000" w:rsidRDefault="00000000" w:rsidRPr="00000000" w14:paraId="000015E3">
      <w:pPr>
        <w:keepNext w:val="0"/>
        <w:keepLines w:val="0"/>
        <w:pageBreakBefore w:val="0"/>
        <w:widowControl w:val="0"/>
        <w:numPr>
          <w:ilvl w:val="2"/>
          <w:numId w:val="7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rtl w:val="0"/>
        </w:rPr>
        <w:t xml:space="preserve">System Behavior : </w:t>
      </w:r>
    </w:p>
    <w:p w:rsidR="00000000" w:rsidDel="00000000" w:rsidP="00000000" w:rsidRDefault="00000000" w:rsidRPr="00000000" w14:paraId="000015E4">
      <w:pPr>
        <w:keepNext w:val="0"/>
        <w:keepLines w:val="0"/>
        <w:pageBreakBefore w:val="0"/>
        <w:widowControl w:val="0"/>
        <w:numPr>
          <w:ilvl w:val="3"/>
          <w:numId w:val="7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Package Saved &amp; visible in the list view</w:t>
      </w:r>
    </w:p>
    <w:p w:rsidR="00000000" w:rsidDel="00000000" w:rsidP="00000000" w:rsidRDefault="00000000" w:rsidRPr="00000000" w14:paraId="000015E5">
      <w:pPr>
        <w:keepNext w:val="0"/>
        <w:keepLines w:val="0"/>
        <w:pageBreakBefore w:val="0"/>
        <w:widowControl w:val="0"/>
        <w:numPr>
          <w:ilvl w:val="3"/>
          <w:numId w:val="7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Status =  Active </w:t>
      </w:r>
    </w:p>
    <w:p w:rsidR="00000000" w:rsidDel="00000000" w:rsidP="00000000" w:rsidRDefault="00000000" w:rsidRPr="00000000" w14:paraId="000015E6">
      <w:pPr>
        <w:keepNext w:val="0"/>
        <w:keepLines w:val="0"/>
        <w:pageBreakBefore w:val="0"/>
        <w:widowControl w:val="0"/>
        <w:numPr>
          <w:ilvl w:val="2"/>
          <w:numId w:val="7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rtl w:val="0"/>
        </w:rPr>
        <w:t xml:space="preserve">Actions : </w:t>
      </w:r>
    </w:p>
    <w:p w:rsidR="00000000" w:rsidDel="00000000" w:rsidP="00000000" w:rsidRDefault="00000000" w:rsidRPr="00000000" w14:paraId="000015E7">
      <w:pPr>
        <w:keepNext w:val="0"/>
        <w:keepLines w:val="0"/>
        <w:pageBreakBefore w:val="0"/>
        <w:widowControl w:val="0"/>
        <w:numPr>
          <w:ilvl w:val="3"/>
          <w:numId w:val="7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Edit </w:t>
      </w:r>
    </w:p>
    <w:p w:rsidR="00000000" w:rsidDel="00000000" w:rsidP="00000000" w:rsidRDefault="00000000" w:rsidRPr="00000000" w14:paraId="000015E8">
      <w:pPr>
        <w:keepNext w:val="0"/>
        <w:keepLines w:val="0"/>
        <w:pageBreakBefore w:val="0"/>
        <w:widowControl w:val="0"/>
        <w:numPr>
          <w:ilvl w:val="3"/>
          <w:numId w:val="7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rPr>
      </w:pPr>
      <w:r w:rsidDel="00000000" w:rsidR="00000000" w:rsidRPr="00000000">
        <w:rPr>
          <w:rtl w:val="0"/>
        </w:rPr>
        <w:t xml:space="preserve">Delete</w:t>
      </w:r>
    </w:p>
    <w:p w:rsidR="00000000" w:rsidDel="00000000" w:rsidP="00000000" w:rsidRDefault="00000000" w:rsidRPr="00000000" w14:paraId="000015E9">
      <w:pPr>
        <w:widowControl w:val="0"/>
        <w:numPr>
          <w:ilvl w:val="1"/>
          <w:numId w:val="77"/>
        </w:numPr>
        <w:spacing w:after="0" w:lineRule="auto"/>
        <w:ind w:left="1440" w:hanging="360"/>
        <w:rPr>
          <w:u w:val="none"/>
        </w:rPr>
      </w:pPr>
      <w:r w:rsidDel="00000000" w:rsidR="00000000" w:rsidRPr="00000000">
        <w:rPr>
          <w:b w:val="1"/>
          <w:bCs w:val="1"/>
          <w:rtl w:val="0"/>
        </w:rPr>
        <w:t xml:space="preserve">Role </w:t>
      </w:r>
      <w:r w:rsidDel="00000000" w:rsidR="00000000" w:rsidRPr="00000000">
        <w:rPr>
          <w:rtl w:val="0"/>
        </w:rPr>
        <w:t xml:space="preserve">:  Only Super Admin can Edit &amp; Delete </w:t>
      </w:r>
    </w:p>
    <w:p w:rsidR="00000000" w:rsidDel="00000000" w:rsidP="00000000" w:rsidRDefault="00000000" w:rsidRPr="00000000" w14:paraId="000015EA">
      <w:pPr>
        <w:widowControl w:val="0"/>
        <w:numPr>
          <w:ilvl w:val="1"/>
          <w:numId w:val="77"/>
        </w:numPr>
        <w:spacing w:after="0" w:lineRule="auto"/>
        <w:ind w:left="1440" w:hanging="360"/>
        <w:rPr>
          <w:b w:val="1"/>
          <w:bCs w:val="1"/>
        </w:rPr>
      </w:pPr>
      <w:r w:rsidDel="00000000" w:rsidR="00000000" w:rsidRPr="00000000">
        <w:rPr>
          <w:b w:val="1"/>
          <w:bCs w:val="1"/>
          <w:rtl w:val="0"/>
        </w:rPr>
        <w:t xml:space="preserve">Edit Package</w:t>
      </w:r>
    </w:p>
    <w:p w:rsidR="00000000" w:rsidDel="00000000" w:rsidP="00000000" w:rsidRDefault="00000000" w:rsidRPr="00000000" w14:paraId="000015EB">
      <w:pPr>
        <w:widowControl w:val="0"/>
        <w:numPr>
          <w:ilvl w:val="2"/>
          <w:numId w:val="77"/>
        </w:numPr>
        <w:spacing w:after="0" w:lineRule="auto"/>
        <w:ind w:left="2160" w:hanging="360"/>
        <w:rPr/>
      </w:pPr>
      <w:r w:rsidDel="00000000" w:rsidR="00000000" w:rsidRPr="00000000">
        <w:rPr>
          <w:rtl w:val="0"/>
        </w:rPr>
        <w:t xml:space="preserve">When Admin clicks the Edit option , the system should open the Edit Form with Pre-filled data : </w:t>
      </w:r>
    </w:p>
    <w:p w:rsidR="00000000" w:rsidDel="00000000" w:rsidP="00000000" w:rsidRDefault="00000000" w:rsidRPr="00000000" w14:paraId="000015EC">
      <w:pPr>
        <w:widowControl w:val="0"/>
        <w:numPr>
          <w:ilvl w:val="2"/>
          <w:numId w:val="77"/>
        </w:numPr>
        <w:spacing w:after="0" w:lineRule="auto"/>
        <w:ind w:left="2160" w:hanging="360"/>
        <w:rPr>
          <w:u w:val="none"/>
        </w:rPr>
      </w:pPr>
      <w:r w:rsidDel="00000000" w:rsidR="00000000" w:rsidRPr="00000000">
        <w:rPr>
          <w:rtl w:val="0"/>
        </w:rPr>
        <w:t xml:space="preserve">Header : Edit Package</w:t>
      </w:r>
    </w:p>
    <w:p w:rsidR="00000000" w:rsidDel="00000000" w:rsidP="00000000" w:rsidRDefault="00000000" w:rsidRPr="00000000" w14:paraId="000015ED">
      <w:pPr>
        <w:widowControl w:val="0"/>
        <w:numPr>
          <w:ilvl w:val="2"/>
          <w:numId w:val="77"/>
        </w:numPr>
        <w:spacing w:after="0" w:lineRule="auto"/>
        <w:ind w:left="2160" w:hanging="360"/>
        <w:rPr>
          <w:u w:val="none"/>
        </w:rPr>
      </w:pPr>
      <w:r w:rsidDel="00000000" w:rsidR="00000000" w:rsidRPr="00000000">
        <w:rPr>
          <w:rtl w:val="0"/>
        </w:rPr>
        <w:t xml:space="preserve">Caption : </w:t>
      </w:r>
    </w:p>
    <w:p w:rsidR="00000000" w:rsidDel="00000000" w:rsidP="00000000" w:rsidRDefault="00000000" w:rsidRPr="00000000" w14:paraId="000015EE">
      <w:pPr>
        <w:widowControl w:val="0"/>
        <w:numPr>
          <w:ilvl w:val="3"/>
          <w:numId w:val="77"/>
        </w:numPr>
        <w:spacing w:after="0" w:lineRule="auto"/>
        <w:ind w:left="2880" w:hanging="360"/>
        <w:rPr>
          <w:u w:val="none"/>
        </w:rPr>
      </w:pPr>
      <w:r w:rsidDel="00000000" w:rsidR="00000000" w:rsidRPr="00000000">
        <w:rPr>
          <w:rtl w:val="0"/>
        </w:rPr>
        <w:t xml:space="preserve">Package Name</w:t>
      </w:r>
    </w:p>
    <w:p w:rsidR="00000000" w:rsidDel="00000000" w:rsidP="00000000" w:rsidRDefault="00000000" w:rsidRPr="00000000" w14:paraId="000015EF">
      <w:pPr>
        <w:widowControl w:val="0"/>
        <w:numPr>
          <w:ilvl w:val="3"/>
          <w:numId w:val="77"/>
        </w:numPr>
        <w:spacing w:after="0" w:lineRule="auto"/>
        <w:ind w:left="2880" w:hanging="360"/>
        <w:rPr>
          <w:u w:val="none"/>
        </w:rPr>
      </w:pPr>
      <w:r w:rsidDel="00000000" w:rsidR="00000000" w:rsidRPr="00000000">
        <w:rPr>
          <w:rtl w:val="0"/>
        </w:rPr>
        <w:t xml:space="preserve">Amount</w:t>
      </w:r>
    </w:p>
    <w:p w:rsidR="00000000" w:rsidDel="00000000" w:rsidP="00000000" w:rsidRDefault="00000000" w:rsidRPr="00000000" w14:paraId="000015F0">
      <w:pPr>
        <w:widowControl w:val="0"/>
        <w:numPr>
          <w:ilvl w:val="3"/>
          <w:numId w:val="77"/>
        </w:numPr>
        <w:spacing w:after="0" w:lineRule="auto"/>
        <w:ind w:left="2880" w:hanging="360"/>
        <w:rPr>
          <w:u w:val="none"/>
        </w:rPr>
      </w:pPr>
      <w:r w:rsidDel="00000000" w:rsidR="00000000" w:rsidRPr="00000000">
        <w:rPr>
          <w:rtl w:val="0"/>
        </w:rPr>
        <w:t xml:space="preserve">Credits/Game currency</w:t>
      </w:r>
    </w:p>
    <w:p w:rsidR="00000000" w:rsidDel="00000000" w:rsidP="00000000" w:rsidRDefault="00000000" w:rsidRPr="00000000" w14:paraId="000015F1">
      <w:pPr>
        <w:widowControl w:val="0"/>
        <w:numPr>
          <w:ilvl w:val="3"/>
          <w:numId w:val="77"/>
        </w:numPr>
        <w:spacing w:after="0" w:lineRule="auto"/>
        <w:ind w:left="2880" w:hanging="360"/>
        <w:rPr>
          <w:u w:val="none"/>
        </w:rPr>
      </w:pPr>
      <w:r w:rsidDel="00000000" w:rsidR="00000000" w:rsidRPr="00000000">
        <w:rPr>
          <w:rtl w:val="0"/>
        </w:rPr>
        <w:t xml:space="preserve">Status</w:t>
      </w:r>
    </w:p>
    <w:p w:rsidR="00000000" w:rsidDel="00000000" w:rsidP="00000000" w:rsidRDefault="00000000" w:rsidRPr="00000000" w14:paraId="000015F2">
      <w:pPr>
        <w:widowControl w:val="0"/>
        <w:numPr>
          <w:ilvl w:val="2"/>
          <w:numId w:val="77"/>
        </w:numPr>
        <w:spacing w:after="0" w:lineRule="auto"/>
        <w:ind w:left="2160" w:hanging="360"/>
        <w:rPr>
          <w:u w:val="none"/>
        </w:rPr>
      </w:pPr>
      <w:r w:rsidDel="00000000" w:rsidR="00000000" w:rsidRPr="00000000">
        <w:rPr>
          <w:rtl w:val="0"/>
        </w:rPr>
        <w:t xml:space="preserve">All fields are editable </w:t>
      </w:r>
    </w:p>
    <w:p w:rsidR="00000000" w:rsidDel="00000000" w:rsidP="00000000" w:rsidRDefault="00000000" w:rsidRPr="00000000" w14:paraId="000015F3">
      <w:pPr>
        <w:widowControl w:val="0"/>
        <w:numPr>
          <w:ilvl w:val="2"/>
          <w:numId w:val="77"/>
        </w:numPr>
        <w:spacing w:after="0" w:lineRule="auto"/>
        <w:ind w:left="2160" w:hanging="360"/>
        <w:rPr>
          <w:u w:val="none"/>
        </w:rPr>
      </w:pPr>
      <w:r w:rsidDel="00000000" w:rsidR="00000000" w:rsidRPr="00000000">
        <w:rPr>
          <w:rtl w:val="0"/>
        </w:rPr>
        <w:t xml:space="preserve">Admin updates fields </w:t>
      </w:r>
    </w:p>
    <w:p w:rsidR="00000000" w:rsidDel="00000000" w:rsidP="00000000" w:rsidRDefault="00000000" w:rsidRPr="00000000" w14:paraId="000015F4">
      <w:pPr>
        <w:widowControl w:val="0"/>
        <w:numPr>
          <w:ilvl w:val="2"/>
          <w:numId w:val="77"/>
        </w:numPr>
        <w:spacing w:after="0" w:lineRule="auto"/>
        <w:ind w:left="2160" w:hanging="360"/>
        <w:rPr>
          <w:u w:val="none"/>
        </w:rPr>
      </w:pPr>
      <w:r w:rsidDel="00000000" w:rsidR="00000000" w:rsidRPr="00000000">
        <w:rPr>
          <w:rtl w:val="0"/>
        </w:rPr>
        <w:t xml:space="preserve">Buttons  : </w:t>
      </w:r>
    </w:p>
    <w:p w:rsidR="00000000" w:rsidDel="00000000" w:rsidP="00000000" w:rsidRDefault="00000000" w:rsidRPr="00000000" w14:paraId="000015F5">
      <w:pPr>
        <w:widowControl w:val="0"/>
        <w:numPr>
          <w:ilvl w:val="3"/>
          <w:numId w:val="77"/>
        </w:numPr>
        <w:spacing w:after="0" w:lineRule="auto"/>
        <w:ind w:left="2880" w:hanging="360"/>
        <w:rPr>
          <w:u w:val="none"/>
        </w:rPr>
      </w:pPr>
      <w:r w:rsidDel="00000000" w:rsidR="00000000" w:rsidRPr="00000000">
        <w:rPr>
          <w:rtl w:val="0"/>
        </w:rPr>
        <w:t xml:space="preserve">Update</w:t>
      </w:r>
    </w:p>
    <w:p w:rsidR="00000000" w:rsidDel="00000000" w:rsidP="00000000" w:rsidRDefault="00000000" w:rsidRPr="00000000" w14:paraId="000015F6">
      <w:pPr>
        <w:widowControl w:val="0"/>
        <w:numPr>
          <w:ilvl w:val="4"/>
          <w:numId w:val="77"/>
        </w:numPr>
        <w:spacing w:after="0" w:lineRule="auto"/>
        <w:ind w:left="3600" w:hanging="360"/>
        <w:rPr>
          <w:u w:val="none"/>
        </w:rPr>
      </w:pPr>
      <w:r w:rsidDel="00000000" w:rsidR="00000000" w:rsidRPr="00000000">
        <w:rPr>
          <w:rtl w:val="0"/>
        </w:rPr>
        <w:t xml:space="preserve">Clicking on Update, the system should Update the Package details.</w:t>
      </w:r>
    </w:p>
    <w:p w:rsidR="00000000" w:rsidDel="00000000" w:rsidP="00000000" w:rsidRDefault="00000000" w:rsidRPr="00000000" w14:paraId="000015F7">
      <w:pPr>
        <w:widowControl w:val="0"/>
        <w:numPr>
          <w:ilvl w:val="3"/>
          <w:numId w:val="77"/>
        </w:numPr>
        <w:spacing w:after="0" w:lineRule="auto"/>
        <w:ind w:left="2880" w:hanging="360"/>
        <w:rPr>
          <w:u w:val="none"/>
        </w:rPr>
      </w:pPr>
      <w:r w:rsidDel="00000000" w:rsidR="00000000" w:rsidRPr="00000000">
        <w:rPr>
          <w:rtl w:val="0"/>
        </w:rPr>
        <w:t xml:space="preserve">Cancel</w:t>
      </w:r>
    </w:p>
    <w:p w:rsidR="00000000" w:rsidDel="00000000" w:rsidP="00000000" w:rsidRDefault="00000000" w:rsidRPr="00000000" w14:paraId="000015F8">
      <w:pPr>
        <w:widowControl w:val="0"/>
        <w:numPr>
          <w:ilvl w:val="2"/>
          <w:numId w:val="77"/>
        </w:numPr>
        <w:spacing w:after="0" w:lineRule="auto"/>
        <w:ind w:left="2160" w:hanging="360"/>
        <w:rPr>
          <w:u w:val="none"/>
        </w:rPr>
      </w:pPr>
      <w:r w:rsidDel="00000000" w:rsidR="00000000" w:rsidRPr="00000000">
        <w:rPr>
          <w:rtl w:val="0"/>
        </w:rPr>
        <w:t xml:space="preserve">Click Save Changes</w:t>
      </w:r>
    </w:p>
    <w:p w:rsidR="00000000" w:rsidDel="00000000" w:rsidP="00000000" w:rsidRDefault="00000000" w:rsidRPr="00000000" w14:paraId="000015F9">
      <w:pPr>
        <w:widowControl w:val="0"/>
        <w:numPr>
          <w:ilvl w:val="1"/>
          <w:numId w:val="77"/>
        </w:numPr>
        <w:spacing w:after="0" w:lineRule="auto"/>
        <w:ind w:left="1440" w:hanging="360"/>
        <w:rPr>
          <w:u w:val="none"/>
        </w:rPr>
      </w:pPr>
      <w:r w:rsidDel="00000000" w:rsidR="00000000" w:rsidRPr="00000000">
        <w:rPr>
          <w:rtl w:val="0"/>
        </w:rPr>
        <w:t xml:space="preserve">Validations </w:t>
      </w:r>
    </w:p>
    <w:p w:rsidR="00000000" w:rsidDel="00000000" w:rsidP="00000000" w:rsidRDefault="00000000" w:rsidRPr="00000000" w14:paraId="000015FA">
      <w:pPr>
        <w:widowControl w:val="0"/>
        <w:numPr>
          <w:ilvl w:val="2"/>
          <w:numId w:val="77"/>
        </w:numPr>
        <w:spacing w:after="0" w:lineRule="auto"/>
        <w:ind w:left="2160" w:hanging="360"/>
        <w:rPr>
          <w:u w:val="none"/>
        </w:rPr>
      </w:pPr>
      <w:r w:rsidDel="00000000" w:rsidR="00000000" w:rsidRPr="00000000">
        <w:rPr>
          <w:rtl w:val="0"/>
        </w:rPr>
        <w:t xml:space="preserve">Cannot leave fields empty</w:t>
      </w:r>
    </w:p>
    <w:p w:rsidR="00000000" w:rsidDel="00000000" w:rsidP="00000000" w:rsidRDefault="00000000" w:rsidRPr="00000000" w14:paraId="000015FB">
      <w:pPr>
        <w:widowControl w:val="0"/>
        <w:numPr>
          <w:ilvl w:val="1"/>
          <w:numId w:val="77"/>
        </w:numPr>
        <w:spacing w:after="0" w:lineRule="auto"/>
        <w:ind w:left="1440" w:hanging="360"/>
        <w:rPr>
          <w:u w:val="none"/>
        </w:rPr>
      </w:pPr>
      <w:r w:rsidDel="00000000" w:rsidR="00000000" w:rsidRPr="00000000">
        <w:rPr>
          <w:rtl w:val="0"/>
        </w:rPr>
        <w:t xml:space="preserve">System Behavior</w:t>
      </w:r>
    </w:p>
    <w:p w:rsidR="00000000" w:rsidDel="00000000" w:rsidP="00000000" w:rsidRDefault="00000000" w:rsidRPr="00000000" w14:paraId="000015FC">
      <w:pPr>
        <w:widowControl w:val="0"/>
        <w:numPr>
          <w:ilvl w:val="2"/>
          <w:numId w:val="77"/>
        </w:numPr>
        <w:spacing w:after="0" w:lineRule="auto"/>
        <w:ind w:left="2160" w:hanging="360"/>
        <w:rPr>
          <w:u w:val="none"/>
        </w:rPr>
      </w:pPr>
      <w:r w:rsidDel="00000000" w:rsidR="00000000" w:rsidRPr="00000000">
        <w:rPr>
          <w:rtl w:val="0"/>
        </w:rPr>
        <w:t xml:space="preserve">Update bundle details</w:t>
      </w:r>
    </w:p>
    <w:p w:rsidR="00000000" w:rsidDel="00000000" w:rsidP="00000000" w:rsidRDefault="00000000" w:rsidRPr="00000000" w14:paraId="000015FD">
      <w:pPr>
        <w:widowControl w:val="0"/>
        <w:numPr>
          <w:ilvl w:val="2"/>
          <w:numId w:val="77"/>
        </w:numPr>
        <w:spacing w:after="0" w:lineRule="auto"/>
        <w:ind w:left="2160" w:hanging="360"/>
        <w:rPr>
          <w:u w:val="none"/>
        </w:rPr>
      </w:pPr>
      <w:r w:rsidDel="00000000" w:rsidR="00000000" w:rsidRPr="00000000">
        <w:rPr>
          <w:rtl w:val="0"/>
        </w:rPr>
        <w:t xml:space="preserve">Reflect changes instantly</w:t>
      </w:r>
    </w:p>
    <w:p w:rsidR="00000000" w:rsidDel="00000000" w:rsidP="00000000" w:rsidRDefault="00000000" w:rsidRPr="00000000" w14:paraId="000015FE">
      <w:pPr>
        <w:widowControl w:val="0"/>
        <w:numPr>
          <w:ilvl w:val="1"/>
          <w:numId w:val="77"/>
        </w:numPr>
        <w:spacing w:after="0" w:lineRule="auto"/>
        <w:ind w:left="1440" w:hanging="360"/>
        <w:rPr>
          <w:u w:val="none"/>
        </w:rPr>
      </w:pPr>
      <w:r w:rsidDel="00000000" w:rsidR="00000000" w:rsidRPr="00000000">
        <w:rPr>
          <w:rtl w:val="0"/>
        </w:rPr>
        <w:t xml:space="preserve">Mobile Impact</w:t>
      </w:r>
    </w:p>
    <w:p w:rsidR="00000000" w:rsidDel="00000000" w:rsidP="00000000" w:rsidRDefault="00000000" w:rsidRPr="00000000" w14:paraId="000015FF">
      <w:pPr>
        <w:widowControl w:val="0"/>
        <w:spacing w:after="0" w:lineRule="auto"/>
        <w:rPr/>
      </w:pPr>
      <w:r w:rsidDel="00000000" w:rsidR="00000000" w:rsidRPr="00000000">
        <w:rPr>
          <w:rtl w:val="0"/>
        </w:rPr>
      </w:r>
    </w:p>
    <w:tbl>
      <w:tblPr>
        <w:tblStyle w:val="Table88"/>
        <w:tblpPr w:leftFromText="180" w:rightFromText="180" w:topFromText="180" w:bottomFromText="180" w:vertAnchor="text" w:horzAnchor="text" w:tblpX="1425" w:tblpY="0"/>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090"/>
        <w:tblGridChange w:id="0">
          <w:tblGrid>
            <w:gridCol w:w="1410"/>
            <w:gridCol w:w="30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0">
            <w:pPr>
              <w:widowControl w:val="0"/>
              <w:spacing w:after="0" w:lineRule="auto"/>
              <w:jc w:val="center"/>
              <w:rPr/>
            </w:pPr>
            <w:r w:rsidDel="00000000" w:rsidR="00000000" w:rsidRPr="00000000">
              <w:rPr>
                <w:b w:val="1"/>
                <w:bCs w:val="1"/>
                <w:rtl w:val="0"/>
              </w:rPr>
              <w:t xml:space="preserve">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1">
            <w:pPr>
              <w:widowControl w:val="0"/>
              <w:spacing w:after="0" w:lineRule="auto"/>
              <w:jc w:val="center"/>
              <w:rPr/>
            </w:pPr>
            <w:r w:rsidDel="00000000" w:rsidR="00000000" w:rsidRPr="00000000">
              <w:rPr>
                <w:b w:val="1"/>
                <w:bCs w:val="1"/>
                <w:rtl w:val="0"/>
              </w:rPr>
              <w:t xml:space="preserve">Impact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2">
            <w:pPr>
              <w:widowControl w:val="0"/>
              <w:spacing w:after="0" w:lineRule="auto"/>
              <w:rPr/>
            </w:pPr>
            <w:r w:rsidDel="00000000" w:rsidR="00000000" w:rsidRPr="00000000">
              <w:rPr>
                <w:rtl w:val="0"/>
              </w:rPr>
              <w:t xml:space="preserve">Amount updated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3">
            <w:pPr>
              <w:widowControl w:val="0"/>
              <w:spacing w:after="0" w:lineRule="auto"/>
              <w:rPr/>
            </w:pPr>
            <w:r w:rsidDel="00000000" w:rsidR="00000000" w:rsidRPr="00000000">
              <w:rPr>
                <w:rtl w:val="0"/>
              </w:rPr>
              <w:t xml:space="preserve">New value shown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4">
            <w:pPr>
              <w:widowControl w:val="0"/>
              <w:spacing w:after="0" w:lineRule="auto"/>
              <w:rPr/>
            </w:pPr>
            <w:r w:rsidDel="00000000" w:rsidR="00000000" w:rsidRPr="00000000">
              <w:rPr>
                <w:rtl w:val="0"/>
              </w:rPr>
              <w:t xml:space="preserve">Name updated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5">
            <w:pPr>
              <w:widowControl w:val="0"/>
              <w:spacing w:after="0" w:lineRule="auto"/>
              <w:rPr/>
            </w:pPr>
            <w:r w:rsidDel="00000000" w:rsidR="00000000" w:rsidRPr="00000000">
              <w:rPr>
                <w:rtl w:val="0"/>
              </w:rPr>
              <w:t xml:space="preserve">Updated label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6">
            <w:pPr>
              <w:widowControl w:val="0"/>
              <w:spacing w:after="0" w:lineRule="auto"/>
              <w:rPr/>
            </w:pPr>
            <w:r w:rsidDel="00000000" w:rsidR="00000000" w:rsidRPr="00000000">
              <w:rPr>
                <w:rtl w:val="0"/>
              </w:rPr>
              <w:t xml:space="preserve">Status changed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7">
            <w:pPr>
              <w:widowControl w:val="0"/>
              <w:spacing w:after="0" w:lineRule="auto"/>
              <w:rPr/>
            </w:pPr>
            <w:r w:rsidDel="00000000" w:rsidR="00000000" w:rsidRPr="00000000">
              <w:rPr>
                <w:rtl w:val="0"/>
              </w:rPr>
              <w:t xml:space="preserve">Visibility changes</w:t>
            </w:r>
          </w:p>
        </w:tc>
      </w:tr>
    </w:tbl>
    <w:p w:rsidR="00000000" w:rsidDel="00000000" w:rsidP="00000000" w:rsidRDefault="00000000" w:rsidRPr="00000000" w14:paraId="00001608">
      <w:pPr>
        <w:widowControl w:val="0"/>
        <w:spacing w:after="0" w:lineRule="auto"/>
        <w:rPr/>
      </w:pPr>
      <w:r w:rsidDel="00000000" w:rsidR="00000000" w:rsidRPr="00000000">
        <w:rPr>
          <w:rtl w:val="0"/>
        </w:rPr>
      </w:r>
    </w:p>
    <w:p w:rsidR="00000000" w:rsidDel="00000000" w:rsidP="00000000" w:rsidRDefault="00000000" w:rsidRPr="00000000" w14:paraId="00001609">
      <w:pPr>
        <w:widowControl w:val="0"/>
        <w:spacing w:after="0" w:lineRule="auto"/>
        <w:rPr/>
      </w:pPr>
      <w:r w:rsidDel="00000000" w:rsidR="00000000" w:rsidRPr="00000000">
        <w:rPr>
          <w:rtl w:val="0"/>
        </w:rPr>
      </w:r>
    </w:p>
    <w:p w:rsidR="00000000" w:rsidDel="00000000" w:rsidP="00000000" w:rsidRDefault="00000000" w:rsidRPr="00000000" w14:paraId="0000160A">
      <w:pPr>
        <w:widowControl w:val="0"/>
        <w:spacing w:after="0" w:lineRule="auto"/>
        <w:rPr/>
      </w:pPr>
      <w:r w:rsidDel="00000000" w:rsidR="00000000" w:rsidRPr="00000000">
        <w:rPr>
          <w:rtl w:val="0"/>
        </w:rPr>
      </w:r>
    </w:p>
    <w:p w:rsidR="00000000" w:rsidDel="00000000" w:rsidP="00000000" w:rsidRDefault="00000000" w:rsidRPr="00000000" w14:paraId="0000160B">
      <w:pPr>
        <w:widowControl w:val="0"/>
        <w:spacing w:after="0" w:lineRule="auto"/>
        <w:rPr/>
      </w:pPr>
      <w:r w:rsidDel="00000000" w:rsidR="00000000" w:rsidRPr="00000000">
        <w:rPr>
          <w:rtl w:val="0"/>
        </w:rPr>
      </w:r>
    </w:p>
    <w:p w:rsidR="00000000" w:rsidDel="00000000" w:rsidP="00000000" w:rsidRDefault="00000000" w:rsidRPr="00000000" w14:paraId="0000160C">
      <w:pPr>
        <w:widowControl w:val="0"/>
        <w:spacing w:after="0" w:lineRule="auto"/>
        <w:rPr/>
      </w:pPr>
      <w:r w:rsidDel="00000000" w:rsidR="00000000" w:rsidRPr="00000000">
        <w:rPr>
          <w:rtl w:val="0"/>
        </w:rPr>
      </w:r>
    </w:p>
    <w:p w:rsidR="00000000" w:rsidDel="00000000" w:rsidP="00000000" w:rsidRDefault="00000000" w:rsidRPr="00000000" w14:paraId="0000160D">
      <w:pPr>
        <w:widowControl w:val="0"/>
        <w:spacing w:after="0" w:lineRule="auto"/>
        <w:rPr/>
      </w:pPr>
      <w:r w:rsidDel="00000000" w:rsidR="00000000" w:rsidRPr="00000000">
        <w:rPr>
          <w:rtl w:val="0"/>
        </w:rPr>
      </w:r>
    </w:p>
    <w:p w:rsidR="00000000" w:rsidDel="00000000" w:rsidP="00000000" w:rsidRDefault="00000000" w:rsidRPr="00000000" w14:paraId="0000160E">
      <w:pPr>
        <w:widowControl w:val="0"/>
        <w:spacing w:after="0" w:lineRule="auto"/>
        <w:rPr/>
      </w:pPr>
      <w:r w:rsidDel="00000000" w:rsidR="00000000" w:rsidRPr="00000000">
        <w:rPr>
          <w:rtl w:val="0"/>
        </w:rPr>
      </w:r>
    </w:p>
    <w:p w:rsidR="00000000" w:rsidDel="00000000" w:rsidP="00000000" w:rsidRDefault="00000000" w:rsidRPr="00000000" w14:paraId="0000160F">
      <w:pPr>
        <w:widowControl w:val="0"/>
        <w:spacing w:after="0" w:lineRule="auto"/>
        <w:rPr/>
      </w:pPr>
      <w:r w:rsidDel="00000000" w:rsidR="00000000" w:rsidRPr="00000000">
        <w:rPr>
          <w:rtl w:val="0"/>
        </w:rPr>
      </w:r>
    </w:p>
    <w:p w:rsidR="00000000" w:rsidDel="00000000" w:rsidP="00000000" w:rsidRDefault="00000000" w:rsidRPr="00000000" w14:paraId="00001610">
      <w:pPr>
        <w:widowControl w:val="0"/>
        <w:spacing w:after="0" w:lineRule="auto"/>
        <w:rPr/>
      </w:pPr>
      <w:r w:rsidDel="00000000" w:rsidR="00000000" w:rsidRPr="00000000">
        <w:rPr>
          <w:rtl w:val="0"/>
        </w:rPr>
      </w:r>
    </w:p>
    <w:p w:rsidR="00000000" w:rsidDel="00000000" w:rsidP="00000000" w:rsidRDefault="00000000" w:rsidRPr="00000000" w14:paraId="00001611">
      <w:pPr>
        <w:widowControl w:val="0"/>
        <w:spacing w:after="0" w:lineRule="auto"/>
        <w:rPr/>
      </w:pPr>
      <w:r w:rsidDel="00000000" w:rsidR="00000000" w:rsidRPr="00000000">
        <w:rPr>
          <w:rtl w:val="0"/>
        </w:rPr>
      </w:r>
    </w:p>
    <w:p w:rsidR="00000000" w:rsidDel="00000000" w:rsidP="00000000" w:rsidRDefault="00000000" w:rsidRPr="00000000" w14:paraId="00001612">
      <w:pPr>
        <w:widowControl w:val="0"/>
        <w:spacing w:after="0" w:lineRule="auto"/>
        <w:rPr/>
      </w:pPr>
      <w:r w:rsidDel="00000000" w:rsidR="00000000" w:rsidRPr="00000000">
        <w:rPr>
          <w:rtl w:val="0"/>
        </w:rPr>
      </w:r>
    </w:p>
    <w:p w:rsidR="00000000" w:rsidDel="00000000" w:rsidP="00000000" w:rsidRDefault="00000000" w:rsidRPr="00000000" w14:paraId="00001613">
      <w:pPr>
        <w:widowControl w:val="0"/>
        <w:numPr>
          <w:ilvl w:val="2"/>
          <w:numId w:val="77"/>
        </w:numPr>
        <w:spacing w:after="0" w:lineRule="auto"/>
        <w:ind w:left="2160" w:hanging="360"/>
        <w:rPr>
          <w:b w:val="1"/>
          <w:bCs w:val="1"/>
        </w:rPr>
      </w:pPr>
      <w:r w:rsidDel="00000000" w:rsidR="00000000" w:rsidRPr="00000000">
        <w:rPr>
          <w:b w:val="1"/>
          <w:bCs w:val="1"/>
          <w:rtl w:val="0"/>
        </w:rPr>
        <w:t xml:space="preserve">Disable/Enable Bundle </w:t>
      </w:r>
    </w:p>
    <w:p w:rsidR="00000000" w:rsidDel="00000000" w:rsidP="00000000" w:rsidRDefault="00000000" w:rsidRPr="00000000" w14:paraId="00001614">
      <w:pPr>
        <w:widowControl w:val="0"/>
        <w:numPr>
          <w:ilvl w:val="3"/>
          <w:numId w:val="77"/>
        </w:numPr>
        <w:spacing w:after="0" w:lineRule="auto"/>
        <w:ind w:left="2880" w:hanging="360"/>
        <w:rPr/>
      </w:pPr>
      <w:r w:rsidDel="00000000" w:rsidR="00000000" w:rsidRPr="00000000">
        <w:rPr>
          <w:rFonts w:ascii="Arial Unicode MS" w:cs="Arial Unicode MS" w:eastAsia="Arial Unicode MS" w:hAnsi="Arial Unicode MS"/>
          <w:rtl w:val="0"/>
        </w:rPr>
        <w:t xml:space="preserve">Whenever Admin toggles Status → Inactive , system should display an Confirmation Pop-up : </w:t>
      </w:r>
    </w:p>
    <w:p w:rsidR="00000000" w:rsidDel="00000000" w:rsidP="00000000" w:rsidRDefault="00000000" w:rsidRPr="00000000" w14:paraId="00001615">
      <w:pPr>
        <w:widowControl w:val="0"/>
        <w:numPr>
          <w:ilvl w:val="4"/>
          <w:numId w:val="77"/>
        </w:numPr>
        <w:spacing w:after="0" w:lineRule="auto"/>
        <w:ind w:left="3600" w:hanging="360"/>
        <w:rPr>
          <w:u w:val="none"/>
        </w:rPr>
      </w:pPr>
      <w:r w:rsidDel="00000000" w:rsidR="00000000" w:rsidRPr="00000000">
        <w:rPr>
          <w:rtl w:val="0"/>
        </w:rPr>
        <w:t xml:space="preserve">Title : Disable Package </w:t>
      </w:r>
    </w:p>
    <w:p w:rsidR="00000000" w:rsidDel="00000000" w:rsidP="00000000" w:rsidRDefault="00000000" w:rsidRPr="00000000" w14:paraId="00001616">
      <w:pPr>
        <w:widowControl w:val="0"/>
        <w:numPr>
          <w:ilvl w:val="4"/>
          <w:numId w:val="77"/>
        </w:numPr>
        <w:spacing w:after="0" w:lineRule="auto"/>
        <w:ind w:left="3600" w:hanging="360"/>
        <w:rPr>
          <w:u w:val="none"/>
        </w:rPr>
      </w:pPr>
      <w:r w:rsidDel="00000000" w:rsidR="00000000" w:rsidRPr="00000000">
        <w:rPr>
          <w:rtl w:val="0"/>
        </w:rPr>
        <w:t xml:space="preserve">Verbiage :  This Package will no longer be available for Users when adding funds.</w:t>
      </w:r>
    </w:p>
    <w:p w:rsidR="00000000" w:rsidDel="00000000" w:rsidP="00000000" w:rsidRDefault="00000000" w:rsidRPr="00000000" w14:paraId="00001617">
      <w:pPr>
        <w:widowControl w:val="0"/>
        <w:numPr>
          <w:ilvl w:val="4"/>
          <w:numId w:val="77"/>
        </w:numPr>
        <w:spacing w:after="0" w:lineRule="auto"/>
        <w:ind w:left="3600" w:hanging="360"/>
        <w:rPr>
          <w:u w:val="none"/>
        </w:rPr>
      </w:pPr>
      <w:r w:rsidDel="00000000" w:rsidR="00000000" w:rsidRPr="00000000">
        <w:rPr>
          <w:rtl w:val="0"/>
        </w:rPr>
        <w:t xml:space="preserve">Yes &amp; No</w:t>
      </w:r>
    </w:p>
    <w:p w:rsidR="00000000" w:rsidDel="00000000" w:rsidP="00000000" w:rsidRDefault="00000000" w:rsidRPr="00000000" w14:paraId="00001618">
      <w:pPr>
        <w:widowControl w:val="0"/>
        <w:numPr>
          <w:ilvl w:val="2"/>
          <w:numId w:val="77"/>
        </w:numPr>
        <w:spacing w:after="0" w:lineRule="auto"/>
        <w:ind w:left="2160" w:hanging="360"/>
        <w:rPr>
          <w:b w:val="1"/>
          <w:bCs w:val="1"/>
        </w:rPr>
      </w:pPr>
      <w:r w:rsidDel="00000000" w:rsidR="00000000" w:rsidRPr="00000000">
        <w:rPr>
          <w:b w:val="1"/>
          <w:bCs w:val="1"/>
          <w:rtl w:val="0"/>
        </w:rPr>
        <w:t xml:space="preserve">System Behavior</w:t>
      </w:r>
    </w:p>
    <w:p w:rsidR="00000000" w:rsidDel="00000000" w:rsidP="00000000" w:rsidRDefault="00000000" w:rsidRPr="00000000" w14:paraId="00001619">
      <w:pPr>
        <w:widowControl w:val="0"/>
        <w:numPr>
          <w:ilvl w:val="3"/>
          <w:numId w:val="77"/>
        </w:numPr>
        <w:spacing w:after="0" w:lineRule="auto"/>
        <w:ind w:left="2880" w:hanging="360"/>
        <w:rPr/>
      </w:pPr>
      <w:r w:rsidDel="00000000" w:rsidR="00000000" w:rsidRPr="00000000">
        <w:rPr>
          <w:rtl w:val="0"/>
        </w:rPr>
        <w:t xml:space="preserve">Package Marked as Inactive once confirmed by Admin.</w:t>
      </w:r>
    </w:p>
    <w:p w:rsidR="00000000" w:rsidDel="00000000" w:rsidP="00000000" w:rsidRDefault="00000000" w:rsidRPr="00000000" w14:paraId="0000161A">
      <w:pPr>
        <w:widowControl w:val="0"/>
        <w:numPr>
          <w:ilvl w:val="3"/>
          <w:numId w:val="77"/>
        </w:numPr>
        <w:spacing w:after="0" w:lineRule="auto"/>
        <w:ind w:left="2880" w:hanging="360"/>
        <w:rPr>
          <w:u w:val="none"/>
        </w:rPr>
      </w:pPr>
      <w:r w:rsidDel="00000000" w:rsidR="00000000" w:rsidRPr="00000000">
        <w:rPr>
          <w:rtl w:val="0"/>
        </w:rPr>
        <w:t xml:space="preserve">Hidden from Add funds</w:t>
      </w:r>
    </w:p>
    <w:p w:rsidR="00000000" w:rsidDel="00000000" w:rsidP="00000000" w:rsidRDefault="00000000" w:rsidRPr="00000000" w14:paraId="0000161B">
      <w:pPr>
        <w:widowControl w:val="0"/>
        <w:numPr>
          <w:ilvl w:val="2"/>
          <w:numId w:val="77"/>
        </w:numPr>
        <w:spacing w:after="0" w:lineRule="auto"/>
        <w:ind w:left="2160" w:hanging="360"/>
        <w:rPr>
          <w:b w:val="1"/>
          <w:bCs w:val="1"/>
        </w:rPr>
      </w:pPr>
      <w:r w:rsidDel="00000000" w:rsidR="00000000" w:rsidRPr="00000000">
        <w:rPr>
          <w:b w:val="1"/>
          <w:bCs w:val="1"/>
          <w:rtl w:val="0"/>
        </w:rPr>
        <w:t xml:space="preserve">Enable Flow </w:t>
      </w:r>
    </w:p>
    <w:p w:rsidR="00000000" w:rsidDel="00000000" w:rsidP="00000000" w:rsidRDefault="00000000" w:rsidRPr="00000000" w14:paraId="0000161C">
      <w:pPr>
        <w:widowControl w:val="0"/>
        <w:numPr>
          <w:ilvl w:val="3"/>
          <w:numId w:val="77"/>
        </w:numPr>
        <w:spacing w:after="0" w:lineRule="auto"/>
        <w:ind w:left="2880" w:hanging="360"/>
        <w:rPr/>
      </w:pPr>
      <w:r w:rsidDel="00000000" w:rsidR="00000000" w:rsidRPr="00000000">
        <w:rPr>
          <w:rtl w:val="0"/>
        </w:rPr>
        <w:t xml:space="preserve">Toggle back to Active </w:t>
      </w:r>
    </w:p>
    <w:p w:rsidR="00000000" w:rsidDel="00000000" w:rsidP="00000000" w:rsidRDefault="00000000" w:rsidRPr="00000000" w14:paraId="0000161D">
      <w:pPr>
        <w:widowControl w:val="0"/>
        <w:numPr>
          <w:ilvl w:val="3"/>
          <w:numId w:val="77"/>
        </w:numPr>
        <w:spacing w:after="0" w:lineRule="auto"/>
        <w:ind w:left="2880" w:hanging="360"/>
        <w:rPr>
          <w:u w:val="none"/>
        </w:rPr>
      </w:pPr>
      <w:r w:rsidDel="00000000" w:rsidR="00000000" w:rsidRPr="00000000">
        <w:rPr>
          <w:rtl w:val="0"/>
        </w:rPr>
        <w:t xml:space="preserve">Bundle becomes visible again </w:t>
      </w:r>
    </w:p>
    <w:p w:rsidR="00000000" w:rsidDel="00000000" w:rsidP="00000000" w:rsidRDefault="00000000" w:rsidRPr="00000000" w14:paraId="0000161E">
      <w:pPr>
        <w:widowControl w:val="0"/>
        <w:numPr>
          <w:ilvl w:val="1"/>
          <w:numId w:val="77"/>
        </w:numPr>
        <w:spacing w:after="0" w:lineRule="auto"/>
        <w:ind w:left="1440" w:hanging="360"/>
        <w:rPr>
          <w:b w:val="1"/>
          <w:bCs w:val="1"/>
        </w:rPr>
      </w:pPr>
      <w:r w:rsidDel="00000000" w:rsidR="00000000" w:rsidRPr="00000000">
        <w:rPr>
          <w:b w:val="1"/>
          <w:bCs w:val="1"/>
          <w:rtl w:val="0"/>
        </w:rPr>
        <w:t xml:space="preserve">Delete Package</w:t>
      </w:r>
    </w:p>
    <w:p w:rsidR="00000000" w:rsidDel="00000000" w:rsidP="00000000" w:rsidRDefault="00000000" w:rsidRPr="00000000" w14:paraId="0000161F">
      <w:pPr>
        <w:widowControl w:val="0"/>
        <w:numPr>
          <w:ilvl w:val="2"/>
          <w:numId w:val="77"/>
        </w:numPr>
        <w:spacing w:after="0" w:lineRule="auto"/>
        <w:ind w:left="2160" w:hanging="360"/>
        <w:rPr/>
      </w:pPr>
      <w:r w:rsidDel="00000000" w:rsidR="00000000" w:rsidRPr="00000000">
        <w:rPr>
          <w:rtl w:val="0"/>
        </w:rPr>
        <w:t xml:space="preserve">Packages are part of Financial flow, so deletion must be controlled.</w:t>
      </w:r>
    </w:p>
    <w:p w:rsidR="00000000" w:rsidDel="00000000" w:rsidP="00000000" w:rsidRDefault="00000000" w:rsidRPr="00000000" w14:paraId="00001620">
      <w:pPr>
        <w:widowControl w:val="0"/>
        <w:numPr>
          <w:ilvl w:val="2"/>
          <w:numId w:val="77"/>
        </w:numPr>
        <w:spacing w:after="0" w:lineRule="auto"/>
        <w:ind w:left="2160" w:hanging="360"/>
        <w:rPr>
          <w:u w:val="none"/>
        </w:rPr>
      </w:pPr>
      <w:r w:rsidDel="00000000" w:rsidR="00000000" w:rsidRPr="00000000">
        <w:rPr>
          <w:rtl w:val="0"/>
        </w:rPr>
        <w:t xml:space="preserve">Only Super Admin should be able to delete the package.</w:t>
      </w:r>
    </w:p>
    <w:p w:rsidR="00000000" w:rsidDel="00000000" w:rsidP="00000000" w:rsidRDefault="00000000" w:rsidRPr="00000000" w14:paraId="00001621">
      <w:pPr>
        <w:widowControl w:val="0"/>
        <w:numPr>
          <w:ilvl w:val="3"/>
          <w:numId w:val="77"/>
        </w:numPr>
        <w:spacing w:after="0" w:lineRule="auto"/>
        <w:ind w:left="2880" w:hanging="360"/>
        <w:rPr>
          <w:u w:val="none"/>
        </w:rPr>
      </w:pPr>
      <w:r w:rsidDel="00000000" w:rsidR="00000000" w:rsidRPr="00000000">
        <w:rPr>
          <w:rtl w:val="0"/>
        </w:rPr>
        <w:t xml:space="preserve">Delete Flow</w:t>
      </w:r>
    </w:p>
    <w:p w:rsidR="00000000" w:rsidDel="00000000" w:rsidP="00000000" w:rsidRDefault="00000000" w:rsidRPr="00000000" w14:paraId="00001622">
      <w:pPr>
        <w:widowControl w:val="0"/>
        <w:numPr>
          <w:ilvl w:val="4"/>
          <w:numId w:val="77"/>
        </w:numPr>
        <w:spacing w:after="0" w:lineRule="auto"/>
        <w:ind w:left="3600" w:hanging="360"/>
        <w:rPr>
          <w:u w:val="none"/>
        </w:rPr>
      </w:pPr>
      <w:r w:rsidDel="00000000" w:rsidR="00000000" w:rsidRPr="00000000">
        <w:rPr>
          <w:rtl w:val="0"/>
        </w:rPr>
        <w:t xml:space="preserve">Whenever admin clicks on Detele , system should display confirmation pop-up : </w:t>
      </w:r>
    </w:p>
    <w:p w:rsidR="00000000" w:rsidDel="00000000" w:rsidP="00000000" w:rsidRDefault="00000000" w:rsidRPr="00000000" w14:paraId="00001623">
      <w:pPr>
        <w:widowControl w:val="0"/>
        <w:numPr>
          <w:ilvl w:val="5"/>
          <w:numId w:val="77"/>
        </w:numPr>
        <w:spacing w:after="0" w:lineRule="auto"/>
        <w:ind w:left="4320" w:hanging="360"/>
        <w:rPr>
          <w:u w:val="none"/>
        </w:rPr>
      </w:pPr>
      <w:r w:rsidDel="00000000" w:rsidR="00000000" w:rsidRPr="00000000">
        <w:rPr>
          <w:rtl w:val="0"/>
        </w:rPr>
        <w:t xml:space="preserve">Title :  Delete Bundle</w:t>
      </w:r>
    </w:p>
    <w:p w:rsidR="00000000" w:rsidDel="00000000" w:rsidP="00000000" w:rsidRDefault="00000000" w:rsidRPr="00000000" w14:paraId="00001624">
      <w:pPr>
        <w:widowControl w:val="0"/>
        <w:numPr>
          <w:ilvl w:val="5"/>
          <w:numId w:val="77"/>
        </w:numPr>
        <w:spacing w:after="0" w:lineRule="auto"/>
        <w:ind w:left="4320" w:hanging="360"/>
        <w:rPr>
          <w:u w:val="none"/>
        </w:rPr>
      </w:pPr>
      <w:r w:rsidDel="00000000" w:rsidR="00000000" w:rsidRPr="00000000">
        <w:rPr>
          <w:rtl w:val="0"/>
        </w:rPr>
        <w:t xml:space="preserve">Verbiage : Are you sure you want to delete this bundle ? This action cannot be undone.</w:t>
      </w:r>
    </w:p>
    <w:p w:rsidR="00000000" w:rsidDel="00000000" w:rsidP="00000000" w:rsidRDefault="00000000" w:rsidRPr="00000000" w14:paraId="00001625">
      <w:pPr>
        <w:widowControl w:val="0"/>
        <w:numPr>
          <w:ilvl w:val="3"/>
          <w:numId w:val="77"/>
        </w:numPr>
        <w:spacing w:after="0" w:lineRule="auto"/>
        <w:ind w:left="2880" w:hanging="360"/>
        <w:rPr>
          <w:u w:val="none"/>
        </w:rPr>
      </w:pPr>
      <w:r w:rsidDel="00000000" w:rsidR="00000000" w:rsidRPr="00000000">
        <w:rPr>
          <w:rtl w:val="0"/>
        </w:rPr>
        <w:t xml:space="preserve">System Behavior</w:t>
      </w:r>
    </w:p>
    <w:p w:rsidR="00000000" w:rsidDel="00000000" w:rsidP="00000000" w:rsidRDefault="00000000" w:rsidRPr="00000000" w14:paraId="00001626">
      <w:pPr>
        <w:widowControl w:val="0"/>
        <w:numPr>
          <w:ilvl w:val="4"/>
          <w:numId w:val="77"/>
        </w:numPr>
        <w:spacing w:after="0" w:lineRule="auto"/>
        <w:ind w:left="3600" w:hanging="360"/>
        <w:rPr>
          <w:u w:val="none"/>
        </w:rPr>
      </w:pPr>
      <w:r w:rsidDel="00000000" w:rsidR="00000000" w:rsidRPr="00000000">
        <w:rPr>
          <w:rtl w:val="0"/>
        </w:rPr>
        <w:t xml:space="preserve">Package permanently deleted.</w:t>
      </w:r>
    </w:p>
    <w:p w:rsidR="00000000" w:rsidDel="00000000" w:rsidP="00000000" w:rsidRDefault="00000000" w:rsidRPr="00000000" w14:paraId="00001627">
      <w:pPr>
        <w:widowControl w:val="0"/>
        <w:numPr>
          <w:ilvl w:val="1"/>
          <w:numId w:val="77"/>
        </w:numPr>
        <w:spacing w:after="0" w:lineRule="auto"/>
        <w:ind w:left="1440" w:hanging="360"/>
        <w:rPr>
          <w:b w:val="1"/>
          <w:bCs w:val="1"/>
        </w:rPr>
      </w:pPr>
      <w:r w:rsidDel="00000000" w:rsidR="00000000" w:rsidRPr="00000000">
        <w:rPr>
          <w:b w:val="1"/>
          <w:bCs w:val="1"/>
          <w:rtl w:val="0"/>
        </w:rPr>
        <w:t xml:space="preserve">Edge Cases</w:t>
      </w:r>
    </w:p>
    <w:p w:rsidR="00000000" w:rsidDel="00000000" w:rsidP="00000000" w:rsidRDefault="00000000" w:rsidRPr="00000000" w14:paraId="00001628">
      <w:pPr>
        <w:widowControl w:val="0"/>
        <w:numPr>
          <w:ilvl w:val="2"/>
          <w:numId w:val="77"/>
        </w:numPr>
        <w:spacing w:after="0" w:lineRule="auto"/>
        <w:ind w:left="2160" w:hanging="360"/>
        <w:rPr/>
      </w:pPr>
      <w:r w:rsidDel="00000000" w:rsidR="00000000" w:rsidRPr="00000000">
        <w:rPr>
          <w:rtl w:val="0"/>
        </w:rPr>
        <w:t xml:space="preserve">Duplicate Packages Name</w:t>
      </w:r>
    </w:p>
    <w:p w:rsidR="00000000" w:rsidDel="00000000" w:rsidP="00000000" w:rsidRDefault="00000000" w:rsidRPr="00000000" w14:paraId="00001629">
      <w:pPr>
        <w:widowControl w:val="0"/>
        <w:numPr>
          <w:ilvl w:val="3"/>
          <w:numId w:val="77"/>
        </w:numPr>
        <w:spacing w:after="0" w:lineRule="auto"/>
        <w:ind w:left="2880" w:hanging="360"/>
        <w:rPr/>
      </w:pPr>
      <w:r w:rsidDel="00000000" w:rsidR="00000000" w:rsidRPr="00000000">
        <w:rPr>
          <w:rtl w:val="0"/>
        </w:rPr>
        <w:t xml:space="preserve">Not allowed</w:t>
      </w:r>
    </w:p>
    <w:p w:rsidR="00000000" w:rsidDel="00000000" w:rsidP="00000000" w:rsidRDefault="00000000" w:rsidRPr="00000000" w14:paraId="0000162A">
      <w:pPr>
        <w:widowControl w:val="0"/>
        <w:numPr>
          <w:ilvl w:val="2"/>
          <w:numId w:val="77"/>
        </w:numPr>
        <w:spacing w:after="0" w:lineRule="auto"/>
        <w:ind w:left="2160" w:hanging="360"/>
        <w:rPr/>
      </w:pPr>
      <w:r w:rsidDel="00000000" w:rsidR="00000000" w:rsidRPr="00000000">
        <w:rPr>
          <w:rtl w:val="0"/>
        </w:rPr>
        <w:t xml:space="preserve">Zero/Negative Amount</w:t>
      </w:r>
    </w:p>
    <w:p w:rsidR="00000000" w:rsidDel="00000000" w:rsidP="00000000" w:rsidRDefault="00000000" w:rsidRPr="00000000" w14:paraId="0000162B">
      <w:pPr>
        <w:widowControl w:val="0"/>
        <w:numPr>
          <w:ilvl w:val="3"/>
          <w:numId w:val="77"/>
        </w:numPr>
        <w:spacing w:after="0" w:lineRule="auto"/>
        <w:ind w:left="2880" w:hanging="360"/>
        <w:rPr/>
      </w:pPr>
      <w:r w:rsidDel="00000000" w:rsidR="00000000" w:rsidRPr="00000000">
        <w:rPr>
          <w:rtl w:val="0"/>
        </w:rPr>
        <w:t xml:space="preserve">Blocked</w:t>
      </w:r>
    </w:p>
    <w:p w:rsidR="00000000" w:rsidDel="00000000" w:rsidP="00000000" w:rsidRDefault="00000000" w:rsidRPr="00000000" w14:paraId="0000162C">
      <w:pPr>
        <w:widowControl w:val="0"/>
        <w:numPr>
          <w:ilvl w:val="1"/>
          <w:numId w:val="77"/>
        </w:numPr>
        <w:spacing w:after="0" w:lineRule="auto"/>
        <w:ind w:left="1440" w:hanging="360"/>
        <w:rPr>
          <w:b w:val="1"/>
          <w:bCs w:val="1"/>
        </w:rPr>
      </w:pPr>
      <w:r w:rsidDel="00000000" w:rsidR="00000000" w:rsidRPr="00000000">
        <w:rPr>
          <w:b w:val="1"/>
          <w:bCs w:val="1"/>
          <w:rtl w:val="0"/>
        </w:rPr>
        <w:t xml:space="preserve">Governance Rules</w:t>
      </w:r>
    </w:p>
    <w:p w:rsidR="00000000" w:rsidDel="00000000" w:rsidP="00000000" w:rsidRDefault="00000000" w:rsidRPr="00000000" w14:paraId="0000162D">
      <w:pPr>
        <w:widowControl w:val="0"/>
        <w:numPr>
          <w:ilvl w:val="2"/>
          <w:numId w:val="77"/>
        </w:numPr>
        <w:spacing w:after="0" w:lineRule="auto"/>
        <w:ind w:left="2160" w:hanging="360"/>
        <w:rPr>
          <w:b w:val="1"/>
          <w:bCs w:val="1"/>
          <w:u w:val="none"/>
        </w:rPr>
      </w:pPr>
      <w:r w:rsidDel="00000000" w:rsidR="00000000" w:rsidRPr="00000000">
        <w:rPr>
          <w:b w:val="1"/>
          <w:bCs w:val="1"/>
          <w:rtl w:val="0"/>
        </w:rPr>
        <w:t xml:space="preserve">Financial Integrity</w:t>
      </w:r>
    </w:p>
    <w:p w:rsidR="00000000" w:rsidDel="00000000" w:rsidP="00000000" w:rsidRDefault="00000000" w:rsidRPr="00000000" w14:paraId="0000162E">
      <w:pPr>
        <w:widowControl w:val="0"/>
        <w:numPr>
          <w:ilvl w:val="3"/>
          <w:numId w:val="77"/>
        </w:numPr>
        <w:spacing w:after="0" w:lineRule="auto"/>
        <w:ind w:left="2880" w:hanging="360"/>
        <w:rPr/>
      </w:pPr>
      <w:r w:rsidDel="00000000" w:rsidR="00000000" w:rsidRPr="00000000">
        <w:rPr>
          <w:rtl w:val="0"/>
        </w:rPr>
        <w:t xml:space="preserve">Packages cannot modify : </w:t>
      </w:r>
    </w:p>
    <w:p w:rsidR="00000000" w:rsidDel="00000000" w:rsidP="00000000" w:rsidRDefault="00000000" w:rsidRPr="00000000" w14:paraId="0000162F">
      <w:pPr>
        <w:widowControl w:val="0"/>
        <w:numPr>
          <w:ilvl w:val="4"/>
          <w:numId w:val="77"/>
        </w:numPr>
        <w:spacing w:after="0" w:lineRule="auto"/>
        <w:ind w:left="3600" w:hanging="360"/>
        <w:rPr>
          <w:u w:val="none"/>
        </w:rPr>
      </w:pPr>
      <w:r w:rsidDel="00000000" w:rsidR="00000000" w:rsidRPr="00000000">
        <w:rPr>
          <w:rtl w:val="0"/>
        </w:rPr>
        <w:t xml:space="preserve">Wallet balances</w:t>
      </w:r>
    </w:p>
    <w:p w:rsidR="00000000" w:rsidDel="00000000" w:rsidP="00000000" w:rsidRDefault="00000000" w:rsidRPr="00000000" w14:paraId="00001630">
      <w:pPr>
        <w:widowControl w:val="0"/>
        <w:numPr>
          <w:ilvl w:val="4"/>
          <w:numId w:val="77"/>
        </w:numPr>
        <w:spacing w:after="0" w:lineRule="auto"/>
        <w:ind w:left="3600" w:hanging="360"/>
        <w:rPr>
          <w:u w:val="none"/>
        </w:rPr>
      </w:pPr>
      <w:r w:rsidDel="00000000" w:rsidR="00000000" w:rsidRPr="00000000">
        <w:rPr>
          <w:rtl w:val="0"/>
        </w:rPr>
        <w:t xml:space="preserve">Buy-in logic</w:t>
      </w:r>
    </w:p>
    <w:p w:rsidR="00000000" w:rsidDel="00000000" w:rsidP="00000000" w:rsidRDefault="00000000" w:rsidRPr="00000000" w14:paraId="00001631">
      <w:pPr>
        <w:widowControl w:val="0"/>
        <w:numPr>
          <w:ilvl w:val="2"/>
          <w:numId w:val="77"/>
        </w:numPr>
        <w:spacing w:after="0" w:lineRule="auto"/>
        <w:ind w:left="2160" w:hanging="360"/>
        <w:rPr>
          <w:b w:val="1"/>
          <w:bCs w:val="1"/>
        </w:rPr>
      </w:pPr>
      <w:r w:rsidDel="00000000" w:rsidR="00000000" w:rsidRPr="00000000">
        <w:rPr>
          <w:b w:val="1"/>
          <w:bCs w:val="1"/>
          <w:rtl w:val="0"/>
        </w:rPr>
        <w:t xml:space="preserve">Audit Logging</w:t>
      </w:r>
    </w:p>
    <w:p w:rsidR="00000000" w:rsidDel="00000000" w:rsidP="00000000" w:rsidRDefault="00000000" w:rsidRPr="00000000" w14:paraId="00001632">
      <w:pPr>
        <w:widowControl w:val="0"/>
        <w:numPr>
          <w:ilvl w:val="3"/>
          <w:numId w:val="77"/>
        </w:numPr>
        <w:spacing w:after="0" w:lineRule="auto"/>
        <w:ind w:left="2880" w:hanging="360"/>
        <w:rPr/>
      </w:pPr>
      <w:r w:rsidDel="00000000" w:rsidR="00000000" w:rsidRPr="00000000">
        <w:rPr>
          <w:rtl w:val="0"/>
        </w:rPr>
        <w:t xml:space="preserve">Every action must log</w:t>
      </w:r>
    </w:p>
    <w:p w:rsidR="00000000" w:rsidDel="00000000" w:rsidP="00000000" w:rsidRDefault="00000000" w:rsidRPr="00000000" w14:paraId="00001633">
      <w:pPr>
        <w:widowControl w:val="0"/>
        <w:spacing w:after="0" w:lineRule="auto"/>
        <w:rPr/>
      </w:pPr>
      <w:r w:rsidDel="00000000" w:rsidR="00000000" w:rsidRPr="00000000">
        <w:rPr>
          <w:rtl w:val="0"/>
        </w:rPr>
      </w:r>
    </w:p>
    <w:p w:rsidR="00000000" w:rsidDel="00000000" w:rsidP="00000000" w:rsidRDefault="00000000" w:rsidRPr="00000000" w14:paraId="00001634">
      <w:pPr>
        <w:widowControl w:val="0"/>
        <w:spacing w:after="0" w:lineRule="auto"/>
        <w:rPr/>
      </w:pPr>
      <w:r w:rsidDel="00000000" w:rsidR="00000000" w:rsidRPr="00000000">
        <w:rPr>
          <w:rtl w:val="0"/>
        </w:rPr>
      </w:r>
    </w:p>
    <w:p w:rsidR="00000000" w:rsidDel="00000000" w:rsidP="00000000" w:rsidRDefault="00000000" w:rsidRPr="00000000" w14:paraId="00001635">
      <w:pPr>
        <w:pStyle w:val="Heading3"/>
        <w:spacing w:after="0" w:lineRule="auto"/>
        <w:rPr/>
      </w:pPr>
      <w:bookmarkStart w:colFirst="0" w:colLast="0" w:name="_xxqituh3vmhv" w:id="132"/>
      <w:bookmarkEnd w:id="132"/>
      <w:r w:rsidDel="00000000" w:rsidR="00000000" w:rsidRPr="00000000">
        <w:rPr>
          <w:rtl w:val="0"/>
        </w:rPr>
        <w:t xml:space="preserve">User story -2.2  Managing Buy-In Conversion Modes &amp; Limits</w:t>
      </w:r>
    </w:p>
    <w:p w:rsidR="00000000" w:rsidDel="00000000" w:rsidP="00000000" w:rsidRDefault="00000000" w:rsidRPr="00000000" w14:paraId="00001636">
      <w:pPr>
        <w:spacing w:after="0" w:lineRule="auto"/>
        <w:ind w:left="0" w:firstLine="0"/>
        <w:rPr/>
      </w:pPr>
      <w:r w:rsidDel="00000000" w:rsidR="00000000" w:rsidRPr="00000000">
        <w:rPr>
          <w:rtl w:val="0"/>
        </w:rPr>
      </w:r>
    </w:p>
    <w:p w:rsidR="00000000" w:rsidDel="00000000" w:rsidP="00000000" w:rsidRDefault="00000000" w:rsidRPr="00000000" w14:paraId="00001637">
      <w:pPr>
        <w:spacing w:after="0" w:lineRule="auto"/>
        <w:ind w:left="0" w:firstLine="0"/>
        <w:rPr/>
      </w:pPr>
      <w:r w:rsidDel="00000000" w:rsidR="00000000" w:rsidRPr="00000000">
        <w:rPr>
          <w:rtl w:val="0"/>
        </w:rPr>
        <w:t xml:space="preserve">As an F2MX Super Admin , I want the platform to enforce Buy-In limits between Mode A &amp; Mode B so that all leagues operate within a standardized and fair economic boundary.</w:t>
      </w:r>
    </w:p>
    <w:p w:rsidR="00000000" w:rsidDel="00000000" w:rsidP="00000000" w:rsidRDefault="00000000" w:rsidRPr="00000000" w14:paraId="00001638">
      <w:pPr>
        <w:spacing w:after="0" w:lineRule="auto"/>
        <w:ind w:left="0" w:firstLine="0"/>
        <w:rPr/>
      </w:pPr>
      <w:r w:rsidDel="00000000" w:rsidR="00000000" w:rsidRPr="00000000">
        <w:rPr>
          <w:rtl w:val="0"/>
        </w:rPr>
      </w:r>
    </w:p>
    <w:p w:rsidR="00000000" w:rsidDel="00000000" w:rsidP="00000000" w:rsidRDefault="00000000" w:rsidRPr="00000000" w14:paraId="00001639">
      <w:pPr>
        <w:spacing w:after="0" w:lineRule="auto"/>
        <w:ind w:left="0" w:firstLine="0"/>
        <w:rPr>
          <w:b w:val="1"/>
          <w:bCs w:val="1"/>
        </w:rPr>
      </w:pPr>
      <w:commentRangeStart w:id="159"/>
      <w:r w:rsidDel="00000000" w:rsidR="00000000" w:rsidRPr="00000000">
        <w:rPr>
          <w:b w:val="1"/>
          <w:bCs w:val="1"/>
          <w:rtl w:val="0"/>
        </w:rPr>
        <w:t xml:space="preserve">Acceptance Criteria : </w:t>
      </w:r>
      <w:commentRangeEnd w:id="159"/>
      <w:r w:rsidDel="00000000" w:rsidR="00000000" w:rsidRPr="00000000">
        <w:commentReference w:id="159"/>
      </w:r>
      <w:r w:rsidDel="00000000" w:rsidR="00000000" w:rsidRPr="00000000">
        <w:rPr>
          <w:rtl w:val="0"/>
        </w:rPr>
      </w:r>
    </w:p>
    <w:p w:rsidR="00000000" w:rsidDel="00000000" w:rsidP="00000000" w:rsidRDefault="00000000" w:rsidRPr="00000000" w14:paraId="0000163A">
      <w:pPr>
        <w:spacing w:after="0" w:lineRule="auto"/>
        <w:ind w:left="0" w:firstLine="0"/>
        <w:rPr>
          <w:b w:val="1"/>
          <w:bCs w:val="1"/>
        </w:rPr>
      </w:pPr>
      <w:r w:rsidDel="00000000" w:rsidR="00000000" w:rsidRPr="00000000">
        <w:rPr>
          <w:rtl w:val="0"/>
        </w:rPr>
      </w:r>
    </w:p>
    <w:p w:rsidR="00000000" w:rsidDel="00000000" w:rsidP="00000000" w:rsidRDefault="00000000" w:rsidRPr="00000000" w14:paraId="0000163B">
      <w:pPr>
        <w:widowControl w:val="0"/>
        <w:numPr>
          <w:ilvl w:val="0"/>
          <w:numId w:val="77"/>
        </w:numPr>
        <w:spacing w:after="0" w:lineRule="auto"/>
        <w:ind w:left="720" w:hanging="360"/>
        <w:rPr>
          <w:b w:val="1"/>
          <w:bCs w:val="1"/>
        </w:rPr>
      </w:pPr>
      <w:r w:rsidDel="00000000" w:rsidR="00000000" w:rsidRPr="00000000">
        <w:rPr>
          <w:b w:val="1"/>
          <w:bCs w:val="1"/>
          <w:rtl w:val="0"/>
        </w:rPr>
        <w:t xml:space="preserve">Navigation : </w:t>
      </w:r>
    </w:p>
    <w:p w:rsidR="00000000" w:rsidDel="00000000" w:rsidP="00000000" w:rsidRDefault="00000000" w:rsidRPr="00000000" w14:paraId="0000163C">
      <w:pPr>
        <w:widowControl w:val="0"/>
        <w:numPr>
          <w:ilvl w:val="1"/>
          <w:numId w:val="77"/>
        </w:numPr>
        <w:spacing w:after="0" w:lineRule="auto"/>
        <w:ind w:left="1440" w:hanging="360"/>
      </w:pPr>
      <w:r w:rsidDel="00000000" w:rsidR="00000000" w:rsidRPr="00000000">
        <w:rPr>
          <w:rFonts w:ascii="Arial Unicode MS" w:cs="Arial Unicode MS" w:eastAsia="Arial Unicode MS" w:hAnsi="Arial Unicode MS"/>
          <w:rtl w:val="0"/>
        </w:rPr>
        <w:t xml:space="preserve">Login→ Wallet &amp; Economy Module → Buy-In Configurations Tab</w:t>
      </w:r>
    </w:p>
    <w:p w:rsidR="00000000" w:rsidDel="00000000" w:rsidP="00000000" w:rsidRDefault="00000000" w:rsidRPr="00000000" w14:paraId="0000163D">
      <w:pPr>
        <w:widowControl w:val="0"/>
        <w:numPr>
          <w:ilvl w:val="0"/>
          <w:numId w:val="77"/>
        </w:numPr>
        <w:spacing w:after="0" w:lineRule="auto"/>
        <w:ind w:left="720" w:hanging="360"/>
        <w:rPr>
          <w:b w:val="1"/>
          <w:bCs w:val="1"/>
        </w:rPr>
      </w:pPr>
      <w:r w:rsidDel="00000000" w:rsidR="00000000" w:rsidRPr="00000000">
        <w:rPr>
          <w:b w:val="1"/>
          <w:bCs w:val="1"/>
          <w:rtl w:val="0"/>
        </w:rPr>
        <w:t xml:space="preserve">Mode Configuration : </w:t>
      </w:r>
    </w:p>
    <w:p w:rsidR="00000000" w:rsidDel="00000000" w:rsidP="00000000" w:rsidRDefault="00000000" w:rsidRPr="00000000" w14:paraId="0000163E">
      <w:pPr>
        <w:widowControl w:val="0"/>
        <w:numPr>
          <w:ilvl w:val="1"/>
          <w:numId w:val="77"/>
        </w:numPr>
        <w:spacing w:after="0" w:lineRule="auto"/>
        <w:ind w:left="1440" w:hanging="360"/>
        <w:rPr/>
      </w:pPr>
      <w:r w:rsidDel="00000000" w:rsidR="00000000" w:rsidRPr="00000000">
        <w:rPr>
          <w:rtl w:val="0"/>
        </w:rPr>
        <w:t xml:space="preserve">The system must support two modes : </w:t>
      </w:r>
    </w:p>
    <w:p w:rsidR="00000000" w:rsidDel="00000000" w:rsidP="00000000" w:rsidRDefault="00000000" w:rsidRPr="00000000" w14:paraId="0000163F">
      <w:pPr>
        <w:widowControl w:val="0"/>
        <w:numPr>
          <w:ilvl w:val="2"/>
          <w:numId w:val="77"/>
        </w:numPr>
        <w:spacing w:after="0" w:lineRule="auto"/>
        <w:ind w:left="2160" w:hanging="360"/>
        <w:rPr>
          <w:u w:val="none"/>
        </w:rPr>
      </w:pPr>
      <w:r w:rsidDel="00000000" w:rsidR="00000000" w:rsidRPr="00000000">
        <w:rPr>
          <w:rtl w:val="0"/>
        </w:rPr>
        <w:t xml:space="preserve">Mode A : Fixed Conversion Rate</w:t>
      </w:r>
    </w:p>
    <w:p w:rsidR="00000000" w:rsidDel="00000000" w:rsidP="00000000" w:rsidRDefault="00000000" w:rsidRPr="00000000" w14:paraId="00001640">
      <w:pPr>
        <w:widowControl w:val="0"/>
        <w:numPr>
          <w:ilvl w:val="2"/>
          <w:numId w:val="77"/>
        </w:numPr>
        <w:spacing w:after="0" w:lineRule="auto"/>
        <w:ind w:left="2160" w:hanging="360"/>
        <w:rPr>
          <w:u w:val="none"/>
        </w:rPr>
      </w:pPr>
      <w:r w:rsidDel="00000000" w:rsidR="00000000" w:rsidRPr="00000000">
        <w:rPr>
          <w:rtl w:val="0"/>
        </w:rPr>
        <w:t xml:space="preserve">Mode B : Configurable Range-Based Conversion</w:t>
      </w:r>
    </w:p>
    <w:p w:rsidR="00000000" w:rsidDel="00000000" w:rsidP="00000000" w:rsidRDefault="00000000" w:rsidRPr="00000000" w14:paraId="00001641">
      <w:pPr>
        <w:widowControl w:val="0"/>
        <w:numPr>
          <w:ilvl w:val="1"/>
          <w:numId w:val="77"/>
        </w:numPr>
        <w:spacing w:after="0" w:lineRule="auto"/>
        <w:ind w:left="1440" w:hanging="360"/>
        <w:rPr>
          <w:u w:val="none"/>
        </w:rPr>
      </w:pPr>
      <w:r w:rsidDel="00000000" w:rsidR="00000000" w:rsidRPr="00000000">
        <w:rPr>
          <w:rtl w:val="0"/>
        </w:rPr>
        <w:t xml:space="preserve">Only one mode can be active at a time </w:t>
      </w:r>
    </w:p>
    <w:p w:rsidR="00000000" w:rsidDel="00000000" w:rsidP="00000000" w:rsidRDefault="00000000" w:rsidRPr="00000000" w14:paraId="00001642">
      <w:pPr>
        <w:widowControl w:val="0"/>
        <w:numPr>
          <w:ilvl w:val="1"/>
          <w:numId w:val="77"/>
        </w:numPr>
        <w:spacing w:after="0" w:lineRule="auto"/>
        <w:ind w:left="1440" w:hanging="360"/>
        <w:rPr/>
      </w:pPr>
      <w:r w:rsidDel="00000000" w:rsidR="00000000" w:rsidRPr="00000000">
        <w:rPr>
          <w:rtl w:val="0"/>
        </w:rPr>
        <w:t xml:space="preserve">Default Mode B must be active</w:t>
      </w:r>
    </w:p>
    <w:p w:rsidR="00000000" w:rsidDel="00000000" w:rsidP="00000000" w:rsidRDefault="00000000" w:rsidRPr="00000000" w14:paraId="00001643">
      <w:pPr>
        <w:widowControl w:val="0"/>
        <w:numPr>
          <w:ilvl w:val="0"/>
          <w:numId w:val="77"/>
        </w:numPr>
        <w:spacing w:after="0" w:lineRule="auto"/>
        <w:ind w:left="720" w:hanging="360"/>
        <w:rPr>
          <w:b w:val="1"/>
          <w:bCs w:val="1"/>
        </w:rPr>
      </w:pPr>
      <w:r w:rsidDel="00000000" w:rsidR="00000000" w:rsidRPr="00000000">
        <w:rPr>
          <w:b w:val="1"/>
          <w:bCs w:val="1"/>
          <w:rtl w:val="0"/>
        </w:rPr>
        <w:t xml:space="preserve">Mode A (Fixed Conversion)</w:t>
      </w:r>
    </w:p>
    <w:p w:rsidR="00000000" w:rsidDel="00000000" w:rsidP="00000000" w:rsidRDefault="00000000" w:rsidRPr="00000000" w14:paraId="00001644">
      <w:pPr>
        <w:widowControl w:val="0"/>
        <w:numPr>
          <w:ilvl w:val="1"/>
          <w:numId w:val="77"/>
        </w:numPr>
        <w:spacing w:after="0" w:lineRule="auto"/>
        <w:ind w:left="1440" w:hanging="360"/>
        <w:rPr/>
      </w:pPr>
      <w:r w:rsidDel="00000000" w:rsidR="00000000" w:rsidRPr="00000000">
        <w:rPr>
          <w:rtl w:val="0"/>
        </w:rPr>
        <w:t xml:space="preserve">Admin defines a single fixed conversion rate</w:t>
      </w:r>
    </w:p>
    <w:p w:rsidR="00000000" w:rsidDel="00000000" w:rsidP="00000000" w:rsidRDefault="00000000" w:rsidRPr="00000000" w14:paraId="00001645">
      <w:pPr>
        <w:widowControl w:val="0"/>
        <w:numPr>
          <w:ilvl w:val="1"/>
          <w:numId w:val="77"/>
        </w:numPr>
        <w:spacing w:after="0" w:lineRule="auto"/>
        <w:ind w:left="1440" w:hanging="360"/>
        <w:rPr>
          <w:u w:val="none"/>
        </w:rPr>
      </w:pPr>
      <w:r w:rsidDel="00000000" w:rsidR="00000000" w:rsidRPr="00000000">
        <w:rPr>
          <w:rtl w:val="0"/>
        </w:rPr>
        <w:t xml:space="preserve">Applies to : </w:t>
      </w:r>
    </w:p>
    <w:p w:rsidR="00000000" w:rsidDel="00000000" w:rsidP="00000000" w:rsidRDefault="00000000" w:rsidRPr="00000000" w14:paraId="00001646">
      <w:pPr>
        <w:widowControl w:val="0"/>
        <w:numPr>
          <w:ilvl w:val="2"/>
          <w:numId w:val="77"/>
        </w:numPr>
        <w:spacing w:after="0" w:lineRule="auto"/>
        <w:ind w:left="2160" w:hanging="360"/>
        <w:rPr>
          <w:u w:val="none"/>
        </w:rPr>
      </w:pPr>
      <w:r w:rsidDel="00000000" w:rsidR="00000000" w:rsidRPr="00000000">
        <w:rPr>
          <w:rtl w:val="0"/>
        </w:rPr>
        <w:t xml:space="preserve">All leagues </w:t>
      </w:r>
    </w:p>
    <w:p w:rsidR="00000000" w:rsidDel="00000000" w:rsidP="00000000" w:rsidRDefault="00000000" w:rsidRPr="00000000" w14:paraId="00001647">
      <w:pPr>
        <w:widowControl w:val="0"/>
        <w:numPr>
          <w:ilvl w:val="2"/>
          <w:numId w:val="77"/>
        </w:numPr>
        <w:spacing w:after="0" w:lineRule="auto"/>
        <w:ind w:left="2160" w:hanging="360"/>
        <w:rPr>
          <w:u w:val="none"/>
        </w:rPr>
      </w:pPr>
      <w:r w:rsidDel="00000000" w:rsidR="00000000" w:rsidRPr="00000000">
        <w:rPr>
          <w:rtl w:val="0"/>
        </w:rPr>
        <w:t xml:space="preserve">All Users</w:t>
      </w:r>
    </w:p>
    <w:p w:rsidR="00000000" w:rsidDel="00000000" w:rsidP="00000000" w:rsidRDefault="00000000" w:rsidRPr="00000000" w14:paraId="00001648">
      <w:pPr>
        <w:widowControl w:val="0"/>
        <w:numPr>
          <w:ilvl w:val="1"/>
          <w:numId w:val="77"/>
        </w:numPr>
        <w:spacing w:after="0" w:lineRule="auto"/>
        <w:ind w:left="1440" w:hanging="360"/>
        <w:rPr>
          <w:u w:val="none"/>
        </w:rPr>
      </w:pPr>
      <w:r w:rsidDel="00000000" w:rsidR="00000000" w:rsidRPr="00000000">
        <w:rPr>
          <w:rtl w:val="0"/>
        </w:rPr>
        <w:t xml:space="preserve">No league-level customization allowed.</w:t>
      </w:r>
    </w:p>
    <w:p w:rsidR="00000000" w:rsidDel="00000000" w:rsidP="00000000" w:rsidRDefault="00000000" w:rsidRPr="00000000" w14:paraId="00001649">
      <w:pPr>
        <w:widowControl w:val="0"/>
        <w:numPr>
          <w:ilvl w:val="0"/>
          <w:numId w:val="77"/>
        </w:numPr>
        <w:spacing w:after="0" w:lineRule="auto"/>
        <w:ind w:left="720" w:hanging="360"/>
        <w:rPr>
          <w:b w:val="1"/>
          <w:bCs w:val="1"/>
        </w:rPr>
      </w:pPr>
      <w:r w:rsidDel="00000000" w:rsidR="00000000" w:rsidRPr="00000000">
        <w:rPr>
          <w:b w:val="1"/>
          <w:bCs w:val="1"/>
          <w:rtl w:val="0"/>
        </w:rPr>
        <w:t xml:space="preserve">Mode B ( Range-Based Conversion)</w:t>
      </w:r>
    </w:p>
    <w:p w:rsidR="00000000" w:rsidDel="00000000" w:rsidP="00000000" w:rsidRDefault="00000000" w:rsidRPr="00000000" w14:paraId="0000164A">
      <w:pPr>
        <w:widowControl w:val="0"/>
        <w:numPr>
          <w:ilvl w:val="1"/>
          <w:numId w:val="77"/>
        </w:numPr>
        <w:spacing w:after="0" w:lineRule="auto"/>
        <w:ind w:left="1440" w:hanging="360"/>
        <w:rPr/>
      </w:pPr>
      <w:r w:rsidDel="00000000" w:rsidR="00000000" w:rsidRPr="00000000">
        <w:rPr>
          <w:rtl w:val="0"/>
        </w:rPr>
        <w:t xml:space="preserve">Admi</w:t>
      </w:r>
      <w:commentRangeStart w:id="160"/>
      <w:commentRangeStart w:id="161"/>
      <w:r w:rsidDel="00000000" w:rsidR="00000000" w:rsidRPr="00000000">
        <w:rPr>
          <w:rtl w:val="0"/>
        </w:rPr>
        <w:t xml:space="preserve">n defines : </w:t>
      </w:r>
    </w:p>
    <w:p w:rsidR="00000000" w:rsidDel="00000000" w:rsidP="00000000" w:rsidRDefault="00000000" w:rsidRPr="00000000" w14:paraId="0000164B">
      <w:pPr>
        <w:widowControl w:val="0"/>
        <w:numPr>
          <w:ilvl w:val="2"/>
          <w:numId w:val="77"/>
        </w:numPr>
        <w:spacing w:after="0" w:lineRule="auto"/>
        <w:ind w:left="2160" w:hanging="360"/>
        <w:rPr>
          <w:u w:val="none"/>
        </w:rPr>
      </w:pPr>
      <w:r w:rsidDel="00000000" w:rsidR="00000000" w:rsidRPr="00000000">
        <w:rPr>
          <w:rtl w:val="0"/>
        </w:rPr>
        <w:t xml:space="preserve">Minimum </w:t>
      </w:r>
      <w:r w:rsidDel="00000000" w:rsidR="00000000" w:rsidRPr="00000000">
        <w:rPr>
          <w:strike w:val="1"/>
          <w:rtl w:val="0"/>
        </w:rPr>
        <w:t xml:space="preserve">10%</w:t>
      </w:r>
      <w:r w:rsidDel="00000000" w:rsidR="00000000" w:rsidRPr="00000000">
        <w:rPr>
          <w:rtl w:val="0"/>
        </w:rPr>
        <w:t xml:space="preserve">  0%</w:t>
      </w:r>
    </w:p>
    <w:p w:rsidR="00000000" w:rsidDel="00000000" w:rsidP="00000000" w:rsidRDefault="00000000" w:rsidRPr="00000000" w14:paraId="0000164C">
      <w:pPr>
        <w:widowControl w:val="0"/>
        <w:numPr>
          <w:ilvl w:val="2"/>
          <w:numId w:val="77"/>
        </w:numPr>
        <w:spacing w:after="0" w:lineRule="auto"/>
        <w:ind w:left="2160" w:hanging="360"/>
        <w:rPr>
          <w:u w:val="none"/>
        </w:rPr>
      </w:pPr>
      <w:r w:rsidDel="00000000" w:rsidR="00000000" w:rsidRPr="00000000">
        <w:rPr>
          <w:rtl w:val="0"/>
        </w:rPr>
        <w:t xml:space="preserve">Maximum 40%</w:t>
      </w:r>
      <w:commentRangeEnd w:id="160"/>
      <w:r w:rsidDel="00000000" w:rsidR="00000000" w:rsidRPr="00000000">
        <w:commentReference w:id="160"/>
      </w:r>
      <w:commentRangeEnd w:id="161"/>
      <w:r w:rsidDel="00000000" w:rsidR="00000000" w:rsidRPr="00000000">
        <w:commentReference w:id="161"/>
      </w:r>
      <w:r w:rsidDel="00000000" w:rsidR="00000000" w:rsidRPr="00000000">
        <w:rPr>
          <w:rtl w:val="0"/>
        </w:rPr>
      </w:r>
    </w:p>
    <w:p w:rsidR="00000000" w:rsidDel="00000000" w:rsidP="00000000" w:rsidRDefault="00000000" w:rsidRPr="00000000" w14:paraId="0000164D">
      <w:pPr>
        <w:widowControl w:val="0"/>
        <w:numPr>
          <w:ilvl w:val="1"/>
          <w:numId w:val="77"/>
        </w:numPr>
        <w:spacing w:after="0" w:lineRule="auto"/>
        <w:ind w:left="1440" w:hanging="360"/>
        <w:rPr>
          <w:u w:val="none"/>
        </w:rPr>
      </w:pPr>
      <w:r w:rsidDel="00000000" w:rsidR="00000000" w:rsidRPr="00000000">
        <w:rPr>
          <w:rtl w:val="0"/>
        </w:rPr>
        <w:t xml:space="preserve">Commissioners can select any value within the range.</w:t>
      </w:r>
    </w:p>
    <w:p w:rsidR="00000000" w:rsidDel="00000000" w:rsidP="00000000" w:rsidRDefault="00000000" w:rsidRPr="00000000" w14:paraId="0000164E">
      <w:pPr>
        <w:widowControl w:val="0"/>
        <w:numPr>
          <w:ilvl w:val="0"/>
          <w:numId w:val="77"/>
        </w:numPr>
        <w:spacing w:after="0" w:lineRule="auto"/>
        <w:ind w:left="720" w:hanging="360"/>
        <w:rPr>
          <w:b w:val="1"/>
          <w:bCs w:val="1"/>
        </w:rPr>
      </w:pPr>
      <w:r w:rsidDel="00000000" w:rsidR="00000000" w:rsidRPr="00000000">
        <w:rPr>
          <w:b w:val="1"/>
          <w:bCs w:val="1"/>
          <w:rtl w:val="0"/>
        </w:rPr>
        <w:t xml:space="preserve">Rules</w:t>
      </w:r>
    </w:p>
    <w:p w:rsidR="00000000" w:rsidDel="00000000" w:rsidP="00000000" w:rsidRDefault="00000000" w:rsidRPr="00000000" w14:paraId="0000164F">
      <w:pPr>
        <w:widowControl w:val="0"/>
        <w:numPr>
          <w:ilvl w:val="1"/>
          <w:numId w:val="77"/>
        </w:numPr>
        <w:spacing w:after="0" w:lineRule="auto"/>
        <w:ind w:left="1440" w:hanging="360"/>
        <w:rPr>
          <w:strike w:val="1"/>
        </w:rPr>
      </w:pPr>
      <w:commentRangeStart w:id="162"/>
      <w:commentRangeStart w:id="163"/>
      <w:commentRangeStart w:id="164"/>
      <w:r w:rsidDel="00000000" w:rsidR="00000000" w:rsidRPr="00000000">
        <w:rPr>
          <w:strike w:val="1"/>
          <w:rtl w:val="0"/>
        </w:rPr>
        <w:t xml:space="preserve">Conversion rate must never be 0%</w:t>
      </w:r>
      <w:commentRangeEnd w:id="162"/>
      <w:r w:rsidDel="00000000" w:rsidR="00000000" w:rsidRPr="00000000">
        <w:commentReference w:id="162"/>
      </w:r>
      <w:commentRangeEnd w:id="163"/>
      <w:r w:rsidDel="00000000" w:rsidR="00000000" w:rsidRPr="00000000">
        <w:commentReference w:id="163"/>
      </w:r>
      <w:commentRangeEnd w:id="164"/>
      <w:r w:rsidDel="00000000" w:rsidR="00000000" w:rsidRPr="00000000">
        <w:commentReference w:id="164"/>
      </w:r>
      <w:r w:rsidDel="00000000" w:rsidR="00000000" w:rsidRPr="00000000">
        <w:rPr>
          <w:rtl w:val="0"/>
        </w:rPr>
      </w:r>
    </w:p>
    <w:p w:rsidR="00000000" w:rsidDel="00000000" w:rsidP="00000000" w:rsidRDefault="00000000" w:rsidRPr="00000000" w14:paraId="00001650">
      <w:pPr>
        <w:widowControl w:val="0"/>
        <w:numPr>
          <w:ilvl w:val="1"/>
          <w:numId w:val="77"/>
        </w:numPr>
        <w:spacing w:after="0" w:lineRule="auto"/>
        <w:ind w:left="1440" w:hanging="360"/>
        <w:rPr>
          <w:u w:val="none"/>
        </w:rPr>
      </w:pPr>
      <w:r w:rsidDel="00000000" w:rsidR="00000000" w:rsidRPr="00000000">
        <w:rPr>
          <w:rtl w:val="0"/>
        </w:rPr>
        <w:t xml:space="preserve">All Buy-ins (Transfers) must follow conversion rules</w:t>
      </w:r>
    </w:p>
    <w:p w:rsidR="00000000" w:rsidDel="00000000" w:rsidP="00000000" w:rsidRDefault="00000000" w:rsidRPr="00000000" w14:paraId="00001651">
      <w:pPr>
        <w:widowControl w:val="0"/>
        <w:numPr>
          <w:ilvl w:val="1"/>
          <w:numId w:val="77"/>
        </w:numPr>
        <w:spacing w:after="0" w:lineRule="auto"/>
        <w:ind w:left="1440" w:hanging="360"/>
        <w:rPr>
          <w:u w:val="none"/>
        </w:rPr>
      </w:pPr>
      <w:r w:rsidDel="00000000" w:rsidR="00000000" w:rsidRPr="00000000">
        <w:rPr>
          <w:rtl w:val="0"/>
        </w:rPr>
        <w:t xml:space="preserve">Rules must apply to : </w:t>
      </w:r>
    </w:p>
    <w:p w:rsidR="00000000" w:rsidDel="00000000" w:rsidP="00000000" w:rsidRDefault="00000000" w:rsidRPr="00000000" w14:paraId="00001652">
      <w:pPr>
        <w:widowControl w:val="0"/>
        <w:numPr>
          <w:ilvl w:val="2"/>
          <w:numId w:val="77"/>
        </w:numPr>
        <w:spacing w:after="0" w:lineRule="auto"/>
        <w:ind w:left="2160" w:hanging="360"/>
        <w:rPr>
          <w:u w:val="none"/>
        </w:rPr>
      </w:pPr>
      <w:r w:rsidDel="00000000" w:rsidR="00000000" w:rsidRPr="00000000">
        <w:rPr>
          <w:rtl w:val="0"/>
        </w:rPr>
        <w:t xml:space="preserve">Public Leagues</w:t>
      </w:r>
    </w:p>
    <w:p w:rsidR="00000000" w:rsidDel="00000000" w:rsidP="00000000" w:rsidRDefault="00000000" w:rsidRPr="00000000" w14:paraId="00001653">
      <w:pPr>
        <w:widowControl w:val="0"/>
        <w:numPr>
          <w:ilvl w:val="2"/>
          <w:numId w:val="77"/>
        </w:numPr>
        <w:spacing w:after="0" w:lineRule="auto"/>
        <w:ind w:left="2160" w:hanging="360"/>
        <w:rPr>
          <w:u w:val="none"/>
        </w:rPr>
      </w:pPr>
      <w:r w:rsidDel="00000000" w:rsidR="00000000" w:rsidRPr="00000000">
        <w:rPr>
          <w:rtl w:val="0"/>
        </w:rPr>
        <w:t xml:space="preserve">Private Leagues</w:t>
      </w:r>
    </w:p>
    <w:p w:rsidR="00000000" w:rsidDel="00000000" w:rsidP="00000000" w:rsidRDefault="00000000" w:rsidRPr="00000000" w14:paraId="00001654">
      <w:pPr>
        <w:widowControl w:val="0"/>
        <w:numPr>
          <w:ilvl w:val="1"/>
          <w:numId w:val="77"/>
        </w:numPr>
        <w:spacing w:after="0" w:lineRule="auto"/>
        <w:ind w:left="1440" w:hanging="360"/>
        <w:rPr>
          <w:u w:val="none"/>
        </w:rPr>
      </w:pPr>
      <w:r w:rsidDel="00000000" w:rsidR="00000000" w:rsidRPr="00000000">
        <w:rPr>
          <w:rtl w:val="0"/>
        </w:rPr>
        <w:t xml:space="preserve">The platform does not force a single mode across every league globally</w:t>
      </w:r>
    </w:p>
    <w:p w:rsidR="00000000" w:rsidDel="00000000" w:rsidP="00000000" w:rsidRDefault="00000000" w:rsidRPr="00000000" w14:paraId="00001655">
      <w:pPr>
        <w:widowControl w:val="0"/>
        <w:numPr>
          <w:ilvl w:val="1"/>
          <w:numId w:val="77"/>
        </w:numPr>
        <w:spacing w:after="0" w:lineRule="auto"/>
        <w:ind w:left="1440" w:hanging="360"/>
        <w:rPr>
          <w:u w:val="none"/>
        </w:rPr>
      </w:pPr>
      <w:r w:rsidDel="00000000" w:rsidR="00000000" w:rsidRPr="00000000">
        <w:rPr>
          <w:rtl w:val="0"/>
        </w:rPr>
        <w:t xml:space="preserve">The rules explicitly state that the active mode can vary depending on the league type (e.g., Public vs. Private) or for specific promotions.</w:t>
      </w:r>
    </w:p>
    <w:p w:rsidR="00000000" w:rsidDel="00000000" w:rsidP="00000000" w:rsidRDefault="00000000" w:rsidRPr="00000000" w14:paraId="00001656">
      <w:pPr>
        <w:widowControl w:val="0"/>
        <w:numPr>
          <w:ilvl w:val="0"/>
          <w:numId w:val="77"/>
        </w:numPr>
        <w:spacing w:after="0" w:lineRule="auto"/>
        <w:ind w:left="720" w:hanging="360"/>
        <w:rPr>
          <w:b w:val="1"/>
          <w:bCs w:val="1"/>
        </w:rPr>
      </w:pPr>
      <w:r w:rsidDel="00000000" w:rsidR="00000000" w:rsidRPr="00000000">
        <w:rPr>
          <w:b w:val="1"/>
          <w:bCs w:val="1"/>
          <w:rtl w:val="0"/>
        </w:rPr>
        <w:t xml:space="preserve">Impact on Users</w:t>
      </w:r>
    </w:p>
    <w:p w:rsidR="00000000" w:rsidDel="00000000" w:rsidP="00000000" w:rsidRDefault="00000000" w:rsidRPr="00000000" w14:paraId="00001657">
      <w:pPr>
        <w:widowControl w:val="0"/>
        <w:numPr>
          <w:ilvl w:val="1"/>
          <w:numId w:val="77"/>
        </w:numPr>
        <w:spacing w:after="0" w:lineRule="auto"/>
        <w:ind w:left="1440" w:hanging="360"/>
        <w:rPr/>
      </w:pPr>
      <w:r w:rsidDel="00000000" w:rsidR="00000000" w:rsidRPr="00000000">
        <w:rPr>
          <w:rtl w:val="0"/>
        </w:rPr>
        <w:t xml:space="preserve">When user performs Buy-in ( Transfer from User wallet to League Wallet):</w:t>
      </w:r>
    </w:p>
    <w:p w:rsidR="00000000" w:rsidDel="00000000" w:rsidP="00000000" w:rsidRDefault="00000000" w:rsidRPr="00000000" w14:paraId="00001658">
      <w:pPr>
        <w:widowControl w:val="0"/>
        <w:numPr>
          <w:ilvl w:val="2"/>
          <w:numId w:val="77"/>
        </w:numPr>
        <w:spacing w:after="0" w:lineRule="auto"/>
        <w:ind w:left="2160" w:hanging="360"/>
        <w:rPr>
          <w:u w:val="none"/>
        </w:rPr>
      </w:pPr>
      <w:r w:rsidDel="00000000" w:rsidR="00000000" w:rsidRPr="00000000">
        <w:rPr>
          <w:rtl w:val="0"/>
        </w:rPr>
        <w:t xml:space="preserve">System converts amount based on active mode</w:t>
      </w:r>
    </w:p>
    <w:p w:rsidR="00000000" w:rsidDel="00000000" w:rsidP="00000000" w:rsidRDefault="00000000" w:rsidRPr="00000000" w14:paraId="00001659">
      <w:pPr>
        <w:widowControl w:val="0"/>
        <w:numPr>
          <w:ilvl w:val="1"/>
          <w:numId w:val="77"/>
        </w:numPr>
        <w:spacing w:after="0" w:lineRule="auto"/>
        <w:ind w:left="1440" w:hanging="360"/>
        <w:rPr>
          <w:u w:val="none"/>
        </w:rPr>
      </w:pPr>
      <w:r w:rsidDel="00000000" w:rsidR="00000000" w:rsidRPr="00000000">
        <w:rPr>
          <w:rtl w:val="0"/>
        </w:rPr>
        <w:t xml:space="preserve">Conversion logic must reflect instantly in:</w:t>
      </w:r>
    </w:p>
    <w:p w:rsidR="00000000" w:rsidDel="00000000" w:rsidP="00000000" w:rsidRDefault="00000000" w:rsidRPr="00000000" w14:paraId="0000165A">
      <w:pPr>
        <w:widowControl w:val="0"/>
        <w:numPr>
          <w:ilvl w:val="2"/>
          <w:numId w:val="77"/>
        </w:numPr>
        <w:spacing w:after="0" w:lineRule="auto"/>
        <w:ind w:left="2160" w:hanging="360"/>
        <w:rPr>
          <w:u w:val="none"/>
        </w:rPr>
      </w:pPr>
      <w:r w:rsidDel="00000000" w:rsidR="00000000" w:rsidRPr="00000000">
        <w:rPr>
          <w:rtl w:val="0"/>
        </w:rPr>
        <w:t xml:space="preserve">League Wallet</w:t>
      </w:r>
    </w:p>
    <w:p w:rsidR="00000000" w:rsidDel="00000000" w:rsidP="00000000" w:rsidRDefault="00000000" w:rsidRPr="00000000" w14:paraId="0000165B">
      <w:pPr>
        <w:widowControl w:val="0"/>
        <w:numPr>
          <w:ilvl w:val="2"/>
          <w:numId w:val="77"/>
        </w:numPr>
        <w:spacing w:after="0" w:lineRule="auto"/>
        <w:ind w:left="2160" w:hanging="360"/>
        <w:rPr>
          <w:u w:val="none"/>
        </w:rPr>
      </w:pPr>
      <w:r w:rsidDel="00000000" w:rsidR="00000000" w:rsidRPr="00000000">
        <w:rPr>
          <w:rtl w:val="0"/>
        </w:rPr>
        <w:t xml:space="preserve">Transaction History</w:t>
      </w:r>
    </w:p>
    <w:p w:rsidR="00000000" w:rsidDel="00000000" w:rsidP="00000000" w:rsidRDefault="00000000" w:rsidRPr="00000000" w14:paraId="0000165C">
      <w:pPr>
        <w:widowControl w:val="0"/>
        <w:numPr>
          <w:ilvl w:val="0"/>
          <w:numId w:val="77"/>
        </w:numPr>
        <w:spacing w:after="0" w:lineRule="auto"/>
        <w:ind w:left="720" w:hanging="360"/>
        <w:rPr>
          <w:b w:val="1"/>
          <w:bCs w:val="1"/>
        </w:rPr>
      </w:pPr>
      <w:r w:rsidDel="00000000" w:rsidR="00000000" w:rsidRPr="00000000">
        <w:rPr>
          <w:b w:val="1"/>
          <w:bCs w:val="1"/>
          <w:rtl w:val="0"/>
        </w:rPr>
        <w:t xml:space="preserve">System Behavior</w:t>
      </w:r>
    </w:p>
    <w:p w:rsidR="00000000" w:rsidDel="00000000" w:rsidP="00000000" w:rsidRDefault="00000000" w:rsidRPr="00000000" w14:paraId="0000165D">
      <w:pPr>
        <w:widowControl w:val="0"/>
        <w:numPr>
          <w:ilvl w:val="1"/>
          <w:numId w:val="77"/>
        </w:numPr>
        <w:spacing w:after="0" w:lineRule="auto"/>
        <w:ind w:left="1440" w:hanging="360"/>
        <w:rPr/>
      </w:pPr>
      <w:r w:rsidDel="00000000" w:rsidR="00000000" w:rsidRPr="00000000">
        <w:rPr>
          <w:rtl w:val="0"/>
        </w:rPr>
        <w:t xml:space="preserve">Changes by Admin must:</w:t>
      </w:r>
    </w:p>
    <w:p w:rsidR="00000000" w:rsidDel="00000000" w:rsidP="00000000" w:rsidRDefault="00000000" w:rsidRPr="00000000" w14:paraId="0000165E">
      <w:pPr>
        <w:widowControl w:val="0"/>
        <w:numPr>
          <w:ilvl w:val="2"/>
          <w:numId w:val="77"/>
        </w:numPr>
        <w:spacing w:after="0" w:lineRule="auto"/>
        <w:ind w:left="2160" w:hanging="360"/>
        <w:rPr>
          <w:u w:val="none"/>
        </w:rPr>
      </w:pPr>
      <w:r w:rsidDel="00000000" w:rsidR="00000000" w:rsidRPr="00000000">
        <w:rPr>
          <w:rtl w:val="0"/>
        </w:rPr>
        <w:t xml:space="preserve">Apply globally</w:t>
      </w:r>
    </w:p>
    <w:p w:rsidR="00000000" w:rsidDel="00000000" w:rsidP="00000000" w:rsidRDefault="00000000" w:rsidRPr="00000000" w14:paraId="0000165F">
      <w:pPr>
        <w:widowControl w:val="0"/>
        <w:numPr>
          <w:ilvl w:val="2"/>
          <w:numId w:val="77"/>
        </w:numPr>
        <w:spacing w:after="0" w:lineRule="auto"/>
        <w:ind w:left="2160" w:hanging="360"/>
        <w:rPr>
          <w:u w:val="none"/>
        </w:rPr>
      </w:pPr>
      <w:r w:rsidDel="00000000" w:rsidR="00000000" w:rsidRPr="00000000">
        <w:rPr>
          <w:rtl w:val="0"/>
        </w:rPr>
        <w:t xml:space="preserve">Reflect immediately for new transactions</w:t>
      </w:r>
    </w:p>
    <w:p w:rsidR="00000000" w:rsidDel="00000000" w:rsidP="00000000" w:rsidRDefault="00000000" w:rsidRPr="00000000" w14:paraId="00001660">
      <w:pPr>
        <w:widowControl w:val="0"/>
        <w:numPr>
          <w:ilvl w:val="2"/>
          <w:numId w:val="77"/>
        </w:numPr>
        <w:spacing w:after="0" w:lineRule="auto"/>
        <w:ind w:left="2160" w:hanging="360"/>
        <w:rPr>
          <w:u w:val="none"/>
        </w:rPr>
      </w:pPr>
      <w:r w:rsidDel="00000000" w:rsidR="00000000" w:rsidRPr="00000000">
        <w:rPr>
          <w:rtl w:val="0"/>
        </w:rPr>
        <w:t xml:space="preserve">Not retroactively affect past transactions</w:t>
      </w:r>
    </w:p>
    <w:p w:rsidR="00000000" w:rsidDel="00000000" w:rsidP="00000000" w:rsidRDefault="00000000" w:rsidRPr="00000000" w14:paraId="00001661">
      <w:pPr>
        <w:numPr>
          <w:ilvl w:val="0"/>
          <w:numId w:val="77"/>
        </w:numPr>
        <w:spacing w:after="0" w:lineRule="auto"/>
        <w:ind w:left="720" w:hanging="360"/>
        <w:rPr>
          <w:b w:val="1"/>
          <w:bCs w:val="1"/>
        </w:rPr>
      </w:pPr>
      <w:r w:rsidDel="00000000" w:rsidR="00000000" w:rsidRPr="00000000">
        <w:rPr>
          <w:b w:val="1"/>
          <w:bCs w:val="1"/>
          <w:rtl w:val="0"/>
        </w:rPr>
        <w:t xml:space="preserve">Buy-In Conversion screen </w:t>
      </w:r>
    </w:p>
    <w:p w:rsidR="00000000" w:rsidDel="00000000" w:rsidP="00000000" w:rsidRDefault="00000000" w:rsidRPr="00000000" w14:paraId="00001662">
      <w:pPr>
        <w:numPr>
          <w:ilvl w:val="1"/>
          <w:numId w:val="77"/>
        </w:numPr>
        <w:spacing w:after="0" w:lineRule="auto"/>
        <w:ind w:left="1440" w:hanging="360"/>
        <w:rPr>
          <w:b w:val="1"/>
          <w:bCs w:val="1"/>
          <w:u w:val="none"/>
        </w:rPr>
      </w:pPr>
      <w:r w:rsidDel="00000000" w:rsidR="00000000" w:rsidRPr="00000000">
        <w:rPr>
          <w:b w:val="1"/>
          <w:bCs w:val="1"/>
          <w:rtl w:val="0"/>
        </w:rPr>
        <w:t xml:space="preserve">Sections : </w:t>
      </w:r>
    </w:p>
    <w:p w:rsidR="00000000" w:rsidDel="00000000" w:rsidP="00000000" w:rsidRDefault="00000000" w:rsidRPr="00000000" w14:paraId="00001663">
      <w:pPr>
        <w:numPr>
          <w:ilvl w:val="2"/>
          <w:numId w:val="77"/>
        </w:numPr>
        <w:spacing w:after="0" w:lineRule="auto"/>
        <w:ind w:left="2160" w:hanging="360"/>
        <w:rPr/>
      </w:pPr>
      <w:r w:rsidDel="00000000" w:rsidR="00000000" w:rsidRPr="00000000">
        <w:rPr>
          <w:rtl w:val="0"/>
        </w:rPr>
        <w:t xml:space="preserve">Header</w:t>
      </w:r>
    </w:p>
    <w:p w:rsidR="00000000" w:rsidDel="00000000" w:rsidP="00000000" w:rsidRDefault="00000000" w:rsidRPr="00000000" w14:paraId="00001664">
      <w:pPr>
        <w:numPr>
          <w:ilvl w:val="2"/>
          <w:numId w:val="77"/>
        </w:numPr>
        <w:spacing w:after="0" w:lineRule="auto"/>
        <w:ind w:left="2160" w:hanging="360"/>
        <w:rPr/>
      </w:pPr>
      <w:r w:rsidDel="00000000" w:rsidR="00000000" w:rsidRPr="00000000">
        <w:rPr>
          <w:rtl w:val="0"/>
        </w:rPr>
        <w:t xml:space="preserve">Summary View</w:t>
      </w:r>
    </w:p>
    <w:p w:rsidR="00000000" w:rsidDel="00000000" w:rsidP="00000000" w:rsidRDefault="00000000" w:rsidRPr="00000000" w14:paraId="00001665">
      <w:pPr>
        <w:numPr>
          <w:ilvl w:val="2"/>
          <w:numId w:val="77"/>
        </w:numPr>
        <w:spacing w:after="0" w:lineRule="auto"/>
        <w:ind w:left="2160" w:hanging="360"/>
        <w:rPr/>
      </w:pPr>
      <w:r w:rsidDel="00000000" w:rsidR="00000000" w:rsidRPr="00000000">
        <w:rPr>
          <w:rtl w:val="0"/>
        </w:rPr>
        <w:t xml:space="preserve">Mode Selection</w:t>
      </w:r>
    </w:p>
    <w:p w:rsidR="00000000" w:rsidDel="00000000" w:rsidP="00000000" w:rsidRDefault="00000000" w:rsidRPr="00000000" w14:paraId="00001666">
      <w:pPr>
        <w:numPr>
          <w:ilvl w:val="2"/>
          <w:numId w:val="77"/>
        </w:numPr>
        <w:spacing w:after="0" w:lineRule="auto"/>
        <w:ind w:left="2160" w:hanging="360"/>
        <w:rPr/>
      </w:pPr>
      <w:r w:rsidDel="00000000" w:rsidR="00000000" w:rsidRPr="00000000">
        <w:rPr>
          <w:rtl w:val="0"/>
        </w:rPr>
        <w:t xml:space="preserve">Configuration Panel</w:t>
      </w:r>
    </w:p>
    <w:p w:rsidR="00000000" w:rsidDel="00000000" w:rsidP="00000000" w:rsidRDefault="00000000" w:rsidRPr="00000000" w14:paraId="00001667">
      <w:pPr>
        <w:numPr>
          <w:ilvl w:val="2"/>
          <w:numId w:val="77"/>
        </w:numPr>
        <w:spacing w:after="0" w:lineRule="auto"/>
        <w:ind w:left="2160" w:hanging="360"/>
      </w:pPr>
      <w:r w:rsidDel="00000000" w:rsidR="00000000" w:rsidRPr="00000000">
        <w:rPr>
          <w:rtl w:val="0"/>
        </w:rPr>
        <w:t xml:space="preserve">Action Buttons</w:t>
      </w:r>
    </w:p>
    <w:p w:rsidR="00000000" w:rsidDel="00000000" w:rsidP="00000000" w:rsidRDefault="00000000" w:rsidRPr="00000000" w14:paraId="00001668">
      <w:pPr>
        <w:spacing w:after="0" w:lineRule="auto"/>
        <w:ind w:left="0" w:firstLine="0"/>
        <w:rPr>
          <w:b w:val="1"/>
          <w:bCs w:val="1"/>
        </w:rPr>
      </w:pPr>
      <w:r w:rsidDel="00000000" w:rsidR="00000000" w:rsidRPr="00000000">
        <w:rPr>
          <w:rtl w:val="0"/>
        </w:rPr>
      </w:r>
    </w:p>
    <w:p w:rsidR="00000000" w:rsidDel="00000000" w:rsidP="00000000" w:rsidRDefault="00000000" w:rsidRPr="00000000" w14:paraId="00001669">
      <w:pPr>
        <w:numPr>
          <w:ilvl w:val="1"/>
          <w:numId w:val="77"/>
        </w:numPr>
        <w:spacing w:after="0" w:lineRule="auto"/>
        <w:ind w:left="1440" w:hanging="360"/>
        <w:rPr/>
      </w:pPr>
      <w:r w:rsidDel="00000000" w:rsidR="00000000" w:rsidRPr="00000000">
        <w:rPr>
          <w:b w:val="1"/>
          <w:bCs w:val="1"/>
          <w:rtl w:val="0"/>
        </w:rPr>
        <w:t xml:space="preserve">Header section:</w:t>
      </w:r>
      <w:r w:rsidDel="00000000" w:rsidR="00000000" w:rsidRPr="00000000">
        <w:rPr>
          <w:rtl w:val="0"/>
        </w:rPr>
        <w:t xml:space="preserve"> </w:t>
      </w:r>
    </w:p>
    <w:p w:rsidR="00000000" w:rsidDel="00000000" w:rsidP="00000000" w:rsidRDefault="00000000" w:rsidRPr="00000000" w14:paraId="0000166A">
      <w:pPr>
        <w:numPr>
          <w:ilvl w:val="2"/>
          <w:numId w:val="77"/>
        </w:numPr>
        <w:spacing w:after="0" w:lineRule="auto"/>
        <w:ind w:left="2160" w:hanging="360"/>
        <w:rPr>
          <w:u w:val="none"/>
        </w:rPr>
      </w:pPr>
      <w:r w:rsidDel="00000000" w:rsidR="00000000" w:rsidRPr="00000000">
        <w:rPr>
          <w:rtl w:val="0"/>
        </w:rPr>
        <w:t xml:space="preserve">Title :  Buy-In Conversion Settings</w:t>
      </w:r>
    </w:p>
    <w:p w:rsidR="00000000" w:rsidDel="00000000" w:rsidP="00000000" w:rsidRDefault="00000000" w:rsidRPr="00000000" w14:paraId="0000166B">
      <w:pPr>
        <w:numPr>
          <w:ilvl w:val="2"/>
          <w:numId w:val="77"/>
        </w:numPr>
        <w:spacing w:after="0" w:lineRule="auto"/>
        <w:ind w:left="2160" w:hanging="360"/>
        <w:rPr>
          <w:u w:val="none"/>
        </w:rPr>
      </w:pPr>
      <w:r w:rsidDel="00000000" w:rsidR="00000000" w:rsidRPr="00000000">
        <w:rPr>
          <w:rtl w:val="0"/>
        </w:rPr>
        <w:t xml:space="preserve">Caption :  Manage platform-wide buy-in conversion rules. The system must support the ability for the active mode to vary by league type or promotion (e.g., the platform can enforce Mode A for Public Leagues while allowing Mode B for Private Leagues).</w:t>
      </w:r>
    </w:p>
    <w:p w:rsidR="00000000" w:rsidDel="00000000" w:rsidP="00000000" w:rsidRDefault="00000000" w:rsidRPr="00000000" w14:paraId="0000166C">
      <w:pPr>
        <w:numPr>
          <w:ilvl w:val="1"/>
          <w:numId w:val="77"/>
        </w:numPr>
        <w:spacing w:after="0" w:lineRule="auto"/>
        <w:ind w:left="1440" w:hanging="360"/>
        <w:rPr>
          <w:b w:val="1"/>
          <w:bCs w:val="1"/>
        </w:rPr>
      </w:pPr>
      <w:r w:rsidDel="00000000" w:rsidR="00000000" w:rsidRPr="00000000">
        <w:rPr>
          <w:b w:val="1"/>
          <w:bCs w:val="1"/>
          <w:rtl w:val="0"/>
        </w:rPr>
        <w:t xml:space="preserve">Summary View Section (Read-Only):</w:t>
      </w:r>
    </w:p>
    <w:p w:rsidR="00000000" w:rsidDel="00000000" w:rsidP="00000000" w:rsidRDefault="00000000" w:rsidRPr="00000000" w14:paraId="0000166D">
      <w:pPr>
        <w:numPr>
          <w:ilvl w:val="2"/>
          <w:numId w:val="77"/>
        </w:numPr>
        <w:spacing w:after="0" w:lineRule="auto"/>
        <w:ind w:left="2160" w:hanging="360"/>
        <w:rPr/>
      </w:pPr>
      <w:r w:rsidDel="00000000" w:rsidR="00000000" w:rsidRPr="00000000">
        <w:rPr>
          <w:rtl w:val="0"/>
        </w:rPr>
        <w:t xml:space="preserve">Displays : </w:t>
      </w:r>
    </w:p>
    <w:p w:rsidR="00000000" w:rsidDel="00000000" w:rsidP="00000000" w:rsidRDefault="00000000" w:rsidRPr="00000000" w14:paraId="0000166E">
      <w:pPr>
        <w:numPr>
          <w:ilvl w:val="3"/>
          <w:numId w:val="77"/>
        </w:numPr>
        <w:spacing w:after="0" w:lineRule="auto"/>
        <w:ind w:left="2880" w:hanging="360"/>
        <w:rPr>
          <w:u w:val="none"/>
        </w:rPr>
      </w:pPr>
      <w:r w:rsidDel="00000000" w:rsidR="00000000" w:rsidRPr="00000000">
        <w:rPr>
          <w:rtl w:val="0"/>
        </w:rPr>
        <w:t xml:space="preserve">Active Mode</w:t>
      </w:r>
    </w:p>
    <w:p w:rsidR="00000000" w:rsidDel="00000000" w:rsidP="00000000" w:rsidRDefault="00000000" w:rsidRPr="00000000" w14:paraId="0000166F">
      <w:pPr>
        <w:numPr>
          <w:ilvl w:val="3"/>
          <w:numId w:val="77"/>
        </w:numPr>
        <w:spacing w:after="0" w:lineRule="auto"/>
        <w:ind w:left="2880" w:hanging="360"/>
        <w:rPr>
          <w:u w:val="none"/>
        </w:rPr>
      </w:pPr>
      <w:r w:rsidDel="00000000" w:rsidR="00000000" w:rsidRPr="00000000">
        <w:rPr>
          <w:rtl w:val="0"/>
        </w:rPr>
        <w:t xml:space="preserve">Configured Values</w:t>
      </w:r>
    </w:p>
    <w:p w:rsidR="00000000" w:rsidDel="00000000" w:rsidP="00000000" w:rsidRDefault="00000000" w:rsidRPr="00000000" w14:paraId="00001670">
      <w:pPr>
        <w:numPr>
          <w:ilvl w:val="3"/>
          <w:numId w:val="77"/>
        </w:numPr>
        <w:spacing w:after="0" w:lineRule="auto"/>
        <w:ind w:left="2880" w:hanging="360"/>
        <w:rPr>
          <w:u w:val="none"/>
        </w:rPr>
      </w:pPr>
      <w:r w:rsidDel="00000000" w:rsidR="00000000" w:rsidRPr="00000000">
        <w:rPr>
          <w:rtl w:val="0"/>
        </w:rPr>
        <w:t xml:space="preserve">Last Updated Timestamp</w:t>
      </w:r>
    </w:p>
    <w:p w:rsidR="00000000" w:rsidDel="00000000" w:rsidP="00000000" w:rsidRDefault="00000000" w:rsidRPr="00000000" w14:paraId="00001671">
      <w:pPr>
        <w:numPr>
          <w:ilvl w:val="1"/>
          <w:numId w:val="77"/>
        </w:numPr>
        <w:spacing w:after="0" w:lineRule="auto"/>
        <w:ind w:left="1440" w:hanging="360"/>
        <w:rPr>
          <w:u w:val="none"/>
        </w:rPr>
      </w:pPr>
      <w:commentRangeStart w:id="165"/>
      <w:commentRangeStart w:id="166"/>
      <w:r w:rsidDel="00000000" w:rsidR="00000000" w:rsidRPr="00000000">
        <w:rPr>
          <w:b w:val="1"/>
          <w:bCs w:val="1"/>
          <w:rtl w:val="0"/>
        </w:rPr>
        <w:t xml:space="preserve">Mode Selection Section (Radio Buttons) :</w:t>
      </w:r>
      <w:r w:rsidDel="00000000" w:rsidR="00000000" w:rsidRPr="00000000">
        <w:rPr>
          <w:rtl w:val="0"/>
        </w:rPr>
        <w:t xml:space="preserve"> </w:t>
      </w:r>
      <w:commentRangeEnd w:id="165"/>
      <w:r w:rsidDel="00000000" w:rsidR="00000000" w:rsidRPr="00000000">
        <w:commentReference w:id="165"/>
      </w:r>
      <w:commentRangeEnd w:id="166"/>
      <w:r w:rsidDel="00000000" w:rsidR="00000000" w:rsidRPr="00000000">
        <w:commentReference w:id="166"/>
      </w:r>
      <w:r w:rsidDel="00000000" w:rsidR="00000000" w:rsidRPr="00000000">
        <w:rPr>
          <w:rtl w:val="0"/>
        </w:rPr>
      </w:r>
    </w:p>
    <w:p w:rsidR="00000000" w:rsidDel="00000000" w:rsidP="00000000" w:rsidRDefault="00000000" w:rsidRPr="00000000" w14:paraId="00001672">
      <w:pPr>
        <w:numPr>
          <w:ilvl w:val="2"/>
          <w:numId w:val="77"/>
        </w:numPr>
        <w:spacing w:after="0" w:lineRule="auto"/>
        <w:ind w:left="2160" w:hanging="360"/>
        <w:rPr>
          <w:u w:val="none"/>
        </w:rPr>
      </w:pPr>
      <w:r w:rsidDel="00000000" w:rsidR="00000000" w:rsidRPr="00000000">
        <w:rPr>
          <w:rtl w:val="0"/>
        </w:rPr>
        <w:t xml:space="preserve">Each mode should be represented as in the form of cards ( side-by-side).</w:t>
      </w:r>
    </w:p>
    <w:p w:rsidR="00000000" w:rsidDel="00000000" w:rsidP="00000000" w:rsidRDefault="00000000" w:rsidRPr="00000000" w14:paraId="00001673">
      <w:pPr>
        <w:numPr>
          <w:ilvl w:val="2"/>
          <w:numId w:val="77"/>
        </w:numPr>
        <w:spacing w:after="0" w:lineRule="auto"/>
        <w:ind w:left="2160" w:hanging="360"/>
        <w:rPr>
          <w:b w:val="1"/>
          <w:bCs w:val="1"/>
        </w:rPr>
      </w:pPr>
      <w:r w:rsidDel="00000000" w:rsidR="00000000" w:rsidRPr="00000000">
        <w:rPr>
          <w:b w:val="1"/>
          <w:bCs w:val="1"/>
          <w:rtl w:val="0"/>
        </w:rPr>
        <w:t xml:space="preserve">Card 1  (LHS): Mode A - Fixed Conversion </w:t>
      </w:r>
    </w:p>
    <w:p w:rsidR="00000000" w:rsidDel="00000000" w:rsidP="00000000" w:rsidRDefault="00000000" w:rsidRPr="00000000" w14:paraId="00001674">
      <w:pPr>
        <w:spacing w:after="0" w:lineRule="auto"/>
        <w:ind w:left="0" w:firstLine="0"/>
        <w:rPr>
          <w:b w:val="1"/>
          <w:bCs w:val="1"/>
        </w:rPr>
      </w:pPr>
      <w:r w:rsidDel="00000000" w:rsidR="00000000" w:rsidRPr="00000000">
        <w:rPr>
          <w:rtl w:val="0"/>
        </w:rPr>
      </w:r>
    </w:p>
    <w:p w:rsidR="00000000" w:rsidDel="00000000" w:rsidP="00000000" w:rsidRDefault="00000000" w:rsidRPr="00000000" w14:paraId="00001675">
      <w:pPr>
        <w:spacing w:after="0" w:lineRule="auto"/>
        <w:rPr>
          <w:b w:val="1"/>
          <w:bCs w:val="1"/>
        </w:rPr>
      </w:pPr>
      <w:r w:rsidDel="00000000" w:rsidR="00000000" w:rsidRPr="00000000">
        <w:rPr>
          <w:rtl w:val="0"/>
        </w:rPr>
      </w:r>
    </w:p>
    <w:tbl>
      <w:tblPr>
        <w:tblStyle w:val="Table89"/>
        <w:tblpPr w:leftFromText="180" w:rightFromText="180" w:topFromText="180" w:bottomFromText="180" w:vertAnchor="text" w:horzAnchor="text" w:tblpX="97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570"/>
        <w:gridCol w:w="3660"/>
        <w:tblGridChange w:id="0">
          <w:tblGrid>
            <w:gridCol w:w="2130"/>
            <w:gridCol w:w="3570"/>
            <w:gridCol w:w="3660"/>
          </w:tblGrid>
        </w:tblGridChange>
      </w:tblGrid>
      <w:tr>
        <w:trPr>
          <w:cantSplit w:val="0"/>
          <w:tblHeader w:val="0"/>
        </w:trPr>
        <w:tc>
          <w:tcPr/>
          <w:p w:rsidR="00000000" w:rsidDel="00000000" w:rsidP="00000000" w:rsidRDefault="00000000" w:rsidRPr="00000000" w14:paraId="00001676">
            <w:pPr>
              <w:widowControl w:val="0"/>
              <w:spacing w:after="0" w:line="240" w:lineRule="auto"/>
              <w:jc w:val="center"/>
              <w:rPr>
                <w:b w:val="1"/>
                <w:bCs w:val="1"/>
              </w:rPr>
            </w:pPr>
            <w:r w:rsidDel="00000000" w:rsidR="00000000" w:rsidRPr="00000000">
              <w:rPr>
                <w:b w:val="1"/>
                <w:bCs w:val="1"/>
                <w:rtl w:val="0"/>
              </w:rPr>
              <w:t xml:space="preserve">Element </w:t>
            </w:r>
          </w:p>
        </w:tc>
        <w:tc>
          <w:tcPr/>
          <w:p w:rsidR="00000000" w:rsidDel="00000000" w:rsidP="00000000" w:rsidRDefault="00000000" w:rsidRPr="00000000" w14:paraId="00001677">
            <w:pPr>
              <w:widowControl w:val="0"/>
              <w:spacing w:after="0" w:line="240" w:lineRule="auto"/>
              <w:jc w:val="center"/>
              <w:rPr>
                <w:b w:val="1"/>
                <w:bCs w:val="1"/>
              </w:rPr>
            </w:pPr>
            <w:r w:rsidDel="00000000" w:rsidR="00000000" w:rsidRPr="00000000">
              <w:rPr>
                <w:b w:val="1"/>
                <w:bCs w:val="1"/>
                <w:rtl w:val="0"/>
              </w:rPr>
              <w:t xml:space="preserve">Type</w:t>
            </w:r>
          </w:p>
        </w:tc>
        <w:tc>
          <w:tcPr/>
          <w:p w:rsidR="00000000" w:rsidDel="00000000" w:rsidP="00000000" w:rsidRDefault="00000000" w:rsidRPr="00000000" w14:paraId="00001678">
            <w:pPr>
              <w:widowControl w:val="0"/>
              <w:spacing w:after="0" w:line="240" w:lineRule="auto"/>
              <w:jc w:val="center"/>
              <w:rPr>
                <w:b w:val="1"/>
                <w:bCs w:val="1"/>
              </w:rPr>
            </w:pPr>
            <w:r w:rsidDel="00000000" w:rsidR="00000000" w:rsidRPr="00000000">
              <w:rPr>
                <w:b w:val="1"/>
                <w:bCs w:val="1"/>
                <w:rtl w:val="0"/>
              </w:rPr>
              <w:t xml:space="preserve">Details</w:t>
            </w:r>
          </w:p>
        </w:tc>
      </w:tr>
      <w:tr>
        <w:trPr>
          <w:cantSplit w:val="0"/>
          <w:tblHeader w:val="0"/>
        </w:trPr>
        <w:tc>
          <w:tcPr/>
          <w:p w:rsidR="00000000" w:rsidDel="00000000" w:rsidP="00000000" w:rsidRDefault="00000000" w:rsidRPr="00000000" w14:paraId="00001679">
            <w:pPr>
              <w:widowControl w:val="0"/>
              <w:spacing w:after="0" w:line="240" w:lineRule="auto"/>
              <w:rPr>
                <w:b w:val="1"/>
                <w:bCs w:val="1"/>
              </w:rPr>
            </w:pPr>
            <w:r w:rsidDel="00000000" w:rsidR="00000000" w:rsidRPr="00000000">
              <w:rPr>
                <w:b w:val="1"/>
                <w:bCs w:val="1"/>
                <w:rtl w:val="0"/>
              </w:rPr>
              <w:t xml:space="preserve">Label</w:t>
            </w:r>
          </w:p>
        </w:tc>
        <w:tc>
          <w:tcPr/>
          <w:p w:rsidR="00000000" w:rsidDel="00000000" w:rsidP="00000000" w:rsidRDefault="00000000" w:rsidRPr="00000000" w14:paraId="0000167A">
            <w:pPr>
              <w:widowControl w:val="0"/>
              <w:spacing w:after="0" w:line="240" w:lineRule="auto"/>
              <w:rPr/>
            </w:pPr>
            <w:r w:rsidDel="00000000" w:rsidR="00000000" w:rsidRPr="00000000">
              <w:rPr>
                <w:rtl w:val="0"/>
              </w:rPr>
              <w:t xml:space="preserve">Static</w:t>
            </w:r>
          </w:p>
        </w:tc>
        <w:tc>
          <w:tcPr/>
          <w:p w:rsidR="00000000" w:rsidDel="00000000" w:rsidP="00000000" w:rsidRDefault="00000000" w:rsidRPr="00000000" w14:paraId="0000167B">
            <w:pPr>
              <w:widowControl w:val="0"/>
              <w:spacing w:after="0" w:line="240" w:lineRule="auto"/>
              <w:rPr/>
            </w:pPr>
            <w:r w:rsidDel="00000000" w:rsidR="00000000" w:rsidRPr="00000000">
              <w:rPr>
                <w:rtl w:val="0"/>
              </w:rPr>
              <w:t xml:space="preserve">A</w:t>
            </w:r>
          </w:p>
        </w:tc>
      </w:tr>
      <w:tr>
        <w:trPr>
          <w:cantSplit w:val="0"/>
          <w:tblHeader w:val="0"/>
        </w:trPr>
        <w:tc>
          <w:tcPr/>
          <w:p w:rsidR="00000000" w:rsidDel="00000000" w:rsidP="00000000" w:rsidRDefault="00000000" w:rsidRPr="00000000" w14:paraId="0000167C">
            <w:pPr>
              <w:widowControl w:val="0"/>
              <w:spacing w:after="0" w:line="240" w:lineRule="auto"/>
              <w:rPr>
                <w:b w:val="1"/>
                <w:bCs w:val="1"/>
              </w:rPr>
            </w:pPr>
            <w:r w:rsidDel="00000000" w:rsidR="00000000" w:rsidRPr="00000000">
              <w:rPr>
                <w:b w:val="1"/>
                <w:bCs w:val="1"/>
                <w:rtl w:val="0"/>
              </w:rPr>
              <w:t xml:space="preserve">Title</w:t>
            </w:r>
          </w:p>
        </w:tc>
        <w:tc>
          <w:tcPr/>
          <w:p w:rsidR="00000000" w:rsidDel="00000000" w:rsidP="00000000" w:rsidRDefault="00000000" w:rsidRPr="00000000" w14:paraId="0000167D">
            <w:pPr>
              <w:widowControl w:val="0"/>
              <w:spacing w:after="0" w:line="240" w:lineRule="auto"/>
              <w:rPr/>
            </w:pPr>
            <w:r w:rsidDel="00000000" w:rsidR="00000000" w:rsidRPr="00000000">
              <w:rPr>
                <w:rtl w:val="0"/>
              </w:rPr>
              <w:t xml:space="preserve">Text</w:t>
            </w:r>
          </w:p>
        </w:tc>
        <w:tc>
          <w:tcPr/>
          <w:p w:rsidR="00000000" w:rsidDel="00000000" w:rsidP="00000000" w:rsidRDefault="00000000" w:rsidRPr="00000000" w14:paraId="0000167E">
            <w:pPr>
              <w:widowControl w:val="0"/>
              <w:spacing w:after="0" w:line="240" w:lineRule="auto"/>
              <w:rPr/>
            </w:pPr>
            <w:r w:rsidDel="00000000" w:rsidR="00000000" w:rsidRPr="00000000">
              <w:rPr>
                <w:rtl w:val="0"/>
              </w:rPr>
              <w:t xml:space="preserve">Fixed Conversion</w:t>
            </w:r>
          </w:p>
        </w:tc>
      </w:tr>
      <w:tr>
        <w:trPr>
          <w:cantSplit w:val="0"/>
          <w:tblHeader w:val="0"/>
        </w:trPr>
        <w:tc>
          <w:tcPr/>
          <w:p w:rsidR="00000000" w:rsidDel="00000000" w:rsidP="00000000" w:rsidRDefault="00000000" w:rsidRPr="00000000" w14:paraId="0000167F">
            <w:pPr>
              <w:widowControl w:val="0"/>
              <w:spacing w:after="0"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1680">
            <w:pPr>
              <w:widowControl w:val="0"/>
              <w:spacing w:after="0" w:line="240" w:lineRule="auto"/>
              <w:rPr/>
            </w:pPr>
            <w:r w:rsidDel="00000000" w:rsidR="00000000" w:rsidRPr="00000000">
              <w:rPr>
                <w:rtl w:val="0"/>
              </w:rPr>
              <w:t xml:space="preserve">Text</w:t>
            </w:r>
          </w:p>
        </w:tc>
        <w:tc>
          <w:tcPr/>
          <w:p w:rsidR="00000000" w:rsidDel="00000000" w:rsidP="00000000" w:rsidRDefault="00000000" w:rsidRPr="00000000" w14:paraId="00001681">
            <w:pPr>
              <w:widowControl w:val="0"/>
              <w:spacing w:after="0" w:line="240" w:lineRule="auto"/>
              <w:rPr/>
            </w:pPr>
            <w:r w:rsidDel="00000000" w:rsidR="00000000" w:rsidRPr="00000000">
              <w:rPr>
                <w:rtl w:val="0"/>
              </w:rPr>
              <w:t xml:space="preserve">A single fixed percentage applied uniformly to all Buy-ins across all leagues</w:t>
            </w:r>
          </w:p>
        </w:tc>
      </w:tr>
      <w:tr>
        <w:trPr>
          <w:cantSplit w:val="0"/>
          <w:tblHeader w:val="0"/>
        </w:trPr>
        <w:tc>
          <w:tcPr/>
          <w:p w:rsidR="00000000" w:rsidDel="00000000" w:rsidP="00000000" w:rsidRDefault="00000000" w:rsidRPr="00000000" w14:paraId="00001682">
            <w:pPr>
              <w:widowControl w:val="0"/>
              <w:spacing w:after="0" w:line="240" w:lineRule="auto"/>
              <w:rPr>
                <w:b w:val="1"/>
                <w:bCs w:val="1"/>
              </w:rPr>
            </w:pPr>
            <w:r w:rsidDel="00000000" w:rsidR="00000000" w:rsidRPr="00000000">
              <w:rPr>
                <w:b w:val="1"/>
                <w:bCs w:val="1"/>
                <w:rtl w:val="0"/>
              </w:rPr>
              <w:t xml:space="preserve">Tag</w:t>
            </w:r>
          </w:p>
        </w:tc>
        <w:tc>
          <w:tcPr/>
          <w:p w:rsidR="00000000" w:rsidDel="00000000" w:rsidP="00000000" w:rsidRDefault="00000000" w:rsidRPr="00000000" w14:paraId="00001683">
            <w:pPr>
              <w:widowControl w:val="0"/>
              <w:spacing w:after="0" w:line="240" w:lineRule="auto"/>
              <w:rPr/>
            </w:pPr>
            <w:r w:rsidDel="00000000" w:rsidR="00000000" w:rsidRPr="00000000">
              <w:rPr>
                <w:rtl w:val="0"/>
              </w:rPr>
              <w:t xml:space="preserve">Badge</w:t>
            </w:r>
          </w:p>
        </w:tc>
        <w:tc>
          <w:tcPr/>
          <w:p w:rsidR="00000000" w:rsidDel="00000000" w:rsidP="00000000" w:rsidRDefault="00000000" w:rsidRPr="00000000" w14:paraId="00001684">
            <w:pPr>
              <w:widowControl w:val="0"/>
              <w:spacing w:after="0" w:line="240" w:lineRule="auto"/>
              <w:rPr/>
            </w:pPr>
            <w:r w:rsidDel="00000000" w:rsidR="00000000" w:rsidRPr="00000000">
              <w:rPr>
                <w:rtl w:val="0"/>
              </w:rPr>
              <w:t xml:space="preserve">FIXED RATE</w:t>
            </w:r>
          </w:p>
        </w:tc>
      </w:tr>
      <w:tr>
        <w:trPr>
          <w:cantSplit w:val="0"/>
          <w:tblHeader w:val="0"/>
        </w:trPr>
        <w:tc>
          <w:tcPr/>
          <w:p w:rsidR="00000000" w:rsidDel="00000000" w:rsidP="00000000" w:rsidRDefault="00000000" w:rsidRPr="00000000" w14:paraId="00001685">
            <w:pPr>
              <w:widowControl w:val="0"/>
              <w:spacing w:after="0" w:line="240" w:lineRule="auto"/>
              <w:rPr>
                <w:b w:val="1"/>
                <w:bCs w:val="1"/>
              </w:rPr>
            </w:pPr>
            <w:r w:rsidDel="00000000" w:rsidR="00000000" w:rsidRPr="00000000">
              <w:rPr>
                <w:b w:val="1"/>
                <w:bCs w:val="1"/>
                <w:rtl w:val="0"/>
              </w:rPr>
              <w:t xml:space="preserve">Selection Control</w:t>
            </w:r>
          </w:p>
        </w:tc>
        <w:tc>
          <w:tcPr/>
          <w:p w:rsidR="00000000" w:rsidDel="00000000" w:rsidP="00000000" w:rsidRDefault="00000000" w:rsidRPr="00000000" w14:paraId="00001686">
            <w:pPr>
              <w:widowControl w:val="0"/>
              <w:spacing w:after="0" w:line="240" w:lineRule="auto"/>
              <w:rPr/>
            </w:pPr>
            <w:r w:rsidDel="00000000" w:rsidR="00000000" w:rsidRPr="00000000">
              <w:rPr>
                <w:rtl w:val="0"/>
              </w:rPr>
              <w:t xml:space="preserve">Radio</w:t>
            </w:r>
          </w:p>
        </w:tc>
        <w:tc>
          <w:tcPr/>
          <w:p w:rsidR="00000000" w:rsidDel="00000000" w:rsidP="00000000" w:rsidRDefault="00000000" w:rsidRPr="00000000" w14:paraId="00001687">
            <w:pPr>
              <w:widowControl w:val="0"/>
              <w:spacing w:after="0" w:line="240" w:lineRule="auto"/>
              <w:rPr/>
            </w:pPr>
            <w:r w:rsidDel="00000000" w:rsidR="00000000" w:rsidRPr="00000000">
              <w:rPr>
                <w:rtl w:val="0"/>
              </w:rPr>
              <w:t xml:space="preserve">Circular Selector (Top-right)</w:t>
            </w:r>
          </w:p>
        </w:tc>
      </w:tr>
      <w:tr>
        <w:trPr>
          <w:cantSplit w:val="0"/>
          <w:tblHeader w:val="0"/>
        </w:trPr>
        <w:tc>
          <w:tcPr/>
          <w:p w:rsidR="00000000" w:rsidDel="00000000" w:rsidP="00000000" w:rsidRDefault="00000000" w:rsidRPr="00000000" w14:paraId="00001688">
            <w:pPr>
              <w:widowControl w:val="0"/>
              <w:spacing w:after="0" w:line="240" w:lineRule="auto"/>
              <w:rPr>
                <w:b w:val="1"/>
                <w:bCs w:val="1"/>
              </w:rPr>
            </w:pPr>
            <w:r w:rsidDel="00000000" w:rsidR="00000000" w:rsidRPr="00000000">
              <w:rPr>
                <w:b w:val="1"/>
                <w:bCs w:val="1"/>
                <w:rtl w:val="0"/>
              </w:rPr>
              <w:t xml:space="preserve">State</w:t>
            </w:r>
          </w:p>
        </w:tc>
        <w:tc>
          <w:tcPr/>
          <w:p w:rsidR="00000000" w:rsidDel="00000000" w:rsidP="00000000" w:rsidRDefault="00000000" w:rsidRPr="00000000" w14:paraId="00001689">
            <w:pPr>
              <w:widowControl w:val="0"/>
              <w:spacing w:after="0" w:line="240" w:lineRule="auto"/>
              <w:rPr/>
            </w:pPr>
            <w:r w:rsidDel="00000000" w:rsidR="00000000" w:rsidRPr="00000000">
              <w:rPr>
                <w:rtl w:val="0"/>
              </w:rPr>
              <w:t xml:space="preserve">Default : Unselected ( If Mode B active)</w:t>
            </w:r>
          </w:p>
        </w:tc>
        <w:tc>
          <w:tcPr/>
          <w:p w:rsidR="00000000" w:rsidDel="00000000" w:rsidP="00000000" w:rsidRDefault="00000000" w:rsidRPr="00000000" w14:paraId="0000168A">
            <w:pPr>
              <w:widowControl w:val="0"/>
              <w:spacing w:after="0" w:line="240" w:lineRule="auto"/>
              <w:rPr/>
            </w:pPr>
            <w:r w:rsidDel="00000000" w:rsidR="00000000" w:rsidRPr="00000000">
              <w:rPr>
                <w:rtl w:val="0"/>
              </w:rPr>
            </w:r>
          </w:p>
        </w:tc>
      </w:tr>
    </w:tbl>
    <w:p w:rsidR="00000000" w:rsidDel="00000000" w:rsidP="00000000" w:rsidRDefault="00000000" w:rsidRPr="00000000" w14:paraId="0000168B">
      <w:pPr>
        <w:spacing w:after="0" w:lineRule="auto"/>
        <w:rPr>
          <w:b w:val="1"/>
          <w:bCs w:val="1"/>
        </w:rPr>
      </w:pPr>
      <w:r w:rsidDel="00000000" w:rsidR="00000000" w:rsidRPr="00000000">
        <w:rPr>
          <w:rtl w:val="0"/>
        </w:rPr>
      </w:r>
    </w:p>
    <w:p w:rsidR="00000000" w:rsidDel="00000000" w:rsidP="00000000" w:rsidRDefault="00000000" w:rsidRPr="00000000" w14:paraId="0000168C">
      <w:pPr>
        <w:keepNext w:val="0"/>
        <w:keepLines w:val="0"/>
        <w:pageBreakBefore w:val="0"/>
        <w:widowControl w:val="1"/>
        <w:numPr>
          <w:ilvl w:val="2"/>
          <w:numId w:val="7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b w:val="1"/>
          <w:bCs w:val="1"/>
          <w:rtl w:val="0"/>
        </w:rPr>
        <w:t xml:space="preserve">Card 2(RHS) : Mode B - Range-Based Conversion</w:t>
      </w:r>
    </w:p>
    <w:p w:rsidR="00000000" w:rsidDel="00000000" w:rsidP="00000000" w:rsidRDefault="00000000" w:rsidRPr="00000000" w14:paraId="0000168D">
      <w:pPr>
        <w:spacing w:after="0" w:lineRule="auto"/>
        <w:rPr>
          <w:b w:val="1"/>
          <w:bCs w:val="1"/>
        </w:rPr>
      </w:pPr>
      <w:r w:rsidDel="00000000" w:rsidR="00000000" w:rsidRPr="00000000">
        <w:rPr>
          <w:rtl w:val="0"/>
        </w:rPr>
      </w:r>
    </w:p>
    <w:tbl>
      <w:tblPr>
        <w:tblStyle w:val="Table90"/>
        <w:tblpPr w:leftFromText="180" w:rightFromText="180" w:topFromText="180" w:bottomFromText="180" w:vertAnchor="text" w:horzAnchor="text" w:tblpX="97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880"/>
        <w:gridCol w:w="4350"/>
        <w:tblGridChange w:id="0">
          <w:tblGrid>
            <w:gridCol w:w="2130"/>
            <w:gridCol w:w="2880"/>
            <w:gridCol w:w="4350"/>
          </w:tblGrid>
        </w:tblGridChange>
      </w:tblGrid>
      <w:tr>
        <w:trPr>
          <w:cantSplit w:val="0"/>
          <w:tblHeader w:val="0"/>
        </w:trPr>
        <w:tc>
          <w:tcPr/>
          <w:p w:rsidR="00000000" w:rsidDel="00000000" w:rsidP="00000000" w:rsidRDefault="00000000" w:rsidRPr="00000000" w14:paraId="0000168E">
            <w:pPr>
              <w:widowControl w:val="0"/>
              <w:spacing w:after="0" w:line="240" w:lineRule="auto"/>
              <w:jc w:val="center"/>
              <w:rPr>
                <w:b w:val="1"/>
                <w:bCs w:val="1"/>
              </w:rPr>
            </w:pPr>
            <w:r w:rsidDel="00000000" w:rsidR="00000000" w:rsidRPr="00000000">
              <w:rPr>
                <w:b w:val="1"/>
                <w:bCs w:val="1"/>
                <w:rtl w:val="0"/>
              </w:rPr>
              <w:t xml:space="preserve">Element </w:t>
            </w:r>
          </w:p>
        </w:tc>
        <w:tc>
          <w:tcPr/>
          <w:p w:rsidR="00000000" w:rsidDel="00000000" w:rsidP="00000000" w:rsidRDefault="00000000" w:rsidRPr="00000000" w14:paraId="0000168F">
            <w:pPr>
              <w:widowControl w:val="0"/>
              <w:spacing w:after="0" w:line="240" w:lineRule="auto"/>
              <w:jc w:val="center"/>
              <w:rPr>
                <w:b w:val="1"/>
                <w:bCs w:val="1"/>
              </w:rPr>
            </w:pPr>
            <w:r w:rsidDel="00000000" w:rsidR="00000000" w:rsidRPr="00000000">
              <w:rPr>
                <w:b w:val="1"/>
                <w:bCs w:val="1"/>
                <w:rtl w:val="0"/>
              </w:rPr>
              <w:t xml:space="preserve">Type</w:t>
            </w:r>
          </w:p>
        </w:tc>
        <w:tc>
          <w:tcPr/>
          <w:p w:rsidR="00000000" w:rsidDel="00000000" w:rsidP="00000000" w:rsidRDefault="00000000" w:rsidRPr="00000000" w14:paraId="00001690">
            <w:pPr>
              <w:widowControl w:val="0"/>
              <w:spacing w:after="0" w:line="240" w:lineRule="auto"/>
              <w:jc w:val="center"/>
              <w:rPr>
                <w:b w:val="1"/>
                <w:bCs w:val="1"/>
              </w:rPr>
            </w:pPr>
            <w:r w:rsidDel="00000000" w:rsidR="00000000" w:rsidRPr="00000000">
              <w:rPr>
                <w:b w:val="1"/>
                <w:bCs w:val="1"/>
                <w:rtl w:val="0"/>
              </w:rPr>
              <w:t xml:space="preserve">Details</w:t>
            </w:r>
          </w:p>
        </w:tc>
      </w:tr>
      <w:tr>
        <w:trPr>
          <w:cantSplit w:val="0"/>
          <w:tblHeader w:val="0"/>
        </w:trPr>
        <w:tc>
          <w:tcPr/>
          <w:p w:rsidR="00000000" w:rsidDel="00000000" w:rsidP="00000000" w:rsidRDefault="00000000" w:rsidRPr="00000000" w14:paraId="00001691">
            <w:pPr>
              <w:widowControl w:val="0"/>
              <w:spacing w:after="0" w:line="240" w:lineRule="auto"/>
              <w:rPr>
                <w:b w:val="1"/>
                <w:bCs w:val="1"/>
              </w:rPr>
            </w:pPr>
            <w:r w:rsidDel="00000000" w:rsidR="00000000" w:rsidRPr="00000000">
              <w:rPr>
                <w:b w:val="1"/>
                <w:bCs w:val="1"/>
                <w:rtl w:val="0"/>
              </w:rPr>
              <w:t xml:space="preserve">Label</w:t>
            </w:r>
          </w:p>
        </w:tc>
        <w:tc>
          <w:tcPr/>
          <w:p w:rsidR="00000000" w:rsidDel="00000000" w:rsidP="00000000" w:rsidRDefault="00000000" w:rsidRPr="00000000" w14:paraId="00001692">
            <w:pPr>
              <w:widowControl w:val="0"/>
              <w:spacing w:after="0" w:line="240" w:lineRule="auto"/>
              <w:jc w:val="center"/>
              <w:rPr/>
            </w:pPr>
            <w:r w:rsidDel="00000000" w:rsidR="00000000" w:rsidRPr="00000000">
              <w:rPr>
                <w:rtl w:val="0"/>
              </w:rPr>
              <w:t xml:space="preserve">Static</w:t>
            </w:r>
          </w:p>
        </w:tc>
        <w:tc>
          <w:tcPr/>
          <w:p w:rsidR="00000000" w:rsidDel="00000000" w:rsidP="00000000" w:rsidRDefault="00000000" w:rsidRPr="00000000" w14:paraId="00001693">
            <w:pPr>
              <w:widowControl w:val="0"/>
              <w:spacing w:after="0" w:line="240" w:lineRule="auto"/>
              <w:rPr/>
            </w:pPr>
            <w:r w:rsidDel="00000000" w:rsidR="00000000" w:rsidRPr="00000000">
              <w:rPr>
                <w:rtl w:val="0"/>
              </w:rPr>
              <w:t xml:space="preserve">B</w:t>
            </w:r>
          </w:p>
        </w:tc>
      </w:tr>
      <w:tr>
        <w:trPr>
          <w:cantSplit w:val="0"/>
          <w:tblHeader w:val="0"/>
        </w:trPr>
        <w:tc>
          <w:tcPr/>
          <w:p w:rsidR="00000000" w:rsidDel="00000000" w:rsidP="00000000" w:rsidRDefault="00000000" w:rsidRPr="00000000" w14:paraId="00001694">
            <w:pPr>
              <w:widowControl w:val="0"/>
              <w:spacing w:after="0" w:line="240" w:lineRule="auto"/>
              <w:rPr>
                <w:b w:val="1"/>
                <w:bCs w:val="1"/>
              </w:rPr>
            </w:pPr>
            <w:r w:rsidDel="00000000" w:rsidR="00000000" w:rsidRPr="00000000">
              <w:rPr>
                <w:b w:val="1"/>
                <w:bCs w:val="1"/>
                <w:rtl w:val="0"/>
              </w:rPr>
              <w:t xml:space="preserve">Title</w:t>
            </w:r>
          </w:p>
        </w:tc>
        <w:tc>
          <w:tcPr/>
          <w:p w:rsidR="00000000" w:rsidDel="00000000" w:rsidP="00000000" w:rsidRDefault="00000000" w:rsidRPr="00000000" w14:paraId="00001695">
            <w:pPr>
              <w:widowControl w:val="0"/>
              <w:spacing w:after="0" w:line="240" w:lineRule="auto"/>
              <w:jc w:val="center"/>
              <w:rPr/>
            </w:pPr>
            <w:r w:rsidDel="00000000" w:rsidR="00000000" w:rsidRPr="00000000">
              <w:rPr>
                <w:rtl w:val="0"/>
              </w:rPr>
              <w:t xml:space="preserve">Text</w:t>
            </w:r>
          </w:p>
        </w:tc>
        <w:tc>
          <w:tcPr/>
          <w:p w:rsidR="00000000" w:rsidDel="00000000" w:rsidP="00000000" w:rsidRDefault="00000000" w:rsidRPr="00000000" w14:paraId="00001696">
            <w:pPr>
              <w:widowControl w:val="0"/>
              <w:spacing w:after="0" w:line="240" w:lineRule="auto"/>
              <w:rPr/>
            </w:pPr>
            <w:r w:rsidDel="00000000" w:rsidR="00000000" w:rsidRPr="00000000">
              <w:rPr>
                <w:rtl w:val="0"/>
              </w:rPr>
              <w:t xml:space="preserve">Range-Based Conversion</w:t>
            </w:r>
          </w:p>
        </w:tc>
      </w:tr>
      <w:tr>
        <w:trPr>
          <w:cantSplit w:val="0"/>
          <w:tblHeader w:val="0"/>
        </w:trPr>
        <w:tc>
          <w:tcPr/>
          <w:p w:rsidR="00000000" w:rsidDel="00000000" w:rsidP="00000000" w:rsidRDefault="00000000" w:rsidRPr="00000000" w14:paraId="00001697">
            <w:pPr>
              <w:widowControl w:val="0"/>
              <w:spacing w:after="0"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1698">
            <w:pPr>
              <w:widowControl w:val="0"/>
              <w:spacing w:after="0" w:line="240" w:lineRule="auto"/>
              <w:jc w:val="center"/>
              <w:rPr/>
            </w:pPr>
            <w:r w:rsidDel="00000000" w:rsidR="00000000" w:rsidRPr="00000000">
              <w:rPr>
                <w:rtl w:val="0"/>
              </w:rPr>
              <w:t xml:space="preserve">Text</w:t>
            </w:r>
          </w:p>
        </w:tc>
        <w:tc>
          <w:tcPr/>
          <w:p w:rsidR="00000000" w:rsidDel="00000000" w:rsidP="00000000" w:rsidRDefault="00000000" w:rsidRPr="00000000" w14:paraId="00001699">
            <w:pPr>
              <w:widowControl w:val="0"/>
              <w:spacing w:after="0" w:line="240" w:lineRule="auto"/>
              <w:rPr/>
            </w:pPr>
            <w:r w:rsidDel="00000000" w:rsidR="00000000" w:rsidRPr="00000000">
              <w:rPr>
                <w:rtl w:val="0"/>
              </w:rPr>
              <w:t xml:space="preserve">Commissioners choose a % within a platform-defined min-max range per league </w:t>
            </w:r>
          </w:p>
        </w:tc>
      </w:tr>
      <w:tr>
        <w:trPr>
          <w:cantSplit w:val="0"/>
          <w:tblHeader w:val="0"/>
        </w:trPr>
        <w:tc>
          <w:tcPr/>
          <w:p w:rsidR="00000000" w:rsidDel="00000000" w:rsidP="00000000" w:rsidRDefault="00000000" w:rsidRPr="00000000" w14:paraId="0000169A">
            <w:pPr>
              <w:widowControl w:val="0"/>
              <w:spacing w:after="0" w:line="240" w:lineRule="auto"/>
              <w:rPr>
                <w:b w:val="1"/>
                <w:bCs w:val="1"/>
              </w:rPr>
            </w:pPr>
            <w:r w:rsidDel="00000000" w:rsidR="00000000" w:rsidRPr="00000000">
              <w:rPr>
                <w:b w:val="1"/>
                <w:bCs w:val="1"/>
                <w:rtl w:val="0"/>
              </w:rPr>
              <w:t xml:space="preserve">Tag</w:t>
            </w:r>
          </w:p>
        </w:tc>
        <w:tc>
          <w:tcPr/>
          <w:p w:rsidR="00000000" w:rsidDel="00000000" w:rsidP="00000000" w:rsidRDefault="00000000" w:rsidRPr="00000000" w14:paraId="0000169B">
            <w:pPr>
              <w:widowControl w:val="0"/>
              <w:spacing w:after="0" w:line="240" w:lineRule="auto"/>
              <w:jc w:val="center"/>
              <w:rPr/>
            </w:pPr>
            <w:r w:rsidDel="00000000" w:rsidR="00000000" w:rsidRPr="00000000">
              <w:rPr>
                <w:rtl w:val="0"/>
              </w:rPr>
              <w:t xml:space="preserve">Badge</w:t>
            </w:r>
          </w:p>
        </w:tc>
        <w:tc>
          <w:tcPr/>
          <w:p w:rsidR="00000000" w:rsidDel="00000000" w:rsidP="00000000" w:rsidRDefault="00000000" w:rsidRPr="00000000" w14:paraId="0000169C">
            <w:pPr>
              <w:widowControl w:val="0"/>
              <w:spacing w:after="0" w:line="240" w:lineRule="auto"/>
              <w:rPr/>
            </w:pPr>
            <w:r w:rsidDel="00000000" w:rsidR="00000000" w:rsidRPr="00000000">
              <w:rPr>
                <w:rtl w:val="0"/>
              </w:rPr>
              <w:t xml:space="preserve">Default</w:t>
            </w:r>
          </w:p>
        </w:tc>
      </w:tr>
      <w:tr>
        <w:trPr>
          <w:cantSplit w:val="0"/>
          <w:tblHeader w:val="0"/>
        </w:trPr>
        <w:tc>
          <w:tcPr/>
          <w:p w:rsidR="00000000" w:rsidDel="00000000" w:rsidP="00000000" w:rsidRDefault="00000000" w:rsidRPr="00000000" w14:paraId="0000169D">
            <w:pPr>
              <w:widowControl w:val="0"/>
              <w:spacing w:after="0" w:line="240" w:lineRule="auto"/>
              <w:rPr>
                <w:b w:val="1"/>
                <w:bCs w:val="1"/>
              </w:rPr>
            </w:pPr>
            <w:r w:rsidDel="00000000" w:rsidR="00000000" w:rsidRPr="00000000">
              <w:rPr>
                <w:b w:val="1"/>
                <w:bCs w:val="1"/>
                <w:rtl w:val="0"/>
              </w:rPr>
              <w:t xml:space="preserve">Selection Control</w:t>
            </w:r>
          </w:p>
        </w:tc>
        <w:tc>
          <w:tcPr/>
          <w:p w:rsidR="00000000" w:rsidDel="00000000" w:rsidP="00000000" w:rsidRDefault="00000000" w:rsidRPr="00000000" w14:paraId="0000169E">
            <w:pPr>
              <w:widowControl w:val="0"/>
              <w:spacing w:after="0" w:line="240" w:lineRule="auto"/>
              <w:jc w:val="center"/>
              <w:rPr/>
            </w:pPr>
            <w:r w:rsidDel="00000000" w:rsidR="00000000" w:rsidRPr="00000000">
              <w:rPr>
                <w:rtl w:val="0"/>
              </w:rPr>
              <w:t xml:space="preserve">Radio</w:t>
            </w:r>
          </w:p>
        </w:tc>
        <w:tc>
          <w:tcPr/>
          <w:p w:rsidR="00000000" w:rsidDel="00000000" w:rsidP="00000000" w:rsidRDefault="00000000" w:rsidRPr="00000000" w14:paraId="0000169F">
            <w:pPr>
              <w:widowControl w:val="0"/>
              <w:spacing w:after="0" w:line="240" w:lineRule="auto"/>
              <w:rPr/>
            </w:pPr>
            <w:r w:rsidDel="00000000" w:rsidR="00000000" w:rsidRPr="00000000">
              <w:rPr>
                <w:rtl w:val="0"/>
              </w:rPr>
              <w:t xml:space="preserve">Circular Selector (Top-right)</w:t>
            </w:r>
          </w:p>
        </w:tc>
      </w:tr>
      <w:tr>
        <w:trPr>
          <w:cantSplit w:val="0"/>
          <w:tblHeader w:val="0"/>
        </w:trPr>
        <w:tc>
          <w:tcPr/>
          <w:p w:rsidR="00000000" w:rsidDel="00000000" w:rsidP="00000000" w:rsidRDefault="00000000" w:rsidRPr="00000000" w14:paraId="000016A0">
            <w:pPr>
              <w:widowControl w:val="0"/>
              <w:spacing w:after="0" w:line="240" w:lineRule="auto"/>
              <w:rPr>
                <w:b w:val="1"/>
                <w:bCs w:val="1"/>
              </w:rPr>
            </w:pPr>
            <w:r w:rsidDel="00000000" w:rsidR="00000000" w:rsidRPr="00000000">
              <w:rPr>
                <w:b w:val="1"/>
                <w:bCs w:val="1"/>
                <w:rtl w:val="0"/>
              </w:rPr>
              <w:t xml:space="preserve">State</w:t>
            </w:r>
          </w:p>
        </w:tc>
        <w:tc>
          <w:tcPr/>
          <w:p w:rsidR="00000000" w:rsidDel="00000000" w:rsidP="00000000" w:rsidRDefault="00000000" w:rsidRPr="00000000" w14:paraId="000016A1">
            <w:pPr>
              <w:widowControl w:val="0"/>
              <w:spacing w:after="0" w:line="240" w:lineRule="auto"/>
              <w:jc w:val="center"/>
              <w:rPr/>
            </w:pPr>
            <w:r w:rsidDel="00000000" w:rsidR="00000000" w:rsidRPr="00000000">
              <w:rPr>
                <w:rtl w:val="0"/>
              </w:rPr>
              <w:t xml:space="preserve">Default : selected </w:t>
            </w:r>
          </w:p>
        </w:tc>
        <w:tc>
          <w:tcPr/>
          <w:p w:rsidR="00000000" w:rsidDel="00000000" w:rsidP="00000000" w:rsidRDefault="00000000" w:rsidRPr="00000000" w14:paraId="000016A2">
            <w:pPr>
              <w:widowControl w:val="0"/>
              <w:spacing w:after="0" w:line="240" w:lineRule="auto"/>
              <w:rPr/>
            </w:pPr>
            <w:r w:rsidDel="00000000" w:rsidR="00000000" w:rsidRPr="00000000">
              <w:rPr>
                <w:rtl w:val="0"/>
              </w:rPr>
            </w:r>
          </w:p>
        </w:tc>
      </w:tr>
    </w:tbl>
    <w:p w:rsidR="00000000" w:rsidDel="00000000" w:rsidP="00000000" w:rsidRDefault="00000000" w:rsidRPr="00000000" w14:paraId="000016A3">
      <w:pPr>
        <w:spacing w:after="0" w:lineRule="auto"/>
        <w:rPr>
          <w:b w:val="1"/>
          <w:bCs w:val="1"/>
        </w:rPr>
      </w:pPr>
      <w:r w:rsidDel="00000000" w:rsidR="00000000" w:rsidRPr="00000000">
        <w:rPr>
          <w:rtl w:val="0"/>
        </w:rPr>
      </w:r>
    </w:p>
    <w:p w:rsidR="00000000" w:rsidDel="00000000" w:rsidP="00000000" w:rsidRDefault="00000000" w:rsidRPr="00000000" w14:paraId="000016A4">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Configuration Panel Section : </w:t>
      </w:r>
    </w:p>
    <w:p w:rsidR="00000000" w:rsidDel="00000000" w:rsidP="00000000" w:rsidRDefault="00000000" w:rsidRPr="00000000" w14:paraId="000016A5">
      <w:pPr>
        <w:keepNext w:val="0"/>
        <w:keepLines w:val="0"/>
        <w:pageBreakBefore w:val="0"/>
        <w:widowControl w:val="1"/>
        <w:numPr>
          <w:ilvl w:val="2"/>
          <w:numId w:val="7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u w:val="none"/>
        </w:rPr>
      </w:pPr>
      <w:r w:rsidDel="00000000" w:rsidR="00000000" w:rsidRPr="00000000">
        <w:rPr>
          <w:b w:val="1"/>
          <w:bCs w:val="1"/>
          <w:rtl w:val="0"/>
        </w:rPr>
        <w:t xml:space="preserve">If Mode A Selected : </w:t>
      </w:r>
    </w:p>
    <w:p w:rsidR="00000000" w:rsidDel="00000000" w:rsidP="00000000" w:rsidRDefault="00000000" w:rsidRPr="00000000" w14:paraId="000016A6">
      <w:pPr>
        <w:spacing w:after="0" w:lineRule="auto"/>
        <w:rPr>
          <w:b w:val="1"/>
          <w:bCs w:val="1"/>
        </w:rPr>
      </w:pPr>
      <w:r w:rsidDel="00000000" w:rsidR="00000000" w:rsidRPr="00000000">
        <w:rPr>
          <w:rtl w:val="0"/>
        </w:rPr>
      </w:r>
    </w:p>
    <w:tbl>
      <w:tblPr>
        <w:tblStyle w:val="Table91"/>
        <w:tblpPr w:leftFromText="180" w:rightFromText="180" w:topFromText="180" w:bottomFromText="180" w:vertAnchor="text" w:horzAnchor="text" w:tblpX="2295" w:tblpY="0"/>
        <w:tblW w:w="6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2655"/>
        <w:gridCol w:w="2280"/>
        <w:tblGridChange w:id="0">
          <w:tblGrid>
            <w:gridCol w:w="1905"/>
            <w:gridCol w:w="2655"/>
            <w:gridCol w:w="2280"/>
          </w:tblGrid>
        </w:tblGridChange>
      </w:tblGrid>
      <w:tr>
        <w:trPr>
          <w:cantSplit w:val="0"/>
          <w:tblHeader w:val="0"/>
        </w:trPr>
        <w:tc>
          <w:tcPr/>
          <w:p w:rsidR="00000000" w:rsidDel="00000000" w:rsidP="00000000" w:rsidRDefault="00000000" w:rsidRPr="00000000" w14:paraId="000016A7">
            <w:pPr>
              <w:widowControl w:val="0"/>
              <w:spacing w:after="0" w:line="240" w:lineRule="auto"/>
              <w:rPr>
                <w:b w:val="1"/>
                <w:bCs w:val="1"/>
              </w:rPr>
            </w:pPr>
            <w:r w:rsidDel="00000000" w:rsidR="00000000" w:rsidRPr="00000000">
              <w:rPr>
                <w:b w:val="1"/>
                <w:bCs w:val="1"/>
                <w:rtl w:val="0"/>
              </w:rPr>
              <w:t xml:space="preserve">Filed</w:t>
            </w:r>
          </w:p>
        </w:tc>
        <w:tc>
          <w:tcPr/>
          <w:p w:rsidR="00000000" w:rsidDel="00000000" w:rsidP="00000000" w:rsidRDefault="00000000" w:rsidRPr="00000000" w14:paraId="000016A8">
            <w:pPr>
              <w:widowControl w:val="0"/>
              <w:spacing w:after="0" w:line="240" w:lineRule="auto"/>
              <w:rPr>
                <w:b w:val="1"/>
                <w:bCs w:val="1"/>
              </w:rPr>
            </w:pPr>
            <w:r w:rsidDel="00000000" w:rsidR="00000000" w:rsidRPr="00000000">
              <w:rPr>
                <w:b w:val="1"/>
                <w:bCs w:val="1"/>
                <w:rtl w:val="0"/>
              </w:rPr>
              <w:t xml:space="preserve">Type</w:t>
            </w:r>
          </w:p>
        </w:tc>
        <w:tc>
          <w:tcPr/>
          <w:p w:rsidR="00000000" w:rsidDel="00000000" w:rsidP="00000000" w:rsidRDefault="00000000" w:rsidRPr="00000000" w14:paraId="000016A9">
            <w:pPr>
              <w:widowControl w:val="0"/>
              <w:spacing w:after="0" w:line="240" w:lineRule="auto"/>
              <w:rPr>
                <w:b w:val="1"/>
                <w:bCs w:val="1"/>
              </w:rPr>
            </w:pPr>
            <w:r w:rsidDel="00000000" w:rsidR="00000000" w:rsidRPr="00000000">
              <w:rPr>
                <w:b w:val="1"/>
                <w:bCs w:val="1"/>
                <w:rtl w:val="0"/>
              </w:rPr>
              <w:t xml:space="preserve">Validation</w:t>
            </w:r>
          </w:p>
        </w:tc>
      </w:tr>
      <w:tr>
        <w:trPr>
          <w:cantSplit w:val="0"/>
          <w:tblHeader w:val="0"/>
        </w:trPr>
        <w:tc>
          <w:tcPr/>
          <w:p w:rsidR="00000000" w:rsidDel="00000000" w:rsidP="00000000" w:rsidRDefault="00000000" w:rsidRPr="00000000" w14:paraId="000016AA">
            <w:pPr>
              <w:widowControl w:val="0"/>
              <w:spacing w:after="0" w:line="240" w:lineRule="auto"/>
              <w:rPr/>
            </w:pPr>
            <w:r w:rsidDel="00000000" w:rsidR="00000000" w:rsidRPr="00000000">
              <w:rPr>
                <w:rtl w:val="0"/>
              </w:rPr>
              <w:t xml:space="preserve">Fixed Conversion % </w:t>
            </w:r>
          </w:p>
        </w:tc>
        <w:tc>
          <w:tcPr/>
          <w:p w:rsidR="00000000" w:rsidDel="00000000" w:rsidP="00000000" w:rsidRDefault="00000000" w:rsidRPr="00000000" w14:paraId="000016AB">
            <w:pPr>
              <w:widowControl w:val="0"/>
              <w:spacing w:after="0" w:line="240" w:lineRule="auto"/>
              <w:rPr/>
            </w:pPr>
            <w:r w:rsidDel="00000000" w:rsidR="00000000" w:rsidRPr="00000000">
              <w:rPr>
                <w:rtl w:val="0"/>
              </w:rPr>
              <w:t xml:space="preserve">Input</w:t>
            </w:r>
          </w:p>
        </w:tc>
        <w:tc>
          <w:tcPr/>
          <w:p w:rsidR="00000000" w:rsidDel="00000000" w:rsidP="00000000" w:rsidRDefault="00000000" w:rsidRPr="00000000" w14:paraId="000016AC">
            <w:pPr>
              <w:widowControl w:val="0"/>
              <w:spacing w:after="0" w:line="240" w:lineRule="auto"/>
              <w:rPr/>
            </w:pPr>
            <w:commentRangeStart w:id="167"/>
            <w:commentRangeStart w:id="168"/>
            <w:r w:rsidDel="00000000" w:rsidR="00000000" w:rsidRPr="00000000">
              <w:rPr>
                <w:rtl w:val="0"/>
              </w:rPr>
              <w:t xml:space="preserve">Required, </w:t>
            </w:r>
            <w:commentRangeEnd w:id="167"/>
            <w:r w:rsidDel="00000000" w:rsidR="00000000" w:rsidRPr="00000000">
              <w:commentReference w:id="167"/>
            </w:r>
            <w:commentRangeEnd w:id="168"/>
            <w:r w:rsidDel="00000000" w:rsidR="00000000" w:rsidRPr="00000000">
              <w:commentReference w:id="168"/>
            </w:r>
            <w:r w:rsidDel="00000000" w:rsidR="00000000" w:rsidRPr="00000000">
              <w:rPr>
                <w:rFonts w:ascii="Arial Unicode MS" w:cs="Arial Unicode MS" w:eastAsia="Arial Unicode MS" w:hAnsi="Arial Unicode MS"/>
                <w:rtl w:val="0"/>
              </w:rPr>
              <w:t xml:space="preserve">≥</w:t>
            </w:r>
            <w:commentRangeStart w:id="169"/>
            <w:commentRangeStart w:id="170"/>
            <w:r w:rsidDel="00000000" w:rsidR="00000000" w:rsidRPr="00000000">
              <w:rPr>
                <w:rtl w:val="0"/>
              </w:rPr>
              <w:t xml:space="preserve">0</w:t>
            </w:r>
            <w:commentRangeEnd w:id="169"/>
            <w:r w:rsidDel="00000000" w:rsidR="00000000" w:rsidRPr="00000000">
              <w:commentReference w:id="169"/>
            </w:r>
            <w:commentRangeEnd w:id="170"/>
            <w:r w:rsidDel="00000000" w:rsidR="00000000" w:rsidRPr="00000000">
              <w:commentReference w:id="170"/>
            </w:r>
            <w:r w:rsidDel="00000000" w:rsidR="00000000" w:rsidRPr="00000000">
              <w:rPr>
                <w:rtl w:val="0"/>
              </w:rPr>
            </w:r>
          </w:p>
        </w:tc>
      </w:tr>
    </w:tbl>
    <w:p w:rsidR="00000000" w:rsidDel="00000000" w:rsidP="00000000" w:rsidRDefault="00000000" w:rsidRPr="00000000" w14:paraId="000016AD">
      <w:pPr>
        <w:keepNext w:val="0"/>
        <w:keepLines w:val="0"/>
        <w:pageBreakBefore w:val="0"/>
        <w:widowControl w:val="1"/>
        <w:numPr>
          <w:ilvl w:val="2"/>
          <w:numId w:val="7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b w:val="1"/>
          <w:bCs w:val="1"/>
          <w:rtl w:val="0"/>
        </w:rPr>
        <w:t xml:space="preserve">If Mode B Selected : </w:t>
      </w:r>
      <w:r w:rsidDel="00000000" w:rsidR="00000000" w:rsidRPr="00000000">
        <w:rPr>
          <w:rtl w:val="0"/>
        </w:rPr>
      </w:r>
    </w:p>
    <w:p w:rsidR="00000000" w:rsidDel="00000000" w:rsidP="00000000" w:rsidRDefault="00000000" w:rsidRPr="00000000" w14:paraId="000016AE">
      <w:pPr>
        <w:spacing w:after="0" w:lineRule="auto"/>
        <w:rPr>
          <w:b w:val="1"/>
          <w:bCs w:val="1"/>
        </w:rPr>
      </w:pPr>
      <w:r w:rsidDel="00000000" w:rsidR="00000000" w:rsidRPr="00000000">
        <w:rPr>
          <w:rtl w:val="0"/>
        </w:rPr>
      </w:r>
    </w:p>
    <w:tbl>
      <w:tblPr>
        <w:tblStyle w:val="Table92"/>
        <w:tblpPr w:leftFromText="180" w:rightFromText="180" w:topFromText="180" w:bottomFromText="180" w:vertAnchor="text" w:horzAnchor="text" w:tblpX="2340" w:tblpY="0"/>
        <w:tblW w:w="6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2655"/>
        <w:gridCol w:w="2280"/>
        <w:tblGridChange w:id="0">
          <w:tblGrid>
            <w:gridCol w:w="1905"/>
            <w:gridCol w:w="2655"/>
            <w:gridCol w:w="2280"/>
          </w:tblGrid>
        </w:tblGridChange>
      </w:tblGrid>
      <w:tr>
        <w:trPr>
          <w:cantSplit w:val="0"/>
          <w:tblHeader w:val="0"/>
        </w:trPr>
        <w:tc>
          <w:tcPr/>
          <w:p w:rsidR="00000000" w:rsidDel="00000000" w:rsidP="00000000" w:rsidRDefault="00000000" w:rsidRPr="00000000" w14:paraId="000016AF">
            <w:pPr>
              <w:widowControl w:val="0"/>
              <w:spacing w:after="0" w:line="240" w:lineRule="auto"/>
              <w:rPr>
                <w:b w:val="1"/>
                <w:bCs w:val="1"/>
              </w:rPr>
            </w:pPr>
            <w:r w:rsidDel="00000000" w:rsidR="00000000" w:rsidRPr="00000000">
              <w:rPr>
                <w:b w:val="1"/>
                <w:bCs w:val="1"/>
                <w:rtl w:val="0"/>
              </w:rPr>
              <w:t xml:space="preserve">Filed</w:t>
            </w:r>
          </w:p>
        </w:tc>
        <w:tc>
          <w:tcPr/>
          <w:p w:rsidR="00000000" w:rsidDel="00000000" w:rsidP="00000000" w:rsidRDefault="00000000" w:rsidRPr="00000000" w14:paraId="000016B0">
            <w:pPr>
              <w:widowControl w:val="0"/>
              <w:spacing w:after="0" w:line="240" w:lineRule="auto"/>
              <w:rPr>
                <w:b w:val="1"/>
                <w:bCs w:val="1"/>
              </w:rPr>
            </w:pPr>
            <w:r w:rsidDel="00000000" w:rsidR="00000000" w:rsidRPr="00000000">
              <w:rPr>
                <w:b w:val="1"/>
                <w:bCs w:val="1"/>
                <w:rtl w:val="0"/>
              </w:rPr>
              <w:t xml:space="preserve">Type</w:t>
            </w:r>
          </w:p>
        </w:tc>
        <w:tc>
          <w:tcPr/>
          <w:p w:rsidR="00000000" w:rsidDel="00000000" w:rsidP="00000000" w:rsidRDefault="00000000" w:rsidRPr="00000000" w14:paraId="000016B1">
            <w:pPr>
              <w:widowControl w:val="0"/>
              <w:spacing w:after="0" w:line="240" w:lineRule="auto"/>
              <w:rPr>
                <w:b w:val="1"/>
                <w:bCs w:val="1"/>
              </w:rPr>
            </w:pPr>
            <w:r w:rsidDel="00000000" w:rsidR="00000000" w:rsidRPr="00000000">
              <w:rPr>
                <w:b w:val="1"/>
                <w:bCs w:val="1"/>
                <w:rtl w:val="0"/>
              </w:rPr>
              <w:t xml:space="preserve">Validation</w:t>
            </w:r>
          </w:p>
        </w:tc>
      </w:tr>
      <w:tr>
        <w:trPr>
          <w:cantSplit w:val="0"/>
          <w:tblHeader w:val="0"/>
        </w:trPr>
        <w:tc>
          <w:tcPr/>
          <w:p w:rsidR="00000000" w:rsidDel="00000000" w:rsidP="00000000" w:rsidRDefault="00000000" w:rsidRPr="00000000" w14:paraId="000016B2">
            <w:pPr>
              <w:widowControl w:val="0"/>
              <w:spacing w:after="0" w:line="240" w:lineRule="auto"/>
              <w:rPr/>
            </w:pPr>
            <w:r w:rsidDel="00000000" w:rsidR="00000000" w:rsidRPr="00000000">
              <w:rPr>
                <w:rtl w:val="0"/>
              </w:rPr>
              <w:t xml:space="preserve">Maximum %</w:t>
            </w:r>
          </w:p>
        </w:tc>
        <w:tc>
          <w:tcPr/>
          <w:p w:rsidR="00000000" w:rsidDel="00000000" w:rsidP="00000000" w:rsidRDefault="00000000" w:rsidRPr="00000000" w14:paraId="000016B3">
            <w:pPr>
              <w:widowControl w:val="0"/>
              <w:spacing w:after="0" w:line="240" w:lineRule="auto"/>
              <w:rPr/>
            </w:pPr>
            <w:r w:rsidDel="00000000" w:rsidR="00000000" w:rsidRPr="00000000">
              <w:rPr>
                <w:rtl w:val="0"/>
              </w:rPr>
              <w:t xml:space="preserve">Input</w:t>
            </w:r>
          </w:p>
        </w:tc>
        <w:tc>
          <w:tcPr/>
          <w:p w:rsidR="00000000" w:rsidDel="00000000" w:rsidP="00000000" w:rsidRDefault="00000000" w:rsidRPr="00000000" w14:paraId="000016B4">
            <w:pPr>
              <w:widowControl w:val="0"/>
              <w:spacing w:after="0" w:line="240" w:lineRule="auto"/>
              <w:rPr/>
            </w:pPr>
            <w:r w:rsidDel="00000000" w:rsidR="00000000" w:rsidRPr="00000000">
              <w:rPr>
                <w:rFonts w:ascii="Arial Unicode MS" w:cs="Arial Unicode MS" w:eastAsia="Arial Unicode MS" w:hAnsi="Arial Unicode MS"/>
                <w:rtl w:val="0"/>
              </w:rPr>
              <w:t xml:space="preserve">Required ≤ 40%</w:t>
            </w:r>
          </w:p>
        </w:tc>
      </w:tr>
      <w:tr>
        <w:trPr>
          <w:cantSplit w:val="0"/>
          <w:tblHeader w:val="0"/>
        </w:trPr>
        <w:tc>
          <w:tcPr/>
          <w:p w:rsidR="00000000" w:rsidDel="00000000" w:rsidP="00000000" w:rsidRDefault="00000000" w:rsidRPr="00000000" w14:paraId="000016B5">
            <w:pPr>
              <w:widowControl w:val="0"/>
              <w:spacing w:after="0" w:line="240" w:lineRule="auto"/>
              <w:rPr/>
            </w:pPr>
            <w:r w:rsidDel="00000000" w:rsidR="00000000" w:rsidRPr="00000000">
              <w:rPr>
                <w:rtl w:val="0"/>
              </w:rPr>
              <w:t xml:space="preserve">A virtual Range Indicator  Display</w:t>
            </w:r>
          </w:p>
        </w:tc>
        <w:tc>
          <w:tcPr/>
          <w:p w:rsidR="00000000" w:rsidDel="00000000" w:rsidP="00000000" w:rsidRDefault="00000000" w:rsidRPr="00000000" w14:paraId="000016B6">
            <w:pPr>
              <w:widowControl w:val="0"/>
              <w:spacing w:after="0" w:line="240" w:lineRule="auto"/>
              <w:rPr/>
            </w:pPr>
            <w:r w:rsidDel="00000000" w:rsidR="00000000" w:rsidRPr="00000000">
              <w:rPr>
                <w:rtl w:val="0"/>
              </w:rPr>
              <w:t xml:space="preserve">Ready-Only ( a Horizontal bar ) </w:t>
            </w:r>
          </w:p>
        </w:tc>
        <w:tc>
          <w:tcPr/>
          <w:p w:rsidR="00000000" w:rsidDel="00000000" w:rsidP="00000000" w:rsidRDefault="00000000" w:rsidRPr="00000000" w14:paraId="000016B7">
            <w:pPr>
              <w:widowControl w:val="0"/>
              <w:spacing w:after="0" w:line="240" w:lineRule="auto"/>
              <w:rPr/>
            </w:pPr>
            <w:r w:rsidDel="00000000" w:rsidR="00000000" w:rsidRPr="00000000">
              <w:rPr>
                <w:rtl w:val="0"/>
              </w:rPr>
              <w:t xml:space="preserve">Example : 10 % - 40% </w:t>
            </w:r>
          </w:p>
        </w:tc>
      </w:tr>
    </w:tbl>
    <w:p w:rsidR="00000000" w:rsidDel="00000000" w:rsidP="00000000" w:rsidRDefault="00000000" w:rsidRPr="00000000" w14:paraId="000016B8">
      <w:pPr>
        <w:spacing w:after="0" w:lineRule="auto"/>
        <w:ind w:left="1440" w:firstLine="0"/>
        <w:rPr>
          <w:b w:val="1"/>
          <w:bCs w:val="1"/>
        </w:rPr>
      </w:pPr>
      <w:r w:rsidDel="00000000" w:rsidR="00000000" w:rsidRPr="00000000">
        <w:rPr>
          <w:rtl w:val="0"/>
        </w:rPr>
      </w:r>
    </w:p>
    <w:p w:rsidR="00000000" w:rsidDel="00000000" w:rsidP="00000000" w:rsidRDefault="00000000" w:rsidRPr="00000000" w14:paraId="00001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1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1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16BD">
      <w:pPr>
        <w:pStyle w:val="Heading3"/>
        <w:spacing w:after="0" w:lineRule="auto"/>
        <w:rPr/>
      </w:pPr>
      <w:bookmarkStart w:colFirst="0" w:colLast="0" w:name="_hd2aca1yu2ib" w:id="133"/>
      <w:bookmarkEnd w:id="133"/>
      <w:r w:rsidDel="00000000" w:rsidR="00000000" w:rsidRPr="00000000">
        <w:rPr>
          <w:rtl w:val="0"/>
        </w:rPr>
      </w:r>
    </w:p>
    <w:p w:rsidR="00000000" w:rsidDel="00000000" w:rsidP="00000000" w:rsidRDefault="00000000" w:rsidRPr="00000000" w14:paraId="000016BE">
      <w:pPr>
        <w:pStyle w:val="Heading3"/>
        <w:spacing w:after="0" w:lineRule="auto"/>
        <w:rPr/>
      </w:pPr>
      <w:bookmarkStart w:colFirst="0" w:colLast="0" w:name="_px8204lfmbhp" w:id="134"/>
      <w:bookmarkEnd w:id="134"/>
      <w:r w:rsidDel="00000000" w:rsidR="00000000" w:rsidRPr="00000000">
        <w:rPr>
          <w:rtl w:val="0"/>
        </w:rPr>
      </w:r>
    </w:p>
    <w:p w:rsidR="00000000" w:rsidDel="00000000" w:rsidP="00000000" w:rsidRDefault="00000000" w:rsidRPr="00000000" w14:paraId="000016BF">
      <w:pPr>
        <w:pStyle w:val="Heading3"/>
        <w:spacing w:after="0" w:lineRule="auto"/>
        <w:rPr/>
      </w:pPr>
      <w:bookmarkStart w:colFirst="0" w:colLast="0" w:name="_jpyo53yx053j" w:id="135"/>
      <w:bookmarkEnd w:id="135"/>
      <w:r w:rsidDel="00000000" w:rsidR="00000000" w:rsidRPr="00000000">
        <w:rPr>
          <w:rtl w:val="0"/>
        </w:rPr>
      </w:r>
    </w:p>
    <w:p w:rsidR="00000000" w:rsidDel="00000000" w:rsidP="00000000" w:rsidRDefault="00000000" w:rsidRPr="00000000" w14:paraId="000016C0">
      <w:pPr>
        <w:pStyle w:val="Heading3"/>
        <w:spacing w:after="0" w:lineRule="auto"/>
        <w:rPr/>
      </w:pPr>
      <w:bookmarkStart w:colFirst="0" w:colLast="0" w:name="_cgw70e5ai31w" w:id="136"/>
      <w:bookmarkEnd w:id="136"/>
      <w:r w:rsidDel="00000000" w:rsidR="00000000" w:rsidRPr="00000000">
        <w:rPr>
          <w:rtl w:val="0"/>
        </w:rPr>
      </w:r>
    </w:p>
    <w:p w:rsidR="00000000" w:rsidDel="00000000" w:rsidP="00000000" w:rsidRDefault="00000000" w:rsidRPr="00000000" w14:paraId="000016C1">
      <w:pPr>
        <w:pStyle w:val="Heading3"/>
        <w:spacing w:after="0" w:lineRule="auto"/>
        <w:rPr>
          <w:b w:val="1"/>
          <w:bCs w:val="1"/>
        </w:rPr>
      </w:pPr>
      <w:bookmarkStart w:colFirst="0" w:colLast="0" w:name="_84kqe8u8mnta" w:id="137"/>
      <w:bookmarkEnd w:id="137"/>
      <w:r w:rsidDel="00000000" w:rsidR="00000000" w:rsidRPr="00000000">
        <w:rPr>
          <w:b w:val="1"/>
          <w:bCs w:val="1"/>
          <w:rtl w:val="0"/>
        </w:rPr>
        <w:t xml:space="preserve">User story -2.3 Edit Buy-In conversion Mode</w:t>
      </w:r>
    </w:p>
    <w:p w:rsidR="00000000" w:rsidDel="00000000" w:rsidP="00000000" w:rsidRDefault="00000000" w:rsidRPr="00000000" w14:paraId="000016C2">
      <w:pPr>
        <w:spacing w:after="0" w:lineRule="auto"/>
        <w:rPr/>
      </w:pPr>
      <w:r w:rsidDel="00000000" w:rsidR="00000000" w:rsidRPr="00000000">
        <w:rPr>
          <w:rtl w:val="0"/>
        </w:rPr>
      </w:r>
    </w:p>
    <w:p w:rsidR="00000000" w:rsidDel="00000000" w:rsidP="00000000" w:rsidRDefault="00000000" w:rsidRPr="00000000" w14:paraId="000016C3">
      <w:pPr>
        <w:spacing w:after="0" w:lineRule="auto"/>
        <w:rPr/>
      </w:pPr>
      <w:r w:rsidDel="00000000" w:rsidR="00000000" w:rsidRPr="00000000">
        <w:rPr>
          <w:rtl w:val="0"/>
        </w:rPr>
        <w:t xml:space="preserve">As an F2MX Super Admin, I want to edit the Buy-In Conversion Mode and its configuration, so that I can update platform-level economic rules for all future buy-ins.</w:t>
      </w:r>
    </w:p>
    <w:p w:rsidR="00000000" w:rsidDel="00000000" w:rsidP="00000000" w:rsidRDefault="00000000" w:rsidRPr="00000000" w14:paraId="000016C4">
      <w:pPr>
        <w:spacing w:after="0" w:lineRule="auto"/>
        <w:rPr/>
      </w:pPr>
      <w:r w:rsidDel="00000000" w:rsidR="00000000" w:rsidRPr="00000000">
        <w:rPr>
          <w:rtl w:val="0"/>
        </w:rPr>
      </w:r>
    </w:p>
    <w:p w:rsidR="00000000" w:rsidDel="00000000" w:rsidP="00000000" w:rsidRDefault="00000000" w:rsidRPr="00000000" w14:paraId="000016C5">
      <w:pPr>
        <w:spacing w:after="0" w:lineRule="auto"/>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16C6">
      <w:pPr>
        <w:numPr>
          <w:ilvl w:val="0"/>
          <w:numId w:val="76"/>
        </w:numPr>
        <w:spacing w:after="0" w:lineRule="auto"/>
        <w:ind w:left="1440" w:hanging="360"/>
        <w:rPr>
          <w:b w:val="1"/>
          <w:bCs w:val="1"/>
          <w:u w:val="none"/>
        </w:rPr>
      </w:pPr>
      <w:r w:rsidDel="00000000" w:rsidR="00000000" w:rsidRPr="00000000">
        <w:rPr>
          <w:b w:val="1"/>
          <w:bCs w:val="1"/>
          <w:rtl w:val="0"/>
        </w:rPr>
        <w:t xml:space="preserve">Navigation : </w:t>
      </w:r>
    </w:p>
    <w:p w:rsidR="00000000" w:rsidDel="00000000" w:rsidP="00000000" w:rsidRDefault="00000000" w:rsidRPr="00000000" w14:paraId="000016C7">
      <w:pPr>
        <w:widowControl w:val="0"/>
        <w:numPr>
          <w:ilvl w:val="1"/>
          <w:numId w:val="76"/>
        </w:numPr>
        <w:spacing w:after="0" w:lineRule="auto"/>
        <w:ind w:left="2160" w:hanging="360"/>
      </w:pPr>
      <w:r w:rsidDel="00000000" w:rsidR="00000000" w:rsidRPr="00000000">
        <w:rPr>
          <w:rFonts w:ascii="Arial Unicode MS" w:cs="Arial Unicode MS" w:eastAsia="Arial Unicode MS" w:hAnsi="Arial Unicode MS"/>
          <w:rtl w:val="0"/>
        </w:rPr>
        <w:t xml:space="preserve">Login→ Wallet &amp; Economy Module → Buy-In Conversion → Edit</w:t>
      </w:r>
    </w:p>
    <w:p w:rsidR="00000000" w:rsidDel="00000000" w:rsidP="00000000" w:rsidRDefault="00000000" w:rsidRPr="00000000" w14:paraId="000016C8">
      <w:pPr>
        <w:numPr>
          <w:ilvl w:val="0"/>
          <w:numId w:val="76"/>
        </w:numPr>
        <w:spacing w:after="0" w:lineRule="auto"/>
        <w:ind w:left="1440" w:hanging="360"/>
        <w:rPr>
          <w:b w:val="1"/>
          <w:bCs w:val="1"/>
          <w:u w:val="none"/>
        </w:rPr>
      </w:pPr>
      <w:r w:rsidDel="00000000" w:rsidR="00000000" w:rsidRPr="00000000">
        <w:rPr>
          <w:b w:val="1"/>
          <w:bCs w:val="1"/>
          <w:rtl w:val="0"/>
        </w:rPr>
        <w:t xml:space="preserve">Edit Functionality  : </w:t>
      </w:r>
    </w:p>
    <w:p w:rsidR="00000000" w:rsidDel="00000000" w:rsidP="00000000" w:rsidRDefault="00000000" w:rsidRPr="00000000" w14:paraId="000016C9">
      <w:pPr>
        <w:numPr>
          <w:ilvl w:val="1"/>
          <w:numId w:val="76"/>
        </w:numPr>
        <w:spacing w:after="0" w:lineRule="auto"/>
        <w:ind w:left="2160" w:hanging="360"/>
        <w:rPr/>
      </w:pPr>
      <w:r w:rsidDel="00000000" w:rsidR="00000000" w:rsidRPr="00000000">
        <w:rPr>
          <w:rtl w:val="0"/>
        </w:rPr>
        <w:t xml:space="preserve">This action can only be performed by Super Admins. </w:t>
      </w:r>
    </w:p>
    <w:p w:rsidR="00000000" w:rsidDel="00000000" w:rsidP="00000000" w:rsidRDefault="00000000" w:rsidRPr="00000000" w14:paraId="000016CA">
      <w:pPr>
        <w:numPr>
          <w:ilvl w:val="1"/>
          <w:numId w:val="76"/>
        </w:numPr>
        <w:spacing w:after="0" w:lineRule="auto"/>
        <w:ind w:left="2160" w:hanging="360"/>
        <w:rPr/>
      </w:pPr>
      <w:r w:rsidDel="00000000" w:rsidR="00000000" w:rsidRPr="00000000">
        <w:rPr>
          <w:rtl w:val="0"/>
        </w:rPr>
        <w:t xml:space="preserve">The edit action allows the Super Admin to : </w:t>
      </w:r>
    </w:p>
    <w:p w:rsidR="00000000" w:rsidDel="00000000" w:rsidP="00000000" w:rsidRDefault="00000000" w:rsidRPr="00000000" w14:paraId="000016CB">
      <w:pPr>
        <w:numPr>
          <w:ilvl w:val="2"/>
          <w:numId w:val="76"/>
        </w:numPr>
        <w:spacing w:after="0" w:lineRule="auto"/>
        <w:ind w:left="2880" w:hanging="360"/>
        <w:rPr>
          <w:u w:val="none"/>
        </w:rPr>
      </w:pPr>
      <w:r w:rsidDel="00000000" w:rsidR="00000000" w:rsidRPr="00000000">
        <w:rPr>
          <w:rtl w:val="0"/>
        </w:rPr>
        <w:t xml:space="preserve">Modify the active conversion mode </w:t>
      </w:r>
      <w:commentRangeStart w:id="171"/>
      <w:commentRangeStart w:id="172"/>
      <w:r w:rsidDel="00000000" w:rsidR="00000000" w:rsidRPr="00000000">
        <w:rPr>
          <w:rtl w:val="0"/>
        </w:rPr>
        <w:t xml:space="preserve">( Mode A / Mode B)</w:t>
      </w:r>
      <w:commentRangeEnd w:id="171"/>
      <w:r w:rsidDel="00000000" w:rsidR="00000000" w:rsidRPr="00000000">
        <w:commentReference w:id="171"/>
      </w:r>
      <w:commentRangeEnd w:id="172"/>
      <w:r w:rsidDel="00000000" w:rsidR="00000000" w:rsidRPr="00000000">
        <w:commentReference w:id="172"/>
      </w:r>
      <w:r w:rsidDel="00000000" w:rsidR="00000000" w:rsidRPr="00000000">
        <w:rPr>
          <w:rtl w:val="0"/>
        </w:rPr>
      </w:r>
    </w:p>
    <w:p w:rsidR="00000000" w:rsidDel="00000000" w:rsidP="00000000" w:rsidRDefault="00000000" w:rsidRPr="00000000" w14:paraId="000016CC">
      <w:pPr>
        <w:numPr>
          <w:ilvl w:val="2"/>
          <w:numId w:val="76"/>
        </w:numPr>
        <w:spacing w:after="0" w:lineRule="auto"/>
        <w:ind w:left="2880" w:hanging="360"/>
        <w:rPr>
          <w:u w:val="none"/>
        </w:rPr>
      </w:pPr>
      <w:r w:rsidDel="00000000" w:rsidR="00000000" w:rsidRPr="00000000">
        <w:rPr>
          <w:rtl w:val="0"/>
        </w:rPr>
        <w:t xml:space="preserve">This action is controlled, validated and platform-controlled.</w:t>
      </w:r>
    </w:p>
    <w:p w:rsidR="00000000" w:rsidDel="00000000" w:rsidP="00000000" w:rsidRDefault="00000000" w:rsidRPr="00000000" w14:paraId="000016CD">
      <w:pPr>
        <w:numPr>
          <w:ilvl w:val="1"/>
          <w:numId w:val="76"/>
        </w:numPr>
        <w:spacing w:after="0" w:lineRule="auto"/>
        <w:ind w:left="2160" w:hanging="360"/>
        <w:rPr>
          <w:u w:val="none"/>
        </w:rPr>
      </w:pPr>
      <w:r w:rsidDel="00000000" w:rsidR="00000000" w:rsidRPr="00000000">
        <w:rPr>
          <w:rtl w:val="0"/>
        </w:rPr>
        <w:t xml:space="preserve">Buy-In configurations can be edited mid-season.</w:t>
      </w:r>
    </w:p>
    <w:p w:rsidR="00000000" w:rsidDel="00000000" w:rsidP="00000000" w:rsidRDefault="00000000" w:rsidRPr="00000000" w14:paraId="000016CE">
      <w:pPr>
        <w:numPr>
          <w:ilvl w:val="0"/>
          <w:numId w:val="76"/>
        </w:numPr>
        <w:spacing w:after="0" w:lineRule="auto"/>
        <w:ind w:left="1440" w:hanging="360"/>
        <w:rPr>
          <w:b w:val="1"/>
          <w:bCs w:val="1"/>
        </w:rPr>
      </w:pPr>
      <w:r w:rsidDel="00000000" w:rsidR="00000000" w:rsidRPr="00000000">
        <w:rPr>
          <w:b w:val="1"/>
          <w:bCs w:val="1"/>
          <w:rtl w:val="0"/>
        </w:rPr>
        <w:t xml:space="preserve">Edit Button </w:t>
      </w:r>
    </w:p>
    <w:p w:rsidR="00000000" w:rsidDel="00000000" w:rsidP="00000000" w:rsidRDefault="00000000" w:rsidRPr="00000000" w14:paraId="000016CF">
      <w:pPr>
        <w:numPr>
          <w:ilvl w:val="1"/>
          <w:numId w:val="76"/>
        </w:numPr>
        <w:spacing w:after="0" w:lineRule="auto"/>
        <w:ind w:left="2160" w:hanging="360"/>
        <w:rPr/>
      </w:pPr>
      <w:r w:rsidDel="00000000" w:rsidR="00000000" w:rsidRPr="00000000">
        <w:rPr>
          <w:rtl w:val="0"/>
        </w:rPr>
        <w:t xml:space="preserve"> Edit configuration button should be positioned at the Top-right corner of the Buy-In Conversion Screen with a word “Edit Configuration” &amp; an edit icon.</w:t>
      </w:r>
    </w:p>
    <w:p w:rsidR="00000000" w:rsidDel="00000000" w:rsidP="00000000" w:rsidRDefault="00000000" w:rsidRPr="00000000" w14:paraId="000016D0">
      <w:pPr>
        <w:numPr>
          <w:ilvl w:val="0"/>
          <w:numId w:val="76"/>
        </w:numPr>
        <w:spacing w:after="0" w:lineRule="auto"/>
        <w:ind w:left="1440" w:hanging="360"/>
        <w:rPr>
          <w:b w:val="1"/>
          <w:bCs w:val="1"/>
        </w:rPr>
      </w:pPr>
      <w:r w:rsidDel="00000000" w:rsidR="00000000" w:rsidRPr="00000000">
        <w:rPr>
          <w:b w:val="1"/>
          <w:bCs w:val="1"/>
          <w:rtl w:val="0"/>
        </w:rPr>
        <w:t xml:space="preserve">Visibility Rules</w:t>
      </w:r>
    </w:p>
    <w:p w:rsidR="00000000" w:rsidDel="00000000" w:rsidP="00000000" w:rsidRDefault="00000000" w:rsidRPr="00000000" w14:paraId="000016D1">
      <w:pPr>
        <w:numPr>
          <w:ilvl w:val="1"/>
          <w:numId w:val="76"/>
        </w:numPr>
        <w:spacing w:after="0" w:lineRule="auto"/>
        <w:ind w:left="2160" w:hanging="360"/>
        <w:rPr/>
      </w:pPr>
      <w:r w:rsidDel="00000000" w:rsidR="00000000" w:rsidRPr="00000000">
        <w:rPr>
          <w:rtl w:val="0"/>
        </w:rPr>
        <w:t xml:space="preserve">Visible Only to  : </w:t>
      </w:r>
    </w:p>
    <w:p w:rsidR="00000000" w:rsidDel="00000000" w:rsidP="00000000" w:rsidRDefault="00000000" w:rsidRPr="00000000" w14:paraId="000016D2">
      <w:pPr>
        <w:numPr>
          <w:ilvl w:val="2"/>
          <w:numId w:val="76"/>
        </w:numPr>
        <w:spacing w:after="0" w:lineRule="auto"/>
        <w:ind w:left="2880" w:hanging="360"/>
        <w:rPr>
          <w:u w:val="none"/>
        </w:rPr>
      </w:pPr>
      <w:r w:rsidDel="00000000" w:rsidR="00000000" w:rsidRPr="00000000">
        <w:rPr>
          <w:rtl w:val="0"/>
        </w:rPr>
        <w:t xml:space="preserve">F2MX Super Admin</w:t>
      </w:r>
    </w:p>
    <w:p w:rsidR="00000000" w:rsidDel="00000000" w:rsidP="00000000" w:rsidRDefault="00000000" w:rsidRPr="00000000" w14:paraId="000016D3">
      <w:pPr>
        <w:numPr>
          <w:ilvl w:val="1"/>
          <w:numId w:val="76"/>
        </w:numPr>
        <w:spacing w:after="0" w:lineRule="auto"/>
        <w:ind w:left="2160" w:hanging="360"/>
        <w:rPr>
          <w:u w:val="none"/>
        </w:rPr>
      </w:pPr>
      <w:r w:rsidDel="00000000" w:rsidR="00000000" w:rsidRPr="00000000">
        <w:rPr>
          <w:rtl w:val="0"/>
        </w:rPr>
        <w:t xml:space="preserve">Read-Only mode : </w:t>
      </w:r>
    </w:p>
    <w:p w:rsidR="00000000" w:rsidDel="00000000" w:rsidP="00000000" w:rsidRDefault="00000000" w:rsidRPr="00000000" w14:paraId="000016D4">
      <w:pPr>
        <w:numPr>
          <w:ilvl w:val="2"/>
          <w:numId w:val="76"/>
        </w:numPr>
        <w:spacing w:after="0" w:lineRule="auto"/>
        <w:ind w:left="2880" w:hanging="360"/>
        <w:rPr>
          <w:u w:val="none"/>
        </w:rPr>
      </w:pPr>
      <w:r w:rsidDel="00000000" w:rsidR="00000000" w:rsidRPr="00000000">
        <w:rPr>
          <w:rtl w:val="0"/>
        </w:rPr>
        <w:t xml:space="preserve">For F2MX Ops Admin &amp; Support Agent </w:t>
      </w:r>
    </w:p>
    <w:p w:rsidR="00000000" w:rsidDel="00000000" w:rsidP="00000000" w:rsidRDefault="00000000" w:rsidRPr="00000000" w14:paraId="000016D5">
      <w:pPr>
        <w:numPr>
          <w:ilvl w:val="0"/>
          <w:numId w:val="76"/>
        </w:numPr>
        <w:spacing w:after="0" w:lineRule="auto"/>
        <w:ind w:left="1440" w:hanging="360"/>
        <w:rPr>
          <w:b w:val="1"/>
          <w:bCs w:val="1"/>
        </w:rPr>
      </w:pPr>
      <w:r w:rsidDel="00000000" w:rsidR="00000000" w:rsidRPr="00000000">
        <w:rPr>
          <w:b w:val="1"/>
          <w:bCs w:val="1"/>
          <w:rtl w:val="0"/>
        </w:rPr>
        <w:t xml:space="preserve">Default State : </w:t>
      </w:r>
    </w:p>
    <w:p w:rsidR="00000000" w:rsidDel="00000000" w:rsidP="00000000" w:rsidRDefault="00000000" w:rsidRPr="00000000" w14:paraId="000016D6">
      <w:pPr>
        <w:numPr>
          <w:ilvl w:val="1"/>
          <w:numId w:val="76"/>
        </w:numPr>
        <w:spacing w:after="0" w:lineRule="auto"/>
        <w:ind w:left="2160" w:hanging="360"/>
        <w:rPr>
          <w:u w:val="none"/>
        </w:rPr>
      </w:pPr>
      <w:r w:rsidDel="00000000" w:rsidR="00000000" w:rsidRPr="00000000">
        <w:rPr>
          <w:rtl w:val="0"/>
        </w:rPr>
        <w:t xml:space="preserve">Until the Edit configuration is clicked by the Super Admin the whole screen will be in the Read-only mode.</w:t>
      </w:r>
    </w:p>
    <w:p w:rsidR="00000000" w:rsidDel="00000000" w:rsidP="00000000" w:rsidRDefault="00000000" w:rsidRPr="00000000" w14:paraId="000016D7">
      <w:pPr>
        <w:numPr>
          <w:ilvl w:val="0"/>
          <w:numId w:val="76"/>
        </w:numPr>
        <w:spacing w:after="0" w:lineRule="auto"/>
        <w:ind w:left="1440" w:hanging="360"/>
        <w:rPr>
          <w:u w:val="none"/>
        </w:rPr>
      </w:pPr>
      <w:r w:rsidDel="00000000" w:rsidR="00000000" w:rsidRPr="00000000">
        <w:rPr>
          <w:rtl w:val="0"/>
        </w:rPr>
        <w:t xml:space="preserve">On clicking the Edit Configuration button, the system should enable the edit mode.</w:t>
      </w:r>
    </w:p>
    <w:p w:rsidR="00000000" w:rsidDel="00000000" w:rsidP="00000000" w:rsidRDefault="00000000" w:rsidRPr="00000000" w14:paraId="000016D8">
      <w:pPr>
        <w:numPr>
          <w:ilvl w:val="0"/>
          <w:numId w:val="76"/>
        </w:numPr>
        <w:spacing w:after="0" w:lineRule="auto"/>
        <w:ind w:left="1440" w:hanging="360"/>
        <w:rPr>
          <w:u w:val="none"/>
        </w:rPr>
      </w:pPr>
      <w:r w:rsidDel="00000000" w:rsidR="00000000" w:rsidRPr="00000000">
        <w:rPr>
          <w:rtl w:val="0"/>
        </w:rPr>
        <w:t xml:space="preserve">Editable sections : </w:t>
      </w:r>
    </w:p>
    <w:p w:rsidR="00000000" w:rsidDel="00000000" w:rsidP="00000000" w:rsidRDefault="00000000" w:rsidRPr="00000000" w14:paraId="000016D9">
      <w:pPr>
        <w:numPr>
          <w:ilvl w:val="1"/>
          <w:numId w:val="76"/>
        </w:numPr>
        <w:spacing w:after="0" w:lineRule="auto"/>
        <w:ind w:left="2160" w:hanging="360"/>
        <w:rPr>
          <w:b w:val="1"/>
          <w:bCs w:val="1"/>
        </w:rPr>
      </w:pPr>
      <w:r w:rsidDel="00000000" w:rsidR="00000000" w:rsidRPr="00000000">
        <w:rPr>
          <w:b w:val="1"/>
          <w:bCs w:val="1"/>
          <w:rtl w:val="0"/>
        </w:rPr>
        <w:t xml:space="preserve">Mode Selection Section</w:t>
      </w:r>
    </w:p>
    <w:p w:rsidR="00000000" w:rsidDel="00000000" w:rsidP="00000000" w:rsidRDefault="00000000" w:rsidRPr="00000000" w14:paraId="000016DA">
      <w:pPr>
        <w:numPr>
          <w:ilvl w:val="2"/>
          <w:numId w:val="76"/>
        </w:numPr>
        <w:spacing w:after="0" w:lineRule="auto"/>
        <w:ind w:left="2880" w:hanging="360"/>
        <w:rPr>
          <w:u w:val="none"/>
        </w:rPr>
      </w:pPr>
      <w:r w:rsidDel="00000000" w:rsidR="00000000" w:rsidRPr="00000000">
        <w:rPr>
          <w:rtl w:val="0"/>
        </w:rPr>
        <w:t xml:space="preserve">Admin can switch between Mode A and Mode B</w:t>
      </w:r>
    </w:p>
    <w:p w:rsidR="00000000" w:rsidDel="00000000" w:rsidP="00000000" w:rsidRDefault="00000000" w:rsidRPr="00000000" w14:paraId="000016DB">
      <w:pPr>
        <w:numPr>
          <w:ilvl w:val="2"/>
          <w:numId w:val="76"/>
        </w:numPr>
        <w:spacing w:after="0" w:lineRule="auto"/>
        <w:ind w:left="2880" w:hanging="360"/>
        <w:rPr>
          <w:u w:val="none"/>
        </w:rPr>
      </w:pPr>
      <w:r w:rsidDel="00000000" w:rsidR="00000000" w:rsidRPr="00000000">
        <w:rPr>
          <w:rtl w:val="0"/>
        </w:rPr>
        <w:t xml:space="preserve">Behavior : </w:t>
      </w:r>
    </w:p>
    <w:p w:rsidR="00000000" w:rsidDel="00000000" w:rsidP="00000000" w:rsidRDefault="00000000" w:rsidRPr="00000000" w14:paraId="000016DC">
      <w:pPr>
        <w:numPr>
          <w:ilvl w:val="3"/>
          <w:numId w:val="76"/>
        </w:numPr>
        <w:spacing w:after="0" w:lineRule="auto"/>
        <w:ind w:left="3600" w:hanging="360"/>
        <w:rPr>
          <w:u w:val="none"/>
        </w:rPr>
      </w:pPr>
      <w:r w:rsidDel="00000000" w:rsidR="00000000" w:rsidRPr="00000000">
        <w:rPr>
          <w:rtl w:val="0"/>
        </w:rPr>
        <w:t xml:space="preserve">Selection should visually highlight the selected Mode.</w:t>
      </w:r>
    </w:p>
    <w:p w:rsidR="00000000" w:rsidDel="00000000" w:rsidP="00000000" w:rsidRDefault="00000000" w:rsidRPr="00000000" w14:paraId="000016DD">
      <w:pPr>
        <w:numPr>
          <w:ilvl w:val="3"/>
          <w:numId w:val="76"/>
        </w:numPr>
        <w:spacing w:after="0" w:lineRule="auto"/>
        <w:ind w:left="3600" w:hanging="360"/>
        <w:rPr>
          <w:u w:val="none"/>
        </w:rPr>
      </w:pPr>
      <w:r w:rsidDel="00000000" w:rsidR="00000000" w:rsidRPr="00000000">
        <w:rPr>
          <w:rtl w:val="0"/>
        </w:rPr>
        <w:t xml:space="preserve">Header badge should update dynamically : </w:t>
      </w:r>
    </w:p>
    <w:p w:rsidR="00000000" w:rsidDel="00000000" w:rsidP="00000000" w:rsidRDefault="00000000" w:rsidRPr="00000000" w14:paraId="000016DE">
      <w:pPr>
        <w:numPr>
          <w:ilvl w:val="4"/>
          <w:numId w:val="76"/>
        </w:numPr>
        <w:spacing w:after="0" w:lineRule="auto"/>
        <w:ind w:left="4320" w:hanging="360"/>
        <w:rPr>
          <w:u w:val="none"/>
        </w:rPr>
      </w:pPr>
      <w:r w:rsidDel="00000000" w:rsidR="00000000" w:rsidRPr="00000000">
        <w:rPr>
          <w:rtl w:val="0"/>
        </w:rPr>
        <w:t xml:space="preserve">MODE ACTIVE /MODE B ACTIVE </w:t>
      </w:r>
    </w:p>
    <w:p w:rsidR="00000000" w:rsidDel="00000000" w:rsidP="00000000" w:rsidRDefault="00000000" w:rsidRPr="00000000" w14:paraId="000016DF">
      <w:pPr>
        <w:numPr>
          <w:ilvl w:val="1"/>
          <w:numId w:val="76"/>
        </w:numPr>
        <w:spacing w:after="0" w:lineRule="auto"/>
        <w:ind w:left="2160" w:hanging="360"/>
        <w:rPr>
          <w:b w:val="1"/>
          <w:bCs w:val="1"/>
        </w:rPr>
      </w:pPr>
      <w:r w:rsidDel="00000000" w:rsidR="00000000" w:rsidRPr="00000000">
        <w:rPr>
          <w:b w:val="1"/>
          <w:bCs w:val="1"/>
          <w:rtl w:val="0"/>
        </w:rPr>
        <w:t xml:space="preserve">Configuration Panel Section</w:t>
      </w:r>
    </w:p>
    <w:p w:rsidR="00000000" w:rsidDel="00000000" w:rsidP="00000000" w:rsidRDefault="00000000" w:rsidRPr="00000000" w14:paraId="000016E0">
      <w:pPr>
        <w:numPr>
          <w:ilvl w:val="2"/>
          <w:numId w:val="76"/>
        </w:numPr>
        <w:spacing w:after="0" w:lineRule="auto"/>
        <w:ind w:left="2880" w:hanging="360"/>
        <w:rPr>
          <w:b w:val="1"/>
          <w:bCs w:val="1"/>
        </w:rPr>
      </w:pPr>
      <w:r w:rsidDel="00000000" w:rsidR="00000000" w:rsidRPr="00000000">
        <w:rPr>
          <w:b w:val="1"/>
          <w:bCs w:val="1"/>
          <w:rtl w:val="0"/>
        </w:rPr>
        <w:t xml:space="preserve">If Mode A Selected : </w:t>
      </w:r>
    </w:p>
    <w:p w:rsidR="00000000" w:rsidDel="00000000" w:rsidP="00000000" w:rsidRDefault="00000000" w:rsidRPr="00000000" w14:paraId="000016E1">
      <w:pPr>
        <w:spacing w:after="0" w:lineRule="auto"/>
        <w:rPr>
          <w:b w:val="1"/>
          <w:bCs w:val="1"/>
        </w:rPr>
      </w:pPr>
      <w:r w:rsidDel="00000000" w:rsidR="00000000" w:rsidRPr="00000000">
        <w:rPr>
          <w:rtl w:val="0"/>
        </w:rPr>
      </w:r>
    </w:p>
    <w:tbl>
      <w:tblPr>
        <w:tblStyle w:val="Table93"/>
        <w:tblpPr w:leftFromText="180" w:rightFromText="180" w:topFromText="180" w:bottomFromText="180" w:vertAnchor="text" w:horzAnchor="text" w:tblpX="2880" w:tblpY="0"/>
        <w:tblW w:w="6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605"/>
        <w:gridCol w:w="3330"/>
        <w:tblGridChange w:id="0">
          <w:tblGrid>
            <w:gridCol w:w="1905"/>
            <w:gridCol w:w="1605"/>
            <w:gridCol w:w="3330"/>
          </w:tblGrid>
        </w:tblGridChange>
      </w:tblGrid>
      <w:tr>
        <w:trPr>
          <w:cantSplit w:val="0"/>
          <w:tblHeader w:val="0"/>
        </w:trPr>
        <w:tc>
          <w:tcPr/>
          <w:p w:rsidR="00000000" w:rsidDel="00000000" w:rsidP="00000000" w:rsidRDefault="00000000" w:rsidRPr="00000000" w14:paraId="000016E2">
            <w:pPr>
              <w:widowControl w:val="0"/>
              <w:spacing w:after="0" w:line="240" w:lineRule="auto"/>
              <w:rPr>
                <w:b w:val="1"/>
                <w:bCs w:val="1"/>
              </w:rPr>
            </w:pPr>
            <w:r w:rsidDel="00000000" w:rsidR="00000000" w:rsidRPr="00000000">
              <w:rPr>
                <w:b w:val="1"/>
                <w:bCs w:val="1"/>
                <w:rtl w:val="0"/>
              </w:rPr>
              <w:t xml:space="preserve">Filed</w:t>
            </w:r>
          </w:p>
        </w:tc>
        <w:tc>
          <w:tcPr/>
          <w:p w:rsidR="00000000" w:rsidDel="00000000" w:rsidP="00000000" w:rsidRDefault="00000000" w:rsidRPr="00000000" w14:paraId="000016E3">
            <w:pPr>
              <w:widowControl w:val="0"/>
              <w:spacing w:after="0" w:line="240" w:lineRule="auto"/>
              <w:rPr>
                <w:b w:val="1"/>
                <w:bCs w:val="1"/>
              </w:rPr>
            </w:pPr>
            <w:r w:rsidDel="00000000" w:rsidR="00000000" w:rsidRPr="00000000">
              <w:rPr>
                <w:b w:val="1"/>
                <w:bCs w:val="1"/>
                <w:rtl w:val="0"/>
              </w:rPr>
              <w:t xml:space="preserve">Type</w:t>
            </w:r>
          </w:p>
        </w:tc>
        <w:tc>
          <w:tcPr/>
          <w:p w:rsidR="00000000" w:rsidDel="00000000" w:rsidP="00000000" w:rsidRDefault="00000000" w:rsidRPr="00000000" w14:paraId="000016E4">
            <w:pPr>
              <w:widowControl w:val="0"/>
              <w:spacing w:after="0" w:line="240" w:lineRule="auto"/>
              <w:rPr>
                <w:b w:val="1"/>
                <w:bCs w:val="1"/>
              </w:rPr>
            </w:pPr>
            <w:r w:rsidDel="00000000" w:rsidR="00000000" w:rsidRPr="00000000">
              <w:rPr>
                <w:b w:val="1"/>
                <w:bCs w:val="1"/>
                <w:rtl w:val="0"/>
              </w:rPr>
              <w:t xml:space="preserve">Validation</w:t>
            </w:r>
          </w:p>
        </w:tc>
      </w:tr>
      <w:tr>
        <w:trPr>
          <w:cantSplit w:val="0"/>
          <w:tblHeader w:val="0"/>
        </w:trPr>
        <w:tc>
          <w:tcPr/>
          <w:p w:rsidR="00000000" w:rsidDel="00000000" w:rsidP="00000000" w:rsidRDefault="00000000" w:rsidRPr="00000000" w14:paraId="000016E5">
            <w:pPr>
              <w:widowControl w:val="0"/>
              <w:spacing w:after="0" w:line="240" w:lineRule="auto"/>
              <w:rPr/>
            </w:pPr>
            <w:r w:rsidDel="00000000" w:rsidR="00000000" w:rsidRPr="00000000">
              <w:rPr>
                <w:rtl w:val="0"/>
              </w:rPr>
              <w:t xml:space="preserve">Fixed Conversion % </w:t>
            </w:r>
          </w:p>
        </w:tc>
        <w:tc>
          <w:tcPr/>
          <w:p w:rsidR="00000000" w:rsidDel="00000000" w:rsidP="00000000" w:rsidRDefault="00000000" w:rsidRPr="00000000" w14:paraId="000016E6">
            <w:pPr>
              <w:widowControl w:val="0"/>
              <w:spacing w:after="0" w:line="240" w:lineRule="auto"/>
              <w:rPr/>
            </w:pPr>
            <w:r w:rsidDel="00000000" w:rsidR="00000000" w:rsidRPr="00000000">
              <w:rPr>
                <w:rtl w:val="0"/>
              </w:rPr>
              <w:t xml:space="preserve">Input</w:t>
            </w:r>
          </w:p>
        </w:tc>
        <w:tc>
          <w:tcPr/>
          <w:p w:rsidR="00000000" w:rsidDel="00000000" w:rsidP="00000000" w:rsidRDefault="00000000" w:rsidRPr="00000000" w14:paraId="000016E7">
            <w:pPr>
              <w:widowControl w:val="0"/>
              <w:spacing w:after="0" w:line="240" w:lineRule="auto"/>
              <w:rPr/>
            </w:pPr>
            <w:r w:rsidDel="00000000" w:rsidR="00000000" w:rsidRPr="00000000">
              <w:rPr>
                <w:rtl w:val="0"/>
              </w:rPr>
              <w:t xml:space="preserve">Required, &gt; 0  and not 0%</w:t>
            </w:r>
          </w:p>
        </w:tc>
      </w:tr>
    </w:tbl>
    <w:p w:rsidR="00000000" w:rsidDel="00000000" w:rsidP="00000000" w:rsidRDefault="00000000" w:rsidRPr="00000000" w14:paraId="000016E8">
      <w:pPr>
        <w:numPr>
          <w:ilvl w:val="2"/>
          <w:numId w:val="76"/>
        </w:numPr>
        <w:spacing w:after="0" w:lineRule="auto"/>
        <w:ind w:left="2880" w:hanging="360"/>
        <w:rPr>
          <w:b w:val="1"/>
          <w:bCs w:val="1"/>
        </w:rPr>
      </w:pPr>
      <w:r w:rsidDel="00000000" w:rsidR="00000000" w:rsidRPr="00000000">
        <w:rPr>
          <w:b w:val="1"/>
          <w:bCs w:val="1"/>
          <w:rtl w:val="0"/>
        </w:rPr>
        <w:t xml:space="preserve">If Mode B Selected : </w:t>
      </w:r>
      <w:r w:rsidDel="00000000" w:rsidR="00000000" w:rsidRPr="00000000">
        <w:rPr>
          <w:rtl w:val="0"/>
        </w:rPr>
      </w:r>
    </w:p>
    <w:p w:rsidR="00000000" w:rsidDel="00000000" w:rsidP="00000000" w:rsidRDefault="00000000" w:rsidRPr="00000000" w14:paraId="000016E9">
      <w:pPr>
        <w:spacing w:after="0" w:lineRule="auto"/>
        <w:rPr>
          <w:b w:val="1"/>
          <w:bCs w:val="1"/>
        </w:rPr>
      </w:pPr>
      <w:r w:rsidDel="00000000" w:rsidR="00000000" w:rsidRPr="00000000">
        <w:rPr>
          <w:rtl w:val="0"/>
        </w:rPr>
      </w:r>
    </w:p>
    <w:tbl>
      <w:tblPr>
        <w:tblStyle w:val="Table94"/>
        <w:tblpPr w:leftFromText="180" w:rightFromText="180" w:topFromText="180" w:bottomFromText="180" w:vertAnchor="text" w:horzAnchor="text" w:tblpX="2880" w:tblpY="0"/>
        <w:tblW w:w="6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590"/>
        <w:gridCol w:w="3345"/>
        <w:tblGridChange w:id="0">
          <w:tblGrid>
            <w:gridCol w:w="1905"/>
            <w:gridCol w:w="1590"/>
            <w:gridCol w:w="3345"/>
          </w:tblGrid>
        </w:tblGridChange>
      </w:tblGrid>
      <w:tr>
        <w:trPr>
          <w:cantSplit w:val="0"/>
          <w:tblHeader w:val="0"/>
        </w:trPr>
        <w:tc>
          <w:tcPr/>
          <w:p w:rsidR="00000000" w:rsidDel="00000000" w:rsidP="00000000" w:rsidRDefault="00000000" w:rsidRPr="00000000" w14:paraId="000016EA">
            <w:pPr>
              <w:widowControl w:val="0"/>
              <w:spacing w:after="0" w:line="240" w:lineRule="auto"/>
              <w:rPr>
                <w:b w:val="1"/>
                <w:bCs w:val="1"/>
              </w:rPr>
            </w:pPr>
            <w:r w:rsidDel="00000000" w:rsidR="00000000" w:rsidRPr="00000000">
              <w:rPr>
                <w:b w:val="1"/>
                <w:bCs w:val="1"/>
                <w:rtl w:val="0"/>
              </w:rPr>
              <w:t xml:space="preserve">Filed</w:t>
            </w:r>
          </w:p>
        </w:tc>
        <w:tc>
          <w:tcPr/>
          <w:p w:rsidR="00000000" w:rsidDel="00000000" w:rsidP="00000000" w:rsidRDefault="00000000" w:rsidRPr="00000000" w14:paraId="000016EB">
            <w:pPr>
              <w:widowControl w:val="0"/>
              <w:spacing w:after="0" w:line="240" w:lineRule="auto"/>
              <w:rPr>
                <w:b w:val="1"/>
                <w:bCs w:val="1"/>
              </w:rPr>
            </w:pPr>
            <w:r w:rsidDel="00000000" w:rsidR="00000000" w:rsidRPr="00000000">
              <w:rPr>
                <w:b w:val="1"/>
                <w:bCs w:val="1"/>
                <w:rtl w:val="0"/>
              </w:rPr>
              <w:t xml:space="preserve">Type</w:t>
            </w:r>
          </w:p>
        </w:tc>
        <w:tc>
          <w:tcPr/>
          <w:p w:rsidR="00000000" w:rsidDel="00000000" w:rsidP="00000000" w:rsidRDefault="00000000" w:rsidRPr="00000000" w14:paraId="000016EC">
            <w:pPr>
              <w:widowControl w:val="0"/>
              <w:spacing w:after="0" w:line="240" w:lineRule="auto"/>
              <w:rPr>
                <w:b w:val="1"/>
                <w:bCs w:val="1"/>
              </w:rPr>
            </w:pPr>
            <w:r w:rsidDel="00000000" w:rsidR="00000000" w:rsidRPr="00000000">
              <w:rPr>
                <w:b w:val="1"/>
                <w:bCs w:val="1"/>
                <w:rtl w:val="0"/>
              </w:rPr>
              <w:t xml:space="preserve">Validation</w:t>
            </w:r>
          </w:p>
        </w:tc>
      </w:tr>
      <w:tr>
        <w:trPr>
          <w:cantSplit w:val="0"/>
          <w:tblHeader w:val="0"/>
        </w:trPr>
        <w:tc>
          <w:tcPr/>
          <w:p w:rsidR="00000000" w:rsidDel="00000000" w:rsidP="00000000" w:rsidRDefault="00000000" w:rsidRPr="00000000" w14:paraId="000016ED">
            <w:pPr>
              <w:widowControl w:val="0"/>
              <w:spacing w:after="0" w:line="240" w:lineRule="auto"/>
              <w:rPr/>
            </w:pPr>
            <w:r w:rsidDel="00000000" w:rsidR="00000000" w:rsidRPr="00000000">
              <w:rPr>
                <w:rtl w:val="0"/>
              </w:rPr>
              <w:t xml:space="preserve">Minimum %</w:t>
            </w:r>
          </w:p>
        </w:tc>
        <w:tc>
          <w:tcPr/>
          <w:p w:rsidR="00000000" w:rsidDel="00000000" w:rsidP="00000000" w:rsidRDefault="00000000" w:rsidRPr="00000000" w14:paraId="000016EE">
            <w:pPr>
              <w:widowControl w:val="0"/>
              <w:spacing w:after="0" w:line="240" w:lineRule="auto"/>
              <w:rPr/>
            </w:pPr>
            <w:r w:rsidDel="00000000" w:rsidR="00000000" w:rsidRPr="00000000">
              <w:rPr>
                <w:rtl w:val="0"/>
              </w:rPr>
              <w:t xml:space="preserve">Input</w:t>
            </w:r>
          </w:p>
        </w:tc>
        <w:tc>
          <w:tcPr/>
          <w:p w:rsidR="00000000" w:rsidDel="00000000" w:rsidP="00000000" w:rsidRDefault="00000000" w:rsidRPr="00000000" w14:paraId="000016EF">
            <w:pPr>
              <w:widowControl w:val="0"/>
              <w:spacing w:after="0" w:line="240" w:lineRule="auto"/>
              <w:rPr/>
            </w:pPr>
            <w:r w:rsidDel="00000000" w:rsidR="00000000" w:rsidRPr="00000000">
              <w:rPr>
                <w:rFonts w:ascii="Arial Unicode MS" w:cs="Arial Unicode MS" w:eastAsia="Arial Unicode MS" w:hAnsi="Arial Unicode MS"/>
                <w:rtl w:val="0"/>
              </w:rPr>
              <w:t xml:space="preserve">Required, ≥0%</w:t>
            </w:r>
          </w:p>
        </w:tc>
      </w:tr>
      <w:tr>
        <w:trPr>
          <w:cantSplit w:val="0"/>
          <w:tblHeader w:val="0"/>
        </w:trPr>
        <w:tc>
          <w:tcPr/>
          <w:p w:rsidR="00000000" w:rsidDel="00000000" w:rsidP="00000000" w:rsidRDefault="00000000" w:rsidRPr="00000000" w14:paraId="000016F0">
            <w:pPr>
              <w:widowControl w:val="0"/>
              <w:spacing w:after="0" w:line="240" w:lineRule="auto"/>
              <w:rPr/>
            </w:pPr>
            <w:r w:rsidDel="00000000" w:rsidR="00000000" w:rsidRPr="00000000">
              <w:rPr>
                <w:rtl w:val="0"/>
              </w:rPr>
              <w:t xml:space="preserve">Maximum %</w:t>
            </w:r>
          </w:p>
        </w:tc>
        <w:tc>
          <w:tcPr/>
          <w:p w:rsidR="00000000" w:rsidDel="00000000" w:rsidP="00000000" w:rsidRDefault="00000000" w:rsidRPr="00000000" w14:paraId="000016F1">
            <w:pPr>
              <w:widowControl w:val="0"/>
              <w:spacing w:after="0" w:line="240" w:lineRule="auto"/>
              <w:rPr/>
            </w:pPr>
            <w:r w:rsidDel="00000000" w:rsidR="00000000" w:rsidRPr="00000000">
              <w:rPr>
                <w:rtl w:val="0"/>
              </w:rPr>
              <w:t xml:space="preserve">Input</w:t>
            </w:r>
          </w:p>
        </w:tc>
        <w:tc>
          <w:tcPr/>
          <w:p w:rsidR="00000000" w:rsidDel="00000000" w:rsidP="00000000" w:rsidRDefault="00000000" w:rsidRPr="00000000" w14:paraId="000016F2">
            <w:pPr>
              <w:widowControl w:val="0"/>
              <w:spacing w:after="0" w:line="240" w:lineRule="auto"/>
              <w:rPr/>
            </w:pPr>
            <w:r w:rsidDel="00000000" w:rsidR="00000000" w:rsidRPr="00000000">
              <w:rPr>
                <w:rFonts w:ascii="Arial Unicode MS" w:cs="Arial Unicode MS" w:eastAsia="Arial Unicode MS" w:hAnsi="Arial Unicode MS"/>
                <w:rtl w:val="0"/>
              </w:rPr>
              <w:t xml:space="preserve">Required ≤ 40%</w:t>
            </w:r>
          </w:p>
        </w:tc>
      </w:tr>
    </w:tbl>
    <w:p w:rsidR="00000000" w:rsidDel="00000000" w:rsidP="00000000" w:rsidRDefault="00000000" w:rsidRPr="00000000" w14:paraId="000016F3">
      <w:pPr>
        <w:spacing w:after="0" w:lineRule="auto"/>
        <w:ind w:left="1440" w:firstLine="0"/>
        <w:rPr/>
      </w:pPr>
      <w:r w:rsidDel="00000000" w:rsidR="00000000" w:rsidRPr="00000000">
        <w:rPr>
          <w:rtl w:val="0"/>
        </w:rPr>
      </w:r>
    </w:p>
    <w:p w:rsidR="00000000" w:rsidDel="00000000" w:rsidP="00000000" w:rsidRDefault="00000000" w:rsidRPr="00000000" w14:paraId="000016F4">
      <w:pPr>
        <w:spacing w:after="0" w:lineRule="auto"/>
        <w:ind w:left="1440" w:firstLine="0"/>
        <w:rPr/>
      </w:pPr>
      <w:r w:rsidDel="00000000" w:rsidR="00000000" w:rsidRPr="00000000">
        <w:rPr>
          <w:rtl w:val="0"/>
        </w:rPr>
      </w:r>
    </w:p>
    <w:p w:rsidR="00000000" w:rsidDel="00000000" w:rsidP="00000000" w:rsidRDefault="00000000" w:rsidRPr="00000000" w14:paraId="000016F5">
      <w:pPr>
        <w:spacing w:after="0" w:lineRule="auto"/>
        <w:ind w:left="1440" w:firstLine="0"/>
        <w:rPr/>
      </w:pPr>
      <w:r w:rsidDel="00000000" w:rsidR="00000000" w:rsidRPr="00000000">
        <w:rPr>
          <w:rtl w:val="0"/>
        </w:rPr>
      </w:r>
    </w:p>
    <w:p w:rsidR="00000000" w:rsidDel="00000000" w:rsidP="00000000" w:rsidRDefault="00000000" w:rsidRPr="00000000" w14:paraId="000016F6">
      <w:pPr>
        <w:spacing w:after="0" w:lineRule="auto"/>
        <w:ind w:left="1440" w:firstLine="0"/>
        <w:rPr/>
      </w:pPr>
      <w:r w:rsidDel="00000000" w:rsidR="00000000" w:rsidRPr="00000000">
        <w:rPr>
          <w:rtl w:val="0"/>
        </w:rPr>
      </w:r>
    </w:p>
    <w:p w:rsidR="00000000" w:rsidDel="00000000" w:rsidP="00000000" w:rsidRDefault="00000000" w:rsidRPr="00000000" w14:paraId="000016F7">
      <w:pPr>
        <w:spacing w:after="0" w:lineRule="auto"/>
        <w:ind w:left="0" w:firstLine="0"/>
        <w:rPr/>
      </w:pPr>
      <w:r w:rsidDel="00000000" w:rsidR="00000000" w:rsidRPr="00000000">
        <w:rPr>
          <w:rtl w:val="0"/>
        </w:rPr>
      </w:r>
    </w:p>
    <w:p w:rsidR="00000000" w:rsidDel="00000000" w:rsidP="00000000" w:rsidRDefault="00000000" w:rsidRPr="00000000" w14:paraId="000016F8">
      <w:pPr>
        <w:spacing w:after="0" w:lineRule="auto"/>
        <w:ind w:left="1440" w:firstLine="0"/>
        <w:rPr/>
      </w:pPr>
      <w:r w:rsidDel="00000000" w:rsidR="00000000" w:rsidRPr="00000000">
        <w:rPr>
          <w:rtl w:val="0"/>
        </w:rPr>
      </w:r>
    </w:p>
    <w:p w:rsidR="00000000" w:rsidDel="00000000" w:rsidP="00000000" w:rsidRDefault="00000000" w:rsidRPr="00000000" w14:paraId="000016F9">
      <w:pPr>
        <w:numPr>
          <w:ilvl w:val="0"/>
          <w:numId w:val="76"/>
        </w:numPr>
        <w:spacing w:after="0" w:lineRule="auto"/>
        <w:ind w:left="1440" w:hanging="360"/>
        <w:rPr>
          <w:u w:val="none"/>
        </w:rPr>
      </w:pPr>
      <w:r w:rsidDel="00000000" w:rsidR="00000000" w:rsidRPr="00000000">
        <w:rPr>
          <w:rtl w:val="0"/>
        </w:rPr>
        <w:t xml:space="preserve">Action Buttons :  </w:t>
      </w:r>
    </w:p>
    <w:p w:rsidR="00000000" w:rsidDel="00000000" w:rsidP="00000000" w:rsidRDefault="00000000" w:rsidRPr="00000000" w14:paraId="000016FA">
      <w:pPr>
        <w:numPr>
          <w:ilvl w:val="1"/>
          <w:numId w:val="76"/>
        </w:numPr>
        <w:spacing w:after="0" w:lineRule="auto"/>
        <w:ind w:left="2160" w:hanging="360"/>
        <w:rPr>
          <w:u w:val="none"/>
        </w:rPr>
      </w:pPr>
      <w:r w:rsidDel="00000000" w:rsidR="00000000" w:rsidRPr="00000000">
        <w:rPr>
          <w:rtl w:val="0"/>
        </w:rPr>
        <w:t xml:space="preserve">Save configuration</w:t>
      </w:r>
    </w:p>
    <w:p w:rsidR="00000000" w:rsidDel="00000000" w:rsidP="00000000" w:rsidRDefault="00000000" w:rsidRPr="00000000" w14:paraId="000016FB">
      <w:pPr>
        <w:numPr>
          <w:ilvl w:val="2"/>
          <w:numId w:val="76"/>
        </w:numPr>
        <w:spacing w:after="0" w:lineRule="auto"/>
        <w:ind w:left="2880" w:hanging="360"/>
        <w:rPr>
          <w:u w:val="none"/>
        </w:rPr>
      </w:pPr>
      <w:r w:rsidDel="00000000" w:rsidR="00000000" w:rsidRPr="00000000">
        <w:rPr>
          <w:rtl w:val="0"/>
        </w:rPr>
        <w:t xml:space="preserve">Clicking on Save configuration, should be updated and apply system-wide.</w:t>
      </w:r>
    </w:p>
    <w:p w:rsidR="00000000" w:rsidDel="00000000" w:rsidP="00000000" w:rsidRDefault="00000000" w:rsidRPr="00000000" w14:paraId="000016FC">
      <w:pPr>
        <w:numPr>
          <w:ilvl w:val="2"/>
          <w:numId w:val="76"/>
        </w:numPr>
        <w:spacing w:after="0" w:lineRule="auto"/>
        <w:ind w:left="2880" w:hanging="360"/>
        <w:rPr>
          <w:u w:val="none"/>
        </w:rPr>
      </w:pPr>
      <w:r w:rsidDel="00000000" w:rsidR="00000000" w:rsidRPr="00000000">
        <w:rPr>
          <w:rtl w:val="0"/>
        </w:rPr>
        <w:t xml:space="preserve">The Summary View section should be updated with the new updates/changes.</w:t>
      </w:r>
    </w:p>
    <w:p w:rsidR="00000000" w:rsidDel="00000000" w:rsidP="00000000" w:rsidRDefault="00000000" w:rsidRPr="00000000" w14:paraId="000016FD">
      <w:pPr>
        <w:numPr>
          <w:ilvl w:val="2"/>
          <w:numId w:val="76"/>
        </w:numPr>
        <w:spacing w:after="0" w:lineRule="auto"/>
        <w:ind w:left="2880" w:hanging="360"/>
        <w:rPr>
          <w:u w:val="none"/>
        </w:rPr>
      </w:pPr>
      <w:r w:rsidDel="00000000" w:rsidR="00000000" w:rsidRPr="00000000">
        <w:rPr>
          <w:rtl w:val="0"/>
        </w:rPr>
        <w:t xml:space="preserve">Display a success toast message : </w:t>
      </w:r>
    </w:p>
    <w:p w:rsidR="00000000" w:rsidDel="00000000" w:rsidP="00000000" w:rsidRDefault="00000000" w:rsidRPr="00000000" w14:paraId="000016FE">
      <w:pPr>
        <w:numPr>
          <w:ilvl w:val="3"/>
          <w:numId w:val="76"/>
        </w:numPr>
        <w:spacing w:after="0" w:lineRule="auto"/>
        <w:ind w:left="3600" w:hanging="360"/>
        <w:rPr>
          <w:u w:val="none"/>
        </w:rPr>
      </w:pPr>
      <w:r w:rsidDel="00000000" w:rsidR="00000000" w:rsidRPr="00000000">
        <w:rPr>
          <w:rtl w:val="0"/>
        </w:rPr>
        <w:t xml:space="preserve">Title : Configuration Saved</w:t>
      </w:r>
    </w:p>
    <w:p w:rsidR="00000000" w:rsidDel="00000000" w:rsidP="00000000" w:rsidRDefault="00000000" w:rsidRPr="00000000" w14:paraId="000016FF">
      <w:pPr>
        <w:numPr>
          <w:ilvl w:val="3"/>
          <w:numId w:val="76"/>
        </w:numPr>
        <w:spacing w:after="0" w:lineRule="auto"/>
        <w:ind w:left="3600" w:hanging="360"/>
        <w:rPr>
          <w:u w:val="none"/>
        </w:rPr>
      </w:pPr>
      <w:r w:rsidDel="00000000" w:rsidR="00000000" w:rsidRPr="00000000">
        <w:rPr>
          <w:rtl w:val="0"/>
        </w:rPr>
        <w:t xml:space="preserve">Message :  Buy-In Conversion settings updated Successfully.</w:t>
      </w:r>
    </w:p>
    <w:p w:rsidR="00000000" w:rsidDel="00000000" w:rsidP="00000000" w:rsidRDefault="00000000" w:rsidRPr="00000000" w14:paraId="00001700">
      <w:pPr>
        <w:numPr>
          <w:ilvl w:val="2"/>
          <w:numId w:val="76"/>
        </w:numPr>
        <w:spacing w:after="0" w:lineRule="auto"/>
        <w:ind w:left="2880" w:hanging="360"/>
        <w:rPr>
          <w:u w:val="none"/>
        </w:rPr>
      </w:pPr>
      <w:r w:rsidDel="00000000" w:rsidR="00000000" w:rsidRPr="00000000">
        <w:rPr>
          <w:rtl w:val="0"/>
        </w:rPr>
        <w:t xml:space="preserve">The toast message should disappear within 3-5 seconds.</w:t>
      </w:r>
    </w:p>
    <w:p w:rsidR="00000000" w:rsidDel="00000000" w:rsidP="00000000" w:rsidRDefault="00000000" w:rsidRPr="00000000" w14:paraId="00001701">
      <w:pPr>
        <w:numPr>
          <w:ilvl w:val="1"/>
          <w:numId w:val="76"/>
        </w:numPr>
        <w:spacing w:after="0" w:lineRule="auto"/>
        <w:ind w:left="2160" w:hanging="360"/>
        <w:rPr>
          <w:u w:val="none"/>
        </w:rPr>
      </w:pPr>
      <w:r w:rsidDel="00000000" w:rsidR="00000000" w:rsidRPr="00000000">
        <w:rPr>
          <w:rtl w:val="0"/>
        </w:rPr>
        <w:t xml:space="preserve">Cancel </w:t>
      </w:r>
    </w:p>
    <w:p w:rsidR="00000000" w:rsidDel="00000000" w:rsidP="00000000" w:rsidRDefault="00000000" w:rsidRPr="00000000" w14:paraId="00001702">
      <w:pPr>
        <w:numPr>
          <w:ilvl w:val="2"/>
          <w:numId w:val="76"/>
        </w:numPr>
        <w:spacing w:after="0" w:lineRule="auto"/>
        <w:ind w:left="2880" w:hanging="360"/>
        <w:rPr>
          <w:u w:val="none"/>
        </w:rPr>
      </w:pPr>
      <w:r w:rsidDel="00000000" w:rsidR="00000000" w:rsidRPr="00000000">
        <w:rPr>
          <w:rtl w:val="0"/>
        </w:rPr>
        <w:t xml:space="preserve">Clicking on Cancel should not save any changes and disable the edit mode.</w:t>
      </w:r>
    </w:p>
    <w:p w:rsidR="00000000" w:rsidDel="00000000" w:rsidP="00000000" w:rsidRDefault="00000000" w:rsidRPr="00000000" w14:paraId="00001703">
      <w:pPr>
        <w:numPr>
          <w:ilvl w:val="2"/>
          <w:numId w:val="76"/>
        </w:numPr>
        <w:spacing w:after="0" w:lineRule="auto"/>
        <w:ind w:left="2880" w:hanging="360"/>
        <w:rPr>
          <w:u w:val="none"/>
        </w:rPr>
      </w:pPr>
      <w:r w:rsidDel="00000000" w:rsidR="00000000" w:rsidRPr="00000000">
        <w:rPr>
          <w:rtl w:val="0"/>
        </w:rPr>
        <w:t xml:space="preserve">Display Toast message : </w:t>
      </w:r>
    </w:p>
    <w:p w:rsidR="00000000" w:rsidDel="00000000" w:rsidP="00000000" w:rsidRDefault="00000000" w:rsidRPr="00000000" w14:paraId="00001704">
      <w:pPr>
        <w:numPr>
          <w:ilvl w:val="3"/>
          <w:numId w:val="76"/>
        </w:numPr>
        <w:spacing w:after="0" w:lineRule="auto"/>
        <w:ind w:left="3600" w:hanging="360"/>
        <w:rPr>
          <w:u w:val="none"/>
        </w:rPr>
      </w:pPr>
      <w:r w:rsidDel="00000000" w:rsidR="00000000" w:rsidRPr="00000000">
        <w:rPr>
          <w:rtl w:val="0"/>
        </w:rPr>
        <w:t xml:space="preserve">Title : Edit Cancelled</w:t>
      </w:r>
    </w:p>
    <w:p w:rsidR="00000000" w:rsidDel="00000000" w:rsidP="00000000" w:rsidRDefault="00000000" w:rsidRPr="00000000" w14:paraId="00001705">
      <w:pPr>
        <w:numPr>
          <w:ilvl w:val="3"/>
          <w:numId w:val="76"/>
        </w:numPr>
        <w:spacing w:after="0" w:lineRule="auto"/>
        <w:ind w:left="3600" w:hanging="360"/>
        <w:rPr>
          <w:u w:val="none"/>
        </w:rPr>
      </w:pPr>
      <w:r w:rsidDel="00000000" w:rsidR="00000000" w:rsidRPr="00000000">
        <w:rPr>
          <w:rtl w:val="0"/>
        </w:rPr>
        <w:t xml:space="preserve">Message : No changes were saved.</w:t>
      </w:r>
    </w:p>
    <w:p w:rsidR="00000000" w:rsidDel="00000000" w:rsidP="00000000" w:rsidRDefault="00000000" w:rsidRPr="00000000" w14:paraId="00001706">
      <w:pPr>
        <w:numPr>
          <w:ilvl w:val="2"/>
          <w:numId w:val="76"/>
        </w:numPr>
        <w:spacing w:after="0" w:lineRule="auto"/>
        <w:ind w:left="2880" w:hanging="360"/>
      </w:pPr>
      <w:r w:rsidDel="00000000" w:rsidR="00000000" w:rsidRPr="00000000">
        <w:rPr>
          <w:rtl w:val="0"/>
        </w:rPr>
        <w:t xml:space="preserve">The toast message should disappear within 3-5 seconds.</w:t>
      </w:r>
    </w:p>
    <w:p w:rsidR="00000000" w:rsidDel="00000000" w:rsidP="00000000" w:rsidRDefault="00000000" w:rsidRPr="00000000" w14:paraId="00001707">
      <w:pPr>
        <w:numPr>
          <w:ilvl w:val="0"/>
          <w:numId w:val="76"/>
        </w:numPr>
        <w:spacing w:after="0" w:lineRule="auto"/>
        <w:ind w:left="1440" w:hanging="360"/>
        <w:rPr>
          <w:b w:val="1"/>
          <w:bCs w:val="1"/>
        </w:rPr>
      </w:pPr>
      <w:r w:rsidDel="00000000" w:rsidR="00000000" w:rsidRPr="00000000">
        <w:rPr>
          <w:b w:val="1"/>
          <w:bCs w:val="1"/>
          <w:rtl w:val="0"/>
        </w:rPr>
        <w:t xml:space="preserve">Validations </w:t>
      </w:r>
    </w:p>
    <w:p w:rsidR="00000000" w:rsidDel="00000000" w:rsidP="00000000" w:rsidRDefault="00000000" w:rsidRPr="00000000" w14:paraId="00001708">
      <w:pPr>
        <w:spacing w:after="0" w:lineRule="auto"/>
        <w:ind w:left="1440" w:firstLine="0"/>
        <w:rPr>
          <w:b w:val="1"/>
          <w:bCs w:val="1"/>
        </w:rPr>
      </w:pPr>
      <w:r w:rsidDel="00000000" w:rsidR="00000000" w:rsidRPr="00000000">
        <w:rPr>
          <w:rtl w:val="0"/>
        </w:rPr>
      </w:r>
    </w:p>
    <w:tbl>
      <w:tblPr>
        <w:tblStyle w:val="Table95"/>
        <w:tblW w:w="5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3255"/>
        <w:tblGridChange w:id="0">
          <w:tblGrid>
            <w:gridCol w:w="2625"/>
            <w:gridCol w:w="3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Empty Data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Fixed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0C">
            <w:pPr>
              <w:widowControl w:val="0"/>
              <w:spacing w:after="0" w:line="240" w:lineRule="auto"/>
              <w:rPr/>
            </w:pPr>
            <w:r w:rsidDel="00000000" w:rsidR="00000000" w:rsidRPr="00000000">
              <w:rPr>
                <w:rtl w:val="0"/>
              </w:rPr>
              <w:t xml:space="preserve">This  field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Minimum %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E">
            <w:pPr>
              <w:widowControl w:val="0"/>
              <w:spacing w:after="0" w:line="240" w:lineRule="auto"/>
              <w:rPr>
                <w:b w:val="1"/>
                <w:bCs w:val="1"/>
              </w:rPr>
            </w:pPr>
            <w:r w:rsidDel="00000000" w:rsidR="00000000" w:rsidRPr="00000000">
              <w:rPr>
                <w:rtl w:val="0"/>
              </w:rPr>
              <w:t xml:space="preserve">This  field is required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0">
            <w:pPr>
              <w:widowControl w:val="0"/>
              <w:spacing w:after="0" w:line="240" w:lineRule="auto"/>
              <w:rPr>
                <w:b w:val="1"/>
                <w:bCs w:val="1"/>
              </w:rPr>
            </w:pPr>
            <w:r w:rsidDel="00000000" w:rsidR="00000000" w:rsidRPr="00000000">
              <w:rPr>
                <w:rtl w:val="0"/>
              </w:rPr>
              <w:t xml:space="preserve">This  field is required</w:t>
            </w:r>
            <w:r w:rsidDel="00000000" w:rsidR="00000000" w:rsidRPr="00000000">
              <w:rPr>
                <w:rtl w:val="0"/>
              </w:rPr>
            </w:r>
          </w:p>
        </w:tc>
      </w:tr>
    </w:tbl>
    <w:p w:rsidR="00000000" w:rsidDel="00000000" w:rsidP="00000000" w:rsidRDefault="00000000" w:rsidRPr="00000000" w14:paraId="00001711">
      <w:pPr>
        <w:spacing w:after="0" w:lineRule="auto"/>
        <w:ind w:left="0" w:firstLine="0"/>
        <w:rPr>
          <w:b w:val="1"/>
          <w:bCs w:val="1"/>
        </w:rPr>
      </w:pPr>
      <w:r w:rsidDel="00000000" w:rsidR="00000000" w:rsidRPr="00000000">
        <w:rPr>
          <w:rtl w:val="0"/>
        </w:rPr>
      </w:r>
    </w:p>
    <w:tbl>
      <w:tblPr>
        <w:tblStyle w:val="Table96"/>
        <w:tblW w:w="595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3345"/>
        <w:tblGridChange w:id="0">
          <w:tblGrid>
            <w:gridCol w:w="2610"/>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2">
            <w:pPr>
              <w:widowControl w:val="0"/>
              <w:spacing w:after="0" w:line="240" w:lineRule="auto"/>
              <w:rPr>
                <w:b w:val="1"/>
                <w:bCs w:val="1"/>
              </w:rPr>
            </w:pPr>
            <w:r w:rsidDel="00000000" w:rsidR="00000000" w:rsidRPr="00000000">
              <w:rPr>
                <w:b w:val="1"/>
                <w:bCs w:val="1"/>
                <w:rtl w:val="0"/>
              </w:rPr>
              <w:t xml:space="preserv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1713">
            <w:pPr>
              <w:widowControl w:val="0"/>
              <w:spacing w:after="0" w:line="240" w:lineRule="auto"/>
              <w:rPr>
                <w:b w:val="1"/>
                <w:bCs w:val="1"/>
              </w:rPr>
            </w:pPr>
            <w:r w:rsidDel="00000000" w:rsidR="00000000" w:rsidRPr="00000000">
              <w:rPr>
                <w:b w:val="1"/>
                <w:bCs w:val="1"/>
                <w:rtl w:val="0"/>
              </w:rPr>
              <w:t xml:space="preserve">Acceptable character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4">
            <w:pPr>
              <w:widowControl w:val="0"/>
              <w:spacing w:after="0" w:line="240" w:lineRule="auto"/>
              <w:rPr>
                <w:b w:val="1"/>
                <w:bCs w:val="1"/>
              </w:rPr>
            </w:pPr>
            <w:r w:rsidDel="00000000" w:rsidR="00000000" w:rsidRPr="00000000">
              <w:rPr>
                <w:b w:val="1"/>
                <w:bCs w:val="1"/>
                <w:rtl w:val="0"/>
              </w:rPr>
              <w:t xml:space="preserve">Fixed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15">
            <w:pPr>
              <w:widowControl w:val="0"/>
              <w:spacing w:after="0" w:line="240" w:lineRule="auto"/>
              <w:rPr/>
            </w:pPr>
            <w:r w:rsidDel="00000000" w:rsidR="00000000" w:rsidRPr="00000000">
              <w:rPr>
                <w:rtl w:val="0"/>
              </w:rPr>
              <w:t xml:space="preserve">Only Numerics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6">
            <w:pPr>
              <w:widowControl w:val="0"/>
              <w:spacing w:after="0" w:line="240" w:lineRule="auto"/>
              <w:rPr>
                <w:b w:val="1"/>
                <w:bCs w:val="1"/>
              </w:rPr>
            </w:pPr>
            <w:r w:rsidDel="00000000" w:rsidR="00000000" w:rsidRPr="00000000">
              <w:rPr>
                <w:b w:val="1"/>
                <w:bCs w:val="1"/>
                <w:rtl w:val="0"/>
              </w:rPr>
              <w:t xml:space="preserve">Minimum %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7">
            <w:pPr>
              <w:widowControl w:val="0"/>
              <w:spacing w:after="0" w:line="240" w:lineRule="auto"/>
              <w:rPr>
                <w:b w:val="1"/>
                <w:bCs w:val="1"/>
              </w:rPr>
            </w:pPr>
            <w:r w:rsidDel="00000000" w:rsidR="00000000" w:rsidRPr="00000000">
              <w:rPr>
                <w:rtl w:val="0"/>
              </w:rPr>
              <w:t xml:space="preserve">Only Numerics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8">
            <w:pPr>
              <w:widowControl w:val="0"/>
              <w:spacing w:after="0" w:line="240" w:lineRule="auto"/>
              <w:rPr>
                <w:b w:val="1"/>
                <w:bCs w:val="1"/>
              </w:rPr>
            </w:pPr>
            <w:r w:rsidDel="00000000" w:rsidR="00000000" w:rsidRPr="00000000">
              <w:rPr>
                <w:b w:val="1"/>
                <w:bCs w:val="1"/>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9">
            <w:pPr>
              <w:widowControl w:val="0"/>
              <w:spacing w:after="0" w:line="240" w:lineRule="auto"/>
              <w:rPr>
                <w:b w:val="1"/>
                <w:bCs w:val="1"/>
              </w:rPr>
            </w:pPr>
            <w:r w:rsidDel="00000000" w:rsidR="00000000" w:rsidRPr="00000000">
              <w:rPr>
                <w:rtl w:val="0"/>
              </w:rPr>
              <w:t xml:space="preserve">Only Numerics </w:t>
            </w:r>
            <w:r w:rsidDel="00000000" w:rsidR="00000000" w:rsidRPr="00000000">
              <w:rPr>
                <w:rtl w:val="0"/>
              </w:rPr>
            </w:r>
          </w:p>
        </w:tc>
      </w:tr>
    </w:tbl>
    <w:p w:rsidR="00000000" w:rsidDel="00000000" w:rsidP="00000000" w:rsidRDefault="00000000" w:rsidRPr="00000000" w14:paraId="0000171A">
      <w:pPr>
        <w:spacing w:after="0" w:lineRule="auto"/>
        <w:ind w:left="1440" w:firstLine="0"/>
        <w:rPr>
          <w:b w:val="1"/>
          <w:bCs w:val="1"/>
        </w:rPr>
      </w:pPr>
      <w:r w:rsidDel="00000000" w:rsidR="00000000" w:rsidRPr="00000000">
        <w:rPr>
          <w:rtl w:val="0"/>
        </w:rPr>
      </w:r>
    </w:p>
    <w:p w:rsidR="00000000" w:rsidDel="00000000" w:rsidP="00000000" w:rsidRDefault="00000000" w:rsidRPr="00000000" w14:paraId="0000171B">
      <w:pPr>
        <w:spacing w:after="0" w:lineRule="auto"/>
        <w:ind w:left="1440" w:firstLine="0"/>
        <w:rPr>
          <w:b w:val="1"/>
          <w:bCs w:val="1"/>
        </w:rPr>
      </w:pPr>
      <w:r w:rsidDel="00000000" w:rsidR="00000000" w:rsidRPr="00000000">
        <w:rPr>
          <w:rtl w:val="0"/>
        </w:rPr>
      </w:r>
    </w:p>
    <w:tbl>
      <w:tblPr>
        <w:tblStyle w:val="Table97"/>
        <w:tblW w:w="628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3600"/>
        <w:tblGridChange w:id="0">
          <w:tblGrid>
            <w:gridCol w:w="2685"/>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C">
            <w:pPr>
              <w:widowControl w:val="0"/>
              <w:spacing w:after="0" w:line="240" w:lineRule="auto"/>
              <w:rPr>
                <w:b w:val="1"/>
                <w:bCs w:val="1"/>
              </w:rPr>
            </w:pPr>
            <w:r w:rsidDel="00000000" w:rsidR="00000000" w:rsidRPr="00000000">
              <w:rPr>
                <w:b w:val="1"/>
                <w:bCs w:val="1"/>
                <w:rtl w:val="0"/>
              </w:rPr>
              <w:t xml:space="preserv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171D">
            <w:pPr>
              <w:widowControl w:val="0"/>
              <w:spacing w:after="0" w:line="240" w:lineRule="auto"/>
              <w:rPr>
                <w:b w:val="1"/>
                <w:bCs w:val="1"/>
              </w:rPr>
            </w:pPr>
            <w:r w:rsidDel="00000000" w:rsidR="00000000" w:rsidRPr="00000000">
              <w:rPr>
                <w:b w:val="1"/>
                <w:bCs w:val="1"/>
                <w:rtl w:val="0"/>
              </w:rPr>
              <w:t xml:space="preserve">Min &amp; Max limit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E">
            <w:pPr>
              <w:widowControl w:val="0"/>
              <w:spacing w:after="0" w:line="240" w:lineRule="auto"/>
              <w:rPr>
                <w:b w:val="1"/>
                <w:bCs w:val="1"/>
              </w:rPr>
            </w:pPr>
            <w:r w:rsidDel="00000000" w:rsidR="00000000" w:rsidRPr="00000000">
              <w:rPr>
                <w:b w:val="1"/>
                <w:bCs w:val="1"/>
                <w:rtl w:val="0"/>
              </w:rPr>
              <w:t xml:space="preserve">Minimum %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F">
            <w:pPr>
              <w:widowControl w:val="0"/>
              <w:spacing w:after="0" w:line="240" w:lineRule="auto"/>
              <w:rPr>
                <w:b w:val="1"/>
                <w:bCs w:val="1"/>
              </w:rPr>
            </w:pPr>
            <w:r w:rsidDel="00000000" w:rsidR="00000000" w:rsidRPr="00000000">
              <w:rPr>
                <w:rtl w:val="0"/>
              </w:rPr>
              <w:t xml:space="preserve">Minimum must be at least 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0">
            <w:pPr>
              <w:widowControl w:val="0"/>
              <w:spacing w:after="0" w:line="240" w:lineRule="auto"/>
              <w:rPr>
                <w:b w:val="1"/>
                <w:bCs w:val="1"/>
              </w:rPr>
            </w:pPr>
            <w:r w:rsidDel="00000000" w:rsidR="00000000" w:rsidRPr="00000000">
              <w:rPr>
                <w:b w:val="1"/>
                <w:bCs w:val="1"/>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1">
            <w:pPr>
              <w:widowControl w:val="0"/>
              <w:spacing w:after="0" w:line="240" w:lineRule="auto"/>
              <w:rPr/>
            </w:pPr>
            <w:r w:rsidDel="00000000" w:rsidR="00000000" w:rsidRPr="00000000">
              <w:rPr>
                <w:rtl w:val="0"/>
              </w:rPr>
              <w:t xml:space="preserve">Maximum cannot exceed 40%</w:t>
            </w:r>
          </w:p>
        </w:tc>
      </w:tr>
    </w:tbl>
    <w:p w:rsidR="00000000" w:rsidDel="00000000" w:rsidP="00000000" w:rsidRDefault="00000000" w:rsidRPr="00000000" w14:paraId="00001722">
      <w:pPr>
        <w:spacing w:after="0" w:lineRule="auto"/>
        <w:ind w:left="1440" w:firstLine="0"/>
        <w:rPr>
          <w:b w:val="1"/>
          <w:bCs w:val="1"/>
        </w:rPr>
      </w:pPr>
      <w:r w:rsidDel="00000000" w:rsidR="00000000" w:rsidRPr="00000000">
        <w:rPr>
          <w:rtl w:val="0"/>
        </w:rPr>
      </w:r>
    </w:p>
    <w:tbl>
      <w:tblPr>
        <w:tblStyle w:val="Table98"/>
        <w:tblW w:w="64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3765"/>
        <w:tblGridChange w:id="0">
          <w:tblGrid>
            <w:gridCol w:w="2685"/>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3">
            <w:pPr>
              <w:widowControl w:val="0"/>
              <w:spacing w:after="0" w:line="240" w:lineRule="auto"/>
              <w:rPr>
                <w:b w:val="1"/>
                <w:bCs w:val="1"/>
              </w:rPr>
            </w:pPr>
            <w:r w:rsidDel="00000000" w:rsidR="00000000" w:rsidRPr="00000000">
              <w:rPr>
                <w:b w:val="1"/>
                <w:bCs w:val="1"/>
                <w:rtl w:val="0"/>
              </w:rPr>
              <w:t xml:space="preserv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1724">
            <w:pPr>
              <w:widowControl w:val="0"/>
              <w:spacing w:after="0" w:line="240" w:lineRule="auto"/>
              <w:rPr>
                <w:b w:val="1"/>
                <w:bCs w:val="1"/>
              </w:rPr>
            </w:pPr>
            <w:r w:rsidDel="00000000" w:rsidR="00000000" w:rsidRPr="00000000">
              <w:rPr>
                <w:b w:val="1"/>
                <w:bCs w:val="1"/>
                <w:rtl w:val="0"/>
              </w:rPr>
              <w:t xml:space="preserve">Min &gt; Max limit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5">
            <w:pPr>
              <w:widowControl w:val="0"/>
              <w:spacing w:after="0" w:line="240" w:lineRule="auto"/>
              <w:rPr>
                <w:b w:val="1"/>
                <w:bCs w:val="1"/>
              </w:rPr>
            </w:pPr>
            <w:r w:rsidDel="00000000" w:rsidR="00000000" w:rsidRPr="00000000">
              <w:rPr>
                <w:b w:val="1"/>
                <w:bCs w:val="1"/>
                <w:rtl w:val="0"/>
              </w:rPr>
              <w:t xml:space="preserve">Minimum %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6">
            <w:pPr>
              <w:widowControl w:val="0"/>
              <w:spacing w:after="0" w:line="240" w:lineRule="auto"/>
              <w:rPr>
                <w:b w:val="1"/>
                <w:bCs w:val="1"/>
              </w:rPr>
            </w:pPr>
            <w:r w:rsidDel="00000000" w:rsidR="00000000" w:rsidRPr="00000000">
              <w:rPr>
                <w:rtl w:val="0"/>
              </w:rPr>
              <w:t xml:space="preserve">Maximum cannot exceed Maximum </w:t>
            </w:r>
            <w:r w:rsidDel="00000000" w:rsidR="00000000" w:rsidRPr="00000000">
              <w:rPr>
                <w:rtl w:val="0"/>
              </w:rPr>
            </w:r>
          </w:p>
        </w:tc>
      </w:tr>
    </w:tbl>
    <w:p w:rsidR="00000000" w:rsidDel="00000000" w:rsidP="00000000" w:rsidRDefault="00000000" w:rsidRPr="00000000" w14:paraId="00001727">
      <w:pPr>
        <w:spacing w:after="0" w:lineRule="auto"/>
        <w:rPr/>
      </w:pPr>
      <w:r w:rsidDel="00000000" w:rsidR="00000000" w:rsidRPr="00000000">
        <w:rPr>
          <w:rtl w:val="0"/>
        </w:rPr>
      </w:r>
    </w:p>
    <w:p w:rsidR="00000000" w:rsidDel="00000000" w:rsidP="00000000" w:rsidRDefault="00000000" w:rsidRPr="00000000" w14:paraId="00001728">
      <w:pPr>
        <w:spacing w:after="0" w:lineRule="auto"/>
        <w:rPr/>
      </w:pPr>
      <w:r w:rsidDel="00000000" w:rsidR="00000000" w:rsidRPr="00000000">
        <w:rPr>
          <w:rtl w:val="0"/>
        </w:rPr>
      </w:r>
    </w:p>
    <w:p w:rsidR="00000000" w:rsidDel="00000000" w:rsidP="00000000" w:rsidRDefault="00000000" w:rsidRPr="00000000" w14:paraId="00001729">
      <w:pPr>
        <w:pStyle w:val="Heading3"/>
        <w:spacing w:after="0" w:lineRule="auto"/>
        <w:rPr/>
      </w:pPr>
      <w:bookmarkStart w:colFirst="0" w:colLast="0" w:name="_jk1cf6xavfur" w:id="138"/>
      <w:bookmarkEnd w:id="138"/>
      <w:commentRangeStart w:id="173"/>
      <w:r w:rsidDel="00000000" w:rsidR="00000000" w:rsidRPr="00000000">
        <w:rPr>
          <w:rtl w:val="0"/>
        </w:rPr>
        <w:t xml:space="preserve">User story -2.4 Issue Promotional Credits/Bonuses (Admin Capabilities) - (Need to confirm with client )</w:t>
      </w:r>
      <w:commentRangeEnd w:id="173"/>
      <w:r w:rsidDel="00000000" w:rsidR="00000000" w:rsidRPr="00000000">
        <w:commentReference w:id="173"/>
      </w:r>
      <w:r w:rsidDel="00000000" w:rsidR="00000000" w:rsidRPr="00000000">
        <w:rPr>
          <w:rtl w:val="0"/>
        </w:rPr>
      </w:r>
    </w:p>
    <w:p w:rsidR="00000000" w:rsidDel="00000000" w:rsidP="00000000" w:rsidRDefault="00000000" w:rsidRPr="00000000" w14:paraId="0000172A">
      <w:pPr>
        <w:pStyle w:val="Heading3"/>
        <w:spacing w:after="0" w:lineRule="auto"/>
        <w:rPr/>
      </w:pPr>
      <w:bookmarkStart w:colFirst="0" w:colLast="0" w:name="_vk8orpsxddj8" w:id="139"/>
      <w:bookmarkEnd w:id="139"/>
      <w:r w:rsidDel="00000000" w:rsidR="00000000" w:rsidRPr="00000000">
        <w:rPr>
          <w:rtl w:val="0"/>
        </w:rPr>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pStyle w:val="Heading3"/>
        <w:rPr/>
      </w:pPr>
      <w:bookmarkStart w:colFirst="0" w:colLast="0" w:name="_tqxhxjmpngn3" w:id="140"/>
      <w:bookmarkEnd w:id="140"/>
      <w:r w:rsidDel="00000000" w:rsidR="00000000" w:rsidRPr="00000000">
        <w:rPr>
          <w:rtl w:val="0"/>
        </w:rPr>
        <w:t xml:space="preserve">User story -2.5 Adjust User Balances ( Credit/Debit game Currency ) </w:t>
      </w:r>
    </w:p>
    <w:p w:rsidR="00000000" w:rsidDel="00000000" w:rsidP="00000000" w:rsidRDefault="00000000" w:rsidRPr="00000000" w14:paraId="0000172F">
      <w:pPr>
        <w:rPr/>
      </w:pPr>
      <w:r w:rsidDel="00000000" w:rsidR="00000000" w:rsidRPr="00000000">
        <w:rPr>
          <w:rtl w:val="0"/>
        </w:rPr>
        <w:t xml:space="preserve">As an F2MX Super Admin, I want to manually adjust a user’s wallet balance (credit or debit) so that I can correct discrepancies and maintain accurate financial records.</w:t>
      </w:r>
    </w:p>
    <w:p w:rsidR="00000000" w:rsidDel="00000000" w:rsidP="00000000" w:rsidRDefault="00000000" w:rsidRPr="00000000" w14:paraId="00001730">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1731">
      <w:pPr>
        <w:numPr>
          <w:ilvl w:val="0"/>
          <w:numId w:val="36"/>
        </w:numPr>
        <w:spacing w:after="0" w:afterAutospacing="0"/>
        <w:ind w:left="720" w:hanging="360"/>
        <w:rPr>
          <w:b w:val="1"/>
          <w:bCs w:val="1"/>
          <w:u w:val="none"/>
        </w:rPr>
      </w:pPr>
      <w:r w:rsidDel="00000000" w:rsidR="00000000" w:rsidRPr="00000000">
        <w:rPr>
          <w:b w:val="1"/>
          <w:bCs w:val="1"/>
          <w:rtl w:val="0"/>
        </w:rPr>
        <w:t xml:space="preserve">Navigation : </w:t>
      </w:r>
    </w:p>
    <w:p w:rsidR="00000000" w:rsidDel="00000000" w:rsidP="00000000" w:rsidRDefault="00000000" w:rsidRPr="00000000" w14:paraId="00001732">
      <w:pPr>
        <w:numPr>
          <w:ilvl w:val="1"/>
          <w:numId w:val="36"/>
        </w:numPr>
        <w:spacing w:after="0" w:afterAutospacing="0"/>
        <w:ind w:left="1440" w:hanging="360"/>
        <w:rPr/>
      </w:pPr>
      <w:r w:rsidDel="00000000" w:rsidR="00000000" w:rsidRPr="00000000">
        <w:rPr>
          <w:rFonts w:ascii="Arial Unicode MS" w:cs="Arial Unicode MS" w:eastAsia="Arial Unicode MS" w:hAnsi="Arial Unicode MS"/>
          <w:rtl w:val="0"/>
        </w:rPr>
        <w:t xml:space="preserve">Login → Wallet &amp; Economy→ User Wallet sub-module→ Actions →  Adjust Balance</w:t>
      </w:r>
    </w:p>
    <w:p w:rsidR="00000000" w:rsidDel="00000000" w:rsidP="00000000" w:rsidRDefault="00000000" w:rsidRPr="00000000" w14:paraId="00001733">
      <w:pPr>
        <w:numPr>
          <w:ilvl w:val="0"/>
          <w:numId w:val="36"/>
        </w:numPr>
        <w:spacing w:after="0" w:afterAutospacing="0"/>
        <w:ind w:left="720" w:hanging="360"/>
        <w:rPr>
          <w:u w:val="none"/>
        </w:rPr>
      </w:pPr>
      <w:r w:rsidDel="00000000" w:rsidR="00000000" w:rsidRPr="00000000">
        <w:rPr>
          <w:rtl w:val="0"/>
        </w:rPr>
        <w:t xml:space="preserve">Under the Wallet Module there should be a sub-module/Tab called “ User Wallet”</w:t>
      </w:r>
    </w:p>
    <w:p w:rsidR="00000000" w:rsidDel="00000000" w:rsidP="00000000" w:rsidRDefault="00000000" w:rsidRPr="00000000" w14:paraId="00001734">
      <w:pPr>
        <w:numPr>
          <w:ilvl w:val="0"/>
          <w:numId w:val="36"/>
        </w:numPr>
        <w:spacing w:after="0" w:afterAutospacing="0"/>
        <w:ind w:left="720" w:hanging="360"/>
        <w:rPr>
          <w:u w:val="none"/>
        </w:rPr>
      </w:pPr>
      <w:r w:rsidDel="00000000" w:rsidR="00000000" w:rsidRPr="00000000">
        <w:rPr>
          <w:rtl w:val="0"/>
        </w:rPr>
        <w:t xml:space="preserve">It should display all the Users Wallet Transactions, which includes : </w:t>
      </w:r>
    </w:p>
    <w:p w:rsidR="00000000" w:rsidDel="00000000" w:rsidP="00000000" w:rsidRDefault="00000000" w:rsidRPr="00000000" w14:paraId="00001735">
      <w:pPr>
        <w:numPr>
          <w:ilvl w:val="1"/>
          <w:numId w:val="36"/>
        </w:numPr>
        <w:spacing w:after="0" w:afterAutospacing="0"/>
        <w:ind w:left="1440" w:hanging="360"/>
        <w:rPr>
          <w:u w:val="none"/>
        </w:rPr>
      </w:pPr>
      <w:r w:rsidDel="00000000" w:rsidR="00000000" w:rsidRPr="00000000">
        <w:rPr>
          <w:rtl w:val="0"/>
        </w:rPr>
        <w:t xml:space="preserve">User Wallet - Buy-in Transactions.</w:t>
      </w:r>
    </w:p>
    <w:p w:rsidR="00000000" w:rsidDel="00000000" w:rsidP="00000000" w:rsidRDefault="00000000" w:rsidRPr="00000000" w14:paraId="00001736">
      <w:pPr>
        <w:numPr>
          <w:ilvl w:val="1"/>
          <w:numId w:val="36"/>
        </w:numPr>
        <w:spacing w:after="0" w:afterAutospacing="0"/>
        <w:ind w:left="1440" w:hanging="360"/>
        <w:rPr>
          <w:u w:val="none"/>
        </w:rPr>
      </w:pPr>
      <w:r w:rsidDel="00000000" w:rsidR="00000000" w:rsidRPr="00000000">
        <w:rPr>
          <w:rFonts w:ascii="Arial Unicode MS" w:cs="Arial Unicode MS" w:eastAsia="Arial Unicode MS" w:hAnsi="Arial Unicode MS"/>
          <w:rtl w:val="0"/>
        </w:rPr>
        <w:t xml:space="preserve">User Wallet  → League wallet - Buy-in Transactions</w:t>
      </w:r>
    </w:p>
    <w:p w:rsidR="00000000" w:rsidDel="00000000" w:rsidP="00000000" w:rsidRDefault="00000000" w:rsidRPr="00000000" w14:paraId="00001737">
      <w:pPr>
        <w:numPr>
          <w:ilvl w:val="1"/>
          <w:numId w:val="36"/>
        </w:numPr>
        <w:spacing w:after="0" w:afterAutospacing="0"/>
        <w:ind w:left="1440" w:hanging="360"/>
        <w:rPr>
          <w:u w:val="none"/>
        </w:rPr>
      </w:pPr>
      <w:r w:rsidDel="00000000" w:rsidR="00000000" w:rsidRPr="00000000">
        <w:rPr>
          <w:rtl w:val="0"/>
        </w:rPr>
        <w:t xml:space="preserve">Role restriction :  Only Super Admins &amp; Support Admin.</w:t>
      </w:r>
    </w:p>
    <w:p w:rsidR="00000000" w:rsidDel="00000000" w:rsidP="00000000" w:rsidRDefault="00000000" w:rsidRPr="00000000" w14:paraId="00001738">
      <w:pPr>
        <w:numPr>
          <w:ilvl w:val="0"/>
          <w:numId w:val="36"/>
        </w:numPr>
        <w:spacing w:after="0" w:afterAutospacing="0"/>
        <w:ind w:left="720" w:hanging="360"/>
        <w:rPr>
          <w:b w:val="1"/>
          <w:bCs w:val="1"/>
        </w:rPr>
      </w:pPr>
      <w:r w:rsidDel="00000000" w:rsidR="00000000" w:rsidRPr="00000000">
        <w:rPr>
          <w:b w:val="1"/>
          <w:bCs w:val="1"/>
          <w:rtl w:val="0"/>
        </w:rPr>
        <w:t xml:space="preserve">User Wallet - screen : </w:t>
      </w:r>
    </w:p>
    <w:p w:rsidR="00000000" w:rsidDel="00000000" w:rsidP="00000000" w:rsidRDefault="00000000" w:rsidRPr="00000000" w14:paraId="00001739">
      <w:pPr>
        <w:numPr>
          <w:ilvl w:val="1"/>
          <w:numId w:val="36"/>
        </w:numPr>
        <w:spacing w:after="0" w:afterAutospacing="0"/>
        <w:ind w:left="1440" w:hanging="360"/>
      </w:pPr>
      <w:r w:rsidDel="00000000" w:rsidR="00000000" w:rsidRPr="00000000">
        <w:rPr>
          <w:b w:val="1"/>
          <w:bCs w:val="1"/>
          <w:rtl w:val="0"/>
        </w:rPr>
        <w:t xml:space="preserve">Header :  User Wallet Transaction : </w:t>
      </w:r>
    </w:p>
    <w:p w:rsidR="00000000" w:rsidDel="00000000" w:rsidP="00000000" w:rsidRDefault="00000000" w:rsidRPr="00000000" w14:paraId="0000173A">
      <w:pPr>
        <w:numPr>
          <w:ilvl w:val="1"/>
          <w:numId w:val="36"/>
        </w:numPr>
        <w:spacing w:after="0" w:afterAutospacing="0"/>
        <w:ind w:left="1440" w:hanging="360"/>
      </w:pPr>
      <w:r w:rsidDel="00000000" w:rsidR="00000000" w:rsidRPr="00000000">
        <w:rPr>
          <w:b w:val="1"/>
          <w:bCs w:val="1"/>
          <w:rtl w:val="0"/>
        </w:rPr>
        <w:t xml:space="preserve">Search Bar :   </w:t>
      </w:r>
      <w:r w:rsidDel="00000000" w:rsidR="00000000" w:rsidRPr="00000000">
        <w:rPr>
          <w:rtl w:val="0"/>
        </w:rPr>
        <w:t xml:space="preserve">Search By</w:t>
      </w:r>
    </w:p>
    <w:p w:rsidR="00000000" w:rsidDel="00000000" w:rsidP="00000000" w:rsidRDefault="00000000" w:rsidRPr="00000000" w14:paraId="0000173B">
      <w:pPr>
        <w:numPr>
          <w:ilvl w:val="2"/>
          <w:numId w:val="36"/>
        </w:numPr>
        <w:spacing w:after="0" w:afterAutospacing="0"/>
        <w:ind w:left="2160" w:hanging="360"/>
      </w:pPr>
      <w:r w:rsidDel="00000000" w:rsidR="00000000" w:rsidRPr="00000000">
        <w:rPr>
          <w:rtl w:val="0"/>
        </w:rPr>
        <w:t xml:space="preserve">Username</w:t>
      </w:r>
    </w:p>
    <w:p w:rsidR="00000000" w:rsidDel="00000000" w:rsidP="00000000" w:rsidRDefault="00000000" w:rsidRPr="00000000" w14:paraId="0000173C">
      <w:pPr>
        <w:numPr>
          <w:ilvl w:val="2"/>
          <w:numId w:val="36"/>
        </w:numPr>
        <w:spacing w:after="0" w:afterAutospacing="0"/>
        <w:ind w:left="2160" w:hanging="360"/>
      </w:pPr>
      <w:r w:rsidDel="00000000" w:rsidR="00000000" w:rsidRPr="00000000">
        <w:rPr>
          <w:rtl w:val="0"/>
        </w:rPr>
        <w:t xml:space="preserve">Transaction ID</w:t>
      </w:r>
    </w:p>
    <w:p w:rsidR="00000000" w:rsidDel="00000000" w:rsidP="00000000" w:rsidRDefault="00000000" w:rsidRPr="00000000" w14:paraId="0000173D">
      <w:pPr>
        <w:numPr>
          <w:ilvl w:val="2"/>
          <w:numId w:val="36"/>
        </w:numPr>
        <w:spacing w:after="0" w:afterAutospacing="0"/>
        <w:ind w:left="2160" w:hanging="360"/>
      </w:pPr>
      <w:r w:rsidDel="00000000" w:rsidR="00000000" w:rsidRPr="00000000">
        <w:rPr>
          <w:rtl w:val="0"/>
        </w:rPr>
        <w:t xml:space="preserve">Search Should Support : </w:t>
      </w:r>
    </w:p>
    <w:p w:rsidR="00000000" w:rsidDel="00000000" w:rsidP="00000000" w:rsidRDefault="00000000" w:rsidRPr="00000000" w14:paraId="0000173E">
      <w:pPr>
        <w:numPr>
          <w:ilvl w:val="3"/>
          <w:numId w:val="36"/>
        </w:numPr>
        <w:spacing w:after="0" w:afterAutospacing="0"/>
        <w:ind w:left="2880" w:hanging="360"/>
      </w:pPr>
      <w:r w:rsidDel="00000000" w:rsidR="00000000" w:rsidRPr="00000000">
        <w:rPr>
          <w:rtl w:val="0"/>
        </w:rPr>
        <w:t xml:space="preserve">Partial Match</w:t>
      </w:r>
    </w:p>
    <w:p w:rsidR="00000000" w:rsidDel="00000000" w:rsidP="00000000" w:rsidRDefault="00000000" w:rsidRPr="00000000" w14:paraId="0000173F">
      <w:pPr>
        <w:numPr>
          <w:ilvl w:val="3"/>
          <w:numId w:val="36"/>
        </w:numPr>
        <w:spacing w:after="0" w:afterAutospacing="0"/>
        <w:ind w:left="2880" w:hanging="360"/>
      </w:pPr>
      <w:r w:rsidDel="00000000" w:rsidR="00000000" w:rsidRPr="00000000">
        <w:rPr>
          <w:rtl w:val="0"/>
        </w:rPr>
        <w:t xml:space="preserve">Exact Match</w:t>
      </w:r>
    </w:p>
    <w:p w:rsidR="00000000" w:rsidDel="00000000" w:rsidP="00000000" w:rsidRDefault="00000000" w:rsidRPr="00000000" w14:paraId="00001740">
      <w:pPr>
        <w:numPr>
          <w:ilvl w:val="3"/>
          <w:numId w:val="36"/>
        </w:numPr>
        <w:spacing w:after="0" w:afterAutospacing="0"/>
        <w:ind w:left="2880" w:hanging="360"/>
      </w:pPr>
      <w:r w:rsidDel="00000000" w:rsidR="00000000" w:rsidRPr="00000000">
        <w:rPr>
          <w:rtl w:val="0"/>
        </w:rPr>
        <w:t xml:space="preserve">Case insensitive</w:t>
      </w:r>
    </w:p>
    <w:p w:rsidR="00000000" w:rsidDel="00000000" w:rsidP="00000000" w:rsidRDefault="00000000" w:rsidRPr="00000000" w14:paraId="00001741">
      <w:pPr>
        <w:numPr>
          <w:ilvl w:val="1"/>
          <w:numId w:val="36"/>
        </w:numPr>
        <w:spacing w:after="0" w:afterAutospacing="0"/>
        <w:ind w:left="1440" w:hanging="360"/>
        <w:rPr>
          <w:b w:val="1"/>
          <w:bCs w:val="1"/>
        </w:rPr>
      </w:pPr>
      <w:r w:rsidDel="00000000" w:rsidR="00000000" w:rsidRPr="00000000">
        <w:rPr>
          <w:b w:val="1"/>
          <w:bCs w:val="1"/>
          <w:rtl w:val="0"/>
        </w:rPr>
        <w:t xml:space="preserve">Filters : </w:t>
      </w:r>
    </w:p>
    <w:p w:rsidR="00000000" w:rsidDel="00000000" w:rsidP="00000000" w:rsidRDefault="00000000" w:rsidRPr="00000000" w14:paraId="00001742">
      <w:pPr>
        <w:numPr>
          <w:ilvl w:val="2"/>
          <w:numId w:val="36"/>
        </w:numPr>
        <w:spacing w:after="0" w:afterAutospacing="0"/>
        <w:ind w:left="2160" w:hanging="360"/>
        <w:rPr>
          <w:b w:val="1"/>
          <w:bCs w:val="1"/>
          <w:u w:val="none"/>
        </w:rPr>
      </w:pPr>
      <w:r w:rsidDel="00000000" w:rsidR="00000000" w:rsidRPr="00000000">
        <w:rPr>
          <w:b w:val="1"/>
          <w:bCs w:val="1"/>
          <w:rtl w:val="0"/>
        </w:rPr>
        <w:t xml:space="preserve">Wallet Type : </w:t>
      </w:r>
    </w:p>
    <w:p w:rsidR="00000000" w:rsidDel="00000000" w:rsidP="00000000" w:rsidRDefault="00000000" w:rsidRPr="00000000" w14:paraId="00001743">
      <w:pPr>
        <w:numPr>
          <w:ilvl w:val="3"/>
          <w:numId w:val="36"/>
        </w:numPr>
        <w:spacing w:after="0" w:afterAutospacing="0"/>
        <w:ind w:left="2880" w:hanging="360"/>
        <w:rPr/>
      </w:pPr>
      <w:r w:rsidDel="00000000" w:rsidR="00000000" w:rsidRPr="00000000">
        <w:rPr>
          <w:rtl w:val="0"/>
        </w:rPr>
        <w:t xml:space="preserve">User Wallet Buy-in</w:t>
      </w:r>
    </w:p>
    <w:p w:rsidR="00000000" w:rsidDel="00000000" w:rsidP="00000000" w:rsidRDefault="00000000" w:rsidRPr="00000000" w14:paraId="00001744">
      <w:pPr>
        <w:numPr>
          <w:ilvl w:val="4"/>
          <w:numId w:val="36"/>
        </w:numPr>
        <w:spacing w:after="0" w:afterAutospacing="0"/>
        <w:ind w:left="3600" w:hanging="360"/>
        <w:rPr>
          <w:u w:val="none"/>
        </w:rPr>
      </w:pPr>
      <w:r w:rsidDel="00000000" w:rsidR="00000000" w:rsidRPr="00000000">
        <w:rPr>
          <w:rtl w:val="0"/>
        </w:rPr>
        <w:t xml:space="preserve">Applying this should filter only the User Wallet Buy-ins ( Real Money - Game currency).</w:t>
      </w:r>
    </w:p>
    <w:p w:rsidR="00000000" w:rsidDel="00000000" w:rsidP="00000000" w:rsidRDefault="00000000" w:rsidRPr="00000000" w14:paraId="00001745">
      <w:pPr>
        <w:numPr>
          <w:ilvl w:val="3"/>
          <w:numId w:val="36"/>
        </w:numPr>
        <w:spacing w:after="0" w:afterAutospacing="0"/>
        <w:ind w:left="2880" w:hanging="360"/>
        <w:rPr/>
      </w:pPr>
      <w:r w:rsidDel="00000000" w:rsidR="00000000" w:rsidRPr="00000000">
        <w:rPr>
          <w:rtl w:val="0"/>
        </w:rPr>
        <w:t xml:space="preserve">League Wallet Buy-in</w:t>
      </w:r>
    </w:p>
    <w:p w:rsidR="00000000" w:rsidDel="00000000" w:rsidP="00000000" w:rsidRDefault="00000000" w:rsidRPr="00000000" w14:paraId="00001746">
      <w:pPr>
        <w:numPr>
          <w:ilvl w:val="4"/>
          <w:numId w:val="36"/>
        </w:numPr>
        <w:spacing w:after="0" w:afterAutospacing="0"/>
        <w:ind w:left="3600" w:hanging="360"/>
        <w:rPr>
          <w:u w:val="none"/>
        </w:rPr>
      </w:pPr>
      <w:r w:rsidDel="00000000" w:rsidR="00000000" w:rsidRPr="00000000">
        <w:rPr>
          <w:rtl w:val="0"/>
        </w:rPr>
        <w:t xml:space="preserve">Applying this filters should filter only the League Wallet Buy-ins ( Transfer from User wallet to League Wallet ) </w:t>
      </w:r>
    </w:p>
    <w:p w:rsidR="00000000" w:rsidDel="00000000" w:rsidP="00000000" w:rsidRDefault="00000000" w:rsidRPr="00000000" w14:paraId="00001747">
      <w:pPr>
        <w:numPr>
          <w:ilvl w:val="3"/>
          <w:numId w:val="36"/>
        </w:numPr>
        <w:spacing w:after="0" w:afterAutospacing="0"/>
        <w:ind w:left="2880" w:hanging="360"/>
        <w:rPr>
          <w:u w:val="none"/>
        </w:rPr>
      </w:pPr>
      <w:r w:rsidDel="00000000" w:rsidR="00000000" w:rsidRPr="00000000">
        <w:rPr>
          <w:rtl w:val="0"/>
        </w:rPr>
        <w:t xml:space="preserve">Admin Adjustment</w:t>
      </w:r>
    </w:p>
    <w:p w:rsidR="00000000" w:rsidDel="00000000" w:rsidP="00000000" w:rsidRDefault="00000000" w:rsidRPr="00000000" w14:paraId="00001748">
      <w:pPr>
        <w:numPr>
          <w:ilvl w:val="4"/>
          <w:numId w:val="36"/>
        </w:numPr>
        <w:spacing w:after="0" w:afterAutospacing="0"/>
        <w:ind w:left="3600" w:hanging="360"/>
        <w:rPr>
          <w:u w:val="none"/>
        </w:rPr>
      </w:pPr>
      <w:r w:rsidDel="00000000" w:rsidR="00000000" w:rsidRPr="00000000">
        <w:rPr>
          <w:rtl w:val="0"/>
        </w:rPr>
        <w:t xml:space="preserve">Applying this filter should only filter the transactions that Admin adjusted.</w:t>
      </w:r>
    </w:p>
    <w:p w:rsidR="00000000" w:rsidDel="00000000" w:rsidP="00000000" w:rsidRDefault="00000000" w:rsidRPr="00000000" w14:paraId="00001749">
      <w:pPr>
        <w:numPr>
          <w:ilvl w:val="2"/>
          <w:numId w:val="36"/>
        </w:numPr>
        <w:spacing w:after="0" w:afterAutospacing="0"/>
        <w:ind w:left="2160" w:hanging="360"/>
      </w:pPr>
      <w:r w:rsidDel="00000000" w:rsidR="00000000" w:rsidRPr="00000000">
        <w:rPr>
          <w:b w:val="1"/>
          <w:bCs w:val="1"/>
          <w:rtl w:val="0"/>
        </w:rPr>
        <w:t xml:space="preserve">Transaction Type : </w:t>
      </w:r>
    </w:p>
    <w:p w:rsidR="00000000" w:rsidDel="00000000" w:rsidP="00000000" w:rsidRDefault="00000000" w:rsidRPr="00000000" w14:paraId="0000174A">
      <w:pPr>
        <w:numPr>
          <w:ilvl w:val="3"/>
          <w:numId w:val="36"/>
        </w:numPr>
        <w:spacing w:after="0" w:afterAutospacing="0"/>
        <w:ind w:left="2880" w:hanging="360"/>
        <w:rPr/>
      </w:pPr>
      <w:r w:rsidDel="00000000" w:rsidR="00000000" w:rsidRPr="00000000">
        <w:rPr>
          <w:rtl w:val="0"/>
        </w:rPr>
        <w:t xml:space="preserve">Credit : </w:t>
      </w:r>
    </w:p>
    <w:p w:rsidR="00000000" w:rsidDel="00000000" w:rsidP="00000000" w:rsidRDefault="00000000" w:rsidRPr="00000000" w14:paraId="0000174B">
      <w:pPr>
        <w:numPr>
          <w:ilvl w:val="3"/>
          <w:numId w:val="36"/>
        </w:numPr>
        <w:spacing w:after="0" w:afterAutospacing="0"/>
        <w:ind w:left="2880" w:hanging="360"/>
        <w:rPr/>
      </w:pPr>
      <w:r w:rsidDel="00000000" w:rsidR="00000000" w:rsidRPr="00000000">
        <w:rPr>
          <w:rtl w:val="0"/>
        </w:rPr>
        <w:t xml:space="preserve">Debit : </w:t>
      </w:r>
    </w:p>
    <w:p w:rsidR="00000000" w:rsidDel="00000000" w:rsidP="00000000" w:rsidRDefault="00000000" w:rsidRPr="00000000" w14:paraId="0000174C">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 </w:t>
      </w:r>
      <w:r w:rsidDel="00000000" w:rsidR="00000000" w:rsidRPr="00000000">
        <w:rPr>
          <w:b w:val="1"/>
          <w:bCs w:val="1"/>
          <w:rtl w:val="0"/>
        </w:rPr>
        <w:t xml:space="preserve">List view/Columns : </w:t>
      </w:r>
    </w:p>
    <w:p w:rsidR="00000000" w:rsidDel="00000000" w:rsidP="00000000" w:rsidRDefault="00000000" w:rsidRPr="00000000" w14:paraId="0000174D">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User Name</w:t>
      </w:r>
    </w:p>
    <w:p w:rsidR="00000000" w:rsidDel="00000000" w:rsidP="00000000" w:rsidRDefault="00000000" w:rsidRPr="00000000" w14:paraId="0000174E">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Transaction ID</w:t>
      </w:r>
    </w:p>
    <w:p w:rsidR="00000000" w:rsidDel="00000000" w:rsidP="00000000" w:rsidRDefault="00000000" w:rsidRPr="00000000" w14:paraId="0000174F">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Reference ID </w:t>
      </w:r>
    </w:p>
    <w:p w:rsidR="00000000" w:rsidDel="00000000" w:rsidP="00000000" w:rsidRDefault="00000000" w:rsidRPr="00000000" w14:paraId="00001750">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Wallet Type</w:t>
      </w:r>
    </w:p>
    <w:p w:rsidR="00000000" w:rsidDel="00000000" w:rsidP="00000000" w:rsidRDefault="00000000" w:rsidRPr="00000000" w14:paraId="00001751">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Transaction Type</w:t>
        <w:tab/>
        <w:tab/>
      </w:r>
    </w:p>
    <w:p w:rsidR="00000000" w:rsidDel="00000000" w:rsidP="00000000" w:rsidRDefault="00000000" w:rsidRPr="00000000" w14:paraId="00001752">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Date/Time</w:t>
        <w:tab/>
      </w:r>
    </w:p>
    <w:p w:rsidR="00000000" w:rsidDel="00000000" w:rsidP="00000000" w:rsidRDefault="00000000" w:rsidRPr="00000000" w14:paraId="00001753">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Description/Reason Code </w:t>
        <w:tab/>
      </w:r>
    </w:p>
    <w:p w:rsidR="00000000" w:rsidDel="00000000" w:rsidP="00000000" w:rsidRDefault="00000000" w:rsidRPr="00000000" w14:paraId="00001754">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Amount</w:t>
        <w:tab/>
      </w:r>
    </w:p>
    <w:p w:rsidR="00000000" w:rsidDel="00000000" w:rsidP="00000000" w:rsidRDefault="00000000" w:rsidRPr="00000000" w14:paraId="00001755">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Balance After</w:t>
        <w:tab/>
      </w:r>
    </w:p>
    <w:p w:rsidR="00000000" w:rsidDel="00000000" w:rsidP="00000000" w:rsidRDefault="00000000" w:rsidRPr="00000000" w14:paraId="00001756">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Status</w:t>
      </w:r>
    </w:p>
    <w:p w:rsidR="00000000" w:rsidDel="00000000" w:rsidP="00000000" w:rsidRDefault="00000000" w:rsidRPr="00000000" w14:paraId="00001757">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Actions : </w:t>
      </w:r>
    </w:p>
    <w:p w:rsidR="00000000" w:rsidDel="00000000" w:rsidP="00000000" w:rsidRDefault="00000000" w:rsidRPr="00000000" w14:paraId="00001758">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Adjust User Balances</w:t>
      </w:r>
    </w:p>
    <w:p w:rsidR="00000000" w:rsidDel="00000000" w:rsidP="00000000" w:rsidRDefault="00000000" w:rsidRPr="00000000" w14:paraId="00001759">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hyperlink w:anchor="_o85eoj6k3kv">
        <w:r w:rsidDel="00000000" w:rsidR="00000000" w:rsidRPr="00000000">
          <w:rPr>
            <w:color w:val="1155cc"/>
            <w:u w:val="single"/>
            <w:rtl w:val="0"/>
          </w:rPr>
          <w:t xml:space="preserve">Reconciliation/ Error Handling</w:t>
        </w:r>
      </w:hyperlink>
      <w:r w:rsidDel="00000000" w:rsidR="00000000" w:rsidRPr="00000000">
        <w:rPr>
          <w:rtl w:val="0"/>
        </w:rPr>
      </w:r>
    </w:p>
    <w:p w:rsidR="00000000" w:rsidDel="00000000" w:rsidP="00000000" w:rsidRDefault="00000000" w:rsidRPr="00000000" w14:paraId="0000175A">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Adjust User Balances : </w:t>
      </w:r>
    </w:p>
    <w:p w:rsidR="00000000" w:rsidDel="00000000" w:rsidP="00000000" w:rsidRDefault="00000000" w:rsidRPr="00000000" w14:paraId="0000175B">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pPr>
      <w:r w:rsidDel="00000000" w:rsidR="00000000" w:rsidRPr="00000000">
        <w:rPr>
          <w:rtl w:val="0"/>
        </w:rPr>
        <w:t xml:space="preserve">Clicking on the Adjust User Balance button, the system should display a pop-up with the following fields : </w:t>
      </w:r>
    </w:p>
    <w:p w:rsidR="00000000" w:rsidDel="00000000" w:rsidP="00000000" w:rsidRDefault="00000000" w:rsidRPr="00000000" w14:paraId="0000175C">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Header :  Admin Adjustment - User Balance</w:t>
      </w:r>
    </w:p>
    <w:p w:rsidR="00000000" w:rsidDel="00000000" w:rsidP="00000000" w:rsidRDefault="00000000" w:rsidRPr="00000000" w14:paraId="0000175D">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Caption : </w:t>
      </w:r>
    </w:p>
    <w:p w:rsidR="00000000" w:rsidDel="00000000" w:rsidP="00000000" w:rsidRDefault="00000000" w:rsidRPr="00000000" w14:paraId="0000175E">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Fields :</w:t>
      </w:r>
    </w:p>
    <w:p w:rsidR="00000000" w:rsidDel="00000000" w:rsidP="00000000" w:rsidRDefault="00000000" w:rsidRPr="00000000" w14:paraId="0000175F">
      <w:pPr>
        <w:keepNext w:val="0"/>
        <w:keepLines w:val="0"/>
        <w:pageBreakBefore w:val="0"/>
        <w:widowControl w:val="1"/>
        <w:numPr>
          <w:ilvl w:val="4"/>
          <w:numId w:val="36"/>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 Input field : Transaction ID</w:t>
      </w:r>
    </w:p>
    <w:p w:rsidR="00000000" w:rsidDel="00000000" w:rsidP="00000000" w:rsidRDefault="00000000" w:rsidRPr="00000000" w14:paraId="00001760">
      <w:pPr>
        <w:keepNext w:val="0"/>
        <w:keepLines w:val="0"/>
        <w:pageBreakBefore w:val="0"/>
        <w:widowControl w:val="1"/>
        <w:numPr>
          <w:ilvl w:val="5"/>
          <w:numId w:val="36"/>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 Alphanumeric </w:t>
      </w:r>
    </w:p>
    <w:p w:rsidR="00000000" w:rsidDel="00000000" w:rsidP="00000000" w:rsidRDefault="00000000" w:rsidRPr="00000000" w14:paraId="00001761">
      <w:pPr>
        <w:keepNext w:val="0"/>
        <w:keepLines w:val="0"/>
        <w:pageBreakBefore w:val="0"/>
        <w:widowControl w:val="1"/>
        <w:numPr>
          <w:ilvl w:val="4"/>
          <w:numId w:val="36"/>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Dropdown field : Transaction Type  (Mandatory)</w:t>
      </w:r>
    </w:p>
    <w:p w:rsidR="00000000" w:rsidDel="00000000" w:rsidP="00000000" w:rsidRDefault="00000000" w:rsidRPr="00000000" w14:paraId="00001762">
      <w:pPr>
        <w:keepNext w:val="0"/>
        <w:keepLines w:val="0"/>
        <w:pageBreakBefore w:val="0"/>
        <w:widowControl w:val="1"/>
        <w:numPr>
          <w:ilvl w:val="5"/>
          <w:numId w:val="36"/>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Credit/Debit</w:t>
      </w:r>
    </w:p>
    <w:p w:rsidR="00000000" w:rsidDel="00000000" w:rsidP="00000000" w:rsidRDefault="00000000" w:rsidRPr="00000000" w14:paraId="00001763">
      <w:pPr>
        <w:keepNext w:val="0"/>
        <w:keepLines w:val="0"/>
        <w:pageBreakBefore w:val="0"/>
        <w:widowControl w:val="1"/>
        <w:numPr>
          <w:ilvl w:val="4"/>
          <w:numId w:val="36"/>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Input field : Amount with prefix $ (Mandatory)</w:t>
      </w:r>
    </w:p>
    <w:p w:rsidR="00000000" w:rsidDel="00000000" w:rsidP="00000000" w:rsidRDefault="00000000" w:rsidRPr="00000000" w14:paraId="00001764">
      <w:pPr>
        <w:keepNext w:val="0"/>
        <w:keepLines w:val="0"/>
        <w:pageBreakBefore w:val="0"/>
        <w:widowControl w:val="1"/>
        <w:numPr>
          <w:ilvl w:val="5"/>
          <w:numId w:val="36"/>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Only numeric should be allowed.</w:t>
      </w:r>
    </w:p>
    <w:p w:rsidR="00000000" w:rsidDel="00000000" w:rsidP="00000000" w:rsidRDefault="00000000" w:rsidRPr="00000000" w14:paraId="00001765">
      <w:pPr>
        <w:keepNext w:val="0"/>
        <w:keepLines w:val="0"/>
        <w:pageBreakBefore w:val="0"/>
        <w:widowControl w:val="1"/>
        <w:numPr>
          <w:ilvl w:val="4"/>
          <w:numId w:val="36"/>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Input field :  Reason (Mandatory)</w:t>
      </w:r>
    </w:p>
    <w:p w:rsidR="00000000" w:rsidDel="00000000" w:rsidP="00000000" w:rsidRDefault="00000000" w:rsidRPr="00000000" w14:paraId="00001766">
      <w:pPr>
        <w:keepNext w:val="0"/>
        <w:keepLines w:val="0"/>
        <w:pageBreakBefore w:val="0"/>
        <w:widowControl w:val="1"/>
        <w:numPr>
          <w:ilvl w:val="5"/>
          <w:numId w:val="36"/>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Limit : 0/500</w:t>
      </w:r>
    </w:p>
    <w:p w:rsidR="00000000" w:rsidDel="00000000" w:rsidP="00000000" w:rsidRDefault="00000000" w:rsidRPr="00000000" w14:paraId="00001767">
      <w:pPr>
        <w:keepNext w:val="0"/>
        <w:keepLines w:val="0"/>
        <w:pageBreakBefore w:val="0"/>
        <w:widowControl w:val="1"/>
        <w:numPr>
          <w:ilvl w:val="4"/>
          <w:numId w:val="36"/>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u w:val="none"/>
        </w:rPr>
      </w:pPr>
      <w:r w:rsidDel="00000000" w:rsidR="00000000" w:rsidRPr="00000000">
        <w:rPr>
          <w:rtl w:val="0"/>
        </w:rPr>
        <w:t xml:space="preserve">Buttons : </w:t>
      </w:r>
    </w:p>
    <w:p w:rsidR="00000000" w:rsidDel="00000000" w:rsidP="00000000" w:rsidRDefault="00000000" w:rsidRPr="00000000" w14:paraId="00001768">
      <w:pPr>
        <w:keepNext w:val="0"/>
        <w:keepLines w:val="0"/>
        <w:pageBreakBefore w:val="0"/>
        <w:widowControl w:val="1"/>
        <w:numPr>
          <w:ilvl w:val="5"/>
          <w:numId w:val="36"/>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Confirm</w:t>
      </w:r>
    </w:p>
    <w:p w:rsidR="00000000" w:rsidDel="00000000" w:rsidP="00000000" w:rsidRDefault="00000000" w:rsidRPr="00000000" w14:paraId="00001769">
      <w:pPr>
        <w:keepNext w:val="0"/>
        <w:keepLines w:val="0"/>
        <w:pageBreakBefore w:val="0"/>
        <w:widowControl w:val="1"/>
        <w:numPr>
          <w:ilvl w:val="6"/>
          <w:numId w:val="36"/>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Clicking on the confirmation should credit/debit the amount into the User Wallet.</w:t>
      </w:r>
    </w:p>
    <w:p w:rsidR="00000000" w:rsidDel="00000000" w:rsidP="00000000" w:rsidRDefault="00000000" w:rsidRPr="00000000" w14:paraId="0000176A">
      <w:pPr>
        <w:keepNext w:val="0"/>
        <w:keepLines w:val="0"/>
        <w:pageBreakBefore w:val="0"/>
        <w:widowControl w:val="1"/>
        <w:numPr>
          <w:ilvl w:val="6"/>
          <w:numId w:val="36"/>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Notify the User</w:t>
      </w:r>
    </w:p>
    <w:p w:rsidR="00000000" w:rsidDel="00000000" w:rsidP="00000000" w:rsidRDefault="00000000" w:rsidRPr="00000000" w14:paraId="0000176B">
      <w:pPr>
        <w:keepNext w:val="0"/>
        <w:keepLines w:val="0"/>
        <w:pageBreakBefore w:val="0"/>
        <w:widowControl w:val="1"/>
        <w:numPr>
          <w:ilvl w:val="6"/>
          <w:numId w:val="36"/>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Display a toast message : </w:t>
      </w:r>
    </w:p>
    <w:p w:rsidR="00000000" w:rsidDel="00000000" w:rsidP="00000000" w:rsidRDefault="00000000" w:rsidRPr="00000000" w14:paraId="0000176C">
      <w:pPr>
        <w:keepNext w:val="0"/>
        <w:keepLines w:val="0"/>
        <w:pageBreakBefore w:val="0"/>
        <w:widowControl w:val="1"/>
        <w:numPr>
          <w:ilvl w:val="7"/>
          <w:numId w:val="36"/>
        </w:numPr>
        <w:pBdr>
          <w:top w:space="0" w:sz="0" w:val="nil"/>
          <w:left w:space="0" w:sz="0" w:val="nil"/>
          <w:bottom w:space="0" w:sz="0" w:val="nil"/>
          <w:right w:space="0" w:sz="0" w:val="nil"/>
          <w:between w:space="0" w:sz="0" w:val="nil"/>
        </w:pBdr>
        <w:shd w:fill="auto" w:val="clear"/>
        <w:spacing w:after="0" w:afterAutospacing="0" w:before="0" w:line="276" w:lineRule="auto"/>
        <w:ind w:left="5760" w:right="0" w:hanging="360"/>
        <w:jc w:val="left"/>
        <w:rPr>
          <w:u w:val="none"/>
        </w:rPr>
      </w:pPr>
      <w:r w:rsidDel="00000000" w:rsidR="00000000" w:rsidRPr="00000000">
        <w:rPr>
          <w:rtl w:val="0"/>
        </w:rPr>
        <w:t xml:space="preserve">Header : Adjust User Balances</w:t>
      </w:r>
    </w:p>
    <w:p w:rsidR="00000000" w:rsidDel="00000000" w:rsidP="00000000" w:rsidRDefault="00000000" w:rsidRPr="00000000" w14:paraId="0000176D">
      <w:pPr>
        <w:keepNext w:val="0"/>
        <w:keepLines w:val="0"/>
        <w:pageBreakBefore w:val="0"/>
        <w:widowControl w:val="1"/>
        <w:numPr>
          <w:ilvl w:val="7"/>
          <w:numId w:val="36"/>
        </w:numPr>
        <w:pBdr>
          <w:top w:space="0" w:sz="0" w:val="nil"/>
          <w:left w:space="0" w:sz="0" w:val="nil"/>
          <w:bottom w:space="0" w:sz="0" w:val="nil"/>
          <w:right w:space="0" w:sz="0" w:val="nil"/>
          <w:between w:space="0" w:sz="0" w:val="nil"/>
        </w:pBdr>
        <w:shd w:fill="auto" w:val="clear"/>
        <w:spacing w:after="0" w:afterAutospacing="0" w:before="0" w:line="276" w:lineRule="auto"/>
        <w:ind w:left="5760" w:right="0" w:hanging="360"/>
        <w:jc w:val="left"/>
        <w:rPr>
          <w:u w:val="none"/>
        </w:rPr>
      </w:pPr>
      <w:r w:rsidDel="00000000" w:rsidR="00000000" w:rsidRPr="00000000">
        <w:rPr>
          <w:rtl w:val="0"/>
        </w:rPr>
        <w:t xml:space="preserve">Message :  successfully credited/debited to User wallet.</w:t>
      </w:r>
    </w:p>
    <w:p w:rsidR="00000000" w:rsidDel="00000000" w:rsidP="00000000" w:rsidRDefault="00000000" w:rsidRPr="00000000" w14:paraId="0000176E">
      <w:pPr>
        <w:keepNext w:val="0"/>
        <w:keepLines w:val="0"/>
        <w:pageBreakBefore w:val="0"/>
        <w:widowControl w:val="1"/>
        <w:numPr>
          <w:ilvl w:val="6"/>
          <w:numId w:val="36"/>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The toast should disappear within 3-5 seconds.</w:t>
      </w:r>
    </w:p>
    <w:p w:rsidR="00000000" w:rsidDel="00000000" w:rsidP="00000000" w:rsidRDefault="00000000" w:rsidRPr="00000000" w14:paraId="0000176F">
      <w:pPr>
        <w:keepNext w:val="0"/>
        <w:keepLines w:val="0"/>
        <w:pageBreakBefore w:val="0"/>
        <w:widowControl w:val="1"/>
        <w:numPr>
          <w:ilvl w:val="6"/>
          <w:numId w:val="36"/>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The system should create a new transaction record, the old one should not be changed.</w:t>
      </w:r>
    </w:p>
    <w:p w:rsidR="00000000" w:rsidDel="00000000" w:rsidP="00000000" w:rsidRDefault="00000000" w:rsidRPr="00000000" w14:paraId="00001770">
      <w:pPr>
        <w:keepNext w:val="0"/>
        <w:keepLines w:val="0"/>
        <w:pageBreakBefore w:val="0"/>
        <w:widowControl w:val="1"/>
        <w:numPr>
          <w:ilvl w:val="5"/>
          <w:numId w:val="36"/>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u w:val="none"/>
        </w:rPr>
      </w:pPr>
      <w:r w:rsidDel="00000000" w:rsidR="00000000" w:rsidRPr="00000000">
        <w:rPr>
          <w:rtl w:val="0"/>
        </w:rPr>
        <w:t xml:space="preserve">Cancel</w:t>
      </w:r>
    </w:p>
    <w:p w:rsidR="00000000" w:rsidDel="00000000" w:rsidP="00000000" w:rsidRDefault="00000000" w:rsidRPr="00000000" w14:paraId="00001771">
      <w:pPr>
        <w:keepNext w:val="0"/>
        <w:keepLines w:val="0"/>
        <w:pageBreakBefore w:val="0"/>
        <w:widowControl w:val="1"/>
        <w:numPr>
          <w:ilvl w:val="6"/>
          <w:numId w:val="36"/>
        </w:numPr>
        <w:pBdr>
          <w:top w:space="0" w:sz="0" w:val="nil"/>
          <w:left w:space="0" w:sz="0" w:val="nil"/>
          <w:bottom w:space="0" w:sz="0" w:val="nil"/>
          <w:right w:space="0" w:sz="0" w:val="nil"/>
          <w:between w:space="0" w:sz="0" w:val="nil"/>
        </w:pBdr>
        <w:shd w:fill="auto" w:val="clear"/>
        <w:spacing w:after="0" w:afterAutospacing="0" w:before="0" w:line="276" w:lineRule="auto"/>
        <w:ind w:left="5040" w:right="0" w:hanging="360"/>
        <w:jc w:val="left"/>
        <w:rPr>
          <w:u w:val="none"/>
        </w:rPr>
      </w:pPr>
      <w:r w:rsidDel="00000000" w:rsidR="00000000" w:rsidRPr="00000000">
        <w:rPr>
          <w:rtl w:val="0"/>
        </w:rPr>
        <w:t xml:space="preserve">Clicking on the cancel, the system should close-the pop-up &amp; should not credit/debit the amount to the user wallet.</w:t>
      </w:r>
    </w:p>
    <w:p w:rsidR="00000000" w:rsidDel="00000000" w:rsidP="00000000" w:rsidRDefault="00000000" w:rsidRPr="00000000" w14:paraId="00001772">
      <w:pPr>
        <w:numPr>
          <w:ilvl w:val="1"/>
          <w:numId w:val="36"/>
        </w:numPr>
        <w:spacing w:after="0" w:afterAutospacing="0"/>
        <w:ind w:left="1440" w:hanging="360"/>
        <w:rPr>
          <w:b w:val="1"/>
          <w:bCs w:val="1"/>
        </w:rPr>
      </w:pPr>
      <w:r w:rsidDel="00000000" w:rsidR="00000000" w:rsidRPr="00000000">
        <w:rPr>
          <w:b w:val="1"/>
          <w:bCs w:val="1"/>
          <w:rtl w:val="0"/>
        </w:rPr>
        <w:t xml:space="preserve">Validations : </w:t>
      </w:r>
    </w:p>
    <w:p w:rsidR="00000000" w:rsidDel="00000000" w:rsidP="00000000" w:rsidRDefault="00000000" w:rsidRPr="00000000" w14:paraId="00001773">
      <w:pPr>
        <w:numPr>
          <w:ilvl w:val="2"/>
          <w:numId w:val="36"/>
        </w:numPr>
        <w:spacing w:after="0" w:afterAutospacing="0"/>
        <w:ind w:left="2160" w:hanging="360"/>
      </w:pPr>
      <w:r w:rsidDel="00000000" w:rsidR="00000000" w:rsidRPr="00000000">
        <w:rPr>
          <w:rtl w:val="0"/>
        </w:rPr>
        <w:t xml:space="preserve">Cannot make balance -ve </w:t>
      </w:r>
    </w:p>
    <w:p w:rsidR="00000000" w:rsidDel="00000000" w:rsidP="00000000" w:rsidRDefault="00000000" w:rsidRPr="00000000" w14:paraId="00001774">
      <w:pPr>
        <w:numPr>
          <w:ilvl w:val="2"/>
          <w:numId w:val="36"/>
        </w:numPr>
        <w:spacing w:after="0" w:afterAutospacing="0"/>
        <w:ind w:left="2160" w:hanging="360"/>
        <w:rPr>
          <w:u w:val="none"/>
        </w:rPr>
      </w:pPr>
      <w:r w:rsidDel="00000000" w:rsidR="00000000" w:rsidRPr="00000000">
        <w:rPr>
          <w:rtl w:val="0"/>
        </w:rPr>
        <w:t xml:space="preserve">Amount cannot be 0 </w:t>
      </w:r>
    </w:p>
    <w:p w:rsidR="00000000" w:rsidDel="00000000" w:rsidP="00000000" w:rsidRDefault="00000000" w:rsidRPr="00000000" w14:paraId="00001775">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System actions:</w:t>
      </w:r>
    </w:p>
    <w:p w:rsidR="00000000" w:rsidDel="00000000" w:rsidP="00000000" w:rsidRDefault="00000000" w:rsidRPr="00000000" w14:paraId="00001776">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Balance updated</w:t>
      </w:r>
    </w:p>
    <w:p w:rsidR="00000000" w:rsidDel="00000000" w:rsidP="00000000" w:rsidRDefault="00000000" w:rsidRPr="00000000" w14:paraId="00001777">
      <w:pPr>
        <w:numPr>
          <w:ilvl w:val="2"/>
          <w:numId w:val="36"/>
        </w:numPr>
        <w:spacing w:after="0" w:afterAutospacing="0"/>
        <w:ind w:left="2160" w:hanging="360"/>
      </w:pPr>
      <w:r w:rsidDel="00000000" w:rsidR="00000000" w:rsidRPr="00000000">
        <w:rPr>
          <w:rtl w:val="0"/>
        </w:rPr>
        <w:t xml:space="preserve">The system generates/creates a new transaction record, the old one should not be changed.</w:t>
      </w:r>
    </w:p>
    <w:p w:rsidR="00000000" w:rsidDel="00000000" w:rsidP="00000000" w:rsidRDefault="00000000" w:rsidRPr="00000000" w14:paraId="00001778">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Ledger entry created:</w:t>
      </w:r>
    </w:p>
    <w:p w:rsidR="00000000" w:rsidDel="00000000" w:rsidP="00000000" w:rsidRDefault="00000000" w:rsidRPr="00000000" w14:paraId="00001779">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Category: Manual Adjustment</w:t>
      </w:r>
    </w:p>
    <w:p w:rsidR="00000000" w:rsidDel="00000000" w:rsidP="00000000" w:rsidRDefault="00000000" w:rsidRPr="00000000" w14:paraId="0000177A">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Initiator: Admin</w:t>
      </w:r>
    </w:p>
    <w:p w:rsidR="00000000" w:rsidDel="00000000" w:rsidP="00000000" w:rsidRDefault="00000000" w:rsidRPr="00000000" w14:paraId="0000177B">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Reason + reference stored</w:t>
      </w:r>
    </w:p>
    <w:p w:rsidR="00000000" w:rsidDel="00000000" w:rsidP="00000000" w:rsidRDefault="00000000" w:rsidRPr="00000000" w14:paraId="0000177C">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Role restriction:</w:t>
      </w:r>
    </w:p>
    <w:p w:rsidR="00000000" w:rsidDel="00000000" w:rsidP="00000000" w:rsidRDefault="00000000" w:rsidRPr="00000000" w14:paraId="0000177D">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200" w:before="0" w:line="276" w:lineRule="auto"/>
        <w:ind w:left="2880" w:right="0" w:hanging="360"/>
        <w:jc w:val="left"/>
      </w:pPr>
      <w:r w:rsidDel="00000000" w:rsidR="00000000" w:rsidRPr="00000000">
        <w:rPr>
          <w:rtl w:val="0"/>
        </w:rPr>
        <w:t xml:space="preserve">Only authorized roles (Super Admin / Support Admin)</w:t>
      </w:r>
    </w:p>
    <w:p w:rsidR="00000000" w:rsidDel="00000000" w:rsidP="00000000" w:rsidRDefault="00000000" w:rsidRPr="00000000" w14:paraId="000017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Validations</w:t>
      </w:r>
      <w:r w:rsidDel="00000000" w:rsidR="00000000" w:rsidRPr="00000000">
        <w:rPr>
          <w:rtl w:val="0"/>
        </w:rPr>
      </w:r>
    </w:p>
    <w:tbl>
      <w:tblPr>
        <w:tblStyle w:val="Table99"/>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480"/>
        <w:tblGridChange w:id="0">
          <w:tblGrid>
            <w:gridCol w:w="2760"/>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Empty Data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Transaction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Transaction ID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Transaction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Transaction Type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Amount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Reason is required</w:t>
            </w:r>
          </w:p>
        </w:tc>
      </w:tr>
    </w:tbl>
    <w:p w:rsidR="00000000" w:rsidDel="00000000" w:rsidP="00000000" w:rsidRDefault="00000000" w:rsidRPr="00000000" w14:paraId="00001789">
      <w:pPr>
        <w:rPr/>
      </w:pPr>
      <w:r w:rsidDel="00000000" w:rsidR="00000000" w:rsidRPr="00000000">
        <w:rPr>
          <w:rtl w:val="0"/>
        </w:rPr>
      </w:r>
    </w:p>
    <w:tbl>
      <w:tblPr>
        <w:tblStyle w:val="Table100"/>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480"/>
        <w:tblGridChange w:id="0">
          <w:tblGrid>
            <w:gridCol w:w="2760"/>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A">
            <w:pPr>
              <w:widowControl w:val="0"/>
              <w:spacing w:after="0" w:line="240" w:lineRule="auto"/>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B">
            <w:pPr>
              <w:widowControl w:val="0"/>
              <w:spacing w:after="0" w:line="240" w:lineRule="auto"/>
              <w:rPr>
                <w:b w:val="1"/>
                <w:bCs w:val="1"/>
              </w:rPr>
            </w:pPr>
            <w:r w:rsidDel="00000000" w:rsidR="00000000" w:rsidRPr="00000000">
              <w:rPr>
                <w:b w:val="1"/>
                <w:bCs w:val="1"/>
                <w:rtl w:val="0"/>
              </w:rPr>
              <w:t xml:space="preserve">Amount 0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C">
            <w:pPr>
              <w:widowControl w:val="0"/>
              <w:spacing w:after="0" w:line="240" w:lineRule="auto"/>
              <w:rPr/>
            </w:pPr>
            <w:r w:rsidDel="00000000" w:rsidR="00000000" w:rsidRPr="00000000">
              <w:rPr>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D">
            <w:pPr>
              <w:widowControl w:val="0"/>
              <w:spacing w:after="0" w:line="240" w:lineRule="auto"/>
              <w:rPr/>
            </w:pPr>
            <w:r w:rsidDel="00000000" w:rsidR="00000000" w:rsidRPr="00000000">
              <w:rPr>
                <w:rtl w:val="0"/>
              </w:rPr>
              <w:t xml:space="preserve">Amount must be greater than 0</w:t>
            </w:r>
          </w:p>
        </w:tc>
      </w:tr>
    </w:tbl>
    <w:p w:rsidR="00000000" w:rsidDel="00000000" w:rsidP="00000000" w:rsidRDefault="00000000" w:rsidRPr="00000000" w14:paraId="0000178E">
      <w:pPr>
        <w:rPr/>
      </w:pPr>
      <w:r w:rsidDel="00000000" w:rsidR="00000000" w:rsidRPr="00000000">
        <w:rPr>
          <w:rtl w:val="0"/>
        </w:rPr>
      </w:r>
    </w:p>
    <w:tbl>
      <w:tblPr>
        <w:tblStyle w:val="Table101"/>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480"/>
        <w:tblGridChange w:id="0">
          <w:tblGrid>
            <w:gridCol w:w="2760"/>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F">
            <w:pPr>
              <w:widowControl w:val="0"/>
              <w:spacing w:after="0" w:line="240" w:lineRule="auto"/>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0">
            <w:pPr>
              <w:widowControl w:val="0"/>
              <w:spacing w:after="0" w:line="240" w:lineRule="auto"/>
              <w:rPr>
                <w:b w:val="1"/>
                <w:bCs w:val="1"/>
              </w:rPr>
            </w:pPr>
            <w:r w:rsidDel="00000000" w:rsidR="00000000" w:rsidRPr="00000000">
              <w:rPr>
                <w:b w:val="1"/>
                <w:bCs w:val="1"/>
                <w:rtl w:val="0"/>
              </w:rPr>
              <w:t xml:space="preserve">Debit Amount &gt;User Wallet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1">
            <w:pPr>
              <w:widowControl w:val="0"/>
              <w:spacing w:after="0" w:line="240" w:lineRule="auto"/>
              <w:rPr/>
            </w:pPr>
            <w:r w:rsidDel="00000000" w:rsidR="00000000" w:rsidRPr="00000000">
              <w:rPr>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2">
            <w:pPr>
              <w:widowControl w:val="0"/>
              <w:spacing w:after="0" w:line="240" w:lineRule="auto"/>
              <w:rPr/>
            </w:pPr>
            <w:r w:rsidDel="00000000" w:rsidR="00000000" w:rsidRPr="00000000">
              <w:rPr>
                <w:rtl w:val="0"/>
              </w:rPr>
              <w:t xml:space="preserve">Amount cannot be greater then the User Wallet / Insufficient wallet balance</w:t>
            </w:r>
          </w:p>
        </w:tc>
      </w:tr>
    </w:tbl>
    <w:p w:rsidR="00000000" w:rsidDel="00000000" w:rsidP="00000000" w:rsidRDefault="00000000" w:rsidRPr="00000000" w14:paraId="00001793">
      <w:pPr>
        <w:rPr/>
      </w:pPr>
      <w:r w:rsidDel="00000000" w:rsidR="00000000" w:rsidRPr="00000000">
        <w:rPr>
          <w:rtl w:val="0"/>
        </w:rPr>
      </w:r>
    </w:p>
    <w:tbl>
      <w:tblPr>
        <w:tblStyle w:val="Table102"/>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480"/>
        <w:tblGridChange w:id="0">
          <w:tblGrid>
            <w:gridCol w:w="2760"/>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4">
            <w:pPr>
              <w:widowControl w:val="0"/>
              <w:spacing w:after="0" w:line="240" w:lineRule="auto"/>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5">
            <w:pPr>
              <w:widowControl w:val="0"/>
              <w:spacing w:after="0" w:line="240" w:lineRule="auto"/>
              <w:rPr>
                <w:b w:val="1"/>
                <w:bCs w:val="1"/>
              </w:rPr>
            </w:pPr>
            <w:r w:rsidDel="00000000" w:rsidR="00000000" w:rsidRPr="00000000">
              <w:rPr>
                <w:b w:val="1"/>
                <w:bCs w:val="1"/>
                <w:rtl w:val="0"/>
              </w:rPr>
              <w:t xml:space="preserve">Amount &gt;User Wallet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6">
            <w:pPr>
              <w:widowControl w:val="0"/>
              <w:spacing w:after="0" w:line="240" w:lineRule="auto"/>
              <w:rPr/>
            </w:pPr>
            <w:r w:rsidDel="00000000" w:rsidR="00000000" w:rsidRPr="00000000">
              <w:rPr>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7">
            <w:pPr>
              <w:widowControl w:val="0"/>
              <w:spacing w:after="0" w:line="240" w:lineRule="auto"/>
              <w:rPr/>
            </w:pPr>
            <w:r w:rsidDel="00000000" w:rsidR="00000000" w:rsidRPr="00000000">
              <w:rPr>
                <w:rtl w:val="0"/>
              </w:rPr>
              <w:t xml:space="preserve">Amount cannot be greater then the User Wallet </w:t>
            </w:r>
          </w:p>
        </w:tc>
      </w:tr>
    </w:tbl>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pStyle w:val="Heading3"/>
        <w:rPr/>
      </w:pPr>
      <w:bookmarkStart w:colFirst="0" w:colLast="0" w:name="_o85eoj6k3kv" w:id="141"/>
      <w:bookmarkEnd w:id="141"/>
      <w:r w:rsidDel="00000000" w:rsidR="00000000" w:rsidRPr="00000000">
        <w:rPr>
          <w:rtl w:val="0"/>
        </w:rPr>
        <w:t xml:space="preserve">User story -2.6 Reconciliation/ Error Handling (Refunds / Duplicate / Failed Transactions)</w:t>
      </w:r>
    </w:p>
    <w:p w:rsidR="00000000" w:rsidDel="00000000" w:rsidP="00000000" w:rsidRDefault="00000000" w:rsidRPr="00000000" w14:paraId="0000179B">
      <w:pPr>
        <w:rPr/>
      </w:pPr>
      <w:r w:rsidDel="00000000" w:rsidR="00000000" w:rsidRPr="00000000">
        <w:rPr>
          <w:rtl w:val="0"/>
        </w:rPr>
        <w:t xml:space="preserve">As an F2MX Super Admin/Support, I want to manually adjust a user’s transaction errors (Duplicate/failed transactions )so that I can correct discrepancies and maintain accurate financial records.</w:t>
      </w:r>
      <w:r w:rsidDel="00000000" w:rsidR="00000000" w:rsidRPr="00000000">
        <w:rPr>
          <w:rtl w:val="0"/>
        </w:rPr>
      </w:r>
    </w:p>
    <w:p w:rsidR="00000000" w:rsidDel="00000000" w:rsidP="00000000" w:rsidRDefault="00000000" w:rsidRPr="00000000" w14:paraId="0000179C">
      <w:pPr>
        <w:numPr>
          <w:ilvl w:val="0"/>
          <w:numId w:val="36"/>
        </w:numPr>
        <w:spacing w:after="0" w:afterAutospacing="0"/>
        <w:ind w:left="720" w:hanging="360"/>
        <w:rPr>
          <w:b w:val="1"/>
          <w:bCs w:val="1"/>
        </w:rPr>
      </w:pPr>
      <w:r w:rsidDel="00000000" w:rsidR="00000000" w:rsidRPr="00000000">
        <w:rPr>
          <w:b w:val="1"/>
          <w:bCs w:val="1"/>
          <w:rtl w:val="0"/>
        </w:rPr>
        <w:t xml:space="preserve">Navigation : </w:t>
      </w:r>
    </w:p>
    <w:p w:rsidR="00000000" w:rsidDel="00000000" w:rsidP="00000000" w:rsidRDefault="00000000" w:rsidRPr="00000000" w14:paraId="0000179D">
      <w:pPr>
        <w:numPr>
          <w:ilvl w:val="1"/>
          <w:numId w:val="36"/>
        </w:numPr>
        <w:spacing w:after="0" w:afterAutospacing="0"/>
        <w:ind w:left="1440" w:hanging="360"/>
      </w:pPr>
      <w:r w:rsidDel="00000000" w:rsidR="00000000" w:rsidRPr="00000000">
        <w:rPr>
          <w:rFonts w:ascii="Arial Unicode MS" w:cs="Arial Unicode MS" w:eastAsia="Arial Unicode MS" w:hAnsi="Arial Unicode MS"/>
          <w:rtl w:val="0"/>
        </w:rPr>
        <w:t xml:space="preserve">Login → Wallet &amp; Economy→ User Wallet sub-module→ Actions →  Reconciliation/ Error Handling</w:t>
      </w:r>
    </w:p>
    <w:p w:rsidR="00000000" w:rsidDel="00000000" w:rsidP="00000000" w:rsidRDefault="00000000" w:rsidRPr="00000000" w14:paraId="0000179E">
      <w:pPr>
        <w:numPr>
          <w:ilvl w:val="0"/>
          <w:numId w:val="36"/>
        </w:numPr>
        <w:spacing w:after="0" w:afterAutospacing="0"/>
        <w:ind w:left="720" w:hanging="360"/>
        <w:rPr>
          <w:u w:val="none"/>
        </w:rPr>
      </w:pPr>
      <w:r w:rsidDel="00000000" w:rsidR="00000000" w:rsidRPr="00000000">
        <w:rPr>
          <w:rtl w:val="0"/>
        </w:rPr>
        <w:t xml:space="preserve">Under the Wallet Module there should be a sub-module/Tab called “ User Wallet”</w:t>
      </w:r>
    </w:p>
    <w:p w:rsidR="00000000" w:rsidDel="00000000" w:rsidP="00000000" w:rsidRDefault="00000000" w:rsidRPr="00000000" w14:paraId="0000179F">
      <w:pPr>
        <w:numPr>
          <w:ilvl w:val="0"/>
          <w:numId w:val="36"/>
        </w:numPr>
        <w:spacing w:after="0" w:afterAutospacing="0"/>
        <w:ind w:left="720" w:hanging="360"/>
        <w:rPr>
          <w:u w:val="none"/>
        </w:rPr>
      </w:pPr>
      <w:r w:rsidDel="00000000" w:rsidR="00000000" w:rsidRPr="00000000">
        <w:rPr>
          <w:rtl w:val="0"/>
        </w:rPr>
        <w:t xml:space="preserve">It should display all the Users Wallet Transactions, which includes : </w:t>
      </w:r>
    </w:p>
    <w:p w:rsidR="00000000" w:rsidDel="00000000" w:rsidP="00000000" w:rsidRDefault="00000000" w:rsidRPr="00000000" w14:paraId="000017A0">
      <w:pPr>
        <w:numPr>
          <w:ilvl w:val="1"/>
          <w:numId w:val="36"/>
        </w:numPr>
        <w:spacing w:after="0" w:afterAutospacing="0"/>
        <w:ind w:left="1440" w:hanging="360"/>
        <w:rPr>
          <w:u w:val="none"/>
        </w:rPr>
      </w:pPr>
      <w:r w:rsidDel="00000000" w:rsidR="00000000" w:rsidRPr="00000000">
        <w:rPr>
          <w:rtl w:val="0"/>
        </w:rPr>
        <w:t xml:space="preserve">User Wallet - Buy-in Transactions.</w:t>
      </w:r>
    </w:p>
    <w:p w:rsidR="00000000" w:rsidDel="00000000" w:rsidP="00000000" w:rsidRDefault="00000000" w:rsidRPr="00000000" w14:paraId="000017A1">
      <w:pPr>
        <w:numPr>
          <w:ilvl w:val="1"/>
          <w:numId w:val="36"/>
        </w:numPr>
        <w:spacing w:after="0" w:afterAutospacing="0"/>
        <w:ind w:left="1440" w:hanging="360"/>
        <w:rPr>
          <w:u w:val="none"/>
        </w:rPr>
      </w:pPr>
      <w:r w:rsidDel="00000000" w:rsidR="00000000" w:rsidRPr="00000000">
        <w:rPr>
          <w:rFonts w:ascii="Arial Unicode MS" w:cs="Arial Unicode MS" w:eastAsia="Arial Unicode MS" w:hAnsi="Arial Unicode MS"/>
          <w:rtl w:val="0"/>
        </w:rPr>
        <w:t xml:space="preserve">User Wallet  → League wallet - Buy-in Transactions</w:t>
      </w:r>
    </w:p>
    <w:p w:rsidR="00000000" w:rsidDel="00000000" w:rsidP="00000000" w:rsidRDefault="00000000" w:rsidRPr="00000000" w14:paraId="000017A2">
      <w:pPr>
        <w:numPr>
          <w:ilvl w:val="0"/>
          <w:numId w:val="36"/>
        </w:numPr>
        <w:spacing w:after="0" w:afterAutospacing="0"/>
        <w:ind w:left="720" w:hanging="360"/>
        <w:rPr>
          <w:u w:val="none"/>
        </w:rPr>
      </w:pPr>
      <w:r w:rsidDel="00000000" w:rsidR="00000000" w:rsidRPr="00000000">
        <w:rPr>
          <w:rtl w:val="0"/>
        </w:rPr>
        <w:t xml:space="preserve">Role restriction :  Only Super Admins &amp; Support Admin.</w:t>
      </w:r>
    </w:p>
    <w:p w:rsidR="00000000" w:rsidDel="00000000" w:rsidP="00000000" w:rsidRDefault="00000000" w:rsidRPr="00000000" w14:paraId="000017A3">
      <w:pPr>
        <w:numPr>
          <w:ilvl w:val="0"/>
          <w:numId w:val="36"/>
        </w:numPr>
        <w:spacing w:after="0" w:afterAutospacing="0"/>
        <w:ind w:left="720" w:hanging="360"/>
        <w:rPr>
          <w:b w:val="1"/>
          <w:bCs w:val="1"/>
        </w:rPr>
      </w:pPr>
      <w:r w:rsidDel="00000000" w:rsidR="00000000" w:rsidRPr="00000000">
        <w:rPr>
          <w:b w:val="1"/>
          <w:bCs w:val="1"/>
          <w:rtl w:val="0"/>
        </w:rPr>
        <w:t xml:space="preserve">Reconciliation/ Error Handlings screen : </w:t>
      </w:r>
    </w:p>
    <w:p w:rsidR="00000000" w:rsidDel="00000000" w:rsidP="00000000" w:rsidRDefault="00000000" w:rsidRPr="00000000" w14:paraId="000017A4">
      <w:pPr>
        <w:numPr>
          <w:ilvl w:val="1"/>
          <w:numId w:val="36"/>
        </w:numPr>
        <w:spacing w:after="0" w:afterAutospacing="0"/>
        <w:ind w:left="1440" w:hanging="360"/>
        <w:rPr>
          <w:u w:val="none"/>
        </w:rPr>
      </w:pPr>
      <w:r w:rsidDel="00000000" w:rsidR="00000000" w:rsidRPr="00000000">
        <w:rPr>
          <w:b w:val="1"/>
          <w:bCs w:val="1"/>
          <w:rtl w:val="0"/>
        </w:rPr>
        <w:t xml:space="preserve">Header </w:t>
      </w:r>
      <w:r w:rsidDel="00000000" w:rsidR="00000000" w:rsidRPr="00000000">
        <w:rPr>
          <w:rtl w:val="0"/>
        </w:rPr>
        <w:t xml:space="preserve">:  User Wallet Transaction : </w:t>
      </w:r>
    </w:p>
    <w:p w:rsidR="00000000" w:rsidDel="00000000" w:rsidP="00000000" w:rsidRDefault="00000000" w:rsidRPr="00000000" w14:paraId="000017A5">
      <w:pPr>
        <w:numPr>
          <w:ilvl w:val="1"/>
          <w:numId w:val="36"/>
        </w:numPr>
        <w:spacing w:after="0" w:afterAutospacing="0"/>
        <w:ind w:left="1440" w:hanging="360"/>
        <w:rPr>
          <w:u w:val="none"/>
        </w:rPr>
      </w:pPr>
      <w:r w:rsidDel="00000000" w:rsidR="00000000" w:rsidRPr="00000000">
        <w:rPr>
          <w:b w:val="1"/>
          <w:bCs w:val="1"/>
          <w:rtl w:val="0"/>
        </w:rPr>
        <w:t xml:space="preserve">Search Bar : </w:t>
      </w:r>
      <w:r w:rsidDel="00000000" w:rsidR="00000000" w:rsidRPr="00000000">
        <w:rPr>
          <w:rtl w:val="0"/>
        </w:rPr>
        <w:t xml:space="preserve">  Search By</w:t>
      </w:r>
    </w:p>
    <w:p w:rsidR="00000000" w:rsidDel="00000000" w:rsidP="00000000" w:rsidRDefault="00000000" w:rsidRPr="00000000" w14:paraId="000017A6">
      <w:pPr>
        <w:numPr>
          <w:ilvl w:val="2"/>
          <w:numId w:val="36"/>
        </w:numPr>
        <w:spacing w:after="0" w:afterAutospacing="0"/>
        <w:ind w:left="2160" w:hanging="360"/>
        <w:rPr>
          <w:u w:val="none"/>
        </w:rPr>
      </w:pPr>
      <w:r w:rsidDel="00000000" w:rsidR="00000000" w:rsidRPr="00000000">
        <w:rPr>
          <w:rtl w:val="0"/>
        </w:rPr>
        <w:t xml:space="preserve">Username</w:t>
      </w:r>
    </w:p>
    <w:p w:rsidR="00000000" w:rsidDel="00000000" w:rsidP="00000000" w:rsidRDefault="00000000" w:rsidRPr="00000000" w14:paraId="000017A7">
      <w:pPr>
        <w:numPr>
          <w:ilvl w:val="2"/>
          <w:numId w:val="36"/>
        </w:numPr>
        <w:spacing w:after="0" w:afterAutospacing="0"/>
        <w:ind w:left="2160" w:hanging="360"/>
        <w:rPr>
          <w:color w:val="ff0000"/>
        </w:rPr>
      </w:pPr>
      <w:r w:rsidDel="00000000" w:rsidR="00000000" w:rsidRPr="00000000">
        <w:rPr>
          <w:color w:val="ff0000"/>
          <w:rtl w:val="0"/>
        </w:rPr>
        <w:t xml:space="preserve">Transaction ID (Apple)</w:t>
      </w:r>
    </w:p>
    <w:p w:rsidR="00000000" w:rsidDel="00000000" w:rsidP="00000000" w:rsidRDefault="00000000" w:rsidRPr="00000000" w14:paraId="000017A8">
      <w:pPr>
        <w:numPr>
          <w:ilvl w:val="2"/>
          <w:numId w:val="36"/>
        </w:numPr>
        <w:spacing w:after="0" w:afterAutospacing="0"/>
        <w:ind w:left="2160" w:hanging="360"/>
        <w:rPr>
          <w:u w:val="none"/>
        </w:rPr>
      </w:pPr>
      <w:r w:rsidDel="00000000" w:rsidR="00000000" w:rsidRPr="00000000">
        <w:rPr>
          <w:color w:val="ff0000"/>
          <w:rtl w:val="0"/>
        </w:rPr>
        <w:t xml:space="preserve">Order ID</w:t>
      </w:r>
      <w:r w:rsidDel="00000000" w:rsidR="00000000" w:rsidRPr="00000000">
        <w:rPr>
          <w:rtl w:val="0"/>
        </w:rPr>
        <w:t xml:space="preserve">  </w:t>
      </w:r>
      <w:r w:rsidDel="00000000" w:rsidR="00000000" w:rsidRPr="00000000">
        <w:rPr>
          <w:color w:val="ff0000"/>
          <w:rtl w:val="0"/>
        </w:rPr>
        <w:t xml:space="preserve">(Google)</w:t>
      </w:r>
    </w:p>
    <w:p w:rsidR="00000000" w:rsidDel="00000000" w:rsidP="00000000" w:rsidRDefault="00000000" w:rsidRPr="00000000" w14:paraId="000017A9">
      <w:pPr>
        <w:numPr>
          <w:ilvl w:val="2"/>
          <w:numId w:val="36"/>
        </w:numPr>
        <w:spacing w:after="0" w:afterAutospacing="0"/>
        <w:ind w:left="2160" w:hanging="360"/>
        <w:rPr>
          <w:u w:val="none"/>
        </w:rPr>
      </w:pPr>
      <w:r w:rsidDel="00000000" w:rsidR="00000000" w:rsidRPr="00000000">
        <w:rPr>
          <w:rtl w:val="0"/>
        </w:rPr>
        <w:t xml:space="preserve">Search Should Support : </w:t>
      </w:r>
    </w:p>
    <w:p w:rsidR="00000000" w:rsidDel="00000000" w:rsidP="00000000" w:rsidRDefault="00000000" w:rsidRPr="00000000" w14:paraId="000017AA">
      <w:pPr>
        <w:numPr>
          <w:ilvl w:val="2"/>
          <w:numId w:val="36"/>
        </w:numPr>
        <w:spacing w:after="0" w:afterAutospacing="0"/>
        <w:ind w:left="2160" w:hanging="360"/>
        <w:rPr>
          <w:u w:val="none"/>
        </w:rPr>
      </w:pPr>
      <w:r w:rsidDel="00000000" w:rsidR="00000000" w:rsidRPr="00000000">
        <w:rPr>
          <w:rtl w:val="0"/>
        </w:rPr>
        <w:t xml:space="preserve">Partial Match</w:t>
      </w:r>
    </w:p>
    <w:p w:rsidR="00000000" w:rsidDel="00000000" w:rsidP="00000000" w:rsidRDefault="00000000" w:rsidRPr="00000000" w14:paraId="000017AB">
      <w:pPr>
        <w:numPr>
          <w:ilvl w:val="2"/>
          <w:numId w:val="36"/>
        </w:numPr>
        <w:spacing w:after="0" w:afterAutospacing="0"/>
        <w:ind w:left="2160" w:hanging="360"/>
        <w:rPr>
          <w:u w:val="none"/>
        </w:rPr>
      </w:pPr>
      <w:r w:rsidDel="00000000" w:rsidR="00000000" w:rsidRPr="00000000">
        <w:rPr>
          <w:rtl w:val="0"/>
        </w:rPr>
        <w:t xml:space="preserve">Exact Match</w:t>
      </w:r>
    </w:p>
    <w:p w:rsidR="00000000" w:rsidDel="00000000" w:rsidP="00000000" w:rsidRDefault="00000000" w:rsidRPr="00000000" w14:paraId="000017AC">
      <w:pPr>
        <w:numPr>
          <w:ilvl w:val="2"/>
          <w:numId w:val="36"/>
        </w:numPr>
        <w:spacing w:after="0" w:afterAutospacing="0"/>
        <w:ind w:left="2160" w:hanging="360"/>
        <w:rPr>
          <w:u w:val="none"/>
        </w:rPr>
      </w:pPr>
      <w:r w:rsidDel="00000000" w:rsidR="00000000" w:rsidRPr="00000000">
        <w:rPr>
          <w:rtl w:val="0"/>
        </w:rPr>
        <w:t xml:space="preserve">Case insensitive</w:t>
      </w:r>
    </w:p>
    <w:p w:rsidR="00000000" w:rsidDel="00000000" w:rsidP="00000000" w:rsidRDefault="00000000" w:rsidRPr="00000000" w14:paraId="000017AD">
      <w:pPr>
        <w:numPr>
          <w:ilvl w:val="1"/>
          <w:numId w:val="36"/>
        </w:numPr>
        <w:spacing w:after="0" w:afterAutospacing="0"/>
        <w:ind w:left="1440" w:hanging="360"/>
        <w:rPr>
          <w:u w:val="none"/>
        </w:rPr>
      </w:pPr>
      <w:r w:rsidDel="00000000" w:rsidR="00000000" w:rsidRPr="00000000">
        <w:rPr>
          <w:b w:val="1"/>
          <w:bCs w:val="1"/>
          <w:rtl w:val="0"/>
        </w:rPr>
        <w:t xml:space="preserve">Filters </w:t>
      </w:r>
      <w:r w:rsidDel="00000000" w:rsidR="00000000" w:rsidRPr="00000000">
        <w:rPr>
          <w:rtl w:val="0"/>
        </w:rPr>
        <w:t xml:space="preserve">: </w:t>
      </w:r>
    </w:p>
    <w:p w:rsidR="00000000" w:rsidDel="00000000" w:rsidP="00000000" w:rsidRDefault="00000000" w:rsidRPr="00000000" w14:paraId="000017AE">
      <w:pPr>
        <w:numPr>
          <w:ilvl w:val="2"/>
          <w:numId w:val="36"/>
        </w:numPr>
        <w:spacing w:after="0" w:afterAutospacing="0"/>
        <w:ind w:left="2160" w:hanging="360"/>
        <w:rPr>
          <w:u w:val="none"/>
        </w:rPr>
      </w:pPr>
      <w:r w:rsidDel="00000000" w:rsidR="00000000" w:rsidRPr="00000000">
        <w:rPr>
          <w:rtl w:val="0"/>
        </w:rPr>
        <w:t xml:space="preserve">Wallet Type : </w:t>
      </w:r>
    </w:p>
    <w:p w:rsidR="00000000" w:rsidDel="00000000" w:rsidP="00000000" w:rsidRDefault="00000000" w:rsidRPr="00000000" w14:paraId="000017AF">
      <w:pPr>
        <w:numPr>
          <w:ilvl w:val="3"/>
          <w:numId w:val="36"/>
        </w:numPr>
        <w:spacing w:after="0" w:afterAutospacing="0"/>
        <w:ind w:left="2880" w:hanging="360"/>
        <w:rPr>
          <w:u w:val="none"/>
        </w:rPr>
      </w:pPr>
      <w:r w:rsidDel="00000000" w:rsidR="00000000" w:rsidRPr="00000000">
        <w:rPr>
          <w:rtl w:val="0"/>
        </w:rPr>
        <w:t xml:space="preserve">User Wallet Buy-in</w:t>
      </w:r>
    </w:p>
    <w:p w:rsidR="00000000" w:rsidDel="00000000" w:rsidP="00000000" w:rsidRDefault="00000000" w:rsidRPr="00000000" w14:paraId="000017B0">
      <w:pPr>
        <w:numPr>
          <w:ilvl w:val="4"/>
          <w:numId w:val="36"/>
        </w:numPr>
        <w:spacing w:after="0" w:afterAutospacing="0"/>
        <w:ind w:left="3600" w:hanging="360"/>
        <w:rPr>
          <w:u w:val="none"/>
        </w:rPr>
      </w:pPr>
      <w:r w:rsidDel="00000000" w:rsidR="00000000" w:rsidRPr="00000000">
        <w:rPr>
          <w:rtl w:val="0"/>
        </w:rPr>
        <w:t xml:space="preserve">Applying this should filter only the User Wallet Buy-ins ( Real Money - Game currency).</w:t>
      </w:r>
    </w:p>
    <w:p w:rsidR="00000000" w:rsidDel="00000000" w:rsidP="00000000" w:rsidRDefault="00000000" w:rsidRPr="00000000" w14:paraId="000017B1">
      <w:pPr>
        <w:numPr>
          <w:ilvl w:val="3"/>
          <w:numId w:val="36"/>
        </w:numPr>
        <w:spacing w:after="0" w:afterAutospacing="0"/>
        <w:ind w:left="2880" w:hanging="360"/>
        <w:rPr>
          <w:u w:val="none"/>
        </w:rPr>
      </w:pPr>
      <w:r w:rsidDel="00000000" w:rsidR="00000000" w:rsidRPr="00000000">
        <w:rPr>
          <w:rtl w:val="0"/>
        </w:rPr>
        <w:t xml:space="preserve">League Wallet Buy-in</w:t>
      </w:r>
    </w:p>
    <w:p w:rsidR="00000000" w:rsidDel="00000000" w:rsidP="00000000" w:rsidRDefault="00000000" w:rsidRPr="00000000" w14:paraId="000017B2">
      <w:pPr>
        <w:numPr>
          <w:ilvl w:val="4"/>
          <w:numId w:val="36"/>
        </w:numPr>
        <w:spacing w:after="0" w:afterAutospacing="0"/>
        <w:ind w:left="3600" w:hanging="360"/>
        <w:rPr>
          <w:u w:val="none"/>
        </w:rPr>
      </w:pPr>
      <w:r w:rsidDel="00000000" w:rsidR="00000000" w:rsidRPr="00000000">
        <w:rPr>
          <w:rtl w:val="0"/>
        </w:rPr>
        <w:t xml:space="preserve">Applying this filters should filter only the League Wallet Buy-ins ( Transfer from User wallet to League Wallet ) </w:t>
      </w:r>
    </w:p>
    <w:p w:rsidR="00000000" w:rsidDel="00000000" w:rsidP="00000000" w:rsidRDefault="00000000" w:rsidRPr="00000000" w14:paraId="000017B3">
      <w:pPr>
        <w:numPr>
          <w:ilvl w:val="3"/>
          <w:numId w:val="36"/>
        </w:numPr>
        <w:spacing w:after="0" w:afterAutospacing="0"/>
        <w:ind w:left="2880" w:hanging="360"/>
        <w:rPr>
          <w:u w:val="none"/>
        </w:rPr>
      </w:pPr>
      <w:r w:rsidDel="00000000" w:rsidR="00000000" w:rsidRPr="00000000">
        <w:rPr>
          <w:rtl w:val="0"/>
        </w:rPr>
        <w:t xml:space="preserve">Admin Adjustment</w:t>
      </w:r>
    </w:p>
    <w:p w:rsidR="00000000" w:rsidDel="00000000" w:rsidP="00000000" w:rsidRDefault="00000000" w:rsidRPr="00000000" w14:paraId="000017B4">
      <w:pPr>
        <w:numPr>
          <w:ilvl w:val="4"/>
          <w:numId w:val="36"/>
        </w:numPr>
        <w:spacing w:after="0" w:afterAutospacing="0"/>
        <w:ind w:left="3600" w:hanging="360"/>
        <w:rPr>
          <w:u w:val="none"/>
        </w:rPr>
      </w:pPr>
      <w:r w:rsidDel="00000000" w:rsidR="00000000" w:rsidRPr="00000000">
        <w:rPr>
          <w:rtl w:val="0"/>
        </w:rPr>
        <w:t xml:space="preserve">Applying this filter should only filter the transactions that Admin adjusted.</w:t>
      </w:r>
    </w:p>
    <w:p w:rsidR="00000000" w:rsidDel="00000000" w:rsidP="00000000" w:rsidRDefault="00000000" w:rsidRPr="00000000" w14:paraId="000017B5">
      <w:pPr>
        <w:numPr>
          <w:ilvl w:val="2"/>
          <w:numId w:val="36"/>
        </w:numPr>
        <w:spacing w:after="0" w:afterAutospacing="0"/>
        <w:ind w:left="2160" w:hanging="360"/>
        <w:rPr>
          <w:u w:val="none"/>
        </w:rPr>
      </w:pPr>
      <w:r w:rsidDel="00000000" w:rsidR="00000000" w:rsidRPr="00000000">
        <w:rPr>
          <w:b w:val="1"/>
          <w:bCs w:val="1"/>
          <w:rtl w:val="0"/>
        </w:rPr>
        <w:t xml:space="preserve">Transaction Type </w:t>
      </w:r>
      <w:r w:rsidDel="00000000" w:rsidR="00000000" w:rsidRPr="00000000">
        <w:rPr>
          <w:rtl w:val="0"/>
        </w:rPr>
        <w:t xml:space="preserve">: </w:t>
      </w:r>
    </w:p>
    <w:p w:rsidR="00000000" w:rsidDel="00000000" w:rsidP="00000000" w:rsidRDefault="00000000" w:rsidRPr="00000000" w14:paraId="000017B6">
      <w:pPr>
        <w:numPr>
          <w:ilvl w:val="3"/>
          <w:numId w:val="36"/>
        </w:numPr>
        <w:spacing w:after="0" w:afterAutospacing="0"/>
        <w:ind w:left="2880" w:hanging="360"/>
        <w:rPr>
          <w:u w:val="none"/>
        </w:rPr>
      </w:pPr>
      <w:r w:rsidDel="00000000" w:rsidR="00000000" w:rsidRPr="00000000">
        <w:rPr>
          <w:rtl w:val="0"/>
        </w:rPr>
        <w:t xml:space="preserve">Credit : </w:t>
      </w:r>
    </w:p>
    <w:p w:rsidR="00000000" w:rsidDel="00000000" w:rsidP="00000000" w:rsidRDefault="00000000" w:rsidRPr="00000000" w14:paraId="000017B7">
      <w:pPr>
        <w:numPr>
          <w:ilvl w:val="3"/>
          <w:numId w:val="36"/>
        </w:numPr>
        <w:spacing w:after="0" w:afterAutospacing="0"/>
        <w:ind w:left="2880" w:hanging="360"/>
        <w:rPr>
          <w:u w:val="none"/>
        </w:rPr>
      </w:pPr>
      <w:r w:rsidDel="00000000" w:rsidR="00000000" w:rsidRPr="00000000">
        <w:rPr>
          <w:rtl w:val="0"/>
        </w:rPr>
        <w:t xml:space="preserve">Debit : </w:t>
      </w:r>
    </w:p>
    <w:p w:rsidR="00000000" w:rsidDel="00000000" w:rsidP="00000000" w:rsidRDefault="00000000" w:rsidRPr="00000000" w14:paraId="000017B8">
      <w:pPr>
        <w:numPr>
          <w:ilvl w:val="1"/>
          <w:numId w:val="36"/>
        </w:numPr>
        <w:spacing w:after="0" w:afterAutospacing="0"/>
        <w:ind w:left="1440" w:hanging="360"/>
        <w:rPr>
          <w:u w:val="none"/>
        </w:rPr>
      </w:pPr>
      <w:r w:rsidDel="00000000" w:rsidR="00000000" w:rsidRPr="00000000">
        <w:rPr>
          <w:rtl w:val="0"/>
        </w:rPr>
        <w:t xml:space="preserve"> List view/Columns : </w:t>
      </w:r>
    </w:p>
    <w:p w:rsidR="00000000" w:rsidDel="00000000" w:rsidP="00000000" w:rsidRDefault="00000000" w:rsidRPr="00000000" w14:paraId="000017B9">
      <w:pPr>
        <w:numPr>
          <w:ilvl w:val="2"/>
          <w:numId w:val="36"/>
        </w:numPr>
        <w:spacing w:after="0" w:afterAutospacing="0"/>
        <w:ind w:left="2160" w:hanging="360"/>
        <w:rPr>
          <w:u w:val="none"/>
        </w:rPr>
      </w:pPr>
      <w:r w:rsidDel="00000000" w:rsidR="00000000" w:rsidRPr="00000000">
        <w:rPr>
          <w:rtl w:val="0"/>
        </w:rPr>
        <w:t xml:space="preserve">User Name</w:t>
      </w:r>
    </w:p>
    <w:p w:rsidR="00000000" w:rsidDel="00000000" w:rsidP="00000000" w:rsidRDefault="00000000" w:rsidRPr="00000000" w14:paraId="000017BA">
      <w:pPr>
        <w:numPr>
          <w:ilvl w:val="2"/>
          <w:numId w:val="36"/>
        </w:numPr>
        <w:spacing w:after="0" w:afterAutospacing="0"/>
        <w:ind w:left="2160" w:hanging="360"/>
        <w:rPr>
          <w:u w:val="none"/>
        </w:rPr>
      </w:pPr>
      <w:r w:rsidDel="00000000" w:rsidR="00000000" w:rsidRPr="00000000">
        <w:rPr>
          <w:rtl w:val="0"/>
        </w:rPr>
        <w:t xml:space="preserve">Transaction ID</w:t>
      </w:r>
    </w:p>
    <w:p w:rsidR="00000000" w:rsidDel="00000000" w:rsidP="00000000" w:rsidRDefault="00000000" w:rsidRPr="00000000" w14:paraId="000017BB">
      <w:pPr>
        <w:numPr>
          <w:ilvl w:val="2"/>
          <w:numId w:val="36"/>
        </w:numPr>
        <w:spacing w:after="0" w:afterAutospacing="0"/>
        <w:ind w:left="2160" w:hanging="360"/>
        <w:rPr>
          <w:u w:val="none"/>
        </w:rPr>
      </w:pPr>
      <w:r w:rsidDel="00000000" w:rsidR="00000000" w:rsidRPr="00000000">
        <w:rPr>
          <w:rtl w:val="0"/>
        </w:rPr>
        <w:t xml:space="preserve">Reference ID </w:t>
      </w:r>
    </w:p>
    <w:p w:rsidR="00000000" w:rsidDel="00000000" w:rsidP="00000000" w:rsidRDefault="00000000" w:rsidRPr="00000000" w14:paraId="000017BC">
      <w:pPr>
        <w:numPr>
          <w:ilvl w:val="2"/>
          <w:numId w:val="36"/>
        </w:numPr>
        <w:spacing w:after="0" w:afterAutospacing="0"/>
        <w:ind w:left="2160" w:hanging="360"/>
        <w:rPr>
          <w:u w:val="none"/>
        </w:rPr>
      </w:pPr>
      <w:r w:rsidDel="00000000" w:rsidR="00000000" w:rsidRPr="00000000">
        <w:rPr>
          <w:rtl w:val="0"/>
        </w:rPr>
        <w:t xml:space="preserve">Wallet Type</w:t>
      </w:r>
    </w:p>
    <w:p w:rsidR="00000000" w:rsidDel="00000000" w:rsidP="00000000" w:rsidRDefault="00000000" w:rsidRPr="00000000" w14:paraId="000017BD">
      <w:pPr>
        <w:numPr>
          <w:ilvl w:val="2"/>
          <w:numId w:val="36"/>
        </w:numPr>
        <w:spacing w:after="0" w:afterAutospacing="0"/>
        <w:ind w:left="2160" w:hanging="360"/>
        <w:rPr>
          <w:u w:val="none"/>
        </w:rPr>
      </w:pPr>
      <w:r w:rsidDel="00000000" w:rsidR="00000000" w:rsidRPr="00000000">
        <w:rPr>
          <w:rtl w:val="0"/>
        </w:rPr>
        <w:t xml:space="preserve">Transaction Type</w:t>
        <w:tab/>
        <w:tab/>
      </w:r>
    </w:p>
    <w:p w:rsidR="00000000" w:rsidDel="00000000" w:rsidP="00000000" w:rsidRDefault="00000000" w:rsidRPr="00000000" w14:paraId="000017BE">
      <w:pPr>
        <w:numPr>
          <w:ilvl w:val="2"/>
          <w:numId w:val="36"/>
        </w:numPr>
        <w:spacing w:after="0" w:afterAutospacing="0"/>
        <w:ind w:left="2160" w:hanging="360"/>
        <w:rPr>
          <w:u w:val="none"/>
        </w:rPr>
      </w:pPr>
      <w:r w:rsidDel="00000000" w:rsidR="00000000" w:rsidRPr="00000000">
        <w:rPr>
          <w:rtl w:val="0"/>
        </w:rPr>
        <w:t xml:space="preserve">Date/Time</w:t>
        <w:tab/>
      </w:r>
    </w:p>
    <w:p w:rsidR="00000000" w:rsidDel="00000000" w:rsidP="00000000" w:rsidRDefault="00000000" w:rsidRPr="00000000" w14:paraId="000017BF">
      <w:pPr>
        <w:numPr>
          <w:ilvl w:val="2"/>
          <w:numId w:val="36"/>
        </w:numPr>
        <w:spacing w:after="0" w:afterAutospacing="0"/>
        <w:ind w:left="2160" w:hanging="360"/>
        <w:rPr>
          <w:u w:val="none"/>
        </w:rPr>
      </w:pPr>
      <w:r w:rsidDel="00000000" w:rsidR="00000000" w:rsidRPr="00000000">
        <w:rPr>
          <w:rtl w:val="0"/>
        </w:rPr>
        <w:t xml:space="preserve">Description/Reason Code </w:t>
        <w:tab/>
      </w:r>
    </w:p>
    <w:p w:rsidR="00000000" w:rsidDel="00000000" w:rsidP="00000000" w:rsidRDefault="00000000" w:rsidRPr="00000000" w14:paraId="000017C0">
      <w:pPr>
        <w:numPr>
          <w:ilvl w:val="2"/>
          <w:numId w:val="36"/>
        </w:numPr>
        <w:spacing w:after="0" w:afterAutospacing="0"/>
        <w:ind w:left="2160" w:hanging="360"/>
        <w:rPr>
          <w:u w:val="none"/>
        </w:rPr>
      </w:pPr>
      <w:r w:rsidDel="00000000" w:rsidR="00000000" w:rsidRPr="00000000">
        <w:rPr>
          <w:rtl w:val="0"/>
        </w:rPr>
        <w:t xml:space="preserve">Amount</w:t>
        <w:tab/>
      </w:r>
    </w:p>
    <w:p w:rsidR="00000000" w:rsidDel="00000000" w:rsidP="00000000" w:rsidRDefault="00000000" w:rsidRPr="00000000" w14:paraId="000017C1">
      <w:pPr>
        <w:numPr>
          <w:ilvl w:val="2"/>
          <w:numId w:val="36"/>
        </w:numPr>
        <w:spacing w:after="0" w:afterAutospacing="0"/>
        <w:ind w:left="2160" w:hanging="360"/>
        <w:rPr>
          <w:u w:val="none"/>
        </w:rPr>
      </w:pPr>
      <w:r w:rsidDel="00000000" w:rsidR="00000000" w:rsidRPr="00000000">
        <w:rPr>
          <w:rtl w:val="0"/>
        </w:rPr>
        <w:t xml:space="preserve">Balance After</w:t>
        <w:tab/>
      </w:r>
    </w:p>
    <w:p w:rsidR="00000000" w:rsidDel="00000000" w:rsidP="00000000" w:rsidRDefault="00000000" w:rsidRPr="00000000" w14:paraId="000017C2">
      <w:pPr>
        <w:numPr>
          <w:ilvl w:val="2"/>
          <w:numId w:val="36"/>
        </w:numPr>
        <w:spacing w:after="0" w:afterAutospacing="0"/>
        <w:ind w:left="2160" w:hanging="360"/>
        <w:rPr>
          <w:u w:val="none"/>
        </w:rPr>
      </w:pPr>
      <w:r w:rsidDel="00000000" w:rsidR="00000000" w:rsidRPr="00000000">
        <w:rPr>
          <w:rtl w:val="0"/>
        </w:rPr>
        <w:t xml:space="preserve">Status</w:t>
      </w:r>
    </w:p>
    <w:p w:rsidR="00000000" w:rsidDel="00000000" w:rsidP="00000000" w:rsidRDefault="00000000" w:rsidRPr="00000000" w14:paraId="000017C3">
      <w:pPr>
        <w:numPr>
          <w:ilvl w:val="2"/>
          <w:numId w:val="36"/>
        </w:numPr>
        <w:spacing w:after="0" w:afterAutospacing="0"/>
        <w:ind w:left="2160" w:hanging="360"/>
        <w:rPr>
          <w:u w:val="none"/>
        </w:rPr>
      </w:pPr>
      <w:r w:rsidDel="00000000" w:rsidR="00000000" w:rsidRPr="00000000">
        <w:rPr>
          <w:rtl w:val="0"/>
        </w:rPr>
        <w:t xml:space="preserve">Actions : </w:t>
      </w:r>
    </w:p>
    <w:p w:rsidR="00000000" w:rsidDel="00000000" w:rsidP="00000000" w:rsidRDefault="00000000" w:rsidRPr="00000000" w14:paraId="000017C4">
      <w:pPr>
        <w:numPr>
          <w:ilvl w:val="3"/>
          <w:numId w:val="36"/>
        </w:numPr>
        <w:spacing w:after="0" w:afterAutospacing="0"/>
        <w:ind w:left="2880" w:hanging="360"/>
        <w:rPr>
          <w:u w:val="none"/>
        </w:rPr>
      </w:pPr>
      <w:hyperlink w:anchor="_tqxhxjmpngn3">
        <w:r w:rsidDel="00000000" w:rsidR="00000000" w:rsidRPr="00000000">
          <w:rPr>
            <w:color w:val="1155cc"/>
            <w:u w:val="single"/>
            <w:rtl w:val="0"/>
          </w:rPr>
          <w:t xml:space="preserve">Adjust User Balances</w:t>
        </w:r>
      </w:hyperlink>
      <w:r w:rsidDel="00000000" w:rsidR="00000000" w:rsidRPr="00000000">
        <w:rPr>
          <w:rtl w:val="0"/>
        </w:rPr>
      </w:r>
    </w:p>
    <w:p w:rsidR="00000000" w:rsidDel="00000000" w:rsidP="00000000" w:rsidRDefault="00000000" w:rsidRPr="00000000" w14:paraId="000017C5">
      <w:pPr>
        <w:numPr>
          <w:ilvl w:val="3"/>
          <w:numId w:val="36"/>
        </w:numPr>
        <w:spacing w:after="0" w:afterAutospacing="0"/>
        <w:ind w:left="2880" w:hanging="360"/>
        <w:rPr>
          <w:u w:val="none"/>
        </w:rPr>
      </w:pPr>
      <w:r w:rsidDel="00000000" w:rsidR="00000000" w:rsidRPr="00000000">
        <w:rPr>
          <w:rtl w:val="0"/>
        </w:rPr>
        <w:t xml:space="preserve">Reconciliation/ Error Handlings</w:t>
      </w:r>
    </w:p>
    <w:p w:rsidR="00000000" w:rsidDel="00000000" w:rsidP="00000000" w:rsidRDefault="00000000" w:rsidRPr="00000000" w14:paraId="000017C6">
      <w:pPr>
        <w:numPr>
          <w:ilvl w:val="0"/>
          <w:numId w:val="36"/>
        </w:numPr>
        <w:spacing w:after="0" w:afterAutospacing="0"/>
        <w:ind w:left="720" w:hanging="360"/>
        <w:rPr>
          <w:b w:val="1"/>
          <w:bCs w:val="1"/>
        </w:rPr>
      </w:pPr>
      <w:r w:rsidDel="00000000" w:rsidR="00000000" w:rsidRPr="00000000">
        <w:rPr>
          <w:b w:val="1"/>
          <w:bCs w:val="1"/>
          <w:rtl w:val="0"/>
        </w:rPr>
        <w:t xml:space="preserve">Reconciliation/ Error Handlings: </w:t>
      </w:r>
    </w:p>
    <w:p w:rsidR="00000000" w:rsidDel="00000000" w:rsidP="00000000" w:rsidRDefault="00000000" w:rsidRPr="00000000" w14:paraId="000017C7">
      <w:pPr>
        <w:numPr>
          <w:ilvl w:val="1"/>
          <w:numId w:val="36"/>
        </w:numPr>
        <w:spacing w:after="0" w:afterAutospacing="0"/>
        <w:ind w:left="1440" w:hanging="360"/>
      </w:pPr>
      <w:r w:rsidDel="00000000" w:rsidR="00000000" w:rsidRPr="00000000">
        <w:rPr>
          <w:rtl w:val="0"/>
        </w:rPr>
        <w:t xml:space="preserve">Clicking on the Reconciliation/ Error Handling button, the system should display a pop-up with the following fields : </w:t>
      </w:r>
    </w:p>
    <w:p w:rsidR="00000000" w:rsidDel="00000000" w:rsidP="00000000" w:rsidRDefault="00000000" w:rsidRPr="00000000" w14:paraId="000017C8">
      <w:pPr>
        <w:numPr>
          <w:ilvl w:val="2"/>
          <w:numId w:val="36"/>
        </w:numPr>
        <w:spacing w:after="0" w:afterAutospacing="0"/>
        <w:ind w:left="2160" w:hanging="360"/>
      </w:pPr>
      <w:r w:rsidDel="00000000" w:rsidR="00000000" w:rsidRPr="00000000">
        <w:rPr>
          <w:rtl w:val="0"/>
        </w:rPr>
        <w:t xml:space="preserve">Header :  Reconciliation/ Error Handlings</w:t>
      </w:r>
    </w:p>
    <w:p w:rsidR="00000000" w:rsidDel="00000000" w:rsidP="00000000" w:rsidRDefault="00000000" w:rsidRPr="00000000" w14:paraId="000017C9">
      <w:pPr>
        <w:numPr>
          <w:ilvl w:val="2"/>
          <w:numId w:val="36"/>
        </w:numPr>
        <w:spacing w:after="0" w:afterAutospacing="0"/>
        <w:ind w:left="2160" w:hanging="360"/>
      </w:pPr>
      <w:r w:rsidDel="00000000" w:rsidR="00000000" w:rsidRPr="00000000">
        <w:rPr>
          <w:rtl w:val="0"/>
        </w:rPr>
        <w:t xml:space="preserve">Caption : </w:t>
      </w:r>
    </w:p>
    <w:p w:rsidR="00000000" w:rsidDel="00000000" w:rsidP="00000000" w:rsidRDefault="00000000" w:rsidRPr="00000000" w14:paraId="000017CA">
      <w:pPr>
        <w:numPr>
          <w:ilvl w:val="2"/>
          <w:numId w:val="36"/>
        </w:numPr>
        <w:spacing w:after="0" w:afterAutospacing="0"/>
        <w:ind w:left="2160" w:hanging="360"/>
      </w:pPr>
      <w:r w:rsidDel="00000000" w:rsidR="00000000" w:rsidRPr="00000000">
        <w:rPr>
          <w:rtl w:val="0"/>
        </w:rPr>
        <w:t xml:space="preserve">Fields :</w:t>
      </w:r>
    </w:p>
    <w:p w:rsidR="00000000" w:rsidDel="00000000" w:rsidP="00000000" w:rsidRDefault="00000000" w:rsidRPr="00000000" w14:paraId="000017CB">
      <w:pPr>
        <w:numPr>
          <w:ilvl w:val="3"/>
          <w:numId w:val="36"/>
        </w:numPr>
        <w:spacing w:after="0" w:afterAutospacing="0"/>
        <w:ind w:left="2880" w:hanging="360"/>
      </w:pPr>
      <w:r w:rsidDel="00000000" w:rsidR="00000000" w:rsidRPr="00000000">
        <w:rPr>
          <w:rtl w:val="0"/>
        </w:rPr>
        <w:t xml:space="preserve">Input field : Transaction ID</w:t>
      </w:r>
    </w:p>
    <w:p w:rsidR="00000000" w:rsidDel="00000000" w:rsidP="00000000" w:rsidRDefault="00000000" w:rsidRPr="00000000" w14:paraId="000017CC">
      <w:pPr>
        <w:numPr>
          <w:ilvl w:val="4"/>
          <w:numId w:val="36"/>
        </w:numPr>
        <w:spacing w:after="0" w:afterAutospacing="0"/>
        <w:ind w:left="3600" w:hanging="360"/>
      </w:pPr>
      <w:r w:rsidDel="00000000" w:rsidR="00000000" w:rsidRPr="00000000">
        <w:rPr>
          <w:rtl w:val="0"/>
        </w:rPr>
        <w:t xml:space="preserve"> Alphanumeric </w:t>
      </w:r>
    </w:p>
    <w:p w:rsidR="00000000" w:rsidDel="00000000" w:rsidP="00000000" w:rsidRDefault="00000000" w:rsidRPr="00000000" w14:paraId="000017CD">
      <w:pPr>
        <w:numPr>
          <w:ilvl w:val="3"/>
          <w:numId w:val="36"/>
        </w:numPr>
        <w:spacing w:after="0" w:afterAutospacing="0"/>
        <w:ind w:left="2880" w:hanging="360"/>
      </w:pPr>
      <w:r w:rsidDel="00000000" w:rsidR="00000000" w:rsidRPr="00000000">
        <w:rPr>
          <w:rtl w:val="0"/>
        </w:rPr>
        <w:t xml:space="preserve">Dropdown field : Type  (Mandatory)</w:t>
      </w:r>
    </w:p>
    <w:p w:rsidR="00000000" w:rsidDel="00000000" w:rsidP="00000000" w:rsidRDefault="00000000" w:rsidRPr="00000000" w14:paraId="000017CE">
      <w:pPr>
        <w:numPr>
          <w:ilvl w:val="4"/>
          <w:numId w:val="36"/>
        </w:numPr>
        <w:spacing w:after="0" w:afterAutospacing="0"/>
        <w:ind w:left="3600" w:hanging="360"/>
      </w:pPr>
      <w:r w:rsidDel="00000000" w:rsidR="00000000" w:rsidRPr="00000000">
        <w:rPr>
          <w:rtl w:val="0"/>
        </w:rPr>
        <w:t xml:space="preserve">Options : </w:t>
      </w:r>
    </w:p>
    <w:p w:rsidR="00000000" w:rsidDel="00000000" w:rsidP="00000000" w:rsidRDefault="00000000" w:rsidRPr="00000000" w14:paraId="000017CF">
      <w:pPr>
        <w:numPr>
          <w:ilvl w:val="5"/>
          <w:numId w:val="36"/>
        </w:numPr>
        <w:spacing w:after="0" w:afterAutospacing="0"/>
        <w:ind w:left="4320" w:hanging="360"/>
        <w:rPr>
          <w:u w:val="none"/>
        </w:rPr>
      </w:pPr>
      <w:r w:rsidDel="00000000" w:rsidR="00000000" w:rsidRPr="00000000">
        <w:rPr>
          <w:rtl w:val="0"/>
        </w:rPr>
        <w:t xml:space="preserve">Duplicate payments</w:t>
      </w:r>
    </w:p>
    <w:p w:rsidR="00000000" w:rsidDel="00000000" w:rsidP="00000000" w:rsidRDefault="00000000" w:rsidRPr="00000000" w14:paraId="000017D0">
      <w:pPr>
        <w:numPr>
          <w:ilvl w:val="5"/>
          <w:numId w:val="36"/>
        </w:numPr>
        <w:spacing w:after="0" w:afterAutospacing="0"/>
        <w:ind w:left="4320" w:hanging="360"/>
        <w:rPr>
          <w:u w:val="none"/>
        </w:rPr>
      </w:pPr>
      <w:r w:rsidDel="00000000" w:rsidR="00000000" w:rsidRPr="00000000">
        <w:rPr>
          <w:rtl w:val="0"/>
        </w:rPr>
        <w:t xml:space="preserve">Failed transactions</w:t>
      </w:r>
    </w:p>
    <w:p w:rsidR="00000000" w:rsidDel="00000000" w:rsidP="00000000" w:rsidRDefault="00000000" w:rsidRPr="00000000" w14:paraId="000017D1">
      <w:pPr>
        <w:numPr>
          <w:ilvl w:val="5"/>
          <w:numId w:val="36"/>
        </w:numPr>
        <w:spacing w:after="0" w:afterAutospacing="0"/>
        <w:ind w:left="4320" w:hanging="360"/>
        <w:rPr>
          <w:u w:val="none"/>
        </w:rPr>
      </w:pPr>
      <w:r w:rsidDel="00000000" w:rsidR="00000000" w:rsidRPr="00000000">
        <w:rPr>
          <w:rtl w:val="0"/>
        </w:rPr>
        <w:t xml:space="preserve">Missing credits</w:t>
      </w:r>
      <w:r w:rsidDel="00000000" w:rsidR="00000000" w:rsidRPr="00000000">
        <w:rPr>
          <w:rtl w:val="0"/>
        </w:rPr>
      </w:r>
    </w:p>
    <w:p w:rsidR="00000000" w:rsidDel="00000000" w:rsidP="00000000" w:rsidRDefault="00000000" w:rsidRPr="00000000" w14:paraId="000017D2">
      <w:pPr>
        <w:numPr>
          <w:ilvl w:val="3"/>
          <w:numId w:val="36"/>
        </w:numPr>
        <w:spacing w:after="0" w:afterAutospacing="0"/>
        <w:ind w:left="2880" w:hanging="360"/>
      </w:pPr>
      <w:r w:rsidDel="00000000" w:rsidR="00000000" w:rsidRPr="00000000">
        <w:rPr>
          <w:rtl w:val="0"/>
        </w:rPr>
        <w:t xml:space="preserve">Input field : Amount with prefix $ (Mandatory)</w:t>
      </w:r>
    </w:p>
    <w:p w:rsidR="00000000" w:rsidDel="00000000" w:rsidP="00000000" w:rsidRDefault="00000000" w:rsidRPr="00000000" w14:paraId="000017D3">
      <w:pPr>
        <w:numPr>
          <w:ilvl w:val="4"/>
          <w:numId w:val="36"/>
        </w:numPr>
        <w:spacing w:after="0" w:afterAutospacing="0"/>
        <w:ind w:left="3600" w:hanging="360"/>
      </w:pPr>
      <w:r w:rsidDel="00000000" w:rsidR="00000000" w:rsidRPr="00000000">
        <w:rPr>
          <w:rtl w:val="0"/>
        </w:rPr>
        <w:t xml:space="preserve">Only numeric should be allowed.</w:t>
      </w:r>
    </w:p>
    <w:p w:rsidR="00000000" w:rsidDel="00000000" w:rsidP="00000000" w:rsidRDefault="00000000" w:rsidRPr="00000000" w14:paraId="000017D4">
      <w:pPr>
        <w:numPr>
          <w:ilvl w:val="4"/>
          <w:numId w:val="36"/>
        </w:numPr>
        <w:spacing w:after="0" w:afterAutospacing="0"/>
        <w:ind w:left="3600" w:hanging="360"/>
        <w:rPr>
          <w:u w:val="none"/>
        </w:rPr>
      </w:pPr>
      <w:r w:rsidDel="00000000" w:rsidR="00000000" w:rsidRPr="00000000">
        <w:rPr>
          <w:rtl w:val="0"/>
        </w:rPr>
        <w:t xml:space="preserve">This Amount field should only be displayed when the Admin chooses the “Missing Credit” option in the Type field.</w:t>
      </w:r>
    </w:p>
    <w:p w:rsidR="00000000" w:rsidDel="00000000" w:rsidP="00000000" w:rsidRDefault="00000000" w:rsidRPr="00000000" w14:paraId="000017D5">
      <w:pPr>
        <w:numPr>
          <w:ilvl w:val="3"/>
          <w:numId w:val="36"/>
        </w:numPr>
        <w:spacing w:after="0" w:afterAutospacing="0"/>
        <w:ind w:left="2880" w:hanging="360"/>
      </w:pPr>
      <w:r w:rsidDel="00000000" w:rsidR="00000000" w:rsidRPr="00000000">
        <w:rPr>
          <w:rtl w:val="0"/>
        </w:rPr>
        <w:t xml:space="preserve">Input field :  Reason (Mandatory)</w:t>
      </w:r>
    </w:p>
    <w:p w:rsidR="00000000" w:rsidDel="00000000" w:rsidP="00000000" w:rsidRDefault="00000000" w:rsidRPr="00000000" w14:paraId="000017D6">
      <w:pPr>
        <w:numPr>
          <w:ilvl w:val="4"/>
          <w:numId w:val="36"/>
        </w:numPr>
        <w:spacing w:after="0" w:afterAutospacing="0"/>
        <w:ind w:left="3600" w:hanging="360"/>
      </w:pPr>
      <w:r w:rsidDel="00000000" w:rsidR="00000000" w:rsidRPr="00000000">
        <w:rPr>
          <w:rtl w:val="0"/>
        </w:rPr>
        <w:t xml:space="preserve">Limit : 0/500</w:t>
      </w:r>
    </w:p>
    <w:p w:rsidR="00000000" w:rsidDel="00000000" w:rsidP="00000000" w:rsidRDefault="00000000" w:rsidRPr="00000000" w14:paraId="000017D7">
      <w:pPr>
        <w:numPr>
          <w:ilvl w:val="3"/>
          <w:numId w:val="36"/>
        </w:numPr>
        <w:spacing w:after="0" w:afterAutospacing="0"/>
        <w:ind w:left="2880" w:hanging="360"/>
      </w:pPr>
      <w:r w:rsidDel="00000000" w:rsidR="00000000" w:rsidRPr="00000000">
        <w:rPr>
          <w:rtl w:val="0"/>
        </w:rPr>
        <w:t xml:space="preserve">Buttons : </w:t>
      </w:r>
    </w:p>
    <w:p w:rsidR="00000000" w:rsidDel="00000000" w:rsidP="00000000" w:rsidRDefault="00000000" w:rsidRPr="00000000" w14:paraId="000017D8">
      <w:pPr>
        <w:numPr>
          <w:ilvl w:val="4"/>
          <w:numId w:val="36"/>
        </w:numPr>
        <w:spacing w:after="0" w:afterAutospacing="0"/>
        <w:ind w:left="3600" w:hanging="360"/>
      </w:pPr>
      <w:r w:rsidDel="00000000" w:rsidR="00000000" w:rsidRPr="00000000">
        <w:rPr>
          <w:rtl w:val="0"/>
        </w:rPr>
        <w:t xml:space="preserve">Confirm</w:t>
      </w:r>
    </w:p>
    <w:p w:rsidR="00000000" w:rsidDel="00000000" w:rsidP="00000000" w:rsidRDefault="00000000" w:rsidRPr="00000000" w14:paraId="000017D9">
      <w:pPr>
        <w:numPr>
          <w:ilvl w:val="5"/>
          <w:numId w:val="36"/>
        </w:numPr>
        <w:spacing w:after="0" w:afterAutospacing="0"/>
        <w:ind w:left="4320" w:hanging="360"/>
      </w:pPr>
      <w:r w:rsidDel="00000000" w:rsidR="00000000" w:rsidRPr="00000000">
        <w:rPr>
          <w:rtl w:val="0"/>
        </w:rPr>
        <w:t xml:space="preserve">If the Action is “Duplicate Payments” then, the system should validate the Transaction  ID provided &amp; reverse the duplicate transaction amount to the User wallet . </w:t>
      </w:r>
    </w:p>
    <w:p w:rsidR="00000000" w:rsidDel="00000000" w:rsidP="00000000" w:rsidRDefault="00000000" w:rsidRPr="00000000" w14:paraId="000017DA">
      <w:pPr>
        <w:numPr>
          <w:ilvl w:val="5"/>
          <w:numId w:val="36"/>
        </w:numPr>
        <w:spacing w:after="0" w:afterAutospacing="0"/>
        <w:ind w:left="4320" w:hanging="360"/>
        <w:rPr>
          <w:u w:val="none"/>
        </w:rPr>
      </w:pPr>
      <w:r w:rsidDel="00000000" w:rsidR="00000000" w:rsidRPr="00000000">
        <w:rPr>
          <w:rtl w:val="0"/>
        </w:rPr>
        <w:t xml:space="preserve">If the Action is “ Failed Payment” then, the system should credit back the amount to the User Wallet.</w:t>
      </w:r>
    </w:p>
    <w:p w:rsidR="00000000" w:rsidDel="00000000" w:rsidP="00000000" w:rsidRDefault="00000000" w:rsidRPr="00000000" w14:paraId="000017DB">
      <w:pPr>
        <w:numPr>
          <w:ilvl w:val="5"/>
          <w:numId w:val="36"/>
        </w:numPr>
        <w:spacing w:after="0" w:afterAutospacing="0"/>
        <w:ind w:left="4320" w:hanging="360"/>
        <w:rPr>
          <w:u w:val="none"/>
        </w:rPr>
      </w:pPr>
      <w:r w:rsidDel="00000000" w:rsidR="00000000" w:rsidRPr="00000000">
        <w:rPr>
          <w:rtl w:val="0"/>
        </w:rPr>
        <w:t xml:space="preserve">If the Action is “ Missing Credit”, the system should adjust the Amount.</w:t>
      </w:r>
    </w:p>
    <w:p w:rsidR="00000000" w:rsidDel="00000000" w:rsidP="00000000" w:rsidRDefault="00000000" w:rsidRPr="00000000" w14:paraId="000017DC">
      <w:pPr>
        <w:numPr>
          <w:ilvl w:val="5"/>
          <w:numId w:val="36"/>
        </w:numPr>
        <w:spacing w:after="0" w:afterAutospacing="0"/>
        <w:ind w:left="4320" w:hanging="360"/>
        <w:rPr>
          <w:u w:val="none"/>
        </w:rPr>
      </w:pPr>
      <w:r w:rsidDel="00000000" w:rsidR="00000000" w:rsidRPr="00000000">
        <w:rPr>
          <w:rtl w:val="0"/>
        </w:rPr>
        <w:t xml:space="preserve">If the Action is : Wrong amount”, the system should reverse the amount back to the User wallet.</w:t>
      </w:r>
    </w:p>
    <w:p w:rsidR="00000000" w:rsidDel="00000000" w:rsidP="00000000" w:rsidRDefault="00000000" w:rsidRPr="00000000" w14:paraId="000017DD">
      <w:pPr>
        <w:numPr>
          <w:ilvl w:val="6"/>
          <w:numId w:val="36"/>
        </w:numPr>
        <w:spacing w:after="0" w:afterAutospacing="0"/>
        <w:ind w:left="5040" w:hanging="360"/>
        <w:rPr>
          <w:u w:val="none"/>
        </w:rPr>
      </w:pPr>
      <w:r w:rsidDel="00000000" w:rsidR="00000000" w:rsidRPr="00000000">
        <w:rPr>
          <w:rtl w:val="0"/>
        </w:rPr>
        <w:t xml:space="preserve">Clause : the credited game currency should not be used. </w:t>
      </w:r>
    </w:p>
    <w:p w:rsidR="00000000" w:rsidDel="00000000" w:rsidP="00000000" w:rsidRDefault="00000000" w:rsidRPr="00000000" w14:paraId="000017DE">
      <w:pPr>
        <w:numPr>
          <w:ilvl w:val="6"/>
          <w:numId w:val="36"/>
        </w:numPr>
        <w:spacing w:after="0" w:afterAutospacing="0"/>
        <w:ind w:left="5040" w:hanging="360"/>
        <w:rPr>
          <w:u w:val="none"/>
        </w:rPr>
      </w:pPr>
      <w:r w:rsidDel="00000000" w:rsidR="00000000" w:rsidRPr="00000000">
        <w:rPr>
          <w:rtl w:val="0"/>
        </w:rPr>
        <w:t xml:space="preserve">If used the reverse action should not happen. </w:t>
      </w:r>
    </w:p>
    <w:p w:rsidR="00000000" w:rsidDel="00000000" w:rsidP="00000000" w:rsidRDefault="00000000" w:rsidRPr="00000000" w14:paraId="000017DF">
      <w:pPr>
        <w:numPr>
          <w:ilvl w:val="5"/>
          <w:numId w:val="36"/>
        </w:numPr>
        <w:spacing w:after="0" w:afterAutospacing="0"/>
        <w:ind w:left="4320" w:hanging="360"/>
      </w:pPr>
      <w:r w:rsidDel="00000000" w:rsidR="00000000" w:rsidRPr="00000000">
        <w:rPr>
          <w:rtl w:val="0"/>
        </w:rPr>
        <w:t xml:space="preserve">User should be notified : </w:t>
      </w:r>
    </w:p>
    <w:p w:rsidR="00000000" w:rsidDel="00000000" w:rsidP="00000000" w:rsidRDefault="00000000" w:rsidRPr="00000000" w14:paraId="000017E0">
      <w:pPr>
        <w:numPr>
          <w:ilvl w:val="6"/>
          <w:numId w:val="36"/>
        </w:numPr>
        <w:spacing w:after="0" w:afterAutospacing="0"/>
        <w:ind w:left="5040" w:hanging="360"/>
      </w:pPr>
      <w:r w:rsidDel="00000000" w:rsidR="00000000" w:rsidRPr="00000000">
        <w:rPr>
          <w:rtl w:val="0"/>
        </w:rPr>
        <w:t xml:space="preserve">In-app</w:t>
      </w:r>
    </w:p>
    <w:p w:rsidR="00000000" w:rsidDel="00000000" w:rsidP="00000000" w:rsidRDefault="00000000" w:rsidRPr="00000000" w14:paraId="000017E1">
      <w:pPr>
        <w:numPr>
          <w:ilvl w:val="6"/>
          <w:numId w:val="36"/>
        </w:numPr>
        <w:spacing w:after="0" w:afterAutospacing="0"/>
        <w:ind w:left="5040" w:hanging="360"/>
      </w:pPr>
      <w:r w:rsidDel="00000000" w:rsidR="00000000" w:rsidRPr="00000000">
        <w:rPr>
          <w:rtl w:val="0"/>
        </w:rPr>
        <w:t xml:space="preserve">Email </w:t>
      </w:r>
    </w:p>
    <w:p w:rsidR="00000000" w:rsidDel="00000000" w:rsidP="00000000" w:rsidRDefault="00000000" w:rsidRPr="00000000" w14:paraId="000017E2">
      <w:pPr>
        <w:numPr>
          <w:ilvl w:val="5"/>
          <w:numId w:val="36"/>
        </w:numPr>
        <w:spacing w:after="0" w:afterAutospacing="0"/>
        <w:ind w:left="4320" w:hanging="360"/>
      </w:pPr>
      <w:r w:rsidDel="00000000" w:rsidR="00000000" w:rsidRPr="00000000">
        <w:rPr>
          <w:rtl w:val="0"/>
        </w:rPr>
        <w:t xml:space="preserve">Display a toast message : </w:t>
      </w:r>
    </w:p>
    <w:p w:rsidR="00000000" w:rsidDel="00000000" w:rsidP="00000000" w:rsidRDefault="00000000" w:rsidRPr="00000000" w14:paraId="000017E3">
      <w:pPr>
        <w:numPr>
          <w:ilvl w:val="6"/>
          <w:numId w:val="36"/>
        </w:numPr>
        <w:spacing w:after="0" w:afterAutospacing="0"/>
        <w:ind w:left="5040" w:hanging="360"/>
      </w:pPr>
      <w:r w:rsidDel="00000000" w:rsidR="00000000" w:rsidRPr="00000000">
        <w:rPr>
          <w:rtl w:val="0"/>
        </w:rPr>
        <w:t xml:space="preserve">Header : Reconciliation/ Error Handlings</w:t>
      </w:r>
    </w:p>
    <w:p w:rsidR="00000000" w:rsidDel="00000000" w:rsidP="00000000" w:rsidRDefault="00000000" w:rsidRPr="00000000" w14:paraId="000017E4">
      <w:pPr>
        <w:numPr>
          <w:ilvl w:val="6"/>
          <w:numId w:val="36"/>
        </w:numPr>
        <w:spacing w:after="0" w:afterAutospacing="0"/>
        <w:ind w:left="5040" w:hanging="360"/>
      </w:pPr>
      <w:r w:rsidDel="00000000" w:rsidR="00000000" w:rsidRPr="00000000">
        <w:rPr>
          <w:rtl w:val="0"/>
        </w:rPr>
        <w:t xml:space="preserve">Message :  [ Action] amount successfully credited to User wallet.</w:t>
      </w:r>
    </w:p>
    <w:p w:rsidR="00000000" w:rsidDel="00000000" w:rsidP="00000000" w:rsidRDefault="00000000" w:rsidRPr="00000000" w14:paraId="000017E5">
      <w:pPr>
        <w:numPr>
          <w:ilvl w:val="5"/>
          <w:numId w:val="36"/>
        </w:numPr>
        <w:spacing w:after="0" w:afterAutospacing="0"/>
        <w:ind w:left="4320" w:hanging="360"/>
      </w:pPr>
      <w:r w:rsidDel="00000000" w:rsidR="00000000" w:rsidRPr="00000000">
        <w:rPr>
          <w:rtl w:val="0"/>
        </w:rPr>
        <w:t xml:space="preserve">The toast should disappear within 3-5 seconds.</w:t>
      </w:r>
    </w:p>
    <w:p w:rsidR="00000000" w:rsidDel="00000000" w:rsidP="00000000" w:rsidRDefault="00000000" w:rsidRPr="00000000" w14:paraId="000017E6">
      <w:pPr>
        <w:numPr>
          <w:ilvl w:val="5"/>
          <w:numId w:val="36"/>
        </w:numPr>
        <w:ind w:left="4320" w:hanging="360"/>
      </w:pPr>
      <w:r w:rsidDel="00000000" w:rsidR="00000000" w:rsidRPr="00000000">
        <w:rPr>
          <w:rtl w:val="0"/>
        </w:rPr>
        <w:t xml:space="preserve">The system should create a new transaction record, the old one should not be changed.</w:t>
      </w:r>
    </w:p>
    <w:tbl>
      <w:tblPr>
        <w:tblStyle w:val="Table103"/>
        <w:tblpPr w:leftFromText="180" w:rightFromText="180" w:topFromText="180" w:bottomFromText="180" w:vertAnchor="text" w:horzAnchor="text" w:tblpX="3180" w:tblpY="0"/>
        <w:tblW w:w="456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355"/>
        <w:tblGridChange w:id="0">
          <w:tblGrid>
            <w:gridCol w:w="2205"/>
            <w:gridCol w:w="23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7">
            <w:pPr>
              <w:rPr/>
            </w:pPr>
            <w:r w:rsidDel="00000000" w:rsidR="00000000" w:rsidRPr="00000000">
              <w:rPr>
                <w:b w:val="1"/>
                <w:bCs w:val="1"/>
                <w:rtl w:val="0"/>
              </w:rPr>
              <w:t xml:space="preserve">Issue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8">
            <w:pPr>
              <w:rPr/>
            </w:pPr>
            <w:r w:rsidDel="00000000" w:rsidR="00000000" w:rsidRPr="00000000">
              <w:rPr>
                <w:b w:val="1"/>
                <w:bCs w:val="1"/>
                <w:rtl w:val="0"/>
              </w:rPr>
              <w:t xml:space="preserve">Action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9">
            <w:pPr>
              <w:rPr/>
            </w:pPr>
            <w:r w:rsidDel="00000000" w:rsidR="00000000" w:rsidRPr="00000000">
              <w:rPr>
                <w:rtl w:val="0"/>
              </w:rPr>
              <w:t xml:space="preserve">Duplicate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A">
            <w:pPr>
              <w:rPr/>
            </w:pPr>
            <w:r w:rsidDel="00000000" w:rsidR="00000000" w:rsidRPr="00000000">
              <w:rPr>
                <w:rtl w:val="0"/>
              </w:rPr>
              <w:t xml:space="preserve">Reverse one entry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B">
            <w:pPr>
              <w:rPr/>
            </w:pPr>
            <w:r w:rsidDel="00000000" w:rsidR="00000000" w:rsidRPr="00000000">
              <w:rPr>
                <w:rtl w:val="0"/>
              </w:rPr>
              <w:t xml:space="preserve">Failed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C">
            <w:pPr>
              <w:rPr/>
            </w:pPr>
            <w:r w:rsidDel="00000000" w:rsidR="00000000" w:rsidRPr="00000000">
              <w:rPr>
                <w:rtl w:val="0"/>
              </w:rPr>
              <w:t xml:space="preserve">Credit back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D">
            <w:pPr>
              <w:rPr/>
            </w:pPr>
            <w:r w:rsidDel="00000000" w:rsidR="00000000" w:rsidRPr="00000000">
              <w:rPr>
                <w:rtl w:val="0"/>
              </w:rPr>
              <w:t xml:space="preserve">Missing credit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E">
            <w:pPr>
              <w:rPr/>
            </w:pPr>
            <w:r w:rsidDel="00000000" w:rsidR="00000000" w:rsidRPr="00000000">
              <w:rPr>
                <w:rtl w:val="0"/>
              </w:rPr>
              <w:t xml:space="preserve">Add adjustment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F">
            <w:pPr>
              <w:rPr/>
            </w:pPr>
            <w:r w:rsidDel="00000000" w:rsidR="00000000" w:rsidRPr="00000000">
              <w:rPr>
                <w:rtl w:val="0"/>
              </w:rPr>
              <w:t xml:space="preserve">Wrong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0">
            <w:pPr>
              <w:rPr/>
            </w:pPr>
            <w:r w:rsidDel="00000000" w:rsidR="00000000" w:rsidRPr="00000000">
              <w:rPr>
                <w:rtl w:val="0"/>
              </w:rPr>
              <w:t xml:space="preserve">Partial reversal</w:t>
            </w:r>
          </w:p>
        </w:tc>
      </w:tr>
    </w:tbl>
    <w:p w:rsidR="00000000" w:rsidDel="00000000" w:rsidP="00000000" w:rsidRDefault="00000000" w:rsidRPr="00000000" w14:paraId="000017F1">
      <w:pPr>
        <w:ind w:left="1440" w:firstLine="0"/>
        <w:rPr/>
      </w:pPr>
      <w:r w:rsidDel="00000000" w:rsidR="00000000" w:rsidRPr="00000000">
        <w:rPr>
          <w:rtl w:val="0"/>
        </w:rPr>
      </w:r>
    </w:p>
    <w:p w:rsidR="00000000" w:rsidDel="00000000" w:rsidP="00000000" w:rsidRDefault="00000000" w:rsidRPr="00000000" w14:paraId="000017F2">
      <w:pPr>
        <w:numPr>
          <w:ilvl w:val="4"/>
          <w:numId w:val="36"/>
        </w:numPr>
        <w:spacing w:after="0" w:afterAutospacing="0"/>
        <w:ind w:left="3600" w:hanging="360"/>
      </w:pPr>
      <w:r w:rsidDel="00000000" w:rsidR="00000000" w:rsidRPr="00000000">
        <w:rPr>
          <w:rtl w:val="0"/>
        </w:rPr>
        <w:t xml:space="preserve">Cancel</w:t>
      </w:r>
    </w:p>
    <w:p w:rsidR="00000000" w:rsidDel="00000000" w:rsidP="00000000" w:rsidRDefault="00000000" w:rsidRPr="00000000" w14:paraId="000017F3">
      <w:pPr>
        <w:numPr>
          <w:ilvl w:val="5"/>
          <w:numId w:val="36"/>
        </w:numPr>
        <w:spacing w:after="0" w:afterAutospacing="0"/>
        <w:ind w:left="4320" w:hanging="360"/>
      </w:pPr>
      <w:r w:rsidDel="00000000" w:rsidR="00000000" w:rsidRPr="00000000">
        <w:rPr>
          <w:rtl w:val="0"/>
        </w:rPr>
        <w:t xml:space="preserve">Clicking on the cancel, the system should close-the pop-up &amp; should not credit/debit the amount to the user wallet.</w:t>
      </w:r>
    </w:p>
    <w:p w:rsidR="00000000" w:rsidDel="00000000" w:rsidP="00000000" w:rsidRDefault="00000000" w:rsidRPr="00000000" w14:paraId="000017F4">
      <w:pPr>
        <w:numPr>
          <w:ilvl w:val="0"/>
          <w:numId w:val="36"/>
        </w:numPr>
        <w:spacing w:after="0" w:afterAutospacing="0"/>
        <w:ind w:left="720" w:hanging="360"/>
        <w:rPr>
          <w:b w:val="1"/>
          <w:bCs w:val="1"/>
        </w:rPr>
      </w:pPr>
      <w:r w:rsidDel="00000000" w:rsidR="00000000" w:rsidRPr="00000000">
        <w:rPr>
          <w:b w:val="1"/>
          <w:bCs w:val="1"/>
          <w:rtl w:val="0"/>
        </w:rPr>
        <w:t xml:space="preserve">Validation rules</w:t>
      </w:r>
    </w:p>
    <w:p w:rsidR="00000000" w:rsidDel="00000000" w:rsidP="00000000" w:rsidRDefault="00000000" w:rsidRPr="00000000" w14:paraId="000017F5">
      <w:pPr>
        <w:numPr>
          <w:ilvl w:val="1"/>
          <w:numId w:val="36"/>
        </w:numPr>
        <w:spacing w:after="0" w:afterAutospacing="0"/>
        <w:ind w:left="1440" w:hanging="360"/>
        <w:rPr/>
      </w:pPr>
      <w:r w:rsidDel="00000000" w:rsidR="00000000" w:rsidRPr="00000000">
        <w:rPr>
          <w:rtl w:val="0"/>
        </w:rPr>
        <w:t xml:space="preserve">Cannot reverse already reversed txn</w:t>
      </w:r>
    </w:p>
    <w:p w:rsidR="00000000" w:rsidDel="00000000" w:rsidP="00000000" w:rsidRDefault="00000000" w:rsidRPr="00000000" w14:paraId="000017F6">
      <w:pPr>
        <w:numPr>
          <w:ilvl w:val="1"/>
          <w:numId w:val="36"/>
        </w:numPr>
        <w:spacing w:after="0" w:afterAutospacing="0"/>
        <w:ind w:left="1440" w:hanging="360"/>
        <w:rPr/>
      </w:pPr>
      <w:r w:rsidDel="00000000" w:rsidR="00000000" w:rsidRPr="00000000">
        <w:rPr>
          <w:rtl w:val="0"/>
        </w:rPr>
        <w:t xml:space="preserve">Cannot exceed original amount</w:t>
      </w:r>
    </w:p>
    <w:p w:rsidR="00000000" w:rsidDel="00000000" w:rsidP="00000000" w:rsidRDefault="00000000" w:rsidRPr="00000000" w14:paraId="000017F7">
      <w:pPr>
        <w:numPr>
          <w:ilvl w:val="0"/>
          <w:numId w:val="36"/>
        </w:numPr>
        <w:spacing w:after="0" w:afterAutospacing="0"/>
        <w:ind w:left="720" w:hanging="360"/>
        <w:rPr>
          <w:b w:val="1"/>
          <w:bCs w:val="1"/>
        </w:rPr>
      </w:pPr>
      <w:r w:rsidDel="00000000" w:rsidR="00000000" w:rsidRPr="00000000">
        <w:rPr>
          <w:b w:val="1"/>
          <w:bCs w:val="1"/>
          <w:rtl w:val="0"/>
        </w:rPr>
        <w:t xml:space="preserve">System Execution</w:t>
      </w:r>
    </w:p>
    <w:p w:rsidR="00000000" w:rsidDel="00000000" w:rsidP="00000000" w:rsidRDefault="00000000" w:rsidRPr="00000000" w14:paraId="000017F8">
      <w:pPr>
        <w:numPr>
          <w:ilvl w:val="1"/>
          <w:numId w:val="36"/>
        </w:numPr>
        <w:spacing w:after="0" w:afterAutospacing="0"/>
        <w:ind w:left="1440" w:hanging="360"/>
        <w:rPr/>
      </w:pPr>
      <w:r w:rsidDel="00000000" w:rsidR="00000000" w:rsidRPr="00000000">
        <w:rPr>
          <w:rFonts w:ascii="Arial Unicode MS" w:cs="Arial Unicode MS" w:eastAsia="Arial Unicode MS" w:hAnsi="Arial Unicode MS"/>
          <w:rtl w:val="0"/>
        </w:rPr>
        <w:t xml:space="preserve">Original transaction → remains unchanged</w:t>
      </w:r>
    </w:p>
    <w:p w:rsidR="00000000" w:rsidDel="00000000" w:rsidP="00000000" w:rsidRDefault="00000000" w:rsidRPr="00000000" w14:paraId="000017F9">
      <w:pPr>
        <w:numPr>
          <w:ilvl w:val="1"/>
          <w:numId w:val="36"/>
        </w:numPr>
        <w:spacing w:after="0" w:afterAutospacing="0"/>
        <w:ind w:left="1440" w:hanging="360"/>
        <w:rPr/>
      </w:pPr>
      <w:r w:rsidDel="00000000" w:rsidR="00000000" w:rsidRPr="00000000">
        <w:rPr>
          <w:rtl w:val="0"/>
        </w:rPr>
        <w:t xml:space="preserve">New ledger entry created:</w:t>
      </w:r>
    </w:p>
    <w:p w:rsidR="00000000" w:rsidDel="00000000" w:rsidP="00000000" w:rsidRDefault="00000000" w:rsidRPr="00000000" w14:paraId="000017FA">
      <w:pPr>
        <w:numPr>
          <w:ilvl w:val="2"/>
          <w:numId w:val="36"/>
        </w:numPr>
        <w:spacing w:after="0" w:afterAutospacing="0"/>
        <w:ind w:left="2160" w:hanging="360"/>
        <w:rPr/>
      </w:pPr>
      <w:r w:rsidDel="00000000" w:rsidR="00000000" w:rsidRPr="00000000">
        <w:rPr>
          <w:rtl w:val="0"/>
        </w:rPr>
        <w:t xml:space="preserve">Category: Reversal / Correction</w:t>
      </w:r>
    </w:p>
    <w:p w:rsidR="00000000" w:rsidDel="00000000" w:rsidP="00000000" w:rsidRDefault="00000000" w:rsidRPr="00000000" w14:paraId="000017FB">
      <w:pPr>
        <w:numPr>
          <w:ilvl w:val="2"/>
          <w:numId w:val="36"/>
        </w:numPr>
        <w:spacing w:after="0" w:afterAutospacing="0"/>
        <w:ind w:left="2160" w:hanging="360"/>
        <w:rPr/>
      </w:pPr>
      <w:r w:rsidDel="00000000" w:rsidR="00000000" w:rsidRPr="00000000">
        <w:rPr>
          <w:rtl w:val="0"/>
        </w:rPr>
        <w:t xml:space="preserve">Links to original transaction</w:t>
      </w:r>
    </w:p>
    <w:p w:rsidR="00000000" w:rsidDel="00000000" w:rsidP="00000000" w:rsidRDefault="00000000" w:rsidRPr="00000000" w14:paraId="000017FC">
      <w:pPr>
        <w:numPr>
          <w:ilvl w:val="1"/>
          <w:numId w:val="36"/>
        </w:numPr>
        <w:spacing w:after="0" w:afterAutospacing="0"/>
        <w:ind w:left="1440" w:hanging="360"/>
        <w:rPr/>
      </w:pPr>
      <w:r w:rsidDel="00000000" w:rsidR="00000000" w:rsidRPr="00000000">
        <w:rPr>
          <w:rtl w:val="0"/>
        </w:rPr>
        <w:t xml:space="preserve">Balance updated accordingly</w:t>
      </w:r>
    </w:p>
    <w:p w:rsidR="00000000" w:rsidDel="00000000" w:rsidP="00000000" w:rsidRDefault="00000000" w:rsidRPr="00000000" w14:paraId="000017FD">
      <w:pPr>
        <w:numPr>
          <w:ilvl w:val="0"/>
          <w:numId w:val="36"/>
        </w:numPr>
        <w:spacing w:after="0" w:afterAutospacing="0"/>
        <w:ind w:left="720" w:hanging="360"/>
        <w:rPr>
          <w:u w:val="none"/>
        </w:rPr>
      </w:pPr>
      <w:r w:rsidDel="00000000" w:rsidR="00000000" w:rsidRPr="00000000">
        <w:rPr>
          <w:b w:val="1"/>
          <w:bCs w:val="1"/>
          <w:rtl w:val="0"/>
        </w:rPr>
        <w:t xml:space="preserve">Audit &amp; Traceability</w:t>
      </w:r>
    </w:p>
    <w:p w:rsidR="00000000" w:rsidDel="00000000" w:rsidP="00000000" w:rsidRDefault="00000000" w:rsidRPr="00000000" w14:paraId="000017FE">
      <w:pPr>
        <w:numPr>
          <w:ilvl w:val="1"/>
          <w:numId w:val="36"/>
        </w:numPr>
        <w:spacing w:after="0" w:afterAutospacing="0"/>
        <w:ind w:left="1440" w:hanging="360"/>
        <w:rPr>
          <w:u w:val="none"/>
        </w:rPr>
      </w:pPr>
      <w:r w:rsidDel="00000000" w:rsidR="00000000" w:rsidRPr="00000000">
        <w:rPr>
          <w:rtl w:val="0"/>
        </w:rPr>
        <w:t xml:space="preserve">Link shown:</w:t>
      </w:r>
    </w:p>
    <w:p w:rsidR="00000000" w:rsidDel="00000000" w:rsidP="00000000" w:rsidRDefault="00000000" w:rsidRPr="00000000" w14:paraId="000017FF">
      <w:pPr>
        <w:numPr>
          <w:ilvl w:val="2"/>
          <w:numId w:val="36"/>
        </w:numPr>
        <w:spacing w:after="0" w:afterAutospacing="0"/>
        <w:ind w:left="2160" w:hanging="360"/>
        <w:rPr>
          <w:u w:val="none"/>
        </w:rPr>
      </w:pPr>
      <w:r w:rsidDel="00000000" w:rsidR="00000000" w:rsidRPr="00000000">
        <w:rPr>
          <w:rtl w:val="0"/>
        </w:rPr>
        <w:t xml:space="preserve">“Reversed by Txn ID: XXXX”</w:t>
      </w:r>
    </w:p>
    <w:p w:rsidR="00000000" w:rsidDel="00000000" w:rsidP="00000000" w:rsidRDefault="00000000" w:rsidRPr="00000000" w14:paraId="00001800">
      <w:pPr>
        <w:numPr>
          <w:ilvl w:val="1"/>
          <w:numId w:val="36"/>
        </w:numPr>
        <w:spacing w:after="0" w:afterAutospacing="0"/>
        <w:ind w:left="1440" w:hanging="360"/>
        <w:rPr>
          <w:u w:val="none"/>
        </w:rPr>
      </w:pPr>
      <w:r w:rsidDel="00000000" w:rsidR="00000000" w:rsidRPr="00000000">
        <w:rPr>
          <w:rtl w:val="0"/>
        </w:rPr>
        <w:t xml:space="preserve">Logged in:</w:t>
      </w:r>
    </w:p>
    <w:p w:rsidR="00000000" w:rsidDel="00000000" w:rsidP="00000000" w:rsidRDefault="00000000" w:rsidRPr="00000000" w14:paraId="00001801">
      <w:pPr>
        <w:numPr>
          <w:ilvl w:val="2"/>
          <w:numId w:val="36"/>
        </w:numPr>
        <w:spacing w:after="0" w:afterAutospacing="0"/>
        <w:ind w:left="2160" w:hanging="360"/>
        <w:rPr>
          <w:u w:val="none"/>
        </w:rPr>
      </w:pPr>
      <w:r w:rsidDel="00000000" w:rsidR="00000000" w:rsidRPr="00000000">
        <w:rPr>
          <w:rtl w:val="0"/>
        </w:rPr>
        <w:t xml:space="preserve">Wallet Ledger</w:t>
      </w:r>
    </w:p>
    <w:p w:rsidR="00000000" w:rsidDel="00000000" w:rsidP="00000000" w:rsidRDefault="00000000" w:rsidRPr="00000000" w14:paraId="00001802">
      <w:pPr>
        <w:numPr>
          <w:ilvl w:val="2"/>
          <w:numId w:val="36"/>
        </w:numPr>
        <w:ind w:left="2160" w:hanging="360"/>
        <w:rPr>
          <w:u w:val="none"/>
        </w:rPr>
      </w:pPr>
      <w:r w:rsidDel="00000000" w:rsidR="00000000" w:rsidRPr="00000000">
        <w:rPr>
          <w:rtl w:val="0"/>
        </w:rPr>
        <w:t xml:space="preserve">Audit Logs</w:t>
      </w:r>
    </w:p>
    <w:p w:rsidR="00000000" w:rsidDel="00000000" w:rsidP="00000000" w:rsidRDefault="00000000" w:rsidRPr="00000000" w14:paraId="00001803">
      <w:pPr>
        <w:rPr/>
      </w:pPr>
      <w:r w:rsidDel="00000000" w:rsidR="00000000" w:rsidRPr="00000000">
        <w:rPr>
          <w:b w:val="1"/>
          <w:bCs w:val="1"/>
          <w:rtl w:val="0"/>
        </w:rPr>
        <w:t xml:space="preserve">Validations</w:t>
      </w:r>
      <w:r w:rsidDel="00000000" w:rsidR="00000000" w:rsidRPr="00000000">
        <w:rPr>
          <w:rtl w:val="0"/>
        </w:rPr>
      </w:r>
    </w:p>
    <w:tbl>
      <w:tblPr>
        <w:tblStyle w:val="Table104"/>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480"/>
        <w:tblGridChange w:id="0">
          <w:tblGrid>
            <w:gridCol w:w="2760"/>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4">
            <w:pPr>
              <w:widowControl w:val="0"/>
              <w:spacing w:after="0" w:line="240" w:lineRule="auto"/>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5">
            <w:pPr>
              <w:widowControl w:val="0"/>
              <w:spacing w:after="0" w:line="240" w:lineRule="auto"/>
              <w:rPr>
                <w:b w:val="1"/>
                <w:bCs w:val="1"/>
              </w:rPr>
            </w:pPr>
            <w:r w:rsidDel="00000000" w:rsidR="00000000" w:rsidRPr="00000000">
              <w:rPr>
                <w:b w:val="1"/>
                <w:bCs w:val="1"/>
                <w:rtl w:val="0"/>
              </w:rPr>
              <w:t xml:space="preserve">Empty Data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6">
            <w:pPr>
              <w:widowControl w:val="0"/>
              <w:spacing w:after="0" w:line="240" w:lineRule="auto"/>
              <w:rPr/>
            </w:pPr>
            <w:r w:rsidDel="00000000" w:rsidR="00000000" w:rsidRPr="00000000">
              <w:rPr>
                <w:rtl w:val="0"/>
              </w:rPr>
              <w:t xml:space="preserve">Transaction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7">
            <w:pPr>
              <w:widowControl w:val="0"/>
              <w:spacing w:after="0" w:line="240" w:lineRule="auto"/>
              <w:rPr/>
            </w:pPr>
            <w:r w:rsidDel="00000000" w:rsidR="00000000" w:rsidRPr="00000000">
              <w:rPr>
                <w:rtl w:val="0"/>
              </w:rPr>
              <w:t xml:space="preserve">Transaction ID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8">
            <w:pPr>
              <w:widowControl w:val="0"/>
              <w:spacing w:after="0" w:line="240" w:lineRule="auto"/>
              <w:rPr/>
            </w:pPr>
            <w:r w:rsidDel="00000000" w:rsidR="00000000" w:rsidRPr="00000000">
              <w:rPr>
                <w:rtl w:val="0"/>
              </w:rPr>
              <w:t xml:space="preserve">Transaction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9">
            <w:pPr>
              <w:widowControl w:val="0"/>
              <w:spacing w:after="0" w:line="240" w:lineRule="auto"/>
              <w:rPr/>
            </w:pPr>
            <w:r w:rsidDel="00000000" w:rsidR="00000000" w:rsidRPr="00000000">
              <w:rPr>
                <w:rtl w:val="0"/>
              </w:rPr>
              <w:t xml:space="preserve">Transaction Type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A">
            <w:pPr>
              <w:widowControl w:val="0"/>
              <w:spacing w:after="0" w:line="240" w:lineRule="auto"/>
              <w:rPr/>
            </w:pPr>
            <w:r w:rsidDel="00000000" w:rsidR="00000000" w:rsidRPr="00000000">
              <w:rPr>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B">
            <w:pPr>
              <w:widowControl w:val="0"/>
              <w:spacing w:after="0" w:line="240" w:lineRule="auto"/>
              <w:rPr/>
            </w:pPr>
            <w:r w:rsidDel="00000000" w:rsidR="00000000" w:rsidRPr="00000000">
              <w:rPr>
                <w:rtl w:val="0"/>
              </w:rPr>
              <w:t xml:space="preserve">Amount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C">
            <w:pPr>
              <w:widowControl w:val="0"/>
              <w:spacing w:after="0" w:line="240" w:lineRule="auto"/>
              <w:rPr/>
            </w:pPr>
            <w:r w:rsidDel="00000000" w:rsidR="00000000" w:rsidRPr="00000000">
              <w:rPr>
                <w:rtl w:val="0"/>
              </w:rPr>
              <w:t xml:space="preserve">Reason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D">
            <w:pPr>
              <w:widowControl w:val="0"/>
              <w:spacing w:after="0" w:line="240" w:lineRule="auto"/>
              <w:rPr/>
            </w:pPr>
            <w:r w:rsidDel="00000000" w:rsidR="00000000" w:rsidRPr="00000000">
              <w:rPr>
                <w:rtl w:val="0"/>
              </w:rPr>
              <w:t xml:space="preserve">Reason is required</w:t>
            </w:r>
          </w:p>
        </w:tc>
      </w:tr>
    </w:tbl>
    <w:p w:rsidR="00000000" w:rsidDel="00000000" w:rsidP="00000000" w:rsidRDefault="00000000" w:rsidRPr="00000000" w14:paraId="0000180E">
      <w:pPr>
        <w:rPr/>
      </w:pPr>
      <w:r w:rsidDel="00000000" w:rsidR="00000000" w:rsidRPr="00000000">
        <w:rPr>
          <w:rtl w:val="0"/>
        </w:rPr>
      </w:r>
    </w:p>
    <w:tbl>
      <w:tblPr>
        <w:tblStyle w:val="Table105"/>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480"/>
        <w:tblGridChange w:id="0">
          <w:tblGrid>
            <w:gridCol w:w="2760"/>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F">
            <w:pPr>
              <w:widowControl w:val="0"/>
              <w:spacing w:after="0" w:line="240" w:lineRule="auto"/>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0">
            <w:pPr>
              <w:widowControl w:val="0"/>
              <w:spacing w:after="0" w:line="240" w:lineRule="auto"/>
              <w:rPr>
                <w:b w:val="1"/>
                <w:bCs w:val="1"/>
              </w:rPr>
            </w:pPr>
            <w:r w:rsidDel="00000000" w:rsidR="00000000" w:rsidRPr="00000000">
              <w:rPr>
                <w:b w:val="1"/>
                <w:bCs w:val="1"/>
                <w:rtl w:val="0"/>
              </w:rPr>
              <w:t xml:space="preserve">Amount 0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1">
            <w:pPr>
              <w:widowControl w:val="0"/>
              <w:spacing w:after="0" w:line="240" w:lineRule="auto"/>
              <w:rPr/>
            </w:pPr>
            <w:r w:rsidDel="00000000" w:rsidR="00000000" w:rsidRPr="00000000">
              <w:rPr>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2">
            <w:pPr>
              <w:widowControl w:val="0"/>
              <w:spacing w:after="0" w:line="240" w:lineRule="auto"/>
              <w:rPr/>
            </w:pPr>
            <w:r w:rsidDel="00000000" w:rsidR="00000000" w:rsidRPr="00000000">
              <w:rPr>
                <w:rtl w:val="0"/>
              </w:rPr>
              <w:t xml:space="preserve">Amount must be greater than 0</w:t>
            </w:r>
          </w:p>
        </w:tc>
      </w:tr>
    </w:tbl>
    <w:p w:rsidR="00000000" w:rsidDel="00000000" w:rsidP="00000000" w:rsidRDefault="00000000" w:rsidRPr="00000000" w14:paraId="00001813">
      <w:pPr>
        <w:rPr/>
      </w:pPr>
      <w:r w:rsidDel="00000000" w:rsidR="00000000" w:rsidRPr="00000000">
        <w:rPr>
          <w:rtl w:val="0"/>
        </w:rPr>
      </w:r>
    </w:p>
    <w:tbl>
      <w:tblPr>
        <w:tblStyle w:val="Table106"/>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480"/>
        <w:tblGridChange w:id="0">
          <w:tblGrid>
            <w:gridCol w:w="2760"/>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4">
            <w:pPr>
              <w:widowControl w:val="0"/>
              <w:spacing w:after="0" w:line="240" w:lineRule="auto"/>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5">
            <w:pPr>
              <w:widowControl w:val="0"/>
              <w:spacing w:after="0" w:line="240" w:lineRule="auto"/>
              <w:rPr>
                <w:b w:val="1"/>
                <w:bCs w:val="1"/>
              </w:rPr>
            </w:pPr>
            <w:r w:rsidDel="00000000" w:rsidR="00000000" w:rsidRPr="00000000">
              <w:rPr>
                <w:b w:val="1"/>
                <w:bCs w:val="1"/>
                <w:rtl w:val="0"/>
              </w:rPr>
              <w:t xml:space="preserve">Debit Amount &gt;User Wallet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6">
            <w:pPr>
              <w:widowControl w:val="0"/>
              <w:spacing w:after="0" w:line="240" w:lineRule="auto"/>
              <w:rPr/>
            </w:pPr>
            <w:r w:rsidDel="00000000" w:rsidR="00000000" w:rsidRPr="00000000">
              <w:rPr>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7">
            <w:pPr>
              <w:widowControl w:val="0"/>
              <w:spacing w:after="0" w:line="240" w:lineRule="auto"/>
              <w:rPr/>
            </w:pPr>
            <w:r w:rsidDel="00000000" w:rsidR="00000000" w:rsidRPr="00000000">
              <w:rPr>
                <w:rtl w:val="0"/>
              </w:rPr>
              <w:t xml:space="preserve">Amount cannot be greater then the User Wallet / Insufficient wallet balance</w:t>
            </w:r>
          </w:p>
        </w:tc>
      </w:tr>
    </w:tbl>
    <w:p w:rsidR="00000000" w:rsidDel="00000000" w:rsidP="00000000" w:rsidRDefault="00000000" w:rsidRPr="00000000" w14:paraId="00001818">
      <w:pPr>
        <w:rPr/>
      </w:pPr>
      <w:r w:rsidDel="00000000" w:rsidR="00000000" w:rsidRPr="00000000">
        <w:rPr>
          <w:rtl w:val="0"/>
        </w:rPr>
      </w:r>
    </w:p>
    <w:tbl>
      <w:tblPr>
        <w:tblStyle w:val="Table107"/>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480"/>
        <w:tblGridChange w:id="0">
          <w:tblGrid>
            <w:gridCol w:w="2760"/>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9">
            <w:pPr>
              <w:widowControl w:val="0"/>
              <w:spacing w:after="0" w:line="240" w:lineRule="auto"/>
              <w:rPr>
                <w:b w:val="1"/>
                <w:bCs w:val="1"/>
              </w:rPr>
            </w:pPr>
            <w:r w:rsidDel="00000000" w:rsidR="00000000" w:rsidRPr="00000000">
              <w:rPr>
                <w:b w:val="1"/>
                <w:bCs w:val="1"/>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A">
            <w:pPr>
              <w:widowControl w:val="0"/>
              <w:spacing w:after="0" w:line="240" w:lineRule="auto"/>
              <w:rPr>
                <w:b w:val="1"/>
                <w:bCs w:val="1"/>
              </w:rPr>
            </w:pPr>
            <w:r w:rsidDel="00000000" w:rsidR="00000000" w:rsidRPr="00000000">
              <w:rPr>
                <w:b w:val="1"/>
                <w:bCs w:val="1"/>
                <w:rtl w:val="0"/>
              </w:rPr>
              <w:t xml:space="preserve">Amount &gt;User Wallet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B">
            <w:pPr>
              <w:widowControl w:val="0"/>
              <w:spacing w:after="0" w:line="240" w:lineRule="auto"/>
              <w:rPr/>
            </w:pPr>
            <w:r w:rsidDel="00000000" w:rsidR="00000000" w:rsidRPr="00000000">
              <w:rPr>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C">
            <w:pPr>
              <w:widowControl w:val="0"/>
              <w:spacing w:after="0" w:line="240" w:lineRule="auto"/>
              <w:rPr/>
            </w:pPr>
            <w:r w:rsidDel="00000000" w:rsidR="00000000" w:rsidRPr="00000000">
              <w:rPr>
                <w:rtl w:val="0"/>
              </w:rPr>
              <w:t xml:space="preserve">Amount cannot be greater then the User Wallet </w:t>
            </w:r>
          </w:p>
        </w:tc>
      </w:tr>
    </w:tbl>
    <w:p w:rsidR="00000000" w:rsidDel="00000000" w:rsidP="00000000" w:rsidRDefault="00000000" w:rsidRPr="00000000" w14:paraId="0000181D">
      <w:pPr>
        <w:ind w:left="0" w:firstLine="0"/>
        <w:rPr/>
      </w:pPr>
      <w:r w:rsidDel="00000000" w:rsidR="00000000" w:rsidRPr="00000000">
        <w:rPr>
          <w:rtl w:val="0"/>
        </w:rPr>
      </w:r>
    </w:p>
    <w:p w:rsidR="00000000" w:rsidDel="00000000" w:rsidP="00000000" w:rsidRDefault="00000000" w:rsidRPr="00000000" w14:paraId="0000181E">
      <w:pPr>
        <w:pStyle w:val="Heading3"/>
        <w:rPr>
          <w:color w:val="ff0000"/>
        </w:rPr>
      </w:pPr>
      <w:bookmarkStart w:colFirst="0" w:colLast="0" w:name="_hrq4qnyyqf5k" w:id="142"/>
      <w:bookmarkEnd w:id="142"/>
      <w:commentRangeStart w:id="174"/>
      <w:commentRangeStart w:id="175"/>
      <w:r w:rsidDel="00000000" w:rsidR="00000000" w:rsidRPr="00000000">
        <w:rPr>
          <w:rtl w:val="0"/>
        </w:rPr>
        <w:t xml:space="preserve">User story -2.7 Set League Additional Buy-In Limits</w:t>
      </w:r>
      <w:commentRangeEnd w:id="174"/>
      <w:r w:rsidDel="00000000" w:rsidR="00000000" w:rsidRPr="00000000">
        <w:commentReference w:id="174"/>
      </w:r>
      <w:commentRangeEnd w:id="175"/>
      <w:r w:rsidDel="00000000" w:rsidR="00000000" w:rsidRPr="00000000">
        <w:commentReference w:id="175"/>
      </w:r>
      <w:r w:rsidDel="00000000" w:rsidR="00000000" w:rsidRPr="00000000">
        <w:rPr>
          <w:color w:val="ff0000"/>
          <w:rtl w:val="0"/>
        </w:rPr>
        <w:t xml:space="preserve"> - amount </w:t>
      </w:r>
    </w:p>
    <w:p w:rsidR="00000000" w:rsidDel="00000000" w:rsidP="00000000" w:rsidRDefault="00000000" w:rsidRPr="00000000" w14:paraId="0000181F">
      <w:pPr>
        <w:rPr/>
      </w:pPr>
      <w:r w:rsidDel="00000000" w:rsidR="00000000" w:rsidRPr="00000000">
        <w:rPr>
          <w:rtl w:val="0"/>
        </w:rPr>
        <w:t xml:space="preserve">As a  F2MX Super Admin, I want to define and enforce buy-in limits at platform level so that fair gameplay is maintained, abuse is prevented, and the platform economy remains controlled.</w:t>
      </w:r>
    </w:p>
    <w:p w:rsidR="00000000" w:rsidDel="00000000" w:rsidP="00000000" w:rsidRDefault="00000000" w:rsidRPr="00000000" w14:paraId="00001820">
      <w:pPr>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182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Navigation : </w:t>
      </w:r>
    </w:p>
    <w:p w:rsidR="00000000" w:rsidDel="00000000" w:rsidP="00000000" w:rsidRDefault="00000000" w:rsidRPr="00000000" w14:paraId="00001822">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Unicode MS" w:cs="Arial Unicode MS" w:eastAsia="Arial Unicode MS" w:hAnsi="Arial Unicode MS"/>
          <w:rtl w:val="0"/>
        </w:rPr>
        <w:t xml:space="preserve">Login →  Wallet &amp; Economy → Buy-in Configurations (Sub-module) →  Buy-in Limits</w:t>
      </w:r>
    </w:p>
    <w:p w:rsidR="00000000" w:rsidDel="00000000" w:rsidP="00000000" w:rsidRDefault="00000000" w:rsidRPr="00000000" w14:paraId="0000182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Additional Buy-in Limit : </w:t>
      </w:r>
    </w:p>
    <w:p w:rsidR="00000000" w:rsidDel="00000000" w:rsidP="00000000" w:rsidRDefault="00000000" w:rsidRPr="00000000" w14:paraId="00001824">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This feature allows the Admin to configure a minimum and maximum buy-in range at the platform level (system-wide).</w:t>
      </w:r>
    </w:p>
    <w:p w:rsidR="00000000" w:rsidDel="00000000" w:rsidP="00000000" w:rsidRDefault="00000000" w:rsidRPr="00000000" w14:paraId="00001825">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 Commissioner, while creating or configuring a league, can define a league</w:t>
      </w:r>
      <w:r w:rsidDel="00000000" w:rsidR="00000000" w:rsidRPr="00000000">
        <w:rPr>
          <w:b w:val="1"/>
          <w:bCs w:val="1"/>
          <w:rtl w:val="0"/>
        </w:rPr>
        <w:t xml:space="preserve">-specific additional buy-in amount</w:t>
      </w:r>
      <w:r w:rsidDel="00000000" w:rsidR="00000000" w:rsidRPr="00000000">
        <w:rPr>
          <w:rtl w:val="0"/>
        </w:rPr>
        <w:t xml:space="preserve">, which must strictly fall within the admin-defined range.</w:t>
      </w:r>
    </w:p>
    <w:p w:rsidR="00000000" w:rsidDel="00000000" w:rsidP="00000000" w:rsidRDefault="00000000" w:rsidRPr="00000000" w14:paraId="00001826">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League creation/update is restricted if values fall outside the allowed range.</w:t>
      </w:r>
    </w:p>
    <w:p w:rsidR="00000000" w:rsidDel="00000000" w:rsidP="00000000" w:rsidRDefault="00000000" w:rsidRPr="00000000" w14:paraId="0000182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Super Admin can define:</w:t>
      </w:r>
      <w:r w:rsidDel="00000000" w:rsidR="00000000" w:rsidRPr="00000000">
        <w:rPr>
          <w:rtl w:val="0"/>
        </w:rPr>
      </w:r>
    </w:p>
    <w:p w:rsidR="00000000" w:rsidDel="00000000" w:rsidP="00000000" w:rsidRDefault="00000000" w:rsidRPr="00000000" w14:paraId="00001828">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Maximum amount of Additional buy-in allowed per leagues</w:t>
      </w:r>
    </w:p>
    <w:p w:rsidR="00000000" w:rsidDel="00000000" w:rsidP="00000000" w:rsidRDefault="00000000" w:rsidRPr="00000000" w14:paraId="0000182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System enforces:</w:t>
      </w:r>
    </w:p>
    <w:p w:rsidR="00000000" w:rsidDel="00000000" w:rsidP="00000000" w:rsidRDefault="00000000" w:rsidRPr="00000000" w14:paraId="0000182A">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These limits across all leagues</w:t>
      </w:r>
    </w:p>
    <w:p w:rsidR="00000000" w:rsidDel="00000000" w:rsidP="00000000" w:rsidRDefault="00000000" w:rsidRPr="00000000" w14:paraId="0000182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League-level limits:</w:t>
      </w:r>
    </w:p>
    <w:p w:rsidR="00000000" w:rsidDel="00000000" w:rsidP="00000000" w:rsidRDefault="00000000" w:rsidRPr="00000000" w14:paraId="0000182C">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Cannot exceed platform limits</w:t>
      </w:r>
    </w:p>
    <w:p w:rsidR="00000000" w:rsidDel="00000000" w:rsidP="00000000" w:rsidRDefault="00000000" w:rsidRPr="00000000" w14:paraId="0000182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Changes are:</w:t>
      </w:r>
    </w:p>
    <w:p w:rsidR="00000000" w:rsidDel="00000000" w:rsidP="00000000" w:rsidRDefault="00000000" w:rsidRPr="00000000" w14:paraId="0000182E">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Logged in audit logs</w:t>
      </w:r>
    </w:p>
    <w:p w:rsidR="00000000" w:rsidDel="00000000" w:rsidP="00000000" w:rsidRDefault="00000000" w:rsidRPr="00000000" w14:paraId="0000182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Validation:</w:t>
      </w:r>
    </w:p>
    <w:p w:rsidR="00000000" w:rsidDel="00000000" w:rsidP="00000000" w:rsidRDefault="00000000" w:rsidRPr="00000000" w14:paraId="00001830">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Values must be positive integers</w:t>
      </w:r>
    </w:p>
    <w:p w:rsidR="00000000" w:rsidDel="00000000" w:rsidP="00000000" w:rsidRDefault="00000000" w:rsidRPr="00000000" w14:paraId="0000183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Error message:</w:t>
      </w:r>
    </w:p>
    <w:p w:rsidR="00000000" w:rsidDel="00000000" w:rsidP="00000000" w:rsidRDefault="00000000" w:rsidRPr="00000000" w14:paraId="00001832">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“Platform limit must be greater than zero</w:t>
      </w:r>
    </w:p>
    <w:p w:rsidR="00000000" w:rsidDel="00000000" w:rsidP="00000000" w:rsidRDefault="00000000" w:rsidRPr="00000000" w14:paraId="0000183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Buy-In Limit screen : </w:t>
      </w:r>
    </w:p>
    <w:p w:rsidR="00000000" w:rsidDel="00000000" w:rsidP="00000000" w:rsidRDefault="00000000" w:rsidRPr="00000000" w14:paraId="00001834">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Admin should be able to define:</w:t>
      </w:r>
    </w:p>
    <w:p w:rsidR="00000000" w:rsidDel="00000000" w:rsidP="00000000" w:rsidRDefault="00000000" w:rsidRPr="00000000" w14:paraId="00001835">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b w:val="1"/>
          <w:bCs w:val="1"/>
          <w:rtl w:val="0"/>
        </w:rPr>
        <w:t xml:space="preserve">Minimum Additional Buy-In Amount : $0</w:t>
      </w:r>
    </w:p>
    <w:p w:rsidR="00000000" w:rsidDel="00000000" w:rsidP="00000000" w:rsidRDefault="00000000" w:rsidRPr="00000000" w14:paraId="00001836">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rPr>
      </w:pPr>
      <w:r w:rsidDel="00000000" w:rsidR="00000000" w:rsidRPr="00000000">
        <w:rPr>
          <w:b w:val="1"/>
          <w:bCs w:val="1"/>
          <w:rtl w:val="0"/>
        </w:rPr>
        <w:t xml:space="preserve">Maximum Additional Buy-In Amount : $5,000</w:t>
      </w:r>
    </w:p>
    <w:p w:rsidR="00000000" w:rsidDel="00000000" w:rsidP="00000000" w:rsidRDefault="00000000" w:rsidRPr="00000000" w14:paraId="00001837">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These limits should be:</w:t>
      </w:r>
    </w:p>
    <w:p w:rsidR="00000000" w:rsidDel="00000000" w:rsidP="00000000" w:rsidRDefault="00000000" w:rsidRPr="00000000" w14:paraId="00001838">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Applied system-wide across all leagues</w:t>
      </w:r>
    </w:p>
    <w:p w:rsidR="00000000" w:rsidDel="00000000" w:rsidP="00000000" w:rsidRDefault="00000000" w:rsidRPr="00000000" w14:paraId="00001839">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Editable by Admin anytime</w:t>
      </w:r>
    </w:p>
    <w:p w:rsidR="00000000" w:rsidDel="00000000" w:rsidP="00000000" w:rsidRDefault="00000000" w:rsidRPr="00000000" w14:paraId="0000183A">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System should validate:</w:t>
      </w:r>
    </w:p>
    <w:p w:rsidR="00000000" w:rsidDel="00000000" w:rsidP="00000000" w:rsidRDefault="00000000" w:rsidRPr="00000000" w14:paraId="0000183B">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Arial Unicode MS" w:cs="Arial Unicode MS" w:eastAsia="Arial Unicode MS" w:hAnsi="Arial Unicode MS"/>
          <w:rtl w:val="0"/>
        </w:rPr>
        <w:t xml:space="preserve">Minimum ≤ Maximum</w:t>
      </w:r>
    </w:p>
    <w:p w:rsidR="00000000" w:rsidDel="00000000" w:rsidP="00000000" w:rsidRDefault="00000000" w:rsidRPr="00000000" w14:paraId="0000183C">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Changes should:</w:t>
      </w:r>
    </w:p>
    <w:p w:rsidR="00000000" w:rsidDel="00000000" w:rsidP="00000000" w:rsidRDefault="00000000" w:rsidRPr="00000000" w14:paraId="0000183D">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Reflect immediately for new leagues</w:t>
      </w:r>
    </w:p>
    <w:p w:rsidR="00000000" w:rsidDel="00000000" w:rsidP="00000000" w:rsidRDefault="00000000" w:rsidRPr="00000000" w14:paraId="0000183E">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No impact on already created leagues.</w:t>
      </w:r>
    </w:p>
    <w:p w:rsidR="00000000" w:rsidDel="00000000" w:rsidP="00000000" w:rsidRDefault="00000000" w:rsidRPr="00000000" w14:paraId="0000183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Commissioner Configuration (League-Level)</w:t>
      </w:r>
    </w:p>
    <w:p w:rsidR="00000000" w:rsidDel="00000000" w:rsidP="00000000" w:rsidRDefault="00000000" w:rsidRPr="00000000" w14:paraId="00001840">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During Create League / Edit League, Commissioner should:</w:t>
      </w:r>
    </w:p>
    <w:p w:rsidR="00000000" w:rsidDel="00000000" w:rsidP="00000000" w:rsidRDefault="00000000" w:rsidRPr="00000000" w14:paraId="00001841">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Enter an Additional Buy-In Amount</w:t>
      </w:r>
    </w:p>
    <w:p w:rsidR="00000000" w:rsidDel="00000000" w:rsidP="00000000" w:rsidRDefault="00000000" w:rsidRPr="00000000" w14:paraId="0000184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System should:</w:t>
      </w:r>
    </w:p>
    <w:p w:rsidR="00000000" w:rsidDel="00000000" w:rsidP="00000000" w:rsidRDefault="00000000" w:rsidRPr="00000000" w14:paraId="00001843">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Allow only one fixed buy-in amount per league</w:t>
      </w:r>
    </w:p>
    <w:p w:rsidR="00000000" w:rsidDel="00000000" w:rsidP="00000000" w:rsidRDefault="00000000" w:rsidRPr="00000000" w14:paraId="00001844">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Validate against admin-defined range</w:t>
      </w:r>
    </w:p>
    <w:p w:rsidR="00000000" w:rsidDel="00000000" w:rsidP="00000000" w:rsidRDefault="00000000" w:rsidRPr="00000000" w14:paraId="0000184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Validation Rules</w:t>
      </w:r>
    </w:p>
    <w:p w:rsidR="00000000" w:rsidDel="00000000" w:rsidP="00000000" w:rsidRDefault="00000000" w:rsidRPr="00000000" w14:paraId="00001846">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Additional Buy-In Amount must:</w:t>
      </w:r>
    </w:p>
    <w:p w:rsidR="00000000" w:rsidDel="00000000" w:rsidP="00000000" w:rsidRDefault="00000000" w:rsidRPr="00000000" w14:paraId="00001847">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Arial Unicode MS" w:cs="Arial Unicode MS" w:eastAsia="Arial Unicode MS" w:hAnsi="Arial Unicode MS"/>
          <w:rtl w:val="0"/>
        </w:rPr>
        <w:t xml:space="preserve">Amount ≥ Admin Minimum Limit</w:t>
      </w:r>
    </w:p>
    <w:p w:rsidR="00000000" w:rsidDel="00000000" w:rsidP="00000000" w:rsidRDefault="00000000" w:rsidRPr="00000000" w14:paraId="00001848">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Arial Unicode MS" w:cs="Arial Unicode MS" w:eastAsia="Arial Unicode MS" w:hAnsi="Arial Unicode MS"/>
          <w:rtl w:val="0"/>
        </w:rPr>
        <w:t xml:space="preserve">Amount ≤ Admin Maximum Limit</w:t>
      </w:r>
    </w:p>
    <w:p w:rsidR="00000000" w:rsidDel="00000000" w:rsidP="00000000" w:rsidRDefault="00000000" w:rsidRPr="00000000" w14:paraId="0000184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If invalid:</w:t>
      </w:r>
    </w:p>
    <w:p w:rsidR="00000000" w:rsidDel="00000000" w:rsidP="00000000" w:rsidRDefault="00000000" w:rsidRPr="00000000" w14:paraId="0000184A">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Show error message:</w:t>
      </w:r>
    </w:p>
    <w:p w:rsidR="00000000" w:rsidDel="00000000" w:rsidP="00000000" w:rsidRDefault="00000000" w:rsidRPr="00000000" w14:paraId="0000184B">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“The Additional buy-in amount must be between $X and $Y as defined by the platform.”</w:t>
      </w:r>
    </w:p>
    <w:p w:rsidR="00000000" w:rsidDel="00000000" w:rsidP="00000000" w:rsidRDefault="00000000" w:rsidRPr="00000000" w14:paraId="0000184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System should prevent:</w:t>
      </w:r>
    </w:p>
    <w:p w:rsidR="00000000" w:rsidDel="00000000" w:rsidP="00000000" w:rsidRDefault="00000000" w:rsidRPr="00000000" w14:paraId="0000184D">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League creation/update until corrected</w:t>
      </w:r>
    </w:p>
    <w:p w:rsidR="00000000" w:rsidDel="00000000" w:rsidP="00000000" w:rsidRDefault="00000000" w:rsidRPr="00000000" w14:paraId="0000184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User Visibility </w:t>
      </w:r>
    </w:p>
    <w:p w:rsidR="00000000" w:rsidDel="00000000" w:rsidP="00000000" w:rsidRDefault="00000000" w:rsidRPr="00000000" w14:paraId="0000184F">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End Users should : </w:t>
      </w:r>
    </w:p>
    <w:p w:rsidR="00000000" w:rsidDel="00000000" w:rsidP="00000000" w:rsidRDefault="00000000" w:rsidRPr="00000000" w14:paraId="00001850">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View the buy-in amount on the + Add Buy-In Screen</w:t>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pStyle w:val="Heading3"/>
        <w:rPr>
          <w:sz w:val="20"/>
          <w:szCs w:val="20"/>
        </w:rPr>
      </w:pPr>
      <w:bookmarkStart w:colFirst="0" w:colLast="0" w:name="_mqef4ctwb5d0" w:id="143"/>
      <w:bookmarkEnd w:id="143"/>
      <w:r w:rsidDel="00000000" w:rsidR="00000000" w:rsidRPr="00000000">
        <w:rPr>
          <w:rtl w:val="0"/>
        </w:rPr>
        <w:t xml:space="preserve">User story -2.8 End-of-Season Settlement</w:t>
      </w:r>
      <w:r w:rsidDel="00000000" w:rsidR="00000000" w:rsidRPr="00000000">
        <w:rPr>
          <w:sz w:val="20"/>
          <w:szCs w:val="20"/>
          <w:rtl w:val="0"/>
        </w:rPr>
        <w:t xml:space="preserve"> </w:t>
      </w:r>
    </w:p>
    <w:p w:rsidR="00000000" w:rsidDel="00000000" w:rsidP="00000000" w:rsidRDefault="00000000" w:rsidRPr="00000000" w14:paraId="00001855">
      <w:pPr>
        <w:rPr/>
      </w:pPr>
      <w:r w:rsidDel="00000000" w:rsidR="00000000" w:rsidRPr="00000000">
        <w:rPr>
          <w:rtl w:val="0"/>
        </w:rPr>
        <w:t xml:space="preserve">As a System, I want to settle league wallets when a league completes, so that users receive their earned profits in their persistent User Wallet.</w:t>
      </w:r>
    </w:p>
    <w:p w:rsidR="00000000" w:rsidDel="00000000" w:rsidP="00000000" w:rsidRDefault="00000000" w:rsidRPr="00000000" w14:paraId="00001856">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1857">
      <w:pPr>
        <w:numPr>
          <w:ilvl w:val="0"/>
          <w:numId w:val="23"/>
        </w:numPr>
        <w:spacing w:after="0" w:afterAutospacing="0"/>
        <w:ind w:left="720" w:hanging="360"/>
      </w:pPr>
      <w:r w:rsidDel="00000000" w:rsidR="00000000" w:rsidRPr="00000000">
        <w:rPr>
          <w:b w:val="1"/>
          <w:bCs w:val="1"/>
          <w:rtl w:val="0"/>
        </w:rPr>
        <w:t xml:space="preserve">Trigger</w:t>
      </w:r>
      <w:r w:rsidDel="00000000" w:rsidR="00000000" w:rsidRPr="00000000">
        <w:rPr>
          <w:rtl w:val="0"/>
        </w:rPr>
        <w:t xml:space="preserve">: League Lifecycle status changes to Completed.</w:t>
      </w:r>
    </w:p>
    <w:p w:rsidR="00000000" w:rsidDel="00000000" w:rsidP="00000000" w:rsidRDefault="00000000" w:rsidRPr="00000000" w14:paraId="00001858">
      <w:pPr>
        <w:numPr>
          <w:ilvl w:val="0"/>
          <w:numId w:val="23"/>
        </w:numPr>
        <w:spacing w:after="0" w:afterAutospacing="0"/>
        <w:ind w:left="720" w:hanging="360"/>
        <w:rPr>
          <w:u w:val="none"/>
        </w:rPr>
      </w:pPr>
      <w:r w:rsidDel="00000000" w:rsidR="00000000" w:rsidRPr="00000000">
        <w:rPr>
          <w:rtl w:val="0"/>
        </w:rPr>
        <w:t xml:space="preserve">The system must initiate settlement Only when All conditions are met : </w:t>
      </w:r>
    </w:p>
    <w:p w:rsidR="00000000" w:rsidDel="00000000" w:rsidP="00000000" w:rsidRDefault="00000000" w:rsidRPr="00000000" w14:paraId="00001859">
      <w:pPr>
        <w:numPr>
          <w:ilvl w:val="1"/>
          <w:numId w:val="23"/>
        </w:numPr>
        <w:spacing w:after="0" w:afterAutospacing="0"/>
        <w:ind w:left="1440" w:hanging="360"/>
        <w:rPr>
          <w:u w:val="none"/>
        </w:rPr>
      </w:pPr>
      <w:r w:rsidDel="00000000" w:rsidR="00000000" w:rsidRPr="00000000">
        <w:rPr>
          <w:rtl w:val="0"/>
        </w:rPr>
        <w:t xml:space="preserve">League status  = Completed</w:t>
      </w:r>
    </w:p>
    <w:p w:rsidR="00000000" w:rsidDel="00000000" w:rsidP="00000000" w:rsidRDefault="00000000" w:rsidRPr="00000000" w14:paraId="0000185A">
      <w:pPr>
        <w:numPr>
          <w:ilvl w:val="1"/>
          <w:numId w:val="23"/>
        </w:numPr>
        <w:spacing w:after="0" w:afterAutospacing="0"/>
        <w:ind w:left="1440" w:hanging="360"/>
        <w:rPr>
          <w:u w:val="none"/>
        </w:rPr>
      </w:pPr>
      <w:r w:rsidDel="00000000" w:rsidR="00000000" w:rsidRPr="00000000">
        <w:rPr>
          <w:rtl w:val="0"/>
        </w:rPr>
        <w:t xml:space="preserve">Final Standings = Available &amp; locked</w:t>
      </w:r>
    </w:p>
    <w:p w:rsidR="00000000" w:rsidDel="00000000" w:rsidP="00000000" w:rsidRDefault="00000000" w:rsidRPr="00000000" w14:paraId="0000185B">
      <w:pPr>
        <w:numPr>
          <w:ilvl w:val="1"/>
          <w:numId w:val="23"/>
        </w:numPr>
        <w:spacing w:after="0" w:afterAutospacing="0"/>
        <w:ind w:left="1440" w:hanging="360"/>
        <w:rPr>
          <w:u w:val="none"/>
        </w:rPr>
      </w:pPr>
      <w:r w:rsidDel="00000000" w:rsidR="00000000" w:rsidRPr="00000000">
        <w:rPr>
          <w:rtl w:val="0"/>
        </w:rPr>
        <w:t xml:space="preserve">No pending : </w:t>
      </w:r>
    </w:p>
    <w:p w:rsidR="00000000" w:rsidDel="00000000" w:rsidP="00000000" w:rsidRDefault="00000000" w:rsidRPr="00000000" w14:paraId="0000185C">
      <w:pPr>
        <w:numPr>
          <w:ilvl w:val="2"/>
          <w:numId w:val="23"/>
        </w:numPr>
        <w:spacing w:after="0" w:afterAutospacing="0"/>
        <w:ind w:left="2160" w:hanging="360"/>
        <w:rPr>
          <w:u w:val="none"/>
        </w:rPr>
      </w:pPr>
      <w:r w:rsidDel="00000000" w:rsidR="00000000" w:rsidRPr="00000000">
        <w:rPr>
          <w:rtl w:val="0"/>
        </w:rPr>
        <w:t xml:space="preserve">Trades</w:t>
      </w:r>
    </w:p>
    <w:p w:rsidR="00000000" w:rsidDel="00000000" w:rsidP="00000000" w:rsidRDefault="00000000" w:rsidRPr="00000000" w14:paraId="0000185D">
      <w:pPr>
        <w:numPr>
          <w:ilvl w:val="2"/>
          <w:numId w:val="23"/>
        </w:numPr>
        <w:spacing w:after="0" w:afterAutospacing="0"/>
        <w:ind w:left="2160" w:hanging="360"/>
        <w:rPr>
          <w:u w:val="none"/>
        </w:rPr>
      </w:pPr>
      <w:r w:rsidDel="00000000" w:rsidR="00000000" w:rsidRPr="00000000">
        <w:rPr>
          <w:rtl w:val="0"/>
        </w:rPr>
        <w:t xml:space="preserve">Wallet transactions</w:t>
      </w:r>
    </w:p>
    <w:p w:rsidR="00000000" w:rsidDel="00000000" w:rsidP="00000000" w:rsidRDefault="00000000" w:rsidRPr="00000000" w14:paraId="0000185E">
      <w:pPr>
        <w:numPr>
          <w:ilvl w:val="2"/>
          <w:numId w:val="23"/>
        </w:numPr>
        <w:spacing w:after="0" w:afterAutospacing="0"/>
        <w:ind w:left="2160" w:hanging="360"/>
        <w:rPr>
          <w:u w:val="none"/>
        </w:rPr>
      </w:pPr>
      <w:r w:rsidDel="00000000" w:rsidR="00000000" w:rsidRPr="00000000">
        <w:rPr>
          <w:rtl w:val="0"/>
        </w:rPr>
        <w:t xml:space="preserve">Stat corrections</w:t>
      </w:r>
    </w:p>
    <w:p w:rsidR="00000000" w:rsidDel="00000000" w:rsidP="00000000" w:rsidRDefault="00000000" w:rsidRPr="00000000" w14:paraId="0000185F">
      <w:pPr>
        <w:numPr>
          <w:ilvl w:val="0"/>
          <w:numId w:val="23"/>
        </w:numPr>
        <w:spacing w:after="0" w:afterAutospacing="0"/>
        <w:ind w:left="720" w:hanging="360"/>
        <w:rPr>
          <w:b w:val="1"/>
          <w:bCs w:val="1"/>
        </w:rPr>
      </w:pPr>
      <w:r w:rsidDel="00000000" w:rsidR="00000000" w:rsidRPr="00000000">
        <w:rPr>
          <w:b w:val="1"/>
          <w:bCs w:val="1"/>
          <w:rtl w:val="0"/>
        </w:rPr>
        <w:t xml:space="preserve">Settlement Execution</w:t>
      </w:r>
    </w:p>
    <w:p w:rsidR="00000000" w:rsidDel="00000000" w:rsidP="00000000" w:rsidRDefault="00000000" w:rsidRPr="00000000" w14:paraId="00001860">
      <w:pPr>
        <w:numPr>
          <w:ilvl w:val="1"/>
          <w:numId w:val="23"/>
        </w:numPr>
        <w:spacing w:after="0" w:afterAutospacing="0"/>
        <w:ind w:left="1440" w:hanging="360"/>
        <w:rPr/>
      </w:pPr>
      <w:r w:rsidDel="00000000" w:rsidR="00000000" w:rsidRPr="00000000">
        <w:rPr>
          <w:rtl w:val="0"/>
        </w:rPr>
        <w:t xml:space="preserve">Once triggered, the system must execute the following steps atomically : </w:t>
      </w:r>
    </w:p>
    <w:p w:rsidR="00000000" w:rsidDel="00000000" w:rsidP="00000000" w:rsidRDefault="00000000" w:rsidRPr="00000000" w14:paraId="00001861">
      <w:pPr>
        <w:numPr>
          <w:ilvl w:val="1"/>
          <w:numId w:val="23"/>
        </w:numPr>
        <w:spacing w:after="0" w:afterAutospacing="0"/>
        <w:ind w:left="1440" w:hanging="360"/>
        <w:rPr>
          <w:u w:val="none"/>
        </w:rPr>
      </w:pPr>
      <w:r w:rsidDel="00000000" w:rsidR="00000000" w:rsidRPr="00000000">
        <w:rPr>
          <w:rtl w:val="0"/>
        </w:rPr>
        <w:t xml:space="preserve">Fetch Final League Date</w:t>
      </w:r>
    </w:p>
    <w:p w:rsidR="00000000" w:rsidDel="00000000" w:rsidP="00000000" w:rsidRDefault="00000000" w:rsidRPr="00000000" w14:paraId="00001862">
      <w:pPr>
        <w:numPr>
          <w:ilvl w:val="1"/>
          <w:numId w:val="23"/>
        </w:numPr>
        <w:spacing w:after="0" w:afterAutospacing="0"/>
        <w:ind w:left="1440" w:hanging="360"/>
        <w:rPr>
          <w:u w:val="none"/>
        </w:rPr>
      </w:pPr>
      <w:r w:rsidDel="00000000" w:rsidR="00000000" w:rsidRPr="00000000">
        <w:rPr>
          <w:rtl w:val="0"/>
        </w:rPr>
        <w:t xml:space="preserve">Validate Settlement Eligibility</w:t>
      </w:r>
    </w:p>
    <w:p w:rsidR="00000000" w:rsidDel="00000000" w:rsidP="00000000" w:rsidRDefault="00000000" w:rsidRPr="00000000" w14:paraId="00001863">
      <w:pPr>
        <w:numPr>
          <w:ilvl w:val="1"/>
          <w:numId w:val="23"/>
        </w:numPr>
        <w:spacing w:after="0" w:afterAutospacing="0"/>
        <w:ind w:left="1440" w:hanging="360"/>
        <w:rPr>
          <w:u w:val="none"/>
        </w:rPr>
      </w:pPr>
      <w:r w:rsidDel="00000000" w:rsidR="00000000" w:rsidRPr="00000000">
        <w:rPr>
          <w:rtl w:val="0"/>
        </w:rPr>
        <w:t xml:space="preserve">Calculate User Outcomes</w:t>
      </w:r>
    </w:p>
    <w:p w:rsidR="00000000" w:rsidDel="00000000" w:rsidP="00000000" w:rsidRDefault="00000000" w:rsidRPr="00000000" w14:paraId="00001864">
      <w:pPr>
        <w:numPr>
          <w:ilvl w:val="1"/>
          <w:numId w:val="23"/>
        </w:numPr>
        <w:spacing w:after="0" w:afterAutospacing="0"/>
        <w:ind w:left="1440" w:hanging="360"/>
        <w:rPr>
          <w:u w:val="none"/>
        </w:rPr>
      </w:pPr>
      <w:r w:rsidDel="00000000" w:rsidR="00000000" w:rsidRPr="00000000">
        <w:rPr>
          <w:rtl w:val="0"/>
        </w:rPr>
        <w:t xml:space="preserve">Wallet Credit Execution</w:t>
      </w:r>
    </w:p>
    <w:p w:rsidR="00000000" w:rsidDel="00000000" w:rsidP="00000000" w:rsidRDefault="00000000" w:rsidRPr="00000000" w14:paraId="00001865">
      <w:pPr>
        <w:numPr>
          <w:ilvl w:val="1"/>
          <w:numId w:val="23"/>
        </w:numPr>
        <w:spacing w:after="0" w:afterAutospacing="0"/>
        <w:ind w:left="1440" w:hanging="360"/>
        <w:rPr>
          <w:u w:val="none"/>
        </w:rPr>
      </w:pPr>
      <w:r w:rsidDel="00000000" w:rsidR="00000000" w:rsidRPr="00000000">
        <w:rPr>
          <w:rtl w:val="0"/>
        </w:rPr>
        <w:t xml:space="preserve">Ledge Entry Creation</w:t>
      </w:r>
    </w:p>
    <w:p w:rsidR="00000000" w:rsidDel="00000000" w:rsidP="00000000" w:rsidRDefault="00000000" w:rsidRPr="00000000" w14:paraId="00001866">
      <w:pPr>
        <w:numPr>
          <w:ilvl w:val="0"/>
          <w:numId w:val="23"/>
        </w:numPr>
        <w:ind w:left="720" w:hanging="360"/>
      </w:pPr>
      <w:r w:rsidDel="00000000" w:rsidR="00000000" w:rsidRPr="00000000">
        <w:rPr>
          <w:b w:val="1"/>
          <w:bCs w:val="1"/>
          <w:rtl w:val="0"/>
        </w:rPr>
        <w:t xml:space="preserve">Calculation</w:t>
      </w:r>
      <w:r w:rsidDel="00000000" w:rsidR="00000000" w:rsidRPr="00000000">
        <w:rPr>
          <w:rtl w:val="0"/>
        </w:rPr>
        <w:t xml:space="preserve">:</w:t>
      </w:r>
    </w:p>
    <w:p w:rsidR="00000000" w:rsidDel="00000000" w:rsidP="00000000" w:rsidRDefault="00000000" w:rsidRPr="00000000" w14:paraId="00001867">
      <w:pPr>
        <w:numPr>
          <w:ilvl w:val="1"/>
          <w:numId w:val="23"/>
        </w:numPr>
        <w:spacing w:after="0" w:afterAutospacing="0"/>
        <w:ind w:left="1440" w:hanging="360"/>
      </w:pPr>
      <w:r w:rsidDel="00000000" w:rsidR="00000000" w:rsidRPr="00000000">
        <w:rPr>
          <w:rtl w:val="0"/>
        </w:rPr>
        <w:t xml:space="preserve">Profit = Ending League Balance - Starting Allocation.</w:t>
      </w:r>
    </w:p>
    <w:p w:rsidR="00000000" w:rsidDel="00000000" w:rsidP="00000000" w:rsidRDefault="00000000" w:rsidRPr="00000000" w14:paraId="00001868">
      <w:pPr>
        <w:numPr>
          <w:ilvl w:val="1"/>
          <w:numId w:val="23"/>
        </w:numPr>
        <w:spacing w:after="0" w:afterAutospacing="0"/>
        <w:ind w:left="1440" w:hanging="360"/>
      </w:pPr>
      <w:r w:rsidDel="00000000" w:rsidR="00000000" w:rsidRPr="00000000">
        <w:rPr>
          <w:rtl w:val="0"/>
        </w:rPr>
        <w:t xml:space="preserve">Transfer Amount = remaining League Wallet balance .</w:t>
      </w:r>
    </w:p>
    <w:p w:rsidR="00000000" w:rsidDel="00000000" w:rsidP="00000000" w:rsidRDefault="00000000" w:rsidRPr="00000000" w14:paraId="00001869">
      <w:pPr>
        <w:numPr>
          <w:ilvl w:val="0"/>
          <w:numId w:val="23"/>
        </w:numPr>
        <w:spacing w:after="0" w:afterAutospacing="0"/>
        <w:ind w:left="720" w:hanging="360"/>
      </w:pPr>
      <w:r w:rsidDel="00000000" w:rsidR="00000000" w:rsidRPr="00000000">
        <w:rPr>
          <w:b w:val="1"/>
          <w:bCs w:val="1"/>
          <w:rtl w:val="0"/>
        </w:rPr>
        <w:t xml:space="preserve">Logic</w:t>
      </w:r>
      <w:r w:rsidDel="00000000" w:rsidR="00000000" w:rsidRPr="00000000">
        <w:rPr>
          <w:rtl w:val="0"/>
        </w:rPr>
        <w:t xml:space="preserve">:</w:t>
      </w:r>
    </w:p>
    <w:p w:rsidR="00000000" w:rsidDel="00000000" w:rsidP="00000000" w:rsidRDefault="00000000" w:rsidRPr="00000000" w14:paraId="0000186A">
      <w:pPr>
        <w:numPr>
          <w:ilvl w:val="1"/>
          <w:numId w:val="23"/>
        </w:numPr>
        <w:spacing w:after="0" w:afterAutospacing="0"/>
        <w:ind w:left="1440" w:hanging="360"/>
      </w:pPr>
      <w:r w:rsidDel="00000000" w:rsidR="00000000" w:rsidRPr="00000000">
        <w:rPr>
          <w:rtl w:val="0"/>
        </w:rPr>
        <w:t xml:space="preserve">If Ending Balance &gt; Starting Allocation: Credit the difference to User </w:t>
      </w:r>
      <w:r w:rsidDel="00000000" w:rsidR="00000000" w:rsidRPr="00000000">
        <w:rPr>
          <w:b w:val="1"/>
          <w:bCs w:val="1"/>
          <w:rtl w:val="0"/>
        </w:rPr>
        <w:t xml:space="preserve">Wallet</w:t>
      </w:r>
      <w:r w:rsidDel="00000000" w:rsidR="00000000" w:rsidRPr="00000000">
        <w:rPr>
          <w:rtl w:val="0"/>
        </w:rPr>
        <w:t xml:space="preserve">.</w:t>
      </w:r>
    </w:p>
    <w:p w:rsidR="00000000" w:rsidDel="00000000" w:rsidP="00000000" w:rsidRDefault="00000000" w:rsidRPr="00000000" w14:paraId="0000186B">
      <w:pPr>
        <w:numPr>
          <w:ilvl w:val="2"/>
          <w:numId w:val="23"/>
        </w:numPr>
        <w:spacing w:after="0" w:afterAutospacing="0"/>
        <w:ind w:left="2160" w:hanging="360"/>
        <w:rPr>
          <w:u w:val="none"/>
        </w:rPr>
      </w:pPr>
      <w:r w:rsidDel="00000000" w:rsidR="00000000" w:rsidRPr="00000000">
        <w:rPr>
          <w:rtl w:val="0"/>
        </w:rPr>
        <w:t xml:space="preserve">New Balance = Existing Balance + Settlement Amount</w:t>
      </w:r>
    </w:p>
    <w:p w:rsidR="00000000" w:rsidDel="00000000" w:rsidP="00000000" w:rsidRDefault="00000000" w:rsidRPr="00000000" w14:paraId="0000186C">
      <w:pPr>
        <w:numPr>
          <w:ilvl w:val="1"/>
          <w:numId w:val="23"/>
        </w:numPr>
        <w:spacing w:after="0" w:afterAutospacing="0"/>
        <w:ind w:left="1440" w:hanging="360"/>
      </w:pPr>
      <w:r w:rsidDel="00000000" w:rsidR="00000000" w:rsidRPr="00000000">
        <w:rPr>
          <w:rtl w:val="0"/>
        </w:rPr>
        <w:t xml:space="preserve">If Ending Balance &lt;= Starting Allocation: Transfer $0. </w:t>
      </w:r>
    </w:p>
    <w:p w:rsidR="00000000" w:rsidDel="00000000" w:rsidP="00000000" w:rsidRDefault="00000000" w:rsidRPr="00000000" w14:paraId="0000186D">
      <w:pPr>
        <w:numPr>
          <w:ilvl w:val="2"/>
          <w:numId w:val="23"/>
        </w:numPr>
        <w:spacing w:after="0" w:afterAutospacing="0"/>
        <w:ind w:left="2160" w:hanging="360"/>
      </w:pPr>
      <w:r w:rsidDel="00000000" w:rsidR="00000000" w:rsidRPr="00000000">
        <w:rPr>
          <w:rtl w:val="0"/>
        </w:rPr>
        <w:t xml:space="preserve">Users do NOT owe debt for losses.</w:t>
      </w:r>
    </w:p>
    <w:p w:rsidR="00000000" w:rsidDel="00000000" w:rsidP="00000000" w:rsidRDefault="00000000" w:rsidRPr="00000000" w14:paraId="0000186E">
      <w:pPr>
        <w:numPr>
          <w:ilvl w:val="0"/>
          <w:numId w:val="23"/>
        </w:numPr>
        <w:spacing w:after="0" w:afterAutospacing="0"/>
        <w:ind w:left="720" w:hanging="360"/>
      </w:pPr>
      <w:r w:rsidDel="00000000" w:rsidR="00000000" w:rsidRPr="00000000">
        <w:rPr>
          <w:b w:val="1"/>
          <w:bCs w:val="1"/>
          <w:rtl w:val="0"/>
        </w:rPr>
        <w:t xml:space="preserve">Notification</w:t>
      </w:r>
      <w:r w:rsidDel="00000000" w:rsidR="00000000" w:rsidRPr="00000000">
        <w:rPr>
          <w:rtl w:val="0"/>
        </w:rPr>
        <w:t xml:space="preserve">: User receives a "Season Settlement" notification with the amount transferred.</w:t>
      </w:r>
    </w:p>
    <w:p w:rsidR="00000000" w:rsidDel="00000000" w:rsidP="00000000" w:rsidRDefault="00000000" w:rsidRPr="00000000" w14:paraId="0000186F">
      <w:pPr>
        <w:numPr>
          <w:ilvl w:val="0"/>
          <w:numId w:val="23"/>
        </w:numPr>
        <w:spacing w:after="0" w:afterAutospacing="0"/>
        <w:ind w:left="720" w:hanging="360"/>
      </w:pPr>
      <w:r w:rsidDel="00000000" w:rsidR="00000000" w:rsidRPr="00000000">
        <w:rPr>
          <w:b w:val="1"/>
          <w:bCs w:val="1"/>
          <w:rtl w:val="0"/>
        </w:rPr>
        <w:t xml:space="preserve">Ledger</w:t>
      </w:r>
      <w:r w:rsidDel="00000000" w:rsidR="00000000" w:rsidRPr="00000000">
        <w:rPr>
          <w:rtl w:val="0"/>
        </w:rPr>
        <w:t xml:space="preserve">: Record Settlement Transfer in both League Ledger (Debit to 0) and User Wallet Ledger (Credit).</w:t>
      </w:r>
    </w:p>
    <w:p w:rsidR="00000000" w:rsidDel="00000000" w:rsidP="00000000" w:rsidRDefault="00000000" w:rsidRPr="00000000" w14:paraId="00001870">
      <w:pPr>
        <w:numPr>
          <w:ilvl w:val="1"/>
          <w:numId w:val="23"/>
        </w:numPr>
        <w:ind w:left="1440" w:hanging="360"/>
        <w:rPr>
          <w:u w:val="none"/>
        </w:rPr>
      </w:pPr>
      <w:r w:rsidDel="00000000" w:rsidR="00000000" w:rsidRPr="00000000">
        <w:rPr>
          <w:rtl w:val="0"/>
        </w:rPr>
        <w:t xml:space="preserve">For every settlement transaction, system must create:</w:t>
      </w:r>
    </w:p>
    <w:tbl>
      <w:tblPr>
        <w:tblStyle w:val="Table108"/>
        <w:tblpPr w:leftFromText="180" w:rightFromText="180" w:topFromText="180" w:bottomFromText="180" w:vertAnchor="text" w:horzAnchor="text" w:tblpX="1605" w:tblpY="0"/>
        <w:tblW w:w="42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070"/>
        <w:tblGridChange w:id="0">
          <w:tblGrid>
            <w:gridCol w:w="2175"/>
            <w:gridCol w:w="20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1">
            <w:pPr>
              <w:widowControl w:val="0"/>
              <w:spacing w:after="0"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2">
            <w:pPr>
              <w:widowControl w:val="0"/>
              <w:spacing w:after="0" w:line="24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3">
            <w:pPr>
              <w:widowControl w:val="0"/>
              <w:spacing w:after="0" w:line="240" w:lineRule="auto"/>
              <w:rPr/>
            </w:pPr>
            <w:r w:rsidDel="00000000" w:rsidR="00000000" w:rsidRPr="00000000">
              <w:rPr>
                <w:rtl w:val="0"/>
              </w:rPr>
              <w:t xml:space="preserve">Transaction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4">
            <w:pPr>
              <w:widowControl w:val="0"/>
              <w:spacing w:after="0" w:line="240" w:lineRule="auto"/>
              <w:rPr/>
            </w:pPr>
            <w:r w:rsidDel="00000000" w:rsidR="00000000" w:rsidRPr="00000000">
              <w:rPr>
                <w:rtl w:val="0"/>
              </w:rPr>
              <w:t xml:space="preserve">Settlement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5">
            <w:pPr>
              <w:widowControl w:val="0"/>
              <w:spacing w:after="0" w:line="240" w:lineRule="auto"/>
              <w:rPr/>
            </w:pPr>
            <w:r w:rsidDel="00000000" w:rsidR="00000000" w:rsidRPr="00000000">
              <w:rPr>
                <w:rtl w:val="0"/>
              </w:rPr>
              <w:t xml:space="preserve">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6">
            <w:pPr>
              <w:widowControl w:val="0"/>
              <w:spacing w:after="0" w:line="240" w:lineRule="auto"/>
              <w:rPr/>
            </w:pPr>
            <w:r w:rsidDel="00000000" w:rsidR="00000000" w:rsidRPr="00000000">
              <w:rPr>
                <w:rtl w:val="0"/>
              </w:rPr>
              <w:t xml:space="preserve">+$XXX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7">
            <w:pPr>
              <w:widowControl w:val="0"/>
              <w:spacing w:after="0" w:line="240" w:lineRule="auto"/>
              <w:rPr/>
            </w:pPr>
            <w:r w:rsidDel="00000000" w:rsidR="00000000" w:rsidRPr="00000000">
              <w:rPr>
                <w:rtl w:val="0"/>
              </w:rPr>
              <w:t xml:space="preserve">League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8">
            <w:pPr>
              <w:widowControl w:val="0"/>
              <w:spacing w:after="0" w:line="240" w:lineRule="auto"/>
              <w:rPr/>
            </w:pPr>
            <w:r w:rsidDel="00000000" w:rsidR="00000000" w:rsidRPr="00000000">
              <w:rPr>
                <w:rtl w:val="0"/>
              </w:rPr>
              <w:t xml:space="preserve">Source league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9">
            <w:pPr>
              <w:widowControl w:val="0"/>
              <w:spacing w:after="0" w:line="240" w:lineRule="auto"/>
              <w:rPr/>
            </w:pPr>
            <w:r w:rsidDel="00000000" w:rsidR="00000000" w:rsidRPr="00000000">
              <w:rPr>
                <w:rtl w:val="0"/>
              </w:rPr>
              <w:t xml:space="preserve">Before Balance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A">
            <w:pPr>
              <w:widowControl w:val="0"/>
              <w:spacing w:after="0" w:line="240" w:lineRule="auto"/>
              <w:rPr/>
            </w:pPr>
            <w:r w:rsidDel="00000000" w:rsidR="00000000" w:rsidRPr="00000000">
              <w:rPr>
                <w:rtl w:val="0"/>
              </w:rPr>
              <w:t xml:space="preserve">Stored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B">
            <w:pPr>
              <w:widowControl w:val="0"/>
              <w:spacing w:after="0" w:line="240" w:lineRule="auto"/>
              <w:rPr/>
            </w:pPr>
            <w:r w:rsidDel="00000000" w:rsidR="00000000" w:rsidRPr="00000000">
              <w:rPr>
                <w:rtl w:val="0"/>
              </w:rPr>
              <w:t xml:space="preserve">After Balance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C">
            <w:pPr>
              <w:widowControl w:val="0"/>
              <w:spacing w:after="0" w:line="240" w:lineRule="auto"/>
              <w:rPr/>
            </w:pPr>
            <w:r w:rsidDel="00000000" w:rsidR="00000000" w:rsidRPr="00000000">
              <w:rPr>
                <w:rtl w:val="0"/>
              </w:rPr>
              <w:t xml:space="preserve">Stored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D">
            <w:pPr>
              <w:widowControl w:val="0"/>
              <w:spacing w:after="0" w:line="240" w:lineRule="auto"/>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E">
            <w:pPr>
              <w:widowControl w:val="0"/>
              <w:spacing w:after="0" w:line="240" w:lineRule="auto"/>
              <w:rPr/>
            </w:pPr>
            <w:r w:rsidDel="00000000" w:rsidR="00000000" w:rsidRPr="00000000">
              <w:rPr>
                <w:rtl w:val="0"/>
              </w:rPr>
              <w:t xml:space="preserve">System generated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F">
            <w:pPr>
              <w:widowControl w:val="0"/>
              <w:spacing w:after="0" w:line="240" w:lineRule="auto"/>
              <w:rPr/>
            </w:pPr>
            <w:r w:rsidDel="00000000" w:rsidR="00000000" w:rsidRPr="00000000">
              <w:rPr>
                <w:rtl w:val="0"/>
              </w:rPr>
              <w:t xml:space="preserve">Source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0">
            <w:pPr>
              <w:widowControl w:val="0"/>
              <w:spacing w:after="0" w:line="240" w:lineRule="auto"/>
              <w:rPr/>
            </w:pPr>
            <w:r w:rsidDel="00000000" w:rsidR="00000000" w:rsidRPr="00000000">
              <w:rPr>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1">
            <w:pPr>
              <w:widowControl w:val="0"/>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2">
            <w:pPr>
              <w:widowControl w:val="0"/>
              <w:spacing w:after="0" w:line="240" w:lineRule="auto"/>
              <w:rPr/>
            </w:pPr>
            <w:r w:rsidDel="00000000" w:rsidR="00000000" w:rsidRPr="00000000">
              <w:rPr>
                <w:rtl w:val="0"/>
              </w:rPr>
              <w:t xml:space="preserve">Completed</w:t>
            </w:r>
          </w:p>
        </w:tc>
      </w:tr>
    </w:tbl>
    <w:p w:rsidR="00000000" w:rsidDel="00000000" w:rsidP="00000000" w:rsidRDefault="00000000" w:rsidRPr="00000000" w14:paraId="00001883">
      <w:pPr>
        <w:ind w:left="720" w:firstLine="0"/>
        <w:rPr/>
      </w:pPr>
      <w:r w:rsidDel="00000000" w:rsidR="00000000" w:rsidRPr="00000000">
        <w:rPr>
          <w:rtl w:val="0"/>
        </w:rPr>
      </w:r>
    </w:p>
    <w:p w:rsidR="00000000" w:rsidDel="00000000" w:rsidP="00000000" w:rsidRDefault="00000000" w:rsidRPr="00000000" w14:paraId="00001884">
      <w:pPr>
        <w:widowControl w:val="0"/>
        <w:spacing w:after="0" w:lineRule="auto"/>
        <w:rPr/>
      </w:pPr>
      <w:r w:rsidDel="00000000" w:rsidR="00000000" w:rsidRPr="00000000">
        <w:rPr>
          <w:rtl w:val="0"/>
        </w:rPr>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89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Ledger must be : </w:t>
      </w:r>
    </w:p>
    <w:p w:rsidR="00000000" w:rsidDel="00000000" w:rsidP="00000000" w:rsidRDefault="00000000" w:rsidRPr="00000000" w14:paraId="00001895">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Immutable</w:t>
      </w:r>
    </w:p>
    <w:p w:rsidR="00000000" w:rsidDel="00000000" w:rsidP="00000000" w:rsidRDefault="00000000" w:rsidRPr="00000000" w14:paraId="00001896">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Non-editable</w:t>
      </w:r>
    </w:p>
    <w:p w:rsidR="00000000" w:rsidDel="00000000" w:rsidP="00000000" w:rsidRDefault="00000000" w:rsidRPr="00000000" w14:paraId="00001897">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Non-deletable</w:t>
      </w:r>
    </w:p>
    <w:p w:rsidR="00000000" w:rsidDel="00000000" w:rsidP="00000000" w:rsidRDefault="00000000" w:rsidRPr="00000000" w14:paraId="0000189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Audit Log Creation</w:t>
      </w:r>
    </w:p>
    <w:p w:rsidR="00000000" w:rsidDel="00000000" w:rsidP="00000000" w:rsidRDefault="00000000" w:rsidRPr="00000000" w14:paraId="00001899">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pPr>
      <w:r w:rsidDel="00000000" w:rsidR="00000000" w:rsidRPr="00000000">
        <w:rPr>
          <w:rtl w:val="0"/>
        </w:rPr>
        <w:t xml:space="preserve">System must log : </w:t>
      </w:r>
    </w:p>
    <w:p w:rsidR="00000000" w:rsidDel="00000000" w:rsidP="00000000" w:rsidRDefault="00000000" w:rsidRPr="00000000" w14:paraId="0000189A">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League ID</w:t>
      </w:r>
    </w:p>
    <w:p w:rsidR="00000000" w:rsidDel="00000000" w:rsidP="00000000" w:rsidRDefault="00000000" w:rsidRPr="00000000" w14:paraId="0000189B">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Settlement trigger (system)</w:t>
      </w:r>
    </w:p>
    <w:p w:rsidR="00000000" w:rsidDel="00000000" w:rsidP="00000000" w:rsidRDefault="00000000" w:rsidRPr="00000000" w14:paraId="0000189C">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Timestamp</w:t>
      </w:r>
    </w:p>
    <w:p w:rsidR="00000000" w:rsidDel="00000000" w:rsidP="00000000" w:rsidRDefault="00000000" w:rsidRPr="00000000" w14:paraId="0000189D">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Total distributed amount</w:t>
      </w:r>
    </w:p>
    <w:p w:rsidR="00000000" w:rsidDel="00000000" w:rsidP="00000000" w:rsidRDefault="00000000" w:rsidRPr="00000000" w14:paraId="0000189E">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Number of users credited</w:t>
      </w:r>
    </w:p>
    <w:p w:rsidR="00000000" w:rsidDel="00000000" w:rsidP="00000000" w:rsidRDefault="00000000" w:rsidRPr="00000000" w14:paraId="0000189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Notifications</w:t>
      </w:r>
    </w:p>
    <w:p w:rsidR="00000000" w:rsidDel="00000000" w:rsidP="00000000" w:rsidRDefault="00000000" w:rsidRPr="00000000" w14:paraId="000018A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pPr>
      <w:r w:rsidDel="00000000" w:rsidR="00000000" w:rsidRPr="00000000">
        <w:rPr>
          <w:rtl w:val="0"/>
        </w:rPr>
        <w:t xml:space="preserve">For each credited user : </w:t>
      </w:r>
    </w:p>
    <w:p w:rsidR="00000000" w:rsidDel="00000000" w:rsidP="00000000" w:rsidRDefault="00000000" w:rsidRPr="00000000" w14:paraId="000018A1">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Send notification : </w:t>
      </w:r>
    </w:p>
    <w:p w:rsidR="00000000" w:rsidDel="00000000" w:rsidP="00000000" w:rsidRDefault="00000000" w:rsidRPr="00000000" w14:paraId="000018A2">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Your [league name] league winnings have been credited</w:t>
      </w:r>
    </w:p>
    <w:p w:rsidR="00000000" w:rsidDel="00000000" w:rsidP="00000000" w:rsidRDefault="00000000" w:rsidRPr="00000000" w14:paraId="000018A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Update League Status</w:t>
      </w:r>
    </w:p>
    <w:p w:rsidR="00000000" w:rsidDel="00000000" w:rsidP="00000000" w:rsidRDefault="00000000" w:rsidRPr="00000000" w14:paraId="000018A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pPr>
      <w:r w:rsidDel="00000000" w:rsidR="00000000" w:rsidRPr="00000000">
        <w:rPr>
          <w:rtl w:val="0"/>
        </w:rPr>
        <w:t xml:space="preserve">System must update : </w:t>
      </w:r>
    </w:p>
    <w:p w:rsidR="00000000" w:rsidDel="00000000" w:rsidP="00000000" w:rsidRDefault="00000000" w:rsidRPr="00000000" w14:paraId="000018A5">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Settlement Status =  Completed</w:t>
      </w:r>
    </w:p>
    <w:p w:rsidR="00000000" w:rsidDel="00000000" w:rsidP="00000000" w:rsidRDefault="00000000" w:rsidRPr="00000000" w14:paraId="000018A6">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Store the Timestamp</w:t>
      </w:r>
    </w:p>
    <w:p w:rsidR="00000000" w:rsidDel="00000000" w:rsidP="00000000" w:rsidRDefault="00000000" w:rsidRPr="00000000" w14:paraId="000018A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Duplicate prevention</w:t>
      </w:r>
    </w:p>
    <w:p w:rsidR="00000000" w:rsidDel="00000000" w:rsidP="00000000" w:rsidRDefault="00000000" w:rsidRPr="00000000" w14:paraId="000018A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pPr>
      <w:r w:rsidDel="00000000" w:rsidR="00000000" w:rsidRPr="00000000">
        <w:rPr>
          <w:rtl w:val="0"/>
        </w:rPr>
        <w:t xml:space="preserve">System must enforce : </w:t>
      </w:r>
    </w:p>
    <w:p w:rsidR="00000000" w:rsidDel="00000000" w:rsidP="00000000" w:rsidRDefault="00000000" w:rsidRPr="00000000" w14:paraId="000018A9">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Settlement can run only once per league.</w:t>
      </w:r>
    </w:p>
    <w:p w:rsidR="00000000" w:rsidDel="00000000" w:rsidP="00000000" w:rsidRDefault="00000000" w:rsidRPr="00000000" w14:paraId="000018AA">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If already executed : </w:t>
      </w:r>
    </w:p>
    <w:p w:rsidR="00000000" w:rsidDel="00000000" w:rsidP="00000000" w:rsidRDefault="00000000" w:rsidRPr="00000000" w14:paraId="000018AB">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u w:val="none"/>
        </w:rPr>
      </w:pPr>
      <w:r w:rsidDel="00000000" w:rsidR="00000000" w:rsidRPr="00000000">
        <w:rPr>
          <w:rtl w:val="0"/>
        </w:rPr>
        <w:t xml:space="preserve">Block with message :  “Settlement already completed”</w:t>
      </w:r>
    </w:p>
    <w:p w:rsidR="00000000" w:rsidDel="00000000" w:rsidP="00000000" w:rsidRDefault="00000000" w:rsidRPr="00000000" w14:paraId="000018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18AD">
      <w:pPr>
        <w:pStyle w:val="Heading3"/>
        <w:rPr/>
      </w:pPr>
      <w:bookmarkStart w:colFirst="0" w:colLast="0" w:name="_7k4ipsa0xijn" w:id="144"/>
      <w:bookmarkEnd w:id="144"/>
      <w:r w:rsidDel="00000000" w:rsidR="00000000" w:rsidRPr="00000000">
        <w:rPr>
          <w:rtl w:val="0"/>
        </w:rPr>
        <w:t xml:space="preserve">User Story -2.9 Admin View of End-of-settlement</w:t>
      </w:r>
    </w:p>
    <w:p w:rsidR="00000000" w:rsidDel="00000000" w:rsidP="00000000" w:rsidRDefault="00000000" w:rsidRPr="00000000" w14:paraId="000018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As an F2MX Admin, I want to view the settlement summary within the League Overview so that I can monitor the final financial closure of the league, verify that winnings have been correctly distributed to users, and review the associated audit logs for transparency and compliance.</w:t>
      </w:r>
    </w:p>
    <w:p w:rsidR="00000000" w:rsidDel="00000000" w:rsidP="00000000" w:rsidRDefault="00000000" w:rsidRPr="00000000" w14:paraId="000018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b w:val="1"/>
          <w:bCs w:val="1"/>
          <w:rtl w:val="0"/>
        </w:rPr>
        <w:t xml:space="preserve">Acceptance criteria : </w:t>
      </w:r>
    </w:p>
    <w:p w:rsidR="00000000" w:rsidDel="00000000" w:rsidP="00000000" w:rsidRDefault="00000000" w:rsidRPr="00000000" w14:paraId="000018B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u w:val="none"/>
        </w:rPr>
      </w:pPr>
      <w:r w:rsidDel="00000000" w:rsidR="00000000" w:rsidRPr="00000000">
        <w:rPr>
          <w:b w:val="1"/>
          <w:bCs w:val="1"/>
          <w:rtl w:val="0"/>
        </w:rPr>
        <w:t xml:space="preserve">Location : </w:t>
      </w:r>
    </w:p>
    <w:p w:rsidR="00000000" w:rsidDel="00000000" w:rsidP="00000000" w:rsidRDefault="00000000" w:rsidRPr="00000000" w14:paraId="000018B1">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u w:val="none"/>
        </w:rPr>
      </w:pPr>
      <w:r w:rsidDel="00000000" w:rsidR="00000000" w:rsidRPr="00000000">
        <w:rPr>
          <w:rFonts w:ascii="Arial Unicode MS" w:cs="Arial Unicode MS" w:eastAsia="Arial Unicode MS" w:hAnsi="Arial Unicode MS"/>
          <w:rtl w:val="0"/>
        </w:rPr>
        <w:t xml:space="preserve">Login → Leagues Module </w:t>
      </w:r>
      <w:r w:rsidDel="00000000" w:rsidR="00000000" w:rsidRPr="00000000">
        <w:rPr>
          <w:rFonts w:ascii="Arial Unicode MS" w:cs="Arial Unicode MS" w:eastAsia="Arial Unicode MS" w:hAnsi="Arial Unicode MS"/>
          <w:rtl w:val="0"/>
        </w:rPr>
        <w:t xml:space="preserve">→ Select League → League Dashboard → Overview tab → Settlement Section</w:t>
      </w:r>
    </w:p>
    <w:p w:rsidR="00000000" w:rsidDel="00000000" w:rsidP="00000000" w:rsidRDefault="00000000" w:rsidRPr="00000000" w14:paraId="000018B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Settlement Summary Section : </w:t>
      </w:r>
    </w:p>
    <w:p w:rsidR="00000000" w:rsidDel="00000000" w:rsidP="00000000" w:rsidRDefault="00000000" w:rsidRPr="00000000" w14:paraId="000018B3">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A dedicated section called “ Settlement Summary” must be displayed in the Overview Tab, once the league reaches Completed Status.</w:t>
      </w:r>
    </w:p>
    <w:p w:rsidR="00000000" w:rsidDel="00000000" w:rsidP="00000000" w:rsidRDefault="00000000" w:rsidRPr="00000000" w14:paraId="000018B4">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This section provides : </w:t>
      </w:r>
    </w:p>
    <w:p w:rsidR="00000000" w:rsidDel="00000000" w:rsidP="00000000" w:rsidRDefault="00000000" w:rsidRPr="00000000" w14:paraId="000018B5">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Final Financial closure status</w:t>
      </w:r>
    </w:p>
    <w:p w:rsidR="00000000" w:rsidDel="00000000" w:rsidP="00000000" w:rsidRDefault="00000000" w:rsidRPr="00000000" w14:paraId="000018B6">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Distribution summary</w:t>
      </w:r>
    </w:p>
    <w:p w:rsidR="00000000" w:rsidDel="00000000" w:rsidP="00000000" w:rsidRDefault="00000000" w:rsidRPr="00000000" w14:paraId="000018B7">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Audit visibility</w:t>
      </w:r>
      <w:r w:rsidDel="00000000" w:rsidR="00000000" w:rsidRPr="00000000">
        <w:rPr>
          <w:rtl w:val="0"/>
        </w:rPr>
      </w:r>
    </w:p>
    <w:p w:rsidR="00000000" w:rsidDel="00000000" w:rsidP="00000000" w:rsidRDefault="00000000" w:rsidRPr="00000000" w14:paraId="000018B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1"/>
          <w:bCs w:val="1"/>
        </w:rPr>
      </w:pPr>
      <w:r w:rsidDel="00000000" w:rsidR="00000000" w:rsidRPr="00000000">
        <w:rPr>
          <w:b w:val="1"/>
          <w:bCs w:val="1"/>
          <w:rtl w:val="0"/>
        </w:rPr>
        <w:t xml:space="preserve">Visibility rules  : </w:t>
      </w:r>
      <w:r w:rsidDel="00000000" w:rsidR="00000000" w:rsidRPr="00000000">
        <w:rPr>
          <w:rtl w:val="0"/>
        </w:rPr>
      </w:r>
    </w:p>
    <w:tbl>
      <w:tblPr>
        <w:tblStyle w:val="Table109"/>
        <w:tblpPr w:leftFromText="180" w:rightFromText="180" w:topFromText="180" w:bottomFromText="180" w:vertAnchor="text" w:horzAnchor="text" w:tblpX="2325" w:tblpY="0"/>
        <w:tblW w:w="5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835"/>
        <w:tblGridChange w:id="0">
          <w:tblGrid>
            <w:gridCol w:w="2595"/>
            <w:gridCol w:w="2835"/>
          </w:tblGrid>
        </w:tblGridChange>
      </w:tblGrid>
      <w:tr>
        <w:trPr>
          <w:cantSplit w:val="0"/>
          <w:tblHeader w:val="0"/>
        </w:trPr>
        <w:tc>
          <w:tcPr/>
          <w:p w:rsidR="00000000" w:rsidDel="00000000" w:rsidP="00000000" w:rsidRDefault="00000000" w:rsidRPr="00000000" w14:paraId="000018B9">
            <w:pPr>
              <w:widowControl w:val="0"/>
              <w:spacing w:after="0" w:line="240" w:lineRule="auto"/>
              <w:jc w:val="center"/>
              <w:rPr>
                <w:b w:val="1"/>
                <w:bCs w:val="1"/>
              </w:rPr>
            </w:pPr>
            <w:r w:rsidDel="00000000" w:rsidR="00000000" w:rsidRPr="00000000">
              <w:rPr>
                <w:b w:val="1"/>
                <w:bCs w:val="1"/>
                <w:rtl w:val="0"/>
              </w:rPr>
              <w:t xml:space="preserve">Condition</w:t>
            </w:r>
          </w:p>
        </w:tc>
        <w:tc>
          <w:tcPr/>
          <w:p w:rsidR="00000000" w:rsidDel="00000000" w:rsidP="00000000" w:rsidRDefault="00000000" w:rsidRPr="00000000" w14:paraId="000018BA">
            <w:pPr>
              <w:widowControl w:val="0"/>
              <w:spacing w:after="0" w:line="240" w:lineRule="auto"/>
              <w:jc w:val="center"/>
              <w:rPr>
                <w:b w:val="1"/>
                <w:bCs w:val="1"/>
              </w:rPr>
            </w:pPr>
            <w:r w:rsidDel="00000000" w:rsidR="00000000" w:rsidRPr="00000000">
              <w:rPr>
                <w:b w:val="1"/>
                <w:bCs w:val="1"/>
                <w:rtl w:val="0"/>
              </w:rPr>
              <w:t xml:space="preserve">Visibility </w:t>
            </w:r>
          </w:p>
        </w:tc>
      </w:tr>
      <w:tr>
        <w:trPr>
          <w:cantSplit w:val="0"/>
          <w:tblHeader w:val="0"/>
        </w:trPr>
        <w:tc>
          <w:tcPr/>
          <w:p w:rsidR="00000000" w:rsidDel="00000000" w:rsidP="00000000" w:rsidRDefault="00000000" w:rsidRPr="00000000" w14:paraId="000018BB">
            <w:pPr>
              <w:widowControl w:val="0"/>
              <w:spacing w:after="0" w:line="240" w:lineRule="auto"/>
              <w:rPr/>
            </w:pPr>
            <w:r w:rsidDel="00000000" w:rsidR="00000000" w:rsidRPr="00000000">
              <w:rPr>
                <w:rtl w:val="0"/>
              </w:rPr>
              <w:t xml:space="preserve">League =  Active</w:t>
            </w:r>
          </w:p>
        </w:tc>
        <w:tc>
          <w:tcPr/>
          <w:p w:rsidR="00000000" w:rsidDel="00000000" w:rsidP="00000000" w:rsidRDefault="00000000" w:rsidRPr="00000000" w14:paraId="000018BC">
            <w:pPr>
              <w:widowControl w:val="0"/>
              <w:spacing w:after="0" w:line="240" w:lineRule="auto"/>
              <w:rPr/>
            </w:pPr>
            <w:r w:rsidDel="00000000" w:rsidR="00000000" w:rsidRPr="00000000">
              <w:rPr>
                <w:rtl w:val="0"/>
              </w:rPr>
              <w:t xml:space="preserve">Not visible </w:t>
            </w:r>
          </w:p>
        </w:tc>
      </w:tr>
      <w:tr>
        <w:trPr>
          <w:cantSplit w:val="0"/>
          <w:tblHeader w:val="0"/>
        </w:trPr>
        <w:tc>
          <w:tcPr/>
          <w:p w:rsidR="00000000" w:rsidDel="00000000" w:rsidP="00000000" w:rsidRDefault="00000000" w:rsidRPr="00000000" w14:paraId="000018BD">
            <w:pPr>
              <w:widowControl w:val="0"/>
              <w:spacing w:after="0" w:line="240" w:lineRule="auto"/>
              <w:rPr/>
            </w:pPr>
            <w:r w:rsidDel="00000000" w:rsidR="00000000" w:rsidRPr="00000000">
              <w:rPr>
                <w:rtl w:val="0"/>
              </w:rPr>
              <w:t xml:space="preserve">League = Completed</w:t>
            </w:r>
          </w:p>
        </w:tc>
        <w:tc>
          <w:tcPr/>
          <w:p w:rsidR="00000000" w:rsidDel="00000000" w:rsidP="00000000" w:rsidRDefault="00000000" w:rsidRPr="00000000" w14:paraId="000018BE">
            <w:pPr>
              <w:widowControl w:val="0"/>
              <w:spacing w:after="0" w:line="240" w:lineRule="auto"/>
              <w:rPr/>
            </w:pPr>
            <w:r w:rsidDel="00000000" w:rsidR="00000000" w:rsidRPr="00000000">
              <w:rPr>
                <w:rtl w:val="0"/>
              </w:rPr>
              <w:t xml:space="preserve">Visible</w:t>
            </w:r>
          </w:p>
        </w:tc>
      </w:tr>
      <w:tr>
        <w:trPr>
          <w:cantSplit w:val="0"/>
          <w:tblHeader w:val="0"/>
        </w:trPr>
        <w:tc>
          <w:tcPr/>
          <w:p w:rsidR="00000000" w:rsidDel="00000000" w:rsidP="00000000" w:rsidRDefault="00000000" w:rsidRPr="00000000" w14:paraId="000018BF">
            <w:pPr>
              <w:widowControl w:val="0"/>
              <w:spacing w:after="0" w:line="240" w:lineRule="auto"/>
              <w:rPr/>
            </w:pPr>
            <w:r w:rsidDel="00000000" w:rsidR="00000000" w:rsidRPr="00000000">
              <w:rPr>
                <w:rtl w:val="0"/>
              </w:rPr>
              <w:t xml:space="preserve">Settlement Completed </w:t>
            </w:r>
          </w:p>
        </w:tc>
        <w:tc>
          <w:tcPr/>
          <w:p w:rsidR="00000000" w:rsidDel="00000000" w:rsidP="00000000" w:rsidRDefault="00000000" w:rsidRPr="00000000" w14:paraId="000018C0">
            <w:pPr>
              <w:widowControl w:val="0"/>
              <w:spacing w:after="0" w:line="240" w:lineRule="auto"/>
              <w:rPr/>
            </w:pPr>
            <w:r w:rsidDel="00000000" w:rsidR="00000000" w:rsidRPr="00000000">
              <w:rPr>
                <w:rtl w:val="0"/>
              </w:rPr>
              <w:t xml:space="preserve">Show full details</w:t>
            </w:r>
          </w:p>
        </w:tc>
      </w:tr>
      <w:tr>
        <w:trPr>
          <w:cantSplit w:val="0"/>
          <w:tblHeader w:val="0"/>
        </w:trPr>
        <w:tc>
          <w:tcPr/>
          <w:p w:rsidR="00000000" w:rsidDel="00000000" w:rsidP="00000000" w:rsidRDefault="00000000" w:rsidRPr="00000000" w14:paraId="000018C1">
            <w:pPr>
              <w:widowControl w:val="0"/>
              <w:spacing w:after="0" w:line="240" w:lineRule="auto"/>
              <w:rPr>
                <w:color w:val="ff0000"/>
              </w:rPr>
            </w:pPr>
            <w:commentRangeStart w:id="176"/>
            <w:r w:rsidDel="00000000" w:rsidR="00000000" w:rsidRPr="00000000">
              <w:rPr>
                <w:color w:val="ff0000"/>
                <w:rtl w:val="0"/>
              </w:rPr>
              <w:t xml:space="preserve">Settlement Failed</w:t>
            </w:r>
          </w:p>
        </w:tc>
        <w:tc>
          <w:tcPr/>
          <w:p w:rsidR="00000000" w:rsidDel="00000000" w:rsidP="00000000" w:rsidRDefault="00000000" w:rsidRPr="00000000" w14:paraId="000018C2">
            <w:pPr>
              <w:widowControl w:val="0"/>
              <w:spacing w:after="0" w:line="240" w:lineRule="auto"/>
              <w:rPr>
                <w:color w:val="ff0000"/>
              </w:rPr>
            </w:pPr>
            <w:r w:rsidDel="00000000" w:rsidR="00000000" w:rsidRPr="00000000">
              <w:rPr>
                <w:color w:val="ff0000"/>
                <w:rtl w:val="0"/>
              </w:rPr>
              <w:t xml:space="preserve">Show error + retry option</w:t>
            </w:r>
          </w:p>
        </w:tc>
      </w:tr>
    </w:tbl>
    <w:p w:rsidR="00000000" w:rsidDel="00000000" w:rsidP="00000000" w:rsidRDefault="00000000" w:rsidRPr="00000000" w14:paraId="000018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commentRangeEnd w:id="176"/>
      <w:r w:rsidDel="00000000" w:rsidR="00000000" w:rsidRPr="00000000">
        <w:commentReference w:id="176"/>
      </w:r>
      <w:r w:rsidDel="00000000" w:rsidR="00000000" w:rsidRPr="00000000">
        <w:rPr>
          <w:rtl w:val="0"/>
        </w:rPr>
      </w:r>
    </w:p>
    <w:p w:rsidR="00000000" w:rsidDel="00000000" w:rsidP="00000000" w:rsidRDefault="00000000" w:rsidRPr="00000000" w14:paraId="000018C4">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Header :  </w:t>
      </w:r>
    </w:p>
    <w:p w:rsidR="00000000" w:rsidDel="00000000" w:rsidP="00000000" w:rsidRDefault="00000000" w:rsidRPr="00000000" w14:paraId="000018C5">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Title  : Settlement Summary</w:t>
      </w:r>
    </w:p>
    <w:p w:rsidR="00000000" w:rsidDel="00000000" w:rsidP="00000000" w:rsidRDefault="00000000" w:rsidRPr="00000000" w14:paraId="000018C6">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Caption : Final distribution of league winnings and financial closure</w:t>
      </w:r>
    </w:p>
    <w:p w:rsidR="00000000" w:rsidDel="00000000" w:rsidP="00000000" w:rsidRDefault="00000000" w:rsidRPr="00000000" w14:paraId="000018C7">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1"/>
          <w:bCs w:val="1"/>
        </w:rPr>
      </w:pPr>
      <w:r w:rsidDel="00000000" w:rsidR="00000000" w:rsidRPr="00000000">
        <w:rPr>
          <w:b w:val="1"/>
          <w:bCs w:val="1"/>
          <w:rtl w:val="0"/>
        </w:rPr>
        <w:t xml:space="preserve">Status - Acts an individual tab.</w:t>
      </w:r>
    </w:p>
    <w:tbl>
      <w:tblPr>
        <w:tblStyle w:val="Table110"/>
        <w:tblW w:w="5775.0" w:type="dxa"/>
        <w:jc w:val="left"/>
        <w:tblInd w:w="24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3495"/>
        <w:tblGridChange w:id="0">
          <w:tblGrid>
            <w:gridCol w:w="2280"/>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Display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Settlement not yet initiated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Settlement in-progress…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Settlement completed successfully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commentRangeStart w:id="177"/>
            <w:r w:rsidDel="00000000" w:rsidR="00000000" w:rsidRPr="00000000">
              <w:rPr>
                <w:color w:val="ff0000"/>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Settlement failed.Please retry</w:t>
            </w:r>
          </w:p>
        </w:tc>
      </w:tr>
    </w:tbl>
    <w:p w:rsidR="00000000" w:rsidDel="00000000" w:rsidP="00000000" w:rsidRDefault="00000000" w:rsidRPr="00000000" w14:paraId="000018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commentRangeEnd w:id="177"/>
      <w:r w:rsidDel="00000000" w:rsidR="00000000" w:rsidRPr="00000000">
        <w:commentReference w:id="177"/>
      </w:r>
      <w:r w:rsidDel="00000000" w:rsidR="00000000" w:rsidRPr="00000000">
        <w:rPr>
          <w:rtl w:val="0"/>
        </w:rPr>
      </w:r>
    </w:p>
    <w:p w:rsidR="00000000" w:rsidDel="00000000" w:rsidP="00000000" w:rsidRDefault="00000000" w:rsidRPr="00000000" w14:paraId="000018D3">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Individual widgets : (real-time updation)</w:t>
      </w:r>
    </w:p>
    <w:p w:rsidR="00000000" w:rsidDel="00000000" w:rsidP="00000000" w:rsidRDefault="00000000" w:rsidRPr="00000000" w14:paraId="000018D4">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Total Participants (League members)</w:t>
      </w:r>
    </w:p>
    <w:p w:rsidR="00000000" w:rsidDel="00000000" w:rsidP="00000000" w:rsidRDefault="00000000" w:rsidRPr="00000000" w14:paraId="000018D5">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Prize pool (To be distributed)</w:t>
      </w:r>
    </w:p>
    <w:p w:rsidR="00000000" w:rsidDel="00000000" w:rsidP="00000000" w:rsidRDefault="00000000" w:rsidRPr="00000000" w14:paraId="000018D6">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Contest Winners (Eligible for payout)</w:t>
      </w:r>
    </w:p>
    <w:p w:rsidR="00000000" w:rsidDel="00000000" w:rsidP="00000000" w:rsidRDefault="00000000" w:rsidRPr="00000000" w14:paraId="000018D7">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Core Information displayed based on the status</w:t>
      </w:r>
    </w:p>
    <w:p w:rsidR="00000000" w:rsidDel="00000000" w:rsidP="00000000" w:rsidRDefault="00000000" w:rsidRPr="00000000" w14:paraId="000018D8">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Status  = Not started Yet </w:t>
      </w:r>
    </w:p>
    <w:p w:rsidR="00000000" w:rsidDel="00000000" w:rsidP="00000000" w:rsidRDefault="00000000" w:rsidRPr="00000000" w14:paraId="000018D9">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Display :  No settlement data yet</w:t>
      </w:r>
      <w:r w:rsidDel="00000000" w:rsidR="00000000" w:rsidRPr="00000000">
        <w:rPr>
          <w:rtl w:val="0"/>
        </w:rPr>
      </w:r>
    </w:p>
    <w:p w:rsidR="00000000" w:rsidDel="00000000" w:rsidP="00000000" w:rsidRDefault="00000000" w:rsidRPr="00000000" w14:paraId="000018DA">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Status = In progress</w:t>
      </w:r>
    </w:p>
    <w:p w:rsidR="00000000" w:rsidDel="00000000" w:rsidP="00000000" w:rsidRDefault="00000000" w:rsidRPr="00000000" w14:paraId="000018DB">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Display a horizontal progress bar. Which displays the percentage of completion. </w:t>
      </w:r>
    </w:p>
    <w:p w:rsidR="00000000" w:rsidDel="00000000" w:rsidP="00000000" w:rsidRDefault="00000000" w:rsidRPr="00000000" w14:paraId="000018DC">
      <w:pPr>
        <w:keepNext w:val="0"/>
        <w:keepLines w:val="0"/>
        <w:pageBreakBefore w:val="0"/>
        <w:widowControl w:val="1"/>
        <w:numPr>
          <w:ilvl w:val="4"/>
          <w:numId w:val="41"/>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Help Text :  Processing wallet credits… </w:t>
      </w:r>
    </w:p>
    <w:p w:rsidR="00000000" w:rsidDel="00000000" w:rsidP="00000000" w:rsidRDefault="00000000" w:rsidRPr="00000000" w14:paraId="000018DD">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The price pool widget &amp; contest winner widgets should be updated real-time.</w:t>
      </w:r>
    </w:p>
    <w:p w:rsidR="00000000" w:rsidDel="00000000" w:rsidP="00000000" w:rsidRDefault="00000000" w:rsidRPr="00000000" w14:paraId="000018DE">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Status = Completed</w:t>
      </w:r>
    </w:p>
    <w:p w:rsidR="00000000" w:rsidDel="00000000" w:rsidP="00000000" w:rsidRDefault="00000000" w:rsidRPr="00000000" w14:paraId="000018DF">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Display Settlement Details  Section : </w:t>
      </w:r>
    </w:p>
    <w:p w:rsidR="00000000" w:rsidDel="00000000" w:rsidP="00000000" w:rsidRDefault="00000000" w:rsidRPr="00000000" w14:paraId="000018E0">
      <w:pPr>
        <w:keepNext w:val="0"/>
        <w:keepLines w:val="0"/>
        <w:pageBreakBefore w:val="0"/>
        <w:widowControl w:val="1"/>
        <w:numPr>
          <w:ilvl w:val="4"/>
          <w:numId w:val="41"/>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Status </w:t>
      </w:r>
    </w:p>
    <w:p w:rsidR="00000000" w:rsidDel="00000000" w:rsidP="00000000" w:rsidRDefault="00000000" w:rsidRPr="00000000" w14:paraId="000018E1">
      <w:pPr>
        <w:keepNext w:val="0"/>
        <w:keepLines w:val="0"/>
        <w:pageBreakBefore w:val="0"/>
        <w:widowControl w:val="1"/>
        <w:numPr>
          <w:ilvl w:val="4"/>
          <w:numId w:val="41"/>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Triggered  By </w:t>
      </w:r>
    </w:p>
    <w:p w:rsidR="00000000" w:rsidDel="00000000" w:rsidP="00000000" w:rsidRDefault="00000000" w:rsidRPr="00000000" w14:paraId="000018E2">
      <w:pPr>
        <w:keepNext w:val="0"/>
        <w:keepLines w:val="0"/>
        <w:pageBreakBefore w:val="0"/>
        <w:widowControl w:val="1"/>
        <w:numPr>
          <w:ilvl w:val="4"/>
          <w:numId w:val="41"/>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Date &amp; Time</w:t>
      </w:r>
    </w:p>
    <w:p w:rsidR="00000000" w:rsidDel="00000000" w:rsidP="00000000" w:rsidRDefault="00000000" w:rsidRPr="00000000" w14:paraId="000018E3">
      <w:pPr>
        <w:keepNext w:val="0"/>
        <w:keepLines w:val="0"/>
        <w:pageBreakBefore w:val="0"/>
        <w:widowControl w:val="1"/>
        <w:numPr>
          <w:ilvl w:val="4"/>
          <w:numId w:val="41"/>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Total participants</w:t>
      </w:r>
    </w:p>
    <w:p w:rsidR="00000000" w:rsidDel="00000000" w:rsidP="00000000" w:rsidRDefault="00000000" w:rsidRPr="00000000" w14:paraId="000018E4">
      <w:pPr>
        <w:keepNext w:val="0"/>
        <w:keepLines w:val="0"/>
        <w:pageBreakBefore w:val="0"/>
        <w:widowControl w:val="1"/>
        <w:numPr>
          <w:ilvl w:val="4"/>
          <w:numId w:val="41"/>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Total Distributed Amount</w:t>
      </w:r>
    </w:p>
    <w:p w:rsidR="00000000" w:rsidDel="00000000" w:rsidP="00000000" w:rsidRDefault="00000000" w:rsidRPr="00000000" w14:paraId="000018E5">
      <w:pPr>
        <w:keepNext w:val="0"/>
        <w:keepLines w:val="0"/>
        <w:pageBreakBefore w:val="0"/>
        <w:widowControl w:val="1"/>
        <w:numPr>
          <w:ilvl w:val="4"/>
          <w:numId w:val="41"/>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Total Transactions Created</w:t>
      </w:r>
    </w:p>
    <w:p w:rsidR="00000000" w:rsidDel="00000000" w:rsidP="00000000" w:rsidRDefault="00000000" w:rsidRPr="00000000" w14:paraId="000018E6">
      <w:pPr>
        <w:keepNext w:val="0"/>
        <w:keepLines w:val="0"/>
        <w:pageBreakBefore w:val="0"/>
        <w:widowControl w:val="1"/>
        <w:numPr>
          <w:ilvl w:val="4"/>
          <w:numId w:val="41"/>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Settlement Execution ID</w:t>
      </w:r>
    </w:p>
    <w:p w:rsidR="00000000" w:rsidDel="00000000" w:rsidP="00000000" w:rsidRDefault="00000000" w:rsidRPr="00000000" w14:paraId="000018E7">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Display Distribution Summary Section : </w:t>
      </w:r>
    </w:p>
    <w:p w:rsidR="00000000" w:rsidDel="00000000" w:rsidP="00000000" w:rsidRDefault="00000000" w:rsidRPr="00000000" w14:paraId="000018E8">
      <w:pPr>
        <w:keepNext w:val="0"/>
        <w:keepLines w:val="0"/>
        <w:pageBreakBefore w:val="0"/>
        <w:widowControl w:val="1"/>
        <w:numPr>
          <w:ilvl w:val="4"/>
          <w:numId w:val="41"/>
        </w:numPr>
        <w:pBdr>
          <w:top w:space="0" w:sz="0" w:val="nil"/>
          <w:left w:space="0" w:sz="0" w:val="nil"/>
          <w:bottom w:space="0" w:sz="0" w:val="nil"/>
          <w:right w:space="0" w:sz="0" w:val="nil"/>
          <w:between w:space="0" w:sz="0" w:val="nil"/>
        </w:pBdr>
        <w:shd w:fill="auto" w:val="clear"/>
        <w:spacing w:after="200" w:before="0" w:line="276" w:lineRule="auto"/>
        <w:ind w:left="3600" w:right="0" w:hanging="360"/>
        <w:jc w:val="left"/>
        <w:rPr>
          <w:b w:val="1"/>
          <w:bCs w:val="1"/>
        </w:rPr>
      </w:pPr>
      <w:r w:rsidDel="00000000" w:rsidR="00000000" w:rsidRPr="00000000">
        <w:rPr>
          <w:rtl w:val="0"/>
        </w:rPr>
        <w:t xml:space="preserve">A summarized breakdown of payouts :</w:t>
      </w:r>
    </w:p>
    <w:tbl>
      <w:tblPr>
        <w:tblStyle w:val="Table111"/>
        <w:tblpPr w:leftFromText="180" w:rightFromText="180" w:topFromText="180" w:bottomFromText="180" w:vertAnchor="text" w:horzAnchor="text" w:tblpX="3615" w:tblpY="0"/>
        <w:tblW w:w="4770.0" w:type="dxa"/>
        <w:jc w:val="left"/>
        <w:tblInd w:w="50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430"/>
        <w:tblGridChange w:id="0">
          <w:tblGrid>
            <w:gridCol w:w="2340"/>
            <w:gridCol w:w="2430"/>
          </w:tblGrid>
        </w:tblGridChange>
      </w:tblGrid>
      <w:tr>
        <w:trPr>
          <w:cantSplit w:val="0"/>
          <w:tblHeader w:val="0"/>
        </w:trPr>
        <w:tc>
          <w:tcPr/>
          <w:p w:rsidR="00000000" w:rsidDel="00000000" w:rsidP="00000000" w:rsidRDefault="00000000" w:rsidRPr="00000000" w14:paraId="000018E9">
            <w:pPr>
              <w:widowControl w:val="0"/>
              <w:spacing w:after="0" w:line="240" w:lineRule="auto"/>
              <w:rPr>
                <w:b w:val="1"/>
                <w:bCs w:val="1"/>
              </w:rPr>
            </w:pPr>
            <w:r w:rsidDel="00000000" w:rsidR="00000000" w:rsidRPr="00000000">
              <w:rPr>
                <w:b w:val="1"/>
                <w:bCs w:val="1"/>
                <w:rtl w:val="0"/>
              </w:rPr>
              <w:t xml:space="preserve">Field </w:t>
            </w:r>
          </w:p>
        </w:tc>
        <w:tc>
          <w:tcPr/>
          <w:p w:rsidR="00000000" w:rsidDel="00000000" w:rsidP="00000000" w:rsidRDefault="00000000" w:rsidRPr="00000000" w14:paraId="000018EA">
            <w:pPr>
              <w:widowControl w:val="0"/>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8EB">
            <w:pPr>
              <w:widowControl w:val="0"/>
              <w:spacing w:after="0" w:line="240" w:lineRule="auto"/>
              <w:rPr/>
            </w:pPr>
            <w:r w:rsidDel="00000000" w:rsidR="00000000" w:rsidRPr="00000000">
              <w:rPr>
                <w:rtl w:val="0"/>
              </w:rPr>
              <w:t xml:space="preserve">Rank</w:t>
            </w:r>
          </w:p>
        </w:tc>
        <w:tc>
          <w:tcPr/>
          <w:p w:rsidR="00000000" w:rsidDel="00000000" w:rsidP="00000000" w:rsidRDefault="00000000" w:rsidRPr="00000000" w14:paraId="000018EC">
            <w:pPr>
              <w:widowControl w:val="0"/>
              <w:spacing w:after="0" w:line="240" w:lineRule="auto"/>
              <w:rPr/>
            </w:pPr>
            <w:r w:rsidDel="00000000" w:rsidR="00000000" w:rsidRPr="00000000">
              <w:rPr>
                <w:rtl w:val="0"/>
              </w:rPr>
              <w:t xml:space="preserve">Position (1,2,3…)</w:t>
            </w:r>
          </w:p>
        </w:tc>
      </w:tr>
      <w:tr>
        <w:trPr>
          <w:cantSplit w:val="0"/>
          <w:tblHeader w:val="0"/>
        </w:trPr>
        <w:tc>
          <w:tcPr/>
          <w:p w:rsidR="00000000" w:rsidDel="00000000" w:rsidP="00000000" w:rsidRDefault="00000000" w:rsidRPr="00000000" w14:paraId="000018ED">
            <w:pPr>
              <w:widowControl w:val="0"/>
              <w:spacing w:after="0" w:line="240" w:lineRule="auto"/>
              <w:rPr/>
            </w:pPr>
            <w:r w:rsidDel="00000000" w:rsidR="00000000" w:rsidRPr="00000000">
              <w:rPr>
                <w:rtl w:val="0"/>
              </w:rPr>
              <w:t xml:space="preserve">User</w:t>
            </w:r>
          </w:p>
        </w:tc>
        <w:tc>
          <w:tcPr/>
          <w:p w:rsidR="00000000" w:rsidDel="00000000" w:rsidP="00000000" w:rsidRDefault="00000000" w:rsidRPr="00000000" w14:paraId="000018EE">
            <w:pPr>
              <w:widowControl w:val="0"/>
              <w:spacing w:after="0" w:line="240" w:lineRule="auto"/>
              <w:rPr/>
            </w:pPr>
            <w:r w:rsidDel="00000000" w:rsidR="00000000" w:rsidRPr="00000000">
              <w:rPr>
                <w:rtl w:val="0"/>
              </w:rPr>
              <w:t xml:space="preserve">User Name</w:t>
            </w:r>
          </w:p>
        </w:tc>
      </w:tr>
      <w:tr>
        <w:trPr>
          <w:cantSplit w:val="0"/>
          <w:tblHeader w:val="0"/>
        </w:trPr>
        <w:tc>
          <w:tcPr/>
          <w:p w:rsidR="00000000" w:rsidDel="00000000" w:rsidP="00000000" w:rsidRDefault="00000000" w:rsidRPr="00000000" w14:paraId="000018EF">
            <w:pPr>
              <w:widowControl w:val="0"/>
              <w:spacing w:after="0" w:line="240" w:lineRule="auto"/>
              <w:rPr/>
            </w:pPr>
            <w:r w:rsidDel="00000000" w:rsidR="00000000" w:rsidRPr="00000000">
              <w:rPr>
                <w:rtl w:val="0"/>
              </w:rPr>
              <w:t xml:space="preserve">Settlement Amount </w:t>
            </w:r>
          </w:p>
        </w:tc>
        <w:tc>
          <w:tcPr/>
          <w:p w:rsidR="00000000" w:rsidDel="00000000" w:rsidP="00000000" w:rsidRDefault="00000000" w:rsidRPr="00000000" w14:paraId="000018F0">
            <w:pPr>
              <w:widowControl w:val="0"/>
              <w:spacing w:after="0" w:line="240" w:lineRule="auto"/>
              <w:rPr/>
            </w:pPr>
            <w:r w:rsidDel="00000000" w:rsidR="00000000" w:rsidRPr="00000000">
              <w:rPr>
                <w:rtl w:val="0"/>
              </w:rPr>
              <w:t xml:space="preserve">Amount credited</w:t>
            </w:r>
          </w:p>
        </w:tc>
      </w:tr>
      <w:tr>
        <w:trPr>
          <w:cantSplit w:val="0"/>
          <w:tblHeader w:val="0"/>
        </w:trPr>
        <w:tc>
          <w:tcPr/>
          <w:p w:rsidR="00000000" w:rsidDel="00000000" w:rsidP="00000000" w:rsidRDefault="00000000" w:rsidRPr="00000000" w14:paraId="000018F1">
            <w:pPr>
              <w:widowControl w:val="0"/>
              <w:spacing w:after="0" w:line="240" w:lineRule="auto"/>
              <w:rPr/>
            </w:pPr>
            <w:r w:rsidDel="00000000" w:rsidR="00000000" w:rsidRPr="00000000">
              <w:rPr>
                <w:rtl w:val="0"/>
              </w:rPr>
              <w:t xml:space="preserve">Status</w:t>
            </w:r>
          </w:p>
        </w:tc>
        <w:tc>
          <w:tcPr/>
          <w:p w:rsidR="00000000" w:rsidDel="00000000" w:rsidP="00000000" w:rsidRDefault="00000000" w:rsidRPr="00000000" w14:paraId="000018F2">
            <w:pPr>
              <w:widowControl w:val="0"/>
              <w:spacing w:after="0" w:line="240" w:lineRule="auto"/>
              <w:rPr>
                <w:color w:val="ff0000"/>
              </w:rPr>
            </w:pPr>
            <w:r w:rsidDel="00000000" w:rsidR="00000000" w:rsidRPr="00000000">
              <w:rPr>
                <w:rtl w:val="0"/>
              </w:rPr>
              <w:t xml:space="preserve">Success/</w:t>
            </w:r>
            <w:r w:rsidDel="00000000" w:rsidR="00000000" w:rsidRPr="00000000">
              <w:rPr>
                <w:color w:val="ff0000"/>
                <w:rtl w:val="0"/>
              </w:rPr>
              <w:t xml:space="preserve">Failed</w:t>
            </w:r>
          </w:p>
        </w:tc>
      </w:tr>
    </w:tbl>
    <w:p w:rsidR="00000000" w:rsidDel="00000000" w:rsidP="00000000" w:rsidRDefault="00000000" w:rsidRPr="00000000" w14:paraId="000018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160" w:right="0" w:firstLine="0"/>
        <w:jc w:val="left"/>
        <w:rPr>
          <w:b w:val="1"/>
          <w:bCs w:val="1"/>
          <w:color w:val="ff0000"/>
        </w:rPr>
      </w:pPr>
      <w:r w:rsidDel="00000000" w:rsidR="00000000" w:rsidRPr="00000000">
        <w:rPr>
          <w:rtl w:val="0"/>
        </w:rPr>
      </w:r>
    </w:p>
    <w:p w:rsidR="00000000" w:rsidDel="00000000" w:rsidP="00000000" w:rsidRDefault="00000000" w:rsidRPr="00000000" w14:paraId="000018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160" w:right="0" w:firstLine="0"/>
        <w:jc w:val="left"/>
        <w:rPr>
          <w:b w:val="1"/>
          <w:bCs w:val="1"/>
          <w:color w:val="ff0000"/>
        </w:rPr>
      </w:pPr>
      <w:r w:rsidDel="00000000" w:rsidR="00000000" w:rsidRPr="00000000">
        <w:rPr>
          <w:rtl w:val="0"/>
        </w:rPr>
      </w:r>
    </w:p>
    <w:p w:rsidR="00000000" w:rsidDel="00000000" w:rsidP="00000000" w:rsidRDefault="00000000" w:rsidRPr="00000000" w14:paraId="000018F5">
      <w:pPr>
        <w:numPr>
          <w:ilvl w:val="4"/>
          <w:numId w:val="41"/>
        </w:numPr>
        <w:ind w:left="3600" w:hanging="360"/>
        <w:rPr>
          <w:b w:val="1"/>
          <w:bCs w:val="1"/>
        </w:rPr>
      </w:pPr>
      <w:r w:rsidDel="00000000" w:rsidR="00000000" w:rsidRPr="00000000">
        <w:rPr>
          <w:rtl w:val="0"/>
        </w:rPr>
        <w:t xml:space="preserve">The price pool widget &amp; contest winner widgets should be updated real-time.</w:t>
      </w:r>
      <w:r w:rsidDel="00000000" w:rsidR="00000000" w:rsidRPr="00000000">
        <w:rPr>
          <w:rtl w:val="0"/>
        </w:rPr>
      </w:r>
    </w:p>
    <w:p w:rsidR="00000000" w:rsidDel="00000000" w:rsidP="00000000" w:rsidRDefault="00000000" w:rsidRPr="00000000" w14:paraId="000018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18F7">
      <w:pPr>
        <w:pStyle w:val="Heading2"/>
        <w:ind w:left="0" w:firstLine="0"/>
        <w:rPr/>
      </w:pPr>
      <w:bookmarkStart w:colFirst="0" w:colLast="0" w:name="_gwcqytm14xi" w:id="145"/>
      <w:bookmarkEnd w:id="14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8">
      <w:pPr>
        <w:ind w:left="0" w:firstLine="0"/>
        <w:rPr/>
      </w:pPr>
      <w:r w:rsidDel="00000000" w:rsidR="00000000" w:rsidRPr="00000000">
        <w:rPr>
          <w:rtl w:val="0"/>
        </w:rPr>
      </w:r>
    </w:p>
    <w:p w:rsidR="00000000" w:rsidDel="00000000" w:rsidP="00000000" w:rsidRDefault="00000000" w:rsidRPr="00000000" w14:paraId="000018F9">
      <w:pPr>
        <w:rPr>
          <w:b w:val="1"/>
          <w:bCs w:val="1"/>
        </w:rPr>
      </w:pPr>
      <w:r w:rsidDel="00000000" w:rsidR="00000000" w:rsidRPr="00000000">
        <w:rPr>
          <w:rtl w:val="0"/>
        </w:rPr>
      </w:r>
    </w:p>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B">
      <w:pPr>
        <w:spacing w:after="200" w:lineRule="auto"/>
        <w:ind w:left="0" w:firstLine="0"/>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C">
      <w:pPr>
        <w:pStyle w:val="Heading1"/>
        <w:ind w:left="0" w:firstLine="0"/>
        <w:rPr/>
      </w:pPr>
      <w:bookmarkStart w:colFirst="0" w:colLast="0" w:name="_bjj5qi42g142" w:id="146"/>
      <w:bookmarkEnd w:id="146"/>
      <w:r w:rsidDel="00000000" w:rsidR="00000000" w:rsidRPr="00000000">
        <w:rPr>
          <w:rtl w:val="0"/>
        </w:rPr>
        <w:t xml:space="preserve">DEMO 3 </w:t>
      </w:r>
    </w:p>
    <w:p w:rsidR="00000000" w:rsidDel="00000000" w:rsidP="00000000" w:rsidRDefault="00000000" w:rsidRPr="00000000" w14:paraId="000018FD">
      <w:pPr>
        <w:pStyle w:val="Heading2"/>
        <w:ind w:left="0" w:firstLine="0"/>
        <w:rPr/>
      </w:pPr>
      <w:bookmarkStart w:colFirst="0" w:colLast="0" w:name="_3kiclxlmp8go" w:id="147"/>
      <w:bookmarkEnd w:id="147"/>
      <w:r w:rsidDel="00000000" w:rsidR="00000000" w:rsidRPr="00000000">
        <w:rPr>
          <w:rtl w:val="0"/>
        </w:rPr>
        <w:t xml:space="preserve">Epic 1 : Player Ownership &amp; Market Trading</w:t>
      </w:r>
    </w:p>
    <w:p w:rsidR="00000000" w:rsidDel="00000000" w:rsidP="00000000" w:rsidRDefault="00000000" w:rsidRPr="00000000" w14:paraId="000018FE">
      <w:pPr>
        <w:spacing w:after="200" w:lineRule="auto"/>
        <w:ind w:left="0" w:firstLine="0"/>
        <w:rPr/>
      </w:pPr>
      <w:r w:rsidDel="00000000" w:rsidR="00000000" w:rsidRPr="00000000">
        <w:rPr>
          <w:rtl w:val="0"/>
        </w:rPr>
        <w:t xml:space="preserve">Actor / Role: System (F2MX Platform) - System Backend</w:t>
      </w:r>
    </w:p>
    <w:p w:rsidR="00000000" w:rsidDel="00000000" w:rsidP="00000000" w:rsidRDefault="00000000" w:rsidRPr="00000000" w14:paraId="000018FF">
      <w:pPr>
        <w:pStyle w:val="Heading3"/>
        <w:rPr/>
      </w:pPr>
      <w:bookmarkStart w:colFirst="0" w:colLast="0" w:name="_f4mo84khp7mz" w:id="148"/>
      <w:bookmarkEnd w:id="148"/>
      <w:r w:rsidDel="00000000" w:rsidR="00000000" w:rsidRPr="00000000">
        <w:rPr>
          <w:b w:val="1"/>
          <w:bCs w:val="1"/>
          <w:sz w:val="22"/>
          <w:szCs w:val="22"/>
          <w:rtl w:val="0"/>
        </w:rPr>
        <w:t xml:space="preserve">User story</w:t>
      </w:r>
      <w:r w:rsidDel="00000000" w:rsidR="00000000" w:rsidRPr="00000000">
        <w:rPr>
          <w:rtl w:val="0"/>
        </w:rPr>
        <w:t xml:space="preserve"> </w:t>
      </w:r>
      <w:r w:rsidDel="00000000" w:rsidR="00000000" w:rsidRPr="00000000">
        <w:rPr>
          <w:b w:val="1"/>
          <w:bCs w:val="1"/>
          <w:sz w:val="22"/>
          <w:szCs w:val="22"/>
          <w:rtl w:val="0"/>
        </w:rPr>
        <w:t xml:space="preserve">-</w:t>
      </w:r>
      <w:r w:rsidDel="00000000" w:rsidR="00000000" w:rsidRPr="00000000">
        <w:rPr>
          <w:rtl w:val="0"/>
        </w:rPr>
        <w:t xml:space="preserve">5</w:t>
      </w:r>
      <w:r w:rsidDel="00000000" w:rsidR="00000000" w:rsidRPr="00000000">
        <w:rPr>
          <w:b w:val="1"/>
          <w:bCs w:val="1"/>
          <w:sz w:val="22"/>
          <w:szCs w:val="22"/>
          <w:rtl w:val="0"/>
        </w:rPr>
        <w:t xml:space="preserve">.</w:t>
      </w:r>
      <w:r w:rsidDel="00000000" w:rsidR="00000000" w:rsidRPr="00000000">
        <w:rPr>
          <w:rtl w:val="0"/>
        </w:rPr>
        <w:t xml:space="preserve">1</w:t>
      </w:r>
      <w:r w:rsidDel="00000000" w:rsidR="00000000" w:rsidRPr="00000000">
        <w:rPr>
          <w:b w:val="1"/>
          <w:bCs w:val="1"/>
          <w:sz w:val="22"/>
          <w:szCs w:val="22"/>
          <w:rtl w:val="0"/>
        </w:rPr>
        <w:t xml:space="preserve"> IPO Pricing Engine (Season-Start)</w:t>
      </w:r>
      <w:r w:rsidDel="00000000" w:rsidR="00000000" w:rsidRPr="00000000">
        <w:rPr>
          <w:rtl w:val="0"/>
        </w:rPr>
        <w:t xml:space="preserve"> </w:t>
      </w:r>
    </w:p>
    <w:p w:rsidR="00000000" w:rsidDel="00000000" w:rsidP="00000000" w:rsidRDefault="00000000" w:rsidRPr="00000000" w14:paraId="00001900">
      <w:pPr>
        <w:spacing w:after="200" w:lineRule="auto"/>
        <w:ind w:left="0" w:firstLine="0"/>
        <w:rPr/>
      </w:pPr>
      <w:r w:rsidDel="00000000" w:rsidR="00000000" w:rsidRPr="00000000">
        <w:rPr>
          <w:rtl w:val="0"/>
        </w:rPr>
        <w:t xml:space="preserve">As the</w:t>
      </w:r>
      <w:r w:rsidDel="00000000" w:rsidR="00000000" w:rsidRPr="00000000">
        <w:rPr>
          <w:rtl w:val="0"/>
        </w:rPr>
        <w:t xml:space="preserve"> F2MX System, I want to apply Initial Public Offering (IPO) pricing based on prior-year data, so that players have a fair starting value when the NFL season begins, before live market trading takes over.</w:t>
      </w:r>
    </w:p>
    <w:p w:rsidR="00000000" w:rsidDel="00000000" w:rsidP="00000000" w:rsidRDefault="00000000" w:rsidRPr="00000000" w14:paraId="00001901">
      <w:pPr>
        <w:spacing w:after="200" w:lineRule="auto"/>
        <w:ind w:left="0" w:firstLine="0"/>
        <w:rPr>
          <w:b w:val="1"/>
          <w:bCs w:val="1"/>
        </w:rPr>
      </w:pPr>
      <w:r w:rsidDel="00000000" w:rsidR="00000000" w:rsidRPr="00000000">
        <w:rPr>
          <w:b w:val="1"/>
          <w:bCs w:val="1"/>
          <w:rtl w:val="0"/>
        </w:rPr>
        <w:t xml:space="preserve">Acceptance Criteria:</w:t>
      </w:r>
    </w:p>
    <w:p w:rsidR="00000000" w:rsidDel="00000000" w:rsidP="00000000" w:rsidRDefault="00000000" w:rsidRPr="00000000" w14:paraId="00001902">
      <w:pPr>
        <w:numPr>
          <w:ilvl w:val="0"/>
          <w:numId w:val="48"/>
        </w:numPr>
        <w:spacing w:after="0" w:afterAutospacing="0" w:lineRule="auto"/>
        <w:ind w:left="720" w:hanging="360"/>
        <w:rPr>
          <w:b w:val="1"/>
          <w:bCs w:val="1"/>
        </w:rPr>
      </w:pPr>
      <w:r w:rsidDel="00000000" w:rsidR="00000000" w:rsidRPr="00000000">
        <w:rPr>
          <w:b w:val="1"/>
          <w:bCs w:val="1"/>
          <w:rtl w:val="0"/>
        </w:rPr>
        <w:t xml:space="preserve">Applicability &amp; Baseline (Prior-Season Points):</w:t>
      </w:r>
    </w:p>
    <w:p w:rsidR="00000000" w:rsidDel="00000000" w:rsidP="00000000" w:rsidRDefault="00000000" w:rsidRPr="00000000" w14:paraId="00001903">
      <w:pPr>
        <w:numPr>
          <w:ilvl w:val="1"/>
          <w:numId w:val="48"/>
        </w:numPr>
        <w:spacing w:after="0" w:afterAutospacing="0" w:lineRule="auto"/>
        <w:ind w:left="1440" w:hanging="360"/>
        <w:rPr>
          <w:u w:val="none"/>
        </w:rPr>
      </w:pPr>
      <w:r w:rsidDel="00000000" w:rsidR="00000000" w:rsidRPr="00000000">
        <w:rPr>
          <w:rtl w:val="0"/>
        </w:rPr>
        <w:t xml:space="preserve">IPO pricing applies only to leagues that begin at the start of an NFL season.</w:t>
      </w:r>
    </w:p>
    <w:p w:rsidR="00000000" w:rsidDel="00000000" w:rsidP="00000000" w:rsidRDefault="00000000" w:rsidRPr="00000000" w14:paraId="00001904">
      <w:pPr>
        <w:numPr>
          <w:ilvl w:val="1"/>
          <w:numId w:val="48"/>
        </w:numPr>
        <w:spacing w:after="0" w:afterAutospacing="0" w:lineRule="auto"/>
        <w:ind w:left="1440" w:hanging="360"/>
        <w:rPr>
          <w:u w:val="none"/>
        </w:rPr>
      </w:pPr>
      <w:r w:rsidDel="00000000" w:rsidR="00000000" w:rsidRPr="00000000">
        <w:rPr>
          <w:rtl w:val="0"/>
        </w:rPr>
        <w:t xml:space="preserve">Each player's initial price is set exactly to their individual prior-season fantasy points total. (Note: Players are grouped into broad tiers for display, but they do not all get the same group price).</w:t>
      </w:r>
    </w:p>
    <w:p w:rsidR="00000000" w:rsidDel="00000000" w:rsidP="00000000" w:rsidRDefault="00000000" w:rsidRPr="00000000" w14:paraId="00001905">
      <w:pPr>
        <w:numPr>
          <w:ilvl w:val="1"/>
          <w:numId w:val="48"/>
        </w:numPr>
        <w:spacing w:after="0" w:afterAutospacing="0" w:lineRule="auto"/>
        <w:ind w:left="1440" w:hanging="360"/>
        <w:rPr/>
      </w:pPr>
      <w:r w:rsidDel="00000000" w:rsidR="00000000" w:rsidRPr="00000000">
        <w:rPr>
          <w:rtl w:val="0"/>
        </w:rPr>
        <w:t xml:space="preserve">Data Source: The system will use SportsRador  point totals, with the cutoff date being the end of the previous year's regular season.</w:t>
      </w:r>
    </w:p>
    <w:p w:rsidR="00000000" w:rsidDel="00000000" w:rsidP="00000000" w:rsidRDefault="00000000" w:rsidRPr="00000000" w14:paraId="0000190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Guardrails (Floor &amp; Ceiling):</w:t>
      </w:r>
    </w:p>
    <w:p w:rsidR="00000000" w:rsidDel="00000000" w:rsidP="00000000" w:rsidRDefault="00000000" w:rsidRPr="00000000" w14:paraId="00001907">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The system enforces a hard minimum IPO price floor of 50 and a maximum IPO price ceiling of 400, regardless of the player's prior-year points.</w:t>
      </w:r>
    </w:p>
    <w:p w:rsidR="00000000" w:rsidDel="00000000" w:rsidP="00000000" w:rsidRDefault="00000000" w:rsidRPr="00000000" w14:paraId="00001908">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These guardrails apply only to the IPO; live market prices can fluctuate outside these bounds once the season starts.</w:t>
      </w:r>
    </w:p>
    <w:p w:rsidR="00000000" w:rsidDel="00000000" w:rsidP="00000000" w:rsidRDefault="00000000" w:rsidRPr="00000000" w14:paraId="0000190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Rookies &amp; Unrated Players:</w:t>
      </w:r>
    </w:p>
    <w:p w:rsidR="00000000" w:rsidDel="00000000" w:rsidP="00000000" w:rsidRDefault="00000000" w:rsidRPr="00000000" w14:paraId="0000190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color w:val="0000ff"/>
        </w:rPr>
      </w:pPr>
      <w:r w:rsidDel="00000000" w:rsidR="00000000" w:rsidRPr="00000000">
        <w:rPr>
          <w:color w:val="0000ff"/>
          <w:rtl w:val="0"/>
        </w:rPr>
        <w:t xml:space="preserve">Players with no prior-year NFL stats (rookies) receive an IPO price based on a specific F2MX Rookie valuation formula. - TBD </w:t>
      </w:r>
    </w:p>
    <w:p w:rsidR="00000000" w:rsidDel="00000000" w:rsidP="00000000" w:rsidRDefault="00000000" w:rsidRPr="00000000" w14:paraId="0000190B">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Regardless of the rookie formula used, rookie IPO prices are still strictly subject to the exact same $50 floor and $400 ceiling guardrails.</w:t>
      </w:r>
    </w:p>
    <w:p w:rsidR="00000000" w:rsidDel="00000000" w:rsidP="00000000" w:rsidRDefault="00000000" w:rsidRPr="00000000" w14:paraId="0000190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Global Market Constraint (No Mid-Season IPOs):</w:t>
      </w:r>
    </w:p>
    <w:p w:rsidR="00000000" w:rsidDel="00000000" w:rsidP="00000000" w:rsidRDefault="00000000" w:rsidRPr="00000000" w14:paraId="0000190D">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Because prices are global and cumulative across the entire F2MX platform, there is no new IPO price generated for leagues that start mid-season. Mid-season leagues simply inherit the current Live Market price.</w:t>
      </w:r>
    </w:p>
    <w:p w:rsidR="00000000" w:rsidDel="00000000" w:rsidP="00000000" w:rsidRDefault="00000000" w:rsidRPr="00000000" w14:paraId="0000190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Transition Trigger (Shift to Live Market):</w:t>
      </w:r>
    </w:p>
    <w:p w:rsidR="00000000" w:rsidDel="00000000" w:rsidP="00000000" w:rsidRDefault="00000000" w:rsidRPr="00000000" w14:paraId="0000190F">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Once the regular NFL season officially begins, IPO pricing is permanently disabled.</w:t>
      </w:r>
    </w:p>
    <w:p w:rsidR="00000000" w:rsidDel="00000000" w:rsidP="00000000" w:rsidRDefault="00000000" w:rsidRPr="00000000" w14:paraId="00001910">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From that moment forward, player prices evolve continuously based on the Canonical Live Market Pricing Engine (which tracks current-season performance, momentum, injuries, and role adjustments).</w:t>
      </w:r>
    </w:p>
    <w:p w:rsidR="00000000" w:rsidDel="00000000" w:rsidP="00000000" w:rsidRDefault="00000000" w:rsidRPr="00000000" w14:paraId="0000191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System Flow &amp; Data Execution :</w:t>
      </w:r>
    </w:p>
    <w:p w:rsidR="00000000" w:rsidDel="00000000" w:rsidP="00000000" w:rsidRDefault="00000000" w:rsidRPr="00000000" w14:paraId="00001912">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Pre-Season Data Ingestion (System Background Task)</w:t>
      </w:r>
    </w:p>
    <w:p w:rsidR="00000000" w:rsidDel="00000000" w:rsidP="00000000" w:rsidRDefault="00000000" w:rsidRPr="00000000" w14:paraId="00001913">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Step 1: System fetches prior-year regular season fantasy point totals from </w:t>
      </w:r>
      <w:r w:rsidDel="00000000" w:rsidR="00000000" w:rsidRPr="00000000">
        <w:rPr>
          <w:rtl w:val="0"/>
        </w:rPr>
        <w:t xml:space="preserve">SportsRador API. </w:t>
      </w:r>
    </w:p>
    <w:p w:rsidR="00000000" w:rsidDel="00000000" w:rsidP="00000000" w:rsidRDefault="00000000" w:rsidRPr="00000000" w14:paraId="00001914">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Step 2: System maps point totals to individual players (e.g., Player A scored 310 points last year).</w:t>
      </w:r>
    </w:p>
    <w:p w:rsidR="00000000" w:rsidDel="00000000" w:rsidP="00000000" w:rsidRDefault="00000000" w:rsidRPr="00000000" w14:paraId="00001915">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Step 3: System evaluates Rookies using the F2MX Rookie Formula.</w:t>
      </w:r>
    </w:p>
    <w:p w:rsidR="00000000" w:rsidDel="00000000" w:rsidP="00000000" w:rsidRDefault="00000000" w:rsidRPr="00000000" w14:paraId="00001916">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Price Calculation &amp; Guardrail Enforcement (Logic)</w:t>
      </w:r>
    </w:p>
    <w:p w:rsidR="00000000" w:rsidDel="00000000" w:rsidP="00000000" w:rsidRDefault="00000000" w:rsidRPr="00000000" w14:paraId="00001917">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Scenario A (Standard): Player B scored 250 points. Price is set to $250.</w:t>
      </w:r>
    </w:p>
    <w:p w:rsidR="00000000" w:rsidDel="00000000" w:rsidP="00000000" w:rsidRDefault="00000000" w:rsidRPr="00000000" w14:paraId="00001918">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Scenario B (Below Floor): Player C scored 30 points. Guardrail triggers. The price is forced up to $50.</w:t>
      </w:r>
    </w:p>
    <w:p w:rsidR="00000000" w:rsidDel="00000000" w:rsidP="00000000" w:rsidRDefault="00000000" w:rsidRPr="00000000" w14:paraId="00001919">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Scenario C (Above Ceiling): Player D (MVP QB) scored 420 points. Guardrail triggers. The price is forced down to $400.</w:t>
      </w:r>
    </w:p>
    <w:p w:rsidR="00000000" w:rsidDel="00000000" w:rsidP="00000000" w:rsidRDefault="00000000" w:rsidRPr="00000000" w14:paraId="0000191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Market Open &amp; User View (UI)</w:t>
      </w:r>
    </w:p>
    <w:p w:rsidR="00000000" w:rsidDel="00000000" w:rsidP="00000000" w:rsidRDefault="00000000" w:rsidRPr="00000000" w14:paraId="0000191B">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Location: F2MX Player Trading Screen (Market View).</w:t>
      </w:r>
    </w:p>
    <w:p w:rsidR="00000000" w:rsidDel="00000000" w:rsidP="00000000" w:rsidRDefault="00000000" w:rsidRPr="00000000" w14:paraId="0000191C">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Display: When the global market opens, users see the calculated IPO price as the starting Baseline Price for all players.</w:t>
      </w:r>
    </w:p>
    <w:p w:rsidR="00000000" w:rsidDel="00000000" w:rsidP="00000000" w:rsidRDefault="00000000" w:rsidRPr="00000000" w14:paraId="0000191D">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Regular Season Transition (State Change)</w:t>
      </w:r>
    </w:p>
    <w:p w:rsidR="00000000" w:rsidDel="00000000" w:rsidP="00000000" w:rsidRDefault="00000000" w:rsidRPr="00000000" w14:paraId="0000191E">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Trigger: NFL Regular Season Kickoff.</w:t>
      </w:r>
    </w:p>
    <w:p w:rsidR="00000000" w:rsidDel="00000000" w:rsidP="00000000" w:rsidRDefault="00000000" w:rsidRPr="00000000" w14:paraId="0000191F">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Action: System toggles IPO_Mode to OFF.</w:t>
      </w:r>
    </w:p>
    <w:p w:rsidR="00000000" w:rsidDel="00000000" w:rsidP="00000000" w:rsidRDefault="00000000" w:rsidRPr="00000000" w14:paraId="00001920">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b w:val="1"/>
          <w:bCs w:val="1"/>
        </w:rPr>
      </w:pPr>
      <w:r w:rsidDel="00000000" w:rsidR="00000000" w:rsidRPr="00000000">
        <w:rPr>
          <w:rFonts w:ascii="Arial Unicode MS" w:cs="Arial Unicode MS" w:eastAsia="Arial Unicode MS" w:hAnsi="Arial Unicode MS"/>
          <w:rtl w:val="0"/>
        </w:rPr>
        <w:t xml:space="preserve">Result: The 50−400 guardrails are removed, and prices begin dynamically updating every 45 seconds based on real-time trades and on-field performance.</w:t>
      </w:r>
    </w:p>
    <w:p w:rsidR="00000000" w:rsidDel="00000000" w:rsidP="00000000" w:rsidRDefault="00000000" w:rsidRPr="00000000" w14:paraId="00001921">
      <w:pPr>
        <w:spacing w:after="200" w:lineRule="auto"/>
        <w:ind w:left="0" w:firstLine="0"/>
        <w:rPr/>
      </w:pPr>
      <w:r w:rsidDel="00000000" w:rsidR="00000000" w:rsidRPr="00000000">
        <w:rPr>
          <w:rtl w:val="0"/>
        </w:rPr>
      </w:r>
    </w:p>
    <w:p w:rsidR="00000000" w:rsidDel="00000000" w:rsidP="00000000" w:rsidRDefault="00000000" w:rsidRPr="00000000" w14:paraId="00001922">
      <w:pPr>
        <w:spacing w:after="20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Actor / Role : System (F2MX Platform) - User</w:t>
      </w:r>
    </w:p>
    <w:p w:rsidR="00000000" w:rsidDel="00000000" w:rsidP="00000000" w:rsidRDefault="00000000" w:rsidRPr="00000000" w14:paraId="00001923">
      <w:pPr>
        <w:pStyle w:val="Heading3"/>
        <w:spacing w:after="200" w:lineRule="auto"/>
        <w:ind w:left="0" w:firstLine="0"/>
        <w:rPr>
          <w:sz w:val="20"/>
          <w:szCs w:val="20"/>
        </w:rPr>
      </w:pPr>
      <w:bookmarkStart w:colFirst="0" w:colLast="0" w:name="_dhfixckoyrf8" w:id="149"/>
      <w:bookmarkEnd w:id="149"/>
      <w:r w:rsidDel="00000000" w:rsidR="00000000" w:rsidRPr="00000000">
        <w:rPr>
          <w:b w:val="1"/>
          <w:bCs w:val="1"/>
          <w:rtl w:val="0"/>
        </w:rPr>
        <w:t xml:space="preserve">User story -</w:t>
      </w:r>
      <w:r w:rsidDel="00000000" w:rsidR="00000000" w:rsidRPr="00000000">
        <w:rPr>
          <w:rtl w:val="0"/>
        </w:rPr>
        <w:t xml:space="preserve">5</w:t>
      </w:r>
      <w:r w:rsidDel="00000000" w:rsidR="00000000" w:rsidRPr="00000000">
        <w:rPr>
          <w:b w:val="1"/>
          <w:bCs w:val="1"/>
          <w:rtl w:val="0"/>
        </w:rPr>
        <w:t xml:space="preserve">.</w:t>
      </w:r>
      <w:r w:rsidDel="00000000" w:rsidR="00000000" w:rsidRPr="00000000">
        <w:rPr>
          <w:rtl w:val="0"/>
        </w:rPr>
        <w:t xml:space="preserve">2</w:t>
      </w:r>
      <w:r w:rsidDel="00000000" w:rsidR="00000000" w:rsidRPr="00000000">
        <w:rPr>
          <w:b w:val="1"/>
          <w:bCs w:val="1"/>
          <w:rtl w:val="0"/>
        </w:rPr>
        <w:t xml:space="preserve"> Player Trading Screen (Market View)</w:t>
      </w:r>
      <w:r w:rsidDel="00000000" w:rsidR="00000000" w:rsidRPr="00000000">
        <w:rPr>
          <w:sz w:val="20"/>
          <w:szCs w:val="20"/>
          <w:rtl w:val="0"/>
        </w:rPr>
        <w:t xml:space="preserve"> </w:t>
      </w:r>
    </w:p>
    <w:p w:rsidR="00000000" w:rsidDel="00000000" w:rsidP="00000000" w:rsidRDefault="00000000" w:rsidRPr="00000000" w14:paraId="00001924">
      <w:pPr>
        <w:spacing w:after="20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a User, I want to view a player's market details and execute buy/sell orders so that I can manage my roster and portfolio value.</w:t>
      </w:r>
    </w:p>
    <w:p w:rsidR="00000000" w:rsidDel="00000000" w:rsidP="00000000" w:rsidRDefault="00000000" w:rsidRPr="00000000" w14:paraId="00001925">
      <w:pPr>
        <w:spacing w:after="200" w:lineRule="auto"/>
        <w:ind w:left="0" w:firstLine="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Acceptance Criteria:</w:t>
      </w:r>
    </w:p>
    <w:p w:rsidR="00000000" w:rsidDel="00000000" w:rsidP="00000000" w:rsidRDefault="00000000" w:rsidRPr="00000000" w14:paraId="00001926">
      <w:pPr>
        <w:numPr>
          <w:ilvl w:val="0"/>
          <w:numId w:val="88"/>
        </w:numPr>
        <w:spacing w:after="20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Pricing:</w:t>
      </w:r>
      <w:r w:rsidDel="00000000" w:rsidR="00000000" w:rsidRPr="00000000">
        <w:rPr>
          <w:rFonts w:ascii="Verdana" w:cs="Verdana" w:eastAsia="Verdana" w:hAnsi="Verdana"/>
          <w:sz w:val="20"/>
          <w:szCs w:val="20"/>
          <w:rtl w:val="0"/>
        </w:rPr>
        <w:t xml:space="preserve"> Display current Published Ask Price (Buy) and Bid Price (Sell). The spread must be clearly visible.</w:t>
      </w:r>
    </w:p>
    <w:p w:rsidR="00000000" w:rsidDel="00000000" w:rsidP="00000000" w:rsidRDefault="00000000" w:rsidRPr="00000000" w14:paraId="00001927">
      <w:pPr>
        <w:numPr>
          <w:ilvl w:val="0"/>
          <w:numId w:val="88"/>
        </w:numPr>
        <w:spacing w:after="20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Visuals:</w:t>
      </w:r>
      <w:r w:rsidDel="00000000" w:rsidR="00000000" w:rsidRPr="00000000">
        <w:rPr>
          <w:rFonts w:ascii="Verdana" w:cs="Verdana" w:eastAsia="Verdana" w:hAnsi="Verdana"/>
          <w:sz w:val="20"/>
          <w:szCs w:val="20"/>
          <w:rtl w:val="0"/>
        </w:rPr>
        <w:t xml:space="preserve"> Display Player Name, Team, Position, and a historical Price Chart (Line graph).</w:t>
      </w:r>
    </w:p>
    <w:p w:rsidR="00000000" w:rsidDel="00000000" w:rsidP="00000000" w:rsidRDefault="00000000" w:rsidRPr="00000000" w14:paraId="00001928">
      <w:pPr>
        <w:numPr>
          <w:ilvl w:val="0"/>
          <w:numId w:val="88"/>
        </w:numPr>
        <w:spacing w:after="20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Status:</w:t>
      </w:r>
      <w:r w:rsidDel="00000000" w:rsidR="00000000" w:rsidRPr="00000000">
        <w:rPr>
          <w:rFonts w:ascii="Verdana" w:cs="Verdana" w:eastAsia="Verdana" w:hAnsi="Verdana"/>
          <w:sz w:val="20"/>
          <w:szCs w:val="20"/>
          <w:rtl w:val="0"/>
        </w:rPr>
        <w:t xml:space="preserve"> Clearly indicate if the player is "Sell-Locked" (due to Hold Time) or "Out for Season" (Purchase Locked).</w:t>
      </w:r>
    </w:p>
    <w:p w:rsidR="00000000" w:rsidDel="00000000" w:rsidP="00000000" w:rsidRDefault="00000000" w:rsidRPr="00000000" w14:paraId="00001929">
      <w:pPr>
        <w:numPr>
          <w:ilvl w:val="0"/>
          <w:numId w:val="88"/>
        </w:numPr>
        <w:spacing w:after="20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Holdings:</w:t>
      </w:r>
      <w:r w:rsidDel="00000000" w:rsidR="00000000" w:rsidRPr="00000000">
        <w:rPr>
          <w:rFonts w:ascii="Verdana" w:cs="Verdana" w:eastAsia="Verdana" w:hAnsi="Verdana"/>
          <w:sz w:val="20"/>
          <w:szCs w:val="20"/>
          <w:rtl w:val="0"/>
        </w:rPr>
        <w:t xml:space="preserve"> Show "Shares Owned: 0 or 1". (Max 1 share per player per league).</w:t>
      </w:r>
    </w:p>
    <w:p w:rsidR="00000000" w:rsidDel="00000000" w:rsidP="00000000" w:rsidRDefault="00000000" w:rsidRPr="00000000" w14:paraId="0000192A">
      <w:pPr>
        <w:numPr>
          <w:ilvl w:val="0"/>
          <w:numId w:val="88"/>
        </w:numPr>
        <w:spacing w:after="20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Validation: </w:t>
      </w:r>
      <w:r w:rsidDel="00000000" w:rsidR="00000000" w:rsidRPr="00000000">
        <w:rPr>
          <w:rFonts w:ascii="Verdana" w:cs="Verdana" w:eastAsia="Verdana" w:hAnsi="Verdana"/>
          <w:sz w:val="20"/>
          <w:szCs w:val="20"/>
          <w:rtl w:val="0"/>
        </w:rPr>
        <w:t xml:space="preserve">"Buy" button is disabled if the user already owns the player or has insufficient funds. "Sell" button is disabled if the user does not own the player or is in a mandatory Hold Time window.</w:t>
      </w:r>
    </w:p>
    <w:p w:rsidR="00000000" w:rsidDel="00000000" w:rsidP="00000000" w:rsidRDefault="00000000" w:rsidRPr="00000000" w14:paraId="0000192B">
      <w:pPr>
        <w:numPr>
          <w:ilvl w:val="0"/>
          <w:numId w:val="88"/>
        </w:numPr>
        <w:spacing w:after="200" w:lineRule="auto"/>
        <w:ind w:left="720" w:hanging="360"/>
        <w:rPr>
          <w:u w:val="none"/>
        </w:rPr>
      </w:pPr>
      <w:r w:rsidDel="00000000" w:rsidR="00000000" w:rsidRPr="00000000">
        <w:rPr>
          <w:b w:val="1"/>
          <w:bCs w:val="1"/>
          <w:rtl w:val="0"/>
        </w:rPr>
        <w:t xml:space="preserve">Spread Display Format:</w:t>
      </w:r>
      <w:r w:rsidDel="00000000" w:rsidR="00000000" w:rsidRPr="00000000">
        <w:rPr>
          <w:rtl w:val="0"/>
        </w:rPr>
        <w:t xml:space="preserve"> The UI must display the bid/ask spread expressed in both absolute currency units and as a percentage.</w:t>
      </w:r>
    </w:p>
    <w:p w:rsidR="00000000" w:rsidDel="00000000" w:rsidP="00000000" w:rsidRDefault="00000000" w:rsidRPr="00000000" w14:paraId="0000192C">
      <w:pPr>
        <w:numPr>
          <w:ilvl w:val="0"/>
          <w:numId w:val="88"/>
        </w:numPr>
        <w:spacing w:after="20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Detailed view of the Player Trading Screen : </w:t>
      </w:r>
    </w:p>
    <w:p w:rsidR="00000000" w:rsidDel="00000000" w:rsidP="00000000" w:rsidRDefault="00000000" w:rsidRPr="00000000" w14:paraId="0000192D">
      <w:pPr>
        <w:numPr>
          <w:ilvl w:val="1"/>
          <w:numId w:val="88"/>
        </w:numPr>
        <w:spacing w:after="200" w:lineRule="auto"/>
        <w:ind w:left="1440" w:hanging="360"/>
        <w:rPr>
          <w:rFonts w:ascii="Verdana" w:cs="Verdana" w:eastAsia="Verdana" w:hAnsi="Verdana"/>
          <w:b w:val="1"/>
          <w:bCs w:val="1"/>
          <w:sz w:val="20"/>
          <w:szCs w:val="20"/>
          <w:u w:val="none"/>
        </w:rPr>
      </w:pPr>
      <w:r w:rsidDel="00000000" w:rsidR="00000000" w:rsidRPr="00000000">
        <w:rPr>
          <w:rFonts w:ascii="Verdana" w:cs="Verdana" w:eastAsia="Verdana" w:hAnsi="Verdana"/>
          <w:b w:val="1"/>
          <w:bCs w:val="1"/>
          <w:sz w:val="20"/>
          <w:szCs w:val="20"/>
          <w:rtl w:val="0"/>
        </w:rPr>
        <w:t xml:space="preserve">Player Card : </w:t>
      </w:r>
    </w:p>
    <w:p w:rsidR="00000000" w:rsidDel="00000000" w:rsidP="00000000" w:rsidRDefault="00000000" w:rsidRPr="00000000" w14:paraId="0000192E">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Image</w:t>
      </w:r>
      <w:r w:rsidDel="00000000" w:rsidR="00000000" w:rsidRPr="00000000">
        <w:rPr>
          <w:rFonts w:ascii="Verdana" w:cs="Verdana" w:eastAsia="Verdana" w:hAnsi="Verdana"/>
          <w:sz w:val="20"/>
          <w:szCs w:val="20"/>
          <w:rtl w:val="0"/>
        </w:rPr>
        <w:t xml:space="preserve">: Player Headshot.</w:t>
      </w:r>
    </w:p>
    <w:p w:rsidR="00000000" w:rsidDel="00000000" w:rsidP="00000000" w:rsidRDefault="00000000" w:rsidRPr="00000000" w14:paraId="0000192F">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Stats</w:t>
      </w:r>
      <w:r w:rsidDel="00000000" w:rsidR="00000000" w:rsidRPr="00000000">
        <w:rPr>
          <w:rFonts w:ascii="Verdana" w:cs="Verdana" w:eastAsia="Verdana" w:hAnsi="Verdana"/>
          <w:sz w:val="20"/>
          <w:szCs w:val="20"/>
          <w:rtl w:val="0"/>
        </w:rPr>
        <w:t xml:space="preserve">: Season Fantasy Points, </w:t>
      </w:r>
      <w:r w:rsidDel="00000000" w:rsidR="00000000" w:rsidRPr="00000000">
        <w:rPr>
          <w:rFonts w:ascii="Verdana" w:cs="Verdana" w:eastAsia="Verdana" w:hAnsi="Verdana"/>
          <w:sz w:val="20"/>
          <w:szCs w:val="20"/>
          <w:rtl w:val="0"/>
        </w:rPr>
        <w:t xml:space="preserve">Avg Pts/Game (Average Points per Game)</w:t>
      </w:r>
    </w:p>
    <w:p w:rsidR="00000000" w:rsidDel="00000000" w:rsidP="00000000" w:rsidRDefault="00000000" w:rsidRPr="00000000" w14:paraId="00001930">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Chart</w:t>
      </w:r>
      <w:r w:rsidDel="00000000" w:rsidR="00000000" w:rsidRPr="00000000">
        <w:rPr>
          <w:rFonts w:ascii="Verdana" w:cs="Verdana" w:eastAsia="Verdana" w:hAnsi="Verdana"/>
          <w:sz w:val="20"/>
          <w:szCs w:val="20"/>
          <w:rtl w:val="0"/>
        </w:rPr>
        <w:t xml:space="preserve">: Dynamic line graph showing price history (1D, 1W, Season).</w:t>
      </w:r>
    </w:p>
    <w:p w:rsidR="00000000" w:rsidDel="00000000" w:rsidP="00000000" w:rsidRDefault="00000000" w:rsidRPr="00000000" w14:paraId="00001931">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Status Badge:</w:t>
      </w:r>
      <w:r w:rsidDel="00000000" w:rsidR="00000000" w:rsidRPr="00000000">
        <w:rPr>
          <w:rFonts w:ascii="Verdana" w:cs="Verdana" w:eastAsia="Verdana" w:hAnsi="Verdana"/>
          <w:sz w:val="20"/>
          <w:szCs w:val="20"/>
          <w:rtl w:val="0"/>
        </w:rPr>
        <w:t xml:space="preserve"> e.g., "Active" (Green) or "Locked: 2m 30s" (Yellow).</w:t>
      </w:r>
    </w:p>
    <w:p w:rsidR="00000000" w:rsidDel="00000000" w:rsidP="00000000" w:rsidRDefault="00000000" w:rsidRPr="00000000" w14:paraId="00001932">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Order Execution:</w:t>
      </w:r>
    </w:p>
    <w:p w:rsidR="00000000" w:rsidDel="00000000" w:rsidP="00000000" w:rsidRDefault="00000000" w:rsidRPr="00000000" w14:paraId="00001933">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Header</w:t>
      </w:r>
      <w:r w:rsidDel="00000000" w:rsidR="00000000" w:rsidRPr="00000000">
        <w:rPr>
          <w:rFonts w:ascii="Verdana" w:cs="Verdana" w:eastAsia="Verdana" w:hAnsi="Verdana"/>
          <w:sz w:val="20"/>
          <w:szCs w:val="20"/>
          <w:rtl w:val="0"/>
        </w:rPr>
        <w:t xml:space="preserve">: Market Action.</w:t>
      </w:r>
    </w:p>
    <w:p w:rsidR="00000000" w:rsidDel="00000000" w:rsidP="00000000" w:rsidRDefault="00000000" w:rsidRPr="00000000" w14:paraId="00001934">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Price Display:</w:t>
      </w:r>
    </w:p>
    <w:p w:rsidR="00000000" w:rsidDel="00000000" w:rsidP="00000000" w:rsidRDefault="00000000" w:rsidRPr="00000000" w14:paraId="00001935">
      <w:pPr>
        <w:keepNext w:val="0"/>
        <w:keepLines w:val="0"/>
        <w:pageBreakBefore w:val="0"/>
        <w:widowControl w:val="1"/>
        <w:numPr>
          <w:ilvl w:val="3"/>
          <w:numId w:val="8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"Ask (Buy): $102.50"</w:t>
      </w:r>
    </w:p>
    <w:p w:rsidR="00000000" w:rsidDel="00000000" w:rsidP="00000000" w:rsidRDefault="00000000" w:rsidRPr="00000000" w14:paraId="00001936">
      <w:pPr>
        <w:keepNext w:val="0"/>
        <w:keepLines w:val="0"/>
        <w:pageBreakBefore w:val="0"/>
        <w:widowControl w:val="1"/>
        <w:numPr>
          <w:ilvl w:val="3"/>
          <w:numId w:val="8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"Bid (Sell): $98.75”</w:t>
      </w:r>
    </w:p>
    <w:p w:rsidR="00000000" w:rsidDel="00000000" w:rsidP="00000000" w:rsidRDefault="00000000" w:rsidRPr="00000000" w14:paraId="00001937">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Wallet Info:</w:t>
      </w:r>
      <w:r w:rsidDel="00000000" w:rsidR="00000000" w:rsidRPr="00000000">
        <w:rPr>
          <w:rFonts w:ascii="Verdana" w:cs="Verdana" w:eastAsia="Verdana" w:hAnsi="Verdana"/>
          <w:sz w:val="20"/>
          <w:szCs w:val="20"/>
          <w:rtl w:val="0"/>
        </w:rPr>
        <w:t xml:space="preserve"> "Buying Power: $450.00".</w:t>
      </w:r>
    </w:p>
    <w:p w:rsidR="00000000" w:rsidDel="00000000" w:rsidP="00000000" w:rsidRDefault="00000000" w:rsidRPr="00000000" w14:paraId="00001938">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Button:</w:t>
      </w:r>
      <w:r w:rsidDel="00000000" w:rsidR="00000000" w:rsidRPr="00000000">
        <w:rPr>
          <w:rFonts w:ascii="Verdana" w:cs="Verdana" w:eastAsia="Verdana" w:hAnsi="Verdana"/>
          <w:sz w:val="20"/>
          <w:szCs w:val="20"/>
          <w:rtl w:val="0"/>
        </w:rPr>
        <w:t xml:space="preserve"> "BUY for $102.50" (Green).</w:t>
      </w:r>
    </w:p>
    <w:p w:rsidR="00000000" w:rsidDel="00000000" w:rsidP="00000000" w:rsidRDefault="00000000" w:rsidRPr="00000000" w14:paraId="00001939">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Button:</w:t>
      </w:r>
      <w:r w:rsidDel="00000000" w:rsidR="00000000" w:rsidRPr="00000000">
        <w:rPr>
          <w:rFonts w:ascii="Verdana" w:cs="Verdana" w:eastAsia="Verdana" w:hAnsi="Verdana"/>
          <w:sz w:val="20"/>
          <w:szCs w:val="20"/>
          <w:rtl w:val="0"/>
        </w:rPr>
        <w:t xml:space="preserve"> "SELL for $98.75" (Red).</w:t>
      </w:r>
    </w:p>
    <w:p w:rsidR="00000000" w:rsidDel="00000000" w:rsidP="00000000" w:rsidRDefault="00000000" w:rsidRPr="00000000" w14:paraId="0000193A">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rFonts w:ascii="Verdana" w:cs="Verdana" w:eastAsia="Verdana" w:hAnsi="Verdana"/>
          <w:b w:val="1"/>
          <w:bCs w:val="1"/>
          <w:sz w:val="20"/>
          <w:szCs w:val="20"/>
        </w:rPr>
      </w:pPr>
      <w:r w:rsidDel="00000000" w:rsidR="00000000" w:rsidRPr="00000000">
        <w:rPr>
          <w:b w:val="1"/>
          <w:bCs w:val="1"/>
          <w:rtl w:val="0"/>
        </w:rPr>
        <w:t xml:space="preserve">Note: Includes 2.5% Spread ($2.56)"</w:t>
      </w:r>
      <w:r w:rsidDel="00000000" w:rsidR="00000000" w:rsidRPr="00000000">
        <w:rPr>
          <w:rtl w:val="0"/>
        </w:rPr>
      </w:r>
    </w:p>
    <w:p w:rsidR="00000000" w:rsidDel="00000000" w:rsidP="00000000" w:rsidRDefault="00000000" w:rsidRPr="00000000" w14:paraId="0000193B">
      <w:pPr>
        <w:spacing w:after="20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Actor / Role : System (F2MX Platform) - User</w:t>
      </w:r>
    </w:p>
    <w:p w:rsidR="00000000" w:rsidDel="00000000" w:rsidP="00000000" w:rsidRDefault="00000000" w:rsidRPr="00000000" w14:paraId="0000193C">
      <w:pPr>
        <w:pStyle w:val="Heading3"/>
        <w:spacing w:after="200" w:lineRule="auto"/>
        <w:ind w:left="0" w:firstLine="0"/>
        <w:rPr>
          <w:sz w:val="20"/>
          <w:szCs w:val="20"/>
        </w:rPr>
      </w:pPr>
      <w:bookmarkStart w:colFirst="0" w:colLast="0" w:name="_v46laqd41vjt" w:id="150"/>
      <w:bookmarkEnd w:id="150"/>
      <w:r w:rsidDel="00000000" w:rsidR="00000000" w:rsidRPr="00000000">
        <w:rPr>
          <w:b w:val="1"/>
          <w:bCs w:val="1"/>
          <w:rtl w:val="0"/>
        </w:rPr>
        <w:t xml:space="preserve">User story -3.</w:t>
      </w:r>
      <w:r w:rsidDel="00000000" w:rsidR="00000000" w:rsidRPr="00000000">
        <w:rPr>
          <w:rtl w:val="0"/>
        </w:rPr>
        <w:t xml:space="preserve">3</w:t>
      </w:r>
      <w:r w:rsidDel="00000000" w:rsidR="00000000" w:rsidRPr="00000000">
        <w:rPr>
          <w:b w:val="1"/>
          <w:bCs w:val="1"/>
          <w:rtl w:val="0"/>
        </w:rPr>
        <w:t xml:space="preserve"> Trade Execution (Buy Flow)</w:t>
      </w:r>
      <w:r w:rsidDel="00000000" w:rsidR="00000000" w:rsidRPr="00000000">
        <w:rPr>
          <w:sz w:val="20"/>
          <w:szCs w:val="20"/>
          <w:rtl w:val="0"/>
        </w:rPr>
        <w:t xml:space="preserve"> </w:t>
      </w:r>
    </w:p>
    <w:p w:rsidR="00000000" w:rsidDel="00000000" w:rsidP="00000000" w:rsidRDefault="00000000" w:rsidRPr="00000000" w14:paraId="0000193D">
      <w:pPr>
        <w:spacing w:after="20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a User, I want to confirm a buy transaction, so that I can add the player to my roster at the specific displayed price.</w:t>
      </w:r>
    </w:p>
    <w:p w:rsidR="00000000" w:rsidDel="00000000" w:rsidP="00000000" w:rsidRDefault="00000000" w:rsidRPr="00000000" w14:paraId="0000193E">
      <w:pPr>
        <w:spacing w:after="200" w:lineRule="auto"/>
        <w:ind w:left="0" w:firstLine="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Acceptance Criteria:</w:t>
      </w:r>
    </w:p>
    <w:p w:rsidR="00000000" w:rsidDel="00000000" w:rsidP="00000000" w:rsidRDefault="00000000" w:rsidRPr="00000000" w14:paraId="0000193F">
      <w:pPr>
        <w:numPr>
          <w:ilvl w:val="0"/>
          <w:numId w:val="87"/>
        </w:numPr>
        <w:spacing w:after="20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Confirmation:</w:t>
      </w:r>
      <w:r w:rsidDel="00000000" w:rsidR="00000000" w:rsidRPr="00000000">
        <w:rPr>
          <w:rFonts w:ascii="Verdana" w:cs="Verdana" w:eastAsia="Verdana" w:hAnsi="Verdana"/>
          <w:sz w:val="20"/>
          <w:szCs w:val="20"/>
          <w:rtl w:val="0"/>
        </w:rPr>
        <w:t xml:space="preserve"> Upon clicking Buy, a modal summarizes: Net Cost and New Balance.</w:t>
      </w:r>
    </w:p>
    <w:p w:rsidR="00000000" w:rsidDel="00000000" w:rsidP="00000000" w:rsidRDefault="00000000" w:rsidRPr="00000000" w14:paraId="00001940">
      <w:pPr>
        <w:numPr>
          <w:ilvl w:val="0"/>
          <w:numId w:val="87"/>
        </w:numPr>
        <w:spacing w:after="20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No Slippage:</w:t>
      </w:r>
      <w:r w:rsidDel="00000000" w:rsidR="00000000" w:rsidRPr="00000000">
        <w:rPr>
          <w:rFonts w:ascii="Verdana" w:cs="Verdana" w:eastAsia="Verdana" w:hAnsi="Verdana"/>
          <w:sz w:val="20"/>
          <w:szCs w:val="20"/>
          <w:rtl w:val="0"/>
        </w:rPr>
        <w:t xml:space="preserve"> The trade executes at the exact Published Price shown at the moment of confirmation.</w:t>
      </w:r>
    </w:p>
    <w:p w:rsidR="00000000" w:rsidDel="00000000" w:rsidP="00000000" w:rsidRDefault="00000000" w:rsidRPr="00000000" w14:paraId="00001941">
      <w:pPr>
        <w:numPr>
          <w:ilvl w:val="0"/>
          <w:numId w:val="87"/>
        </w:numPr>
        <w:spacing w:after="20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Constraints:</w:t>
      </w:r>
    </w:p>
    <w:p w:rsidR="00000000" w:rsidDel="00000000" w:rsidP="00000000" w:rsidRDefault="00000000" w:rsidRPr="00000000" w14:paraId="00001942">
      <w:pPr>
        <w:numPr>
          <w:ilvl w:val="1"/>
          <w:numId w:val="87"/>
        </w:numPr>
        <w:spacing w:after="20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Block if Roster Count = 7 (Must sell one first).</w:t>
      </w:r>
    </w:p>
    <w:p w:rsidR="00000000" w:rsidDel="00000000" w:rsidP="00000000" w:rsidRDefault="00000000" w:rsidRPr="00000000" w14:paraId="00001943">
      <w:pPr>
        <w:numPr>
          <w:ilvl w:val="1"/>
          <w:numId w:val="87"/>
        </w:numPr>
        <w:spacing w:after="20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Block if User already owns this player in this league.</w:t>
      </w:r>
    </w:p>
    <w:p w:rsidR="00000000" w:rsidDel="00000000" w:rsidP="00000000" w:rsidRDefault="00000000" w:rsidRPr="00000000" w14:paraId="00001944">
      <w:pPr>
        <w:numPr>
          <w:ilvl w:val="1"/>
          <w:numId w:val="87"/>
        </w:numPr>
        <w:spacing w:after="20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Block if Wallet Balance &lt; Ask Price.</w:t>
      </w:r>
    </w:p>
    <w:p w:rsidR="00000000" w:rsidDel="00000000" w:rsidP="00000000" w:rsidRDefault="00000000" w:rsidRPr="00000000" w14:paraId="00001945">
      <w:pPr>
        <w:numPr>
          <w:ilvl w:val="0"/>
          <w:numId w:val="87"/>
        </w:numPr>
        <w:spacing w:after="20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Feedback:</w:t>
      </w:r>
      <w:r w:rsidDel="00000000" w:rsidR="00000000" w:rsidRPr="00000000">
        <w:rPr>
          <w:rFonts w:ascii="Verdana" w:cs="Verdana" w:eastAsia="Verdana" w:hAnsi="Verdana"/>
          <w:sz w:val="20"/>
          <w:szCs w:val="20"/>
          <w:rtl w:val="0"/>
        </w:rPr>
        <w:t xml:space="preserve"> Success message "Player Added to Roster". The system immediately logs the transaction timestamp for scoring attribution.</w:t>
      </w:r>
    </w:p>
    <w:p w:rsidR="00000000" w:rsidDel="00000000" w:rsidP="00000000" w:rsidRDefault="00000000" w:rsidRPr="00000000" w14:paraId="00001946">
      <w:pPr>
        <w:numPr>
          <w:ilvl w:val="0"/>
          <w:numId w:val="87"/>
        </w:numPr>
        <w:spacing w:after="20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Detailed view of the Buy Confirmation Modal</w:t>
      </w:r>
      <w:r w:rsidDel="00000000" w:rsidR="00000000" w:rsidRPr="00000000">
        <w:rPr>
          <w:rFonts w:ascii="Verdana" w:cs="Verdana" w:eastAsia="Verdana" w:hAnsi="Verdana"/>
          <w:sz w:val="20"/>
          <w:szCs w:val="20"/>
          <w:rtl w:val="0"/>
        </w:rPr>
        <w:t xml:space="preserve"> : </w:t>
      </w:r>
      <w:r w:rsidDel="00000000" w:rsidR="00000000" w:rsidRPr="00000000">
        <w:rPr>
          <w:rtl w:val="0"/>
        </w:rPr>
      </w:r>
    </w:p>
    <w:p w:rsidR="00000000" w:rsidDel="00000000" w:rsidP="00000000" w:rsidRDefault="00000000" w:rsidRPr="00000000" w14:paraId="00001947">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Header:</w:t>
      </w:r>
      <w:r w:rsidDel="00000000" w:rsidR="00000000" w:rsidRPr="00000000">
        <w:rPr>
          <w:rFonts w:ascii="Verdana" w:cs="Verdana" w:eastAsia="Verdana" w:hAnsi="Verdana"/>
          <w:sz w:val="20"/>
          <w:szCs w:val="20"/>
          <w:rtl w:val="0"/>
        </w:rPr>
        <w:t xml:space="preserve"> "Confirm Purchase"</w:t>
      </w:r>
    </w:p>
    <w:p w:rsidR="00000000" w:rsidDel="00000000" w:rsidP="00000000" w:rsidRDefault="00000000" w:rsidRPr="00000000" w14:paraId="00001948">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Player Headshot and Name.</w:t>
      </w:r>
    </w:p>
    <w:p w:rsidR="00000000" w:rsidDel="00000000" w:rsidP="00000000" w:rsidRDefault="00000000" w:rsidRPr="00000000" w14:paraId="00001949">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Line Item:</w:t>
      </w:r>
      <w:r w:rsidDel="00000000" w:rsidR="00000000" w:rsidRPr="00000000">
        <w:rPr>
          <w:rFonts w:ascii="Verdana" w:cs="Verdana" w:eastAsia="Verdana" w:hAnsi="Verdana"/>
          <w:sz w:val="20"/>
          <w:szCs w:val="20"/>
          <w:rtl w:val="0"/>
        </w:rPr>
        <w:t xml:space="preserve"> Player Cost: $102.50.</w:t>
      </w:r>
    </w:p>
    <w:p w:rsidR="00000000" w:rsidDel="00000000" w:rsidP="00000000" w:rsidRDefault="00000000" w:rsidRPr="00000000" w14:paraId="0000194A">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Line Item: Current Balance: $450.00.</w:t>
      </w:r>
    </w:p>
    <w:p w:rsidR="00000000" w:rsidDel="00000000" w:rsidP="00000000" w:rsidRDefault="00000000" w:rsidRPr="00000000" w14:paraId="0000194B">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Line Item: Balance After Trade: $347.50.</w:t>
      </w:r>
    </w:p>
    <w:p w:rsidR="00000000" w:rsidDel="00000000" w:rsidP="00000000" w:rsidRDefault="00000000" w:rsidRPr="00000000" w14:paraId="0000194C">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Warning: "You cannot sell this player for </w:t>
      </w:r>
      <w:r w:rsidDel="00000000" w:rsidR="00000000" w:rsidRPr="00000000">
        <w:rPr>
          <w:rtl w:val="0"/>
        </w:rPr>
        <w:t xml:space="preserve">1</w:t>
      </w:r>
      <w:r w:rsidDel="00000000" w:rsidR="00000000" w:rsidRPr="00000000">
        <w:rPr>
          <w:rFonts w:ascii="Verdana" w:cs="Verdana" w:eastAsia="Verdana" w:hAnsi="Verdana"/>
          <w:sz w:val="20"/>
          <w:szCs w:val="20"/>
          <w:rtl w:val="0"/>
        </w:rPr>
        <w:t xml:space="preserve"> minutes (Anti-Exploit Rule)."</w:t>
      </w:r>
    </w:p>
    <w:p w:rsidR="00000000" w:rsidDel="00000000" w:rsidP="00000000" w:rsidRDefault="00000000" w:rsidRPr="00000000" w14:paraId="0000194D">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Button: "Confirm Buy".</w:t>
      </w:r>
    </w:p>
    <w:p w:rsidR="00000000" w:rsidDel="00000000" w:rsidP="00000000" w:rsidRDefault="00000000" w:rsidRPr="00000000" w14:paraId="0000194E">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Button: "Cancel". </w:t>
      </w:r>
    </w:p>
    <w:p w:rsidR="00000000" w:rsidDel="00000000" w:rsidP="00000000" w:rsidRDefault="00000000" w:rsidRPr="00000000" w14:paraId="000019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Actor / Role : System /Organization (F2MX Platform) - User</w:t>
      </w:r>
    </w:p>
    <w:p w:rsidR="00000000" w:rsidDel="00000000" w:rsidP="00000000" w:rsidRDefault="00000000" w:rsidRPr="00000000" w14:paraId="00001950">
      <w:pPr>
        <w:pStyle w:val="Heading3"/>
        <w:spacing w:after="200" w:lineRule="auto"/>
        <w:ind w:left="0" w:firstLine="0"/>
        <w:rPr>
          <w:sz w:val="20"/>
          <w:szCs w:val="20"/>
        </w:rPr>
      </w:pPr>
      <w:bookmarkStart w:colFirst="0" w:colLast="0" w:name="_uasrq8me3ehh" w:id="151"/>
      <w:bookmarkEnd w:id="151"/>
      <w:r w:rsidDel="00000000" w:rsidR="00000000" w:rsidRPr="00000000">
        <w:rPr>
          <w:b w:val="1"/>
          <w:bCs w:val="1"/>
          <w:rtl w:val="0"/>
        </w:rPr>
        <w:t xml:space="preserve">User story -3.</w:t>
      </w:r>
      <w:r w:rsidDel="00000000" w:rsidR="00000000" w:rsidRPr="00000000">
        <w:rPr>
          <w:rtl w:val="0"/>
        </w:rPr>
        <w:t xml:space="preserve">4</w:t>
      </w:r>
      <w:r w:rsidDel="00000000" w:rsidR="00000000" w:rsidRPr="00000000">
        <w:rPr>
          <w:b w:val="1"/>
          <w:bCs w:val="1"/>
          <w:rtl w:val="0"/>
        </w:rPr>
        <w:t xml:space="preserve"> League Holdings Tracker (Portfolio)</w:t>
      </w:r>
      <w:r w:rsidDel="00000000" w:rsidR="00000000" w:rsidRPr="00000000">
        <w:rPr>
          <w:sz w:val="20"/>
          <w:szCs w:val="20"/>
          <w:rtl w:val="0"/>
        </w:rPr>
        <w:t xml:space="preserve"> </w:t>
      </w:r>
    </w:p>
    <w:p w:rsidR="00000000" w:rsidDel="00000000" w:rsidP="00000000" w:rsidRDefault="00000000" w:rsidRPr="00000000" w14:paraId="00001951">
      <w:pPr>
        <w:spacing w:after="20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a User, I want to view my current roster and portfolio performance for a specific league, so that I can track my gains and manage my team.</w:t>
      </w:r>
    </w:p>
    <w:p w:rsidR="00000000" w:rsidDel="00000000" w:rsidP="00000000" w:rsidRDefault="00000000" w:rsidRPr="00000000" w14:paraId="00001952">
      <w:pPr>
        <w:spacing w:after="200" w:lineRule="auto"/>
        <w:ind w:left="0" w:firstLine="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Acceptance Criteria:</w:t>
      </w:r>
    </w:p>
    <w:p w:rsidR="00000000" w:rsidDel="00000000" w:rsidP="00000000" w:rsidRDefault="00000000" w:rsidRPr="00000000" w14:paraId="00001953">
      <w:pPr>
        <w:numPr>
          <w:ilvl w:val="0"/>
          <w:numId w:val="1"/>
        </w:numPr>
        <w:spacing w:after="20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Roster List:</w:t>
      </w:r>
      <w:r w:rsidDel="00000000" w:rsidR="00000000" w:rsidRPr="00000000">
        <w:rPr>
          <w:rFonts w:ascii="Verdana" w:cs="Verdana" w:eastAsia="Verdana" w:hAnsi="Verdana"/>
          <w:sz w:val="20"/>
          <w:szCs w:val="20"/>
          <w:rtl w:val="0"/>
        </w:rPr>
        <w:t xml:space="preserve"> Display all 7 active roster slots (QB, RB1, RB2, WR1, WR2, TE, FLEX).</w:t>
      </w:r>
    </w:p>
    <w:p w:rsidR="00000000" w:rsidDel="00000000" w:rsidP="00000000" w:rsidRDefault="00000000" w:rsidRPr="00000000" w14:paraId="00001954">
      <w:pPr>
        <w:numPr>
          <w:ilvl w:val="0"/>
          <w:numId w:val="1"/>
        </w:numPr>
        <w:spacing w:after="20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Empty States</w:t>
      </w:r>
      <w:r w:rsidDel="00000000" w:rsidR="00000000" w:rsidRPr="00000000">
        <w:rPr>
          <w:rFonts w:ascii="Verdana" w:cs="Verdana" w:eastAsia="Verdana" w:hAnsi="Verdana"/>
          <w:sz w:val="20"/>
          <w:szCs w:val="20"/>
          <w:rtl w:val="0"/>
        </w:rPr>
        <w:t xml:space="preserve">: Empty slots must show a "Buy Player" CTA.</w:t>
      </w:r>
    </w:p>
    <w:p w:rsidR="00000000" w:rsidDel="00000000" w:rsidP="00000000" w:rsidRDefault="00000000" w:rsidRPr="00000000" w14:paraId="00001955">
      <w:pPr>
        <w:numPr>
          <w:ilvl w:val="0"/>
          <w:numId w:val="1"/>
        </w:numPr>
        <w:spacing w:after="20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Financials: </w:t>
      </w:r>
      <w:r w:rsidDel="00000000" w:rsidR="00000000" w:rsidRPr="00000000">
        <w:rPr>
          <w:rFonts w:ascii="Verdana" w:cs="Verdana" w:eastAsia="Verdana" w:hAnsi="Verdana"/>
          <w:sz w:val="20"/>
          <w:szCs w:val="20"/>
          <w:rtl w:val="0"/>
        </w:rPr>
        <w:t xml:space="preserve">For each owned player, show: Purchase Price, Current Value, and Unrealized Gain/Loss ($ and %).</w:t>
      </w:r>
    </w:p>
    <w:p w:rsidR="00000000" w:rsidDel="00000000" w:rsidP="00000000" w:rsidRDefault="00000000" w:rsidRPr="00000000" w14:paraId="00001956">
      <w:pPr>
        <w:numPr>
          <w:ilvl w:val="0"/>
          <w:numId w:val="1"/>
        </w:numPr>
        <w:spacing w:after="20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Total Value:</w:t>
      </w:r>
      <w:r w:rsidDel="00000000" w:rsidR="00000000" w:rsidRPr="00000000">
        <w:rPr>
          <w:rFonts w:ascii="Verdana" w:cs="Verdana" w:eastAsia="Verdana" w:hAnsi="Verdana"/>
          <w:sz w:val="20"/>
          <w:szCs w:val="20"/>
          <w:rtl w:val="0"/>
        </w:rPr>
        <w:t xml:space="preserve"> Display the aggregate "Portfolio Value" (Cash + Player Assets) for this league.</w:t>
      </w:r>
    </w:p>
    <w:p w:rsidR="00000000" w:rsidDel="00000000" w:rsidP="00000000" w:rsidRDefault="00000000" w:rsidRPr="00000000" w14:paraId="00001957">
      <w:pPr>
        <w:numPr>
          <w:ilvl w:val="0"/>
          <w:numId w:val="1"/>
        </w:numPr>
        <w:spacing w:after="20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Eligibility:</w:t>
      </w:r>
      <w:r w:rsidDel="00000000" w:rsidR="00000000" w:rsidRPr="00000000">
        <w:rPr>
          <w:rFonts w:ascii="Verdana" w:cs="Verdana" w:eastAsia="Verdana" w:hAnsi="Verdana"/>
          <w:sz w:val="20"/>
          <w:szCs w:val="20"/>
          <w:rtl w:val="0"/>
        </w:rPr>
        <w:t xml:space="preserve"> Visually indicate players that are currently locked (e.g., "Locked" icon for Hold Time).</w:t>
      </w:r>
    </w:p>
    <w:p w:rsidR="00000000" w:rsidDel="00000000" w:rsidP="00000000" w:rsidRDefault="00000000" w:rsidRPr="00000000" w14:paraId="00001958">
      <w:pPr>
        <w:numPr>
          <w:ilvl w:val="0"/>
          <w:numId w:val="1"/>
        </w:numPr>
        <w:spacing w:after="20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Detailed view of the League Portfolio Page : </w:t>
      </w:r>
      <w:r w:rsidDel="00000000" w:rsidR="00000000" w:rsidRPr="00000000">
        <w:rPr>
          <w:rtl w:val="0"/>
        </w:rPr>
      </w:r>
    </w:p>
    <w:p w:rsidR="00000000" w:rsidDel="00000000" w:rsidP="00000000" w:rsidRDefault="00000000" w:rsidRPr="00000000" w14:paraId="000019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Summary Card:</w:t>
      </w:r>
      <w:r w:rsidDel="00000000" w:rsidR="00000000" w:rsidRPr="00000000">
        <w:rPr>
          <w:rFonts w:ascii="Verdana" w:cs="Verdana" w:eastAsia="Verdana" w:hAnsi="Verdana"/>
          <w:sz w:val="20"/>
          <w:szCs w:val="20"/>
          <w:rtl w:val="0"/>
        </w:rPr>
        <w:t xml:space="preserve"> "Team Valuation".</w:t>
      </w:r>
    </w:p>
    <w:p w:rsidR="00000000" w:rsidDel="00000000" w:rsidP="00000000" w:rsidRDefault="00000000" w:rsidRPr="00000000" w14:paraId="000019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Fonts w:ascii="Verdana" w:cs="Verdana" w:eastAsia="Verdana" w:hAnsi="Verdana"/>
          <w:sz w:val="20"/>
          <w:szCs w:val="20"/>
          <w:rtl w:val="0"/>
        </w:rPr>
        <w:t xml:space="preserve"> Total Portfolio Value (Live).</w:t>
      </w:r>
    </w:p>
    <w:p w:rsidR="00000000" w:rsidDel="00000000" w:rsidP="00000000" w:rsidRDefault="00000000" w:rsidRPr="00000000" w14:paraId="000019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Fonts w:ascii="Verdana" w:cs="Verdana" w:eastAsia="Verdana" w:hAnsi="Verdana"/>
          <w:sz w:val="20"/>
          <w:szCs w:val="20"/>
          <w:rtl w:val="0"/>
        </w:rPr>
        <w:t xml:space="preserve"> Available Cash (League Wallet).</w:t>
      </w:r>
    </w:p>
    <w:p w:rsidR="00000000" w:rsidDel="00000000" w:rsidP="00000000" w:rsidRDefault="00000000" w:rsidRPr="00000000" w14:paraId="000019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Metric: </w:t>
      </w:r>
      <w:r w:rsidDel="00000000" w:rsidR="00000000" w:rsidRPr="00000000">
        <w:rPr>
          <w:rFonts w:ascii="Verdana" w:cs="Verdana" w:eastAsia="Verdana" w:hAnsi="Verdana"/>
          <w:sz w:val="20"/>
          <w:szCs w:val="20"/>
          <w:rtl w:val="0"/>
        </w:rPr>
        <w:t xml:space="preserve">Total Gain/Loss (Season).</w:t>
      </w:r>
    </w:p>
    <w:p w:rsidR="00000000" w:rsidDel="00000000" w:rsidP="00000000" w:rsidRDefault="00000000" w:rsidRPr="00000000" w14:paraId="000019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Header:</w:t>
      </w:r>
      <w:r w:rsidDel="00000000" w:rsidR="00000000" w:rsidRPr="00000000">
        <w:rPr>
          <w:rFonts w:ascii="Verdana" w:cs="Verdana" w:eastAsia="Verdana" w:hAnsi="Verdana"/>
          <w:sz w:val="20"/>
          <w:szCs w:val="20"/>
          <w:rtl w:val="0"/>
        </w:rPr>
        <w:t xml:space="preserve"> "Active Roster (7/7)".</w:t>
      </w:r>
    </w:p>
    <w:p w:rsidR="00000000" w:rsidDel="00000000" w:rsidP="00000000" w:rsidRDefault="00000000" w:rsidRPr="00000000" w14:paraId="000019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List/Grid:</w:t>
      </w:r>
    </w:p>
    <w:p w:rsidR="00000000" w:rsidDel="00000000" w:rsidP="00000000" w:rsidRDefault="00000000" w:rsidRPr="00000000" w14:paraId="0000195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b w:val="1"/>
          <w:bCs w:val="1"/>
          <w:sz w:val="20"/>
          <w:szCs w:val="20"/>
        </w:rPr>
      </w:pPr>
      <w:r w:rsidDel="00000000" w:rsidR="00000000" w:rsidRPr="00000000">
        <w:rPr>
          <w:rFonts w:ascii="Arial Unicode MS" w:cs="Arial Unicode MS" w:eastAsia="Arial Unicode MS" w:hAnsi="Arial Unicode MS"/>
          <w:sz w:val="20"/>
          <w:szCs w:val="20"/>
          <w:rtl w:val="0"/>
        </w:rPr>
        <w:t xml:space="preserve">Row 1: QB - Patrick Mahomes - Current: 150−Gain:+12 (8%).</w:t>
      </w:r>
    </w:p>
    <w:p w:rsidR="00000000" w:rsidDel="00000000" w:rsidP="00000000" w:rsidRDefault="00000000" w:rsidRPr="00000000" w14:paraId="000019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Row 2: RB1 - [Empty] - Button: Fill Slot.</w:t>
      </w:r>
    </w:p>
    <w:p w:rsidR="00000000" w:rsidDel="00000000" w:rsidP="00000000" w:rsidRDefault="00000000" w:rsidRPr="00000000" w14:paraId="0000196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…(Other slots).</w:t>
      </w:r>
    </w:p>
    <w:p w:rsidR="00000000" w:rsidDel="00000000" w:rsidP="00000000" w:rsidRDefault="00000000" w:rsidRPr="00000000" w14:paraId="000019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Action:</w:t>
      </w:r>
      <w:r w:rsidDel="00000000" w:rsidR="00000000" w:rsidRPr="00000000">
        <w:rPr>
          <w:rFonts w:ascii="Verdana" w:cs="Verdana" w:eastAsia="Verdana" w:hAnsi="Verdana"/>
          <w:sz w:val="20"/>
          <w:szCs w:val="20"/>
          <w:rtl w:val="0"/>
        </w:rPr>
        <w:t xml:space="preserve"> Clicking a player row navigates to the Player Trading Screen (US-3.</w:t>
      </w:r>
      <w:r w:rsidDel="00000000" w:rsidR="00000000" w:rsidRPr="00000000">
        <w:rPr>
          <w:rtl w:val="0"/>
        </w:rPr>
        <w:t xml:space="preserve">2</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19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sz w:val="22"/>
          <w:szCs w:val="22"/>
        </w:rPr>
      </w:pPr>
      <w:r w:rsidDel="00000000" w:rsidR="00000000" w:rsidRPr="00000000">
        <w:rPr>
          <w:rtl w:val="0"/>
        </w:rPr>
      </w:r>
    </w:p>
    <w:p w:rsidR="00000000" w:rsidDel="00000000" w:rsidP="00000000" w:rsidRDefault="00000000" w:rsidRPr="00000000" w14:paraId="000019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Actor / Role : System (F2MX Platform) - System Backend</w:t>
      </w:r>
    </w:p>
    <w:p w:rsidR="00000000" w:rsidDel="00000000" w:rsidP="00000000" w:rsidRDefault="00000000" w:rsidRPr="00000000" w14:paraId="00001965">
      <w:pPr>
        <w:pStyle w:val="Heading3"/>
        <w:rPr/>
      </w:pPr>
      <w:bookmarkStart w:colFirst="0" w:colLast="0" w:name="_gbjv70j4e2ze" w:id="152"/>
      <w:bookmarkEnd w:id="152"/>
      <w:r w:rsidDel="00000000" w:rsidR="00000000" w:rsidRPr="00000000">
        <w:rPr>
          <w:rtl w:val="0"/>
        </w:rPr>
        <w:t xml:space="preserve">User story -3.5 Canonical Pricing Engine &amp; Live Market</w:t>
      </w:r>
      <w:r w:rsidDel="00000000" w:rsidR="00000000" w:rsidRPr="00000000">
        <w:rPr>
          <w:rtl w:val="0"/>
        </w:rPr>
        <w:t xml:space="preserve"> </w:t>
      </w:r>
    </w:p>
    <w:p w:rsidR="00000000" w:rsidDel="00000000" w:rsidP="00000000" w:rsidRDefault="00000000" w:rsidRPr="00000000" w14:paraId="000019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As the</w:t>
      </w:r>
      <w:r w:rsidDel="00000000" w:rsidR="00000000" w:rsidRPr="00000000">
        <w:rPr>
          <w:rtl w:val="0"/>
        </w:rPr>
        <w:t xml:space="preserve"> F2MX System, I want to continuously calculate and publish a single global price for each player across the platform, so that the market reacts to real-world performance and trading activity.</w:t>
      </w:r>
    </w:p>
    <w:p w:rsidR="00000000" w:rsidDel="00000000" w:rsidP="00000000" w:rsidRDefault="00000000" w:rsidRPr="00000000" w14:paraId="000019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rPr>
      </w:pPr>
      <w:r w:rsidDel="00000000" w:rsidR="00000000" w:rsidRPr="00000000">
        <w:rPr>
          <w:b w:val="1"/>
          <w:bCs w:val="1"/>
          <w:rtl w:val="0"/>
        </w:rPr>
        <w:t xml:space="preserve">Acceptance Criteria:</w:t>
      </w:r>
    </w:p>
    <w:p w:rsidR="00000000" w:rsidDel="00000000" w:rsidP="00000000" w:rsidRDefault="00000000" w:rsidRPr="00000000" w14:paraId="0000196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Global Market Constraint:</w:t>
      </w:r>
      <w:r w:rsidDel="00000000" w:rsidR="00000000" w:rsidRPr="00000000">
        <w:rPr>
          <w:rtl w:val="0"/>
        </w:rPr>
        <w:t xml:space="preserve"> A player has exactly one global price shared across all leagues. A trade in any league impacts the global price.</w:t>
      </w:r>
    </w:p>
    <w:p w:rsidR="00000000" w:rsidDel="00000000" w:rsidP="00000000" w:rsidRDefault="00000000" w:rsidRPr="00000000" w14:paraId="0000196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commentRangeStart w:id="178"/>
      <w:r w:rsidDel="00000000" w:rsidR="00000000" w:rsidRPr="00000000">
        <w:rPr>
          <w:b w:val="1"/>
          <w:bCs w:val="1"/>
          <w:rtl w:val="0"/>
        </w:rPr>
        <w:t xml:space="preserve">The Formula: </w:t>
      </w:r>
      <w:r w:rsidDel="00000000" w:rsidR="00000000" w:rsidRPr="00000000">
        <w:rPr>
          <w:rtl w:val="0"/>
        </w:rPr>
        <w:t xml:space="preserve">The system computes the price using: Price = BasePrice + (PerformanceDelta × 0.45) + (MomentumDelta × 0.30) + (InjuryImpact × 0.15) + (RoleAdjustment × 0.10).</w:t>
      </w:r>
      <w:commentRangeEnd w:id="178"/>
      <w:r w:rsidDel="00000000" w:rsidR="00000000" w:rsidRPr="00000000">
        <w:commentReference w:id="178"/>
      </w:r>
      <w:r w:rsidDel="00000000" w:rsidR="00000000" w:rsidRPr="00000000">
        <w:rPr>
          <w:rtl w:val="0"/>
        </w:rPr>
      </w:r>
    </w:p>
    <w:p w:rsidR="00000000" w:rsidDel="00000000" w:rsidP="00000000" w:rsidRDefault="00000000" w:rsidRPr="00000000" w14:paraId="0000196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bCs w:val="1"/>
          <w:rtl w:val="0"/>
        </w:rPr>
        <w:t xml:space="preserve">Publishing Frequency:</w:t>
      </w:r>
      <w:r w:rsidDel="00000000" w:rsidR="00000000" w:rsidRPr="00000000">
        <w:rPr>
          <w:rtl w:val="0"/>
        </w:rPr>
        <w:t xml:space="preserve"> The engine computes prices continuously but only pushes the "Published Price" (User-Visible Price) to the trading screen every 45 seconds to prevent UI churn.</w:t>
      </w:r>
    </w:p>
    <w:p w:rsidR="00000000" w:rsidDel="00000000" w:rsidP="00000000" w:rsidRDefault="00000000" w:rsidRPr="00000000" w14:paraId="0000196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bCs w:val="1"/>
          <w:rtl w:val="0"/>
        </w:rPr>
        <w:t xml:space="preserve">Execution Guarantee:</w:t>
      </w:r>
      <w:r w:rsidDel="00000000" w:rsidR="00000000" w:rsidRPr="00000000">
        <w:rPr>
          <w:rtl w:val="0"/>
        </w:rPr>
        <w:t xml:space="preserve"> Trades execute exactly at the Published Price shown to the user upon confirmation. No slippage is permitted.</w:t>
      </w:r>
    </w:p>
    <w:p w:rsidR="00000000" w:rsidDel="00000000" w:rsidP="00000000" w:rsidRDefault="00000000" w:rsidRPr="00000000" w14:paraId="0000196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b w:val="1"/>
          <w:bCs w:val="1"/>
          <w:rtl w:val="0"/>
        </w:rPr>
        <w:t xml:space="preserve">Bid/Ask Spread: </w:t>
      </w:r>
      <w:r w:rsidDel="00000000" w:rsidR="00000000" w:rsidRPr="00000000">
        <w:rPr>
          <w:rtl w:val="0"/>
        </w:rPr>
        <w:t xml:space="preserve">F2MX acts as the market maker. Buying occurs at the Ask price, and selling occurs at the Bid price. </w:t>
      </w:r>
    </w:p>
    <w:p w:rsidR="00000000" w:rsidDel="00000000" w:rsidP="00000000" w:rsidRDefault="00000000" w:rsidRPr="00000000" w14:paraId="000019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19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Actor / Role : System (F2MX Platform) - System Backend</w:t>
      </w:r>
    </w:p>
    <w:p w:rsidR="00000000" w:rsidDel="00000000" w:rsidP="00000000" w:rsidRDefault="00000000" w:rsidRPr="00000000" w14:paraId="0000196F">
      <w:pPr>
        <w:pStyle w:val="Heading3"/>
        <w:rPr/>
      </w:pPr>
      <w:bookmarkStart w:colFirst="0" w:colLast="0" w:name="_tsf625w1jhtn" w:id="153"/>
      <w:bookmarkEnd w:id="153"/>
      <w:r w:rsidDel="00000000" w:rsidR="00000000" w:rsidRPr="00000000">
        <w:rPr>
          <w:b w:val="1"/>
          <w:bCs w:val="1"/>
          <w:sz w:val="22"/>
          <w:szCs w:val="22"/>
          <w:rtl w:val="0"/>
        </w:rPr>
        <w:t xml:space="preserve">User story -3.6 Live-Game Minimum Hold-Time (Exploit Mitigation)</w:t>
      </w:r>
      <w:r w:rsidDel="00000000" w:rsidR="00000000" w:rsidRPr="00000000">
        <w:rPr>
          <w:rtl w:val="0"/>
        </w:rPr>
        <w:t xml:space="preserve"> </w:t>
      </w:r>
    </w:p>
    <w:p w:rsidR="00000000" w:rsidDel="00000000" w:rsidP="00000000" w:rsidRDefault="00000000" w:rsidRPr="00000000" w14:paraId="000019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As the</w:t>
      </w:r>
      <w:r w:rsidDel="00000000" w:rsidR="00000000" w:rsidRPr="00000000">
        <w:rPr>
          <w:rtl w:val="0"/>
        </w:rPr>
        <w:t xml:space="preserve"> F2MX System, I want to enforce a minimum hold-time on players purchased during live games, so that users cannot exploit the system by rapidly buying/selling players drive-by-drive, while allowing unrestricted trading during off-hours. Acceptance Criteria:</w:t>
      </w:r>
    </w:p>
    <w:p w:rsidR="00000000" w:rsidDel="00000000" w:rsidP="00000000" w:rsidRDefault="00000000" w:rsidRPr="00000000" w14:paraId="0000197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bCs w:val="1"/>
          <w:rtl w:val="0"/>
        </w:rPr>
        <w:t xml:space="preserve">Live Game Condition: </w:t>
      </w:r>
      <w:r w:rsidDel="00000000" w:rsidR="00000000" w:rsidRPr="00000000">
        <w:rPr>
          <w:rtl w:val="0"/>
        </w:rPr>
        <w:t xml:space="preserve">The system must check if the purchased player's NFL game is currently in progress (Live).</w:t>
      </w:r>
    </w:p>
    <w:p w:rsidR="00000000" w:rsidDel="00000000" w:rsidP="00000000" w:rsidRDefault="00000000" w:rsidRPr="00000000" w14:paraId="0000197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bCs w:val="1"/>
          <w:rtl w:val="0"/>
        </w:rPr>
        <w:t xml:space="preserve">The 1-Minute Lock: </w:t>
      </w:r>
      <w:r w:rsidDel="00000000" w:rsidR="00000000" w:rsidRPr="00000000">
        <w:rPr>
          <w:rtl w:val="0"/>
        </w:rPr>
        <w:t xml:space="preserve">If the game is Live, upon purchasing the player, the user is blocked from selling that specific player for exactly 1 minute from the execution time.</w:t>
      </w:r>
    </w:p>
    <w:p w:rsidR="00000000" w:rsidDel="00000000" w:rsidP="00000000" w:rsidRDefault="00000000" w:rsidRPr="00000000" w14:paraId="000019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bCs w:val="1"/>
          <w:rtl w:val="0"/>
        </w:rPr>
        <w:t xml:space="preserve">Off-Hours Exemption:</w:t>
      </w:r>
      <w:r w:rsidDel="00000000" w:rsidR="00000000" w:rsidRPr="00000000">
        <w:rPr>
          <w:rtl w:val="0"/>
        </w:rPr>
        <w:t xml:space="preserve"> If the player's game has not started or is final, the 1-minute hold time does not apply, and the player can be traded immediately.</w:t>
      </w:r>
    </w:p>
    <w:p w:rsidR="00000000" w:rsidDel="00000000" w:rsidP="00000000" w:rsidRDefault="00000000" w:rsidRPr="00000000" w14:paraId="000019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bCs w:val="1"/>
          <w:rtl w:val="0"/>
        </w:rPr>
        <w:t xml:space="preserve">UI Feedback: </w:t>
      </w:r>
      <w:r w:rsidDel="00000000" w:rsidR="00000000" w:rsidRPr="00000000">
        <w:rPr>
          <w:rtl w:val="0"/>
        </w:rPr>
        <w:t xml:space="preserve">If a user attempts to sell during the 1-minute live window, the system blocks the trade and displays: "You can sell this player in [time remaining] (minimum live-game hold time)".</w:t>
      </w:r>
    </w:p>
    <w:p w:rsidR="00000000" w:rsidDel="00000000" w:rsidP="00000000" w:rsidRDefault="00000000" w:rsidRPr="00000000" w14:paraId="000019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b w:val="1"/>
          <w:bCs w:val="1"/>
          <w:rtl w:val="0"/>
        </w:rPr>
        <w:t xml:space="preserve">Injury Override</w:t>
      </w:r>
      <w:r w:rsidDel="00000000" w:rsidR="00000000" w:rsidRPr="00000000">
        <w:rPr>
          <w:rtl w:val="0"/>
        </w:rPr>
        <w:t xml:space="preserve">: A Season-Ending Injury liquidation safely overrides and bypasses this 1-minute lock.</w:t>
      </w:r>
    </w:p>
    <w:p w:rsidR="00000000" w:rsidDel="00000000" w:rsidP="00000000" w:rsidRDefault="00000000" w:rsidRPr="00000000" w14:paraId="000019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19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Actor / Role : System (F2MX Platform) - System Backend</w:t>
      </w:r>
    </w:p>
    <w:p w:rsidR="00000000" w:rsidDel="00000000" w:rsidP="00000000" w:rsidRDefault="00000000" w:rsidRPr="00000000" w14:paraId="00001978">
      <w:pPr>
        <w:pStyle w:val="Heading3"/>
        <w:rPr/>
      </w:pPr>
      <w:bookmarkStart w:colFirst="0" w:colLast="0" w:name="_d6zr7dalrbws" w:id="154"/>
      <w:bookmarkEnd w:id="154"/>
      <w:r w:rsidDel="00000000" w:rsidR="00000000" w:rsidRPr="00000000">
        <w:rPr>
          <w:b w:val="1"/>
          <w:bCs w:val="1"/>
          <w:sz w:val="22"/>
          <w:szCs w:val="22"/>
          <w:rtl w:val="0"/>
        </w:rPr>
        <w:t xml:space="preserve">User story  -3.7 Season-Ending Injury Liquidation</w:t>
      </w:r>
      <w:r w:rsidDel="00000000" w:rsidR="00000000" w:rsidRPr="00000000">
        <w:rPr>
          <w:rtl w:val="0"/>
        </w:rPr>
        <w:t xml:space="preserve"> </w:t>
      </w:r>
    </w:p>
    <w:p w:rsidR="00000000" w:rsidDel="00000000" w:rsidP="00000000" w:rsidRDefault="00000000" w:rsidRPr="00000000" w14:paraId="000019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As the System Backend, I want to automatically liquidate a player position if they suffer a season-ending injury, so that users' league currency is not permanently trapped in a valueless asset.</w:t>
      </w:r>
    </w:p>
    <w:p w:rsidR="00000000" w:rsidDel="00000000" w:rsidP="00000000" w:rsidRDefault="00000000" w:rsidRPr="00000000" w14:paraId="000019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rPr>
      </w:pPr>
      <w:r w:rsidDel="00000000" w:rsidR="00000000" w:rsidRPr="00000000">
        <w:rPr>
          <w:b w:val="1"/>
          <w:bCs w:val="1"/>
          <w:rtl w:val="0"/>
        </w:rPr>
        <w:t xml:space="preserve">Acceptance Criteria:</w:t>
      </w:r>
    </w:p>
    <w:p w:rsidR="00000000" w:rsidDel="00000000" w:rsidP="00000000" w:rsidRDefault="00000000" w:rsidRPr="00000000" w14:paraId="0000197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Auto-Sell Trigger: </w:t>
      </w:r>
      <w:r w:rsidDel="00000000" w:rsidR="00000000" w:rsidRPr="00000000">
        <w:rPr>
          <w:rtl w:val="0"/>
        </w:rPr>
        <w:t xml:space="preserve">When a player is officially designated with a "Season-Ending Injury," the system automatically forces a sale of that player for every user holding them.</w:t>
      </w:r>
    </w:p>
    <w:p w:rsidR="00000000" w:rsidDel="00000000" w:rsidP="00000000" w:rsidRDefault="00000000" w:rsidRPr="00000000" w14:paraId="0000197C">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bCs w:val="1"/>
          <w:rtl w:val="0"/>
        </w:rPr>
        <w:t xml:space="preserve">Sale Value: </w:t>
      </w:r>
      <w:r w:rsidDel="00000000" w:rsidR="00000000" w:rsidRPr="00000000">
        <w:rPr>
          <w:rtl w:val="0"/>
        </w:rPr>
        <w:t xml:space="preserve">The auto-sell executes at the last published price immediately prior to the injury designation.</w:t>
      </w:r>
    </w:p>
    <w:p w:rsidR="00000000" w:rsidDel="00000000" w:rsidP="00000000" w:rsidRDefault="00000000" w:rsidRPr="00000000" w14:paraId="0000197D">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bCs w:val="1"/>
          <w:rtl w:val="0"/>
        </w:rPr>
        <w:t xml:space="preserve">Hold-Time Override:</w:t>
      </w:r>
      <w:r w:rsidDel="00000000" w:rsidR="00000000" w:rsidRPr="00000000">
        <w:rPr>
          <w:rtl w:val="0"/>
        </w:rPr>
        <w:t xml:space="preserve"> This forced liquidation safely overrides the 5-minute Minimum Hold-Time lock.</w:t>
      </w:r>
    </w:p>
    <w:p w:rsidR="00000000" w:rsidDel="00000000" w:rsidP="00000000" w:rsidRDefault="00000000" w:rsidRPr="00000000" w14:paraId="0000197E">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b w:val="1"/>
          <w:bCs w:val="1"/>
          <w:rtl w:val="0"/>
        </w:rPr>
        <w:t xml:space="preserve">Market Lock: </w:t>
      </w:r>
      <w:r w:rsidDel="00000000" w:rsidR="00000000" w:rsidRPr="00000000">
        <w:rPr>
          <w:rtl w:val="0"/>
        </w:rPr>
        <w:t xml:space="preserve">The player is permanently marked "OUT - Season Ending Injury" and is locked from any future purchases across the platform. </w:t>
      </w:r>
    </w:p>
    <w:p w:rsidR="00000000" w:rsidDel="00000000" w:rsidP="00000000" w:rsidRDefault="00000000" w:rsidRPr="00000000" w14:paraId="000019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Actor / Role : System (F2MX Platform) - User </w:t>
      </w:r>
    </w:p>
    <w:p w:rsidR="00000000" w:rsidDel="00000000" w:rsidP="00000000" w:rsidRDefault="00000000" w:rsidRPr="00000000" w14:paraId="00001980">
      <w:pPr>
        <w:pStyle w:val="Heading3"/>
        <w:rPr/>
      </w:pPr>
      <w:bookmarkStart w:colFirst="0" w:colLast="0" w:name="_y4s3wwojisho" w:id="155"/>
      <w:bookmarkEnd w:id="155"/>
      <w:r w:rsidDel="00000000" w:rsidR="00000000" w:rsidRPr="00000000">
        <w:rPr>
          <w:b w:val="1"/>
          <w:bCs w:val="1"/>
          <w:sz w:val="22"/>
          <w:szCs w:val="22"/>
          <w:rtl w:val="0"/>
        </w:rPr>
        <w:t xml:space="preserve">User story</w:t>
      </w:r>
      <w:r w:rsidDel="00000000" w:rsidR="00000000" w:rsidRPr="00000000">
        <w:rPr>
          <w:rtl w:val="0"/>
        </w:rPr>
        <w:t xml:space="preserve"> </w:t>
      </w:r>
      <w:r w:rsidDel="00000000" w:rsidR="00000000" w:rsidRPr="00000000">
        <w:rPr>
          <w:b w:val="1"/>
          <w:bCs w:val="1"/>
          <w:sz w:val="22"/>
          <w:szCs w:val="22"/>
          <w:rtl w:val="0"/>
        </w:rPr>
        <w:t xml:space="preserve">-3.8 Roster Positions &amp; Normal FLEX Constraints</w:t>
      </w:r>
      <w:r w:rsidDel="00000000" w:rsidR="00000000" w:rsidRPr="00000000">
        <w:rPr>
          <w:rtl w:val="0"/>
        </w:rPr>
        <w:t xml:space="preserve"> </w:t>
      </w:r>
    </w:p>
    <w:p w:rsidR="00000000" w:rsidDel="00000000" w:rsidP="00000000" w:rsidRDefault="00000000" w:rsidRPr="00000000" w14:paraId="000019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As a User, I want my roster limited to exactly 7 active players with specific position slots, so that ownership rules are simple, clear, and prevent quarterback exploitation. </w:t>
      </w:r>
    </w:p>
    <w:p w:rsidR="00000000" w:rsidDel="00000000" w:rsidP="00000000" w:rsidRDefault="00000000" w:rsidRPr="00000000" w14:paraId="000019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rPr>
      </w:pPr>
      <w:r w:rsidDel="00000000" w:rsidR="00000000" w:rsidRPr="00000000">
        <w:rPr>
          <w:b w:val="1"/>
          <w:bCs w:val="1"/>
          <w:rtl w:val="0"/>
        </w:rPr>
        <w:t xml:space="preserve">Acceptance Criteria:</w:t>
      </w:r>
    </w:p>
    <w:p w:rsidR="00000000" w:rsidDel="00000000" w:rsidP="00000000" w:rsidRDefault="00000000" w:rsidRPr="00000000" w14:paraId="0000198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7-Player Hard Cap</w:t>
      </w:r>
      <w:r w:rsidDel="00000000" w:rsidR="00000000" w:rsidRPr="00000000">
        <w:rPr>
          <w:rtl w:val="0"/>
        </w:rPr>
        <w:t xml:space="preserve">: The system enforces a strict maximum of 7 players per user per league. There are no "bench" players in the MVP. Attempting to purchase an 8th player is blocked.</w:t>
      </w:r>
    </w:p>
    <w:p w:rsidR="00000000" w:rsidDel="00000000" w:rsidP="00000000" w:rsidRDefault="00000000" w:rsidRPr="00000000" w14:paraId="0000198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bCs w:val="1"/>
          <w:rtl w:val="0"/>
        </w:rPr>
        <w:t xml:space="preserve">Defined Slots:</w:t>
      </w:r>
      <w:r w:rsidDel="00000000" w:rsidR="00000000" w:rsidRPr="00000000">
        <w:rPr>
          <w:rtl w:val="0"/>
        </w:rPr>
        <w:t xml:space="preserve"> The 7 roster slots are fixed: QB, RB1, RB2, WR1, WR2, TE, and FLEX.</w:t>
      </w:r>
    </w:p>
    <w:p w:rsidR="00000000" w:rsidDel="00000000" w:rsidP="00000000" w:rsidRDefault="00000000" w:rsidRPr="00000000" w14:paraId="0000198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bCs w:val="1"/>
          <w:rtl w:val="0"/>
        </w:rPr>
        <w:t xml:space="preserve">Normal FLEX Rule: </w:t>
      </w:r>
      <w:r w:rsidDel="00000000" w:rsidR="00000000" w:rsidRPr="00000000">
        <w:rPr>
          <w:rtl w:val="0"/>
        </w:rPr>
        <w:t xml:space="preserve">The FLEX position can only be filled by an RB, WR, or TE. If a user attempts to purchase a second QB, the purchase is blocked and displays: "Multiple QBs are not allowed".</w:t>
      </w:r>
    </w:p>
    <w:p w:rsidR="00000000" w:rsidDel="00000000" w:rsidP="00000000" w:rsidRDefault="00000000" w:rsidRPr="00000000" w14:paraId="0000198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bCs w:val="1"/>
          <w:rtl w:val="0"/>
        </w:rPr>
        <w:t xml:space="preserve">Auto-Allocation: </w:t>
      </w:r>
      <w:r w:rsidDel="00000000" w:rsidR="00000000" w:rsidRPr="00000000">
        <w:rPr>
          <w:rtl w:val="0"/>
        </w:rPr>
        <w:t xml:space="preserve">If a user purchases a 3rd WR (and their standard WR1/WR2 slots are full but FLEX is empty), the system automatically assigns the 3rd WR to the FLEX spot.</w:t>
      </w:r>
    </w:p>
    <w:p w:rsidR="00000000" w:rsidDel="00000000" w:rsidP="00000000" w:rsidRDefault="00000000" w:rsidRPr="00000000" w14:paraId="0000198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b w:val="1"/>
          <w:bCs w:val="1"/>
          <w:rtl w:val="0"/>
        </w:rPr>
        <w:t xml:space="preserve">FLEX Block: I</w:t>
      </w:r>
      <w:r w:rsidDel="00000000" w:rsidR="00000000" w:rsidRPr="00000000">
        <w:rPr>
          <w:rtl w:val="0"/>
        </w:rPr>
        <w:t xml:space="preserve">f the FLEX spot is already filled, attempting to buy a 3rd WR/RB or 2nd TE is blocked</w:t>
      </w:r>
    </w:p>
    <w:p w:rsidR="00000000" w:rsidDel="00000000" w:rsidP="00000000" w:rsidRDefault="00000000" w:rsidRPr="00000000" w14:paraId="000019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9">
      <w:pPr>
        <w:pStyle w:val="Heading2"/>
        <w:spacing w:after="200" w:lineRule="auto"/>
        <w:ind w:left="0" w:firstLine="0"/>
        <w:rPr/>
      </w:pPr>
      <w:bookmarkStart w:colFirst="0" w:colLast="0" w:name="_gv9kvimvvjoi" w:id="156"/>
      <w:bookmarkEnd w:id="156"/>
      <w:r w:rsidDel="00000000" w:rsidR="00000000" w:rsidRPr="00000000">
        <w:rPr>
          <w:rtl w:val="0"/>
        </w:rPr>
        <w:t xml:space="preserve">Epic 4: Gameplay &amp; Scoring</w:t>
      </w:r>
    </w:p>
    <w:p w:rsidR="00000000" w:rsidDel="00000000" w:rsidP="00000000" w:rsidRDefault="00000000" w:rsidRPr="00000000" w14:paraId="000019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Actor / Role : System (F2MX Platform) - User</w:t>
      </w:r>
    </w:p>
    <w:p w:rsidR="00000000" w:rsidDel="00000000" w:rsidP="00000000" w:rsidRDefault="00000000" w:rsidRPr="00000000" w14:paraId="0000198B">
      <w:pPr>
        <w:pStyle w:val="Heading3"/>
        <w:spacing w:after="200" w:lineRule="auto"/>
        <w:ind w:left="0" w:firstLine="0"/>
        <w:rPr>
          <w:sz w:val="20"/>
          <w:szCs w:val="20"/>
        </w:rPr>
      </w:pPr>
      <w:bookmarkStart w:colFirst="0" w:colLast="0" w:name="_n4xwc8lgobya" w:id="157"/>
      <w:bookmarkEnd w:id="157"/>
      <w:r w:rsidDel="00000000" w:rsidR="00000000" w:rsidRPr="00000000">
        <w:rPr>
          <w:b w:val="1"/>
          <w:bCs w:val="1"/>
          <w:rtl w:val="0"/>
        </w:rPr>
        <w:t xml:space="preserve">User story -4.1 Manage Active Roster (Strict 7)</w:t>
      </w:r>
      <w:r w:rsidDel="00000000" w:rsidR="00000000" w:rsidRPr="00000000">
        <w:rPr>
          <w:sz w:val="20"/>
          <w:szCs w:val="20"/>
          <w:rtl w:val="0"/>
        </w:rPr>
        <w:t xml:space="preserve"> </w:t>
      </w:r>
    </w:p>
    <w:p w:rsidR="00000000" w:rsidDel="00000000" w:rsidP="00000000" w:rsidRDefault="00000000" w:rsidRPr="00000000" w14:paraId="000019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a User, I want to manage a roster of exactly 7 active players with specific position slots and no bench, so that I can field a valid legal team for scoring.</w:t>
      </w:r>
    </w:p>
    <w:p w:rsidR="00000000" w:rsidDel="00000000" w:rsidP="00000000" w:rsidRDefault="00000000" w:rsidRPr="00000000" w14:paraId="000019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Acceptance Criteria:</w:t>
      </w:r>
    </w:p>
    <w:p w:rsidR="00000000" w:rsidDel="00000000" w:rsidP="00000000" w:rsidRDefault="00000000" w:rsidRPr="00000000" w14:paraId="0000198E">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Roster Structure:</w:t>
      </w:r>
      <w:r w:rsidDel="00000000" w:rsidR="00000000" w:rsidRPr="00000000">
        <w:rPr>
          <w:rFonts w:ascii="Verdana" w:cs="Verdana" w:eastAsia="Verdana" w:hAnsi="Verdana"/>
          <w:sz w:val="20"/>
          <w:szCs w:val="20"/>
          <w:rtl w:val="0"/>
        </w:rPr>
        <w:t xml:space="preserve"> The system enforces a strict 7-player roster with the following fixed slots: QB, RB1, RB2, WR1, WR2, TE, FLEX.</w:t>
      </w:r>
    </w:p>
    <w:p w:rsidR="00000000" w:rsidDel="00000000" w:rsidP="00000000" w:rsidRDefault="00000000" w:rsidRPr="00000000" w14:paraId="0000198F">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No Bench:</w:t>
      </w:r>
      <w:r w:rsidDel="00000000" w:rsidR="00000000" w:rsidRPr="00000000">
        <w:rPr>
          <w:rFonts w:ascii="Verdana" w:cs="Verdana" w:eastAsia="Verdana" w:hAnsi="Verdana"/>
          <w:sz w:val="20"/>
          <w:szCs w:val="20"/>
          <w:rtl w:val="0"/>
        </w:rPr>
        <w:t xml:space="preserve"> There are zero bench slots. Users can own exactly 7 shares in a league. Attempting to buy an 8th player must trigger a block.</w:t>
      </w:r>
    </w:p>
    <w:p w:rsidR="00000000" w:rsidDel="00000000" w:rsidP="00000000" w:rsidRDefault="00000000" w:rsidRPr="00000000" w14:paraId="00001990">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FLEX Logic:</w:t>
      </w:r>
      <w:r w:rsidDel="00000000" w:rsidR="00000000" w:rsidRPr="00000000">
        <w:rPr>
          <w:rFonts w:ascii="Verdana" w:cs="Verdana" w:eastAsia="Verdana" w:hAnsi="Verdana"/>
          <w:sz w:val="20"/>
          <w:szCs w:val="20"/>
          <w:rtl w:val="0"/>
        </w:rPr>
        <w:t xml:space="preserve"> The FLEX position accepts RB, WR, or TE only. QBs are explicitly excluded from the FLEX position ("Normal Flex").</w:t>
      </w:r>
    </w:p>
    <w:p w:rsidR="00000000" w:rsidDel="00000000" w:rsidP="00000000" w:rsidRDefault="00000000" w:rsidRPr="00000000" w14:paraId="00001991">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u w:val="none"/>
        </w:rPr>
      </w:pPr>
      <w:r w:rsidDel="00000000" w:rsidR="00000000" w:rsidRPr="00000000">
        <w:rPr>
          <w:rtl w:val="0"/>
        </w:rPr>
        <w:t xml:space="preserve">If a user sells one of the main slot players (WR, RB, TE), the player currently filling the FLEX position must automatically be re-allocated to the newly opened main position</w:t>
      </w:r>
    </w:p>
    <w:p w:rsidR="00000000" w:rsidDel="00000000" w:rsidP="00000000" w:rsidRDefault="00000000" w:rsidRPr="00000000" w14:paraId="00001992">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Auto-Slotting:</w:t>
      </w:r>
      <w:r w:rsidDel="00000000" w:rsidR="00000000" w:rsidRPr="00000000">
        <w:rPr>
          <w:rFonts w:ascii="Verdana" w:cs="Verdana" w:eastAsia="Verdana" w:hAnsi="Verdana"/>
          <w:sz w:val="20"/>
          <w:szCs w:val="20"/>
          <w:rtl w:val="0"/>
        </w:rPr>
        <w:t xml:space="preserve"> When a user buys a player, the system automatically assigns them to an open primary slot. If primary slots are full, it assigns to FLEX (if eligible and open).</w:t>
      </w:r>
    </w:p>
    <w:p w:rsidR="00000000" w:rsidDel="00000000" w:rsidP="00000000" w:rsidRDefault="00000000" w:rsidRPr="00000000" w14:paraId="00001993">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Validation:</w:t>
      </w:r>
    </w:p>
    <w:p w:rsidR="00000000" w:rsidDel="00000000" w:rsidP="00000000" w:rsidRDefault="00000000" w:rsidRPr="00000000" w14:paraId="00001994">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If I have 1 QB and try to buy a 2nd QB: Block transaction ("Multiple QBs are not allowed").</w:t>
      </w:r>
    </w:p>
    <w:p w:rsidR="00000000" w:rsidDel="00000000" w:rsidP="00000000" w:rsidRDefault="00000000" w:rsidRPr="00000000" w14:paraId="00001995">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If I have 1 QB</w:t>
      </w:r>
      <w:r w:rsidDel="00000000" w:rsidR="00000000" w:rsidRPr="00000000">
        <w:rPr>
          <w:rtl w:val="0"/>
        </w:rPr>
        <w:t xml:space="preserve">, </w:t>
      </w:r>
      <w:r w:rsidDel="00000000" w:rsidR="00000000" w:rsidRPr="00000000">
        <w:rPr>
          <w:rFonts w:ascii="Verdana" w:cs="Verdana" w:eastAsia="Verdana" w:hAnsi="Verdana"/>
          <w:sz w:val="20"/>
          <w:szCs w:val="20"/>
          <w:rtl w:val="0"/>
        </w:rPr>
        <w:t xml:space="preserve">2 RBs, 2 WRs, 1 TE, and 1 FLEX filled, and try to buy another player: Block transaction ("Roster Full. Sell a player first").</w:t>
      </w:r>
    </w:p>
    <w:p w:rsidR="00000000" w:rsidDel="00000000" w:rsidP="00000000" w:rsidRDefault="00000000" w:rsidRPr="00000000" w14:paraId="0000199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b w:val="1"/>
          <w:bCs w:val="1"/>
          <w:rtl w:val="0"/>
        </w:rPr>
        <w:t xml:space="preserve">Reverse Auto-Allocation: </w:t>
      </w:r>
      <w:r w:rsidDel="00000000" w:rsidR="00000000" w:rsidRPr="00000000">
        <w:rPr>
          <w:rtl w:val="0"/>
        </w:rPr>
        <w:t xml:space="preserve">If a user sells a player from a primary slot (e.g., RB1, WR2), and there is an eligible player currently sitting in the FLEX slot, the system must automatically promote the FLEX player into the newly vacated primary slot to free up the FLEX position for future trades.</w:t>
      </w:r>
    </w:p>
    <w:p w:rsidR="00000000" w:rsidDel="00000000" w:rsidP="00000000" w:rsidRDefault="00000000" w:rsidRPr="00000000" w14:paraId="00001997">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Detailed view of the Roster Management Screen</w:t>
      </w:r>
      <w:r w:rsidDel="00000000" w:rsidR="00000000" w:rsidRPr="00000000">
        <w:rPr>
          <w:rFonts w:ascii="Verdana" w:cs="Verdana" w:eastAsia="Verdana" w:hAnsi="Verdana"/>
          <w:sz w:val="20"/>
          <w:szCs w:val="20"/>
          <w:rtl w:val="0"/>
        </w:rPr>
        <w:t xml:space="preserve"> : </w:t>
      </w:r>
      <w:r w:rsidDel="00000000" w:rsidR="00000000" w:rsidRPr="00000000">
        <w:rPr>
          <w:rtl w:val="0"/>
        </w:rPr>
      </w:r>
    </w:p>
    <w:p w:rsidR="00000000" w:rsidDel="00000000" w:rsidP="00000000" w:rsidRDefault="00000000" w:rsidRPr="00000000" w14:paraId="000019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i w:val="1"/>
          <w:iCs w:val="1"/>
          <w:color w:val="9900ff"/>
          <w:sz w:val="20"/>
          <w:szCs w:val="20"/>
          <w:rtl w:val="0"/>
        </w:rPr>
        <w:t xml:space="preserve">A visual representation of a football field or locker room with 7 distinct "Jerseys" or slots. Empty slots look like ghosted outlines waiting to be filled.</w:t>
      </w:r>
      <w:r w:rsidDel="00000000" w:rsidR="00000000" w:rsidRPr="00000000">
        <w:rPr>
          <w:rtl w:val="0"/>
        </w:rPr>
      </w:r>
    </w:p>
    <w:p w:rsidR="00000000" w:rsidDel="00000000" w:rsidP="00000000" w:rsidRDefault="00000000" w:rsidRPr="00000000" w14:paraId="00001999">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Header:</w:t>
      </w:r>
      <w:r w:rsidDel="00000000" w:rsidR="00000000" w:rsidRPr="00000000">
        <w:rPr>
          <w:rFonts w:ascii="Verdana" w:cs="Verdana" w:eastAsia="Verdana" w:hAnsi="Verdana"/>
          <w:sz w:val="20"/>
          <w:szCs w:val="20"/>
          <w:rtl w:val="0"/>
        </w:rPr>
        <w:t xml:space="preserve"> "My Roster (Live)".</w:t>
      </w:r>
    </w:p>
    <w:p w:rsidR="00000000" w:rsidDel="00000000" w:rsidP="00000000" w:rsidRDefault="00000000" w:rsidRPr="00000000" w14:paraId="0000199A">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Slot Row (QB):</w:t>
      </w:r>
      <w:r w:rsidDel="00000000" w:rsidR="00000000" w:rsidRPr="00000000">
        <w:rPr>
          <w:rFonts w:ascii="Verdana" w:cs="Verdana" w:eastAsia="Verdana" w:hAnsi="Verdana"/>
          <w:sz w:val="20"/>
          <w:szCs w:val="20"/>
          <w:rtl w:val="0"/>
        </w:rPr>
        <w:t xml:space="preserve"> [Player Image] [Name] [Live Points] OR "Empty Slot + Buy Button".</w:t>
      </w:r>
    </w:p>
    <w:p w:rsidR="00000000" w:rsidDel="00000000" w:rsidP="00000000" w:rsidRDefault="00000000" w:rsidRPr="00000000" w14:paraId="0000199B">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Slot Rows (RB x2, WR x2, TE):</w:t>
      </w:r>
      <w:r w:rsidDel="00000000" w:rsidR="00000000" w:rsidRPr="00000000">
        <w:rPr>
          <w:rFonts w:ascii="Verdana" w:cs="Verdana" w:eastAsia="Verdana" w:hAnsi="Verdana"/>
          <w:sz w:val="20"/>
          <w:szCs w:val="20"/>
          <w:rtl w:val="0"/>
        </w:rPr>
        <w:t xml:space="preserve"> Standard slots.</w:t>
      </w:r>
    </w:p>
    <w:p w:rsidR="00000000" w:rsidDel="00000000" w:rsidP="00000000" w:rsidRDefault="00000000" w:rsidRPr="00000000" w14:paraId="0000199C">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Slot Row (FLEX):</w:t>
      </w:r>
      <w:r w:rsidDel="00000000" w:rsidR="00000000" w:rsidRPr="00000000">
        <w:rPr>
          <w:rFonts w:ascii="Verdana" w:cs="Verdana" w:eastAsia="Verdana" w:hAnsi="Verdana"/>
          <w:sz w:val="20"/>
          <w:szCs w:val="20"/>
          <w:rtl w:val="0"/>
        </w:rPr>
        <w:t xml:space="preserve"> Labeled "FLEX (RB/WR/TE)".</w:t>
      </w:r>
    </w:p>
    <w:p w:rsidR="00000000" w:rsidDel="00000000" w:rsidP="00000000" w:rsidRDefault="00000000" w:rsidRPr="00000000" w14:paraId="0000199D">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Footer: </w:t>
      </w:r>
      <w:r w:rsidDel="00000000" w:rsidR="00000000" w:rsidRPr="00000000">
        <w:rPr>
          <w:rFonts w:ascii="Verdana" w:cs="Verdana" w:eastAsia="Verdana" w:hAnsi="Verdana"/>
          <w:sz w:val="20"/>
          <w:szCs w:val="20"/>
          <w:rtl w:val="0"/>
        </w:rPr>
        <w:t xml:space="preserve">Total Projected Points / Total Live Points.</w:t>
      </w:r>
    </w:p>
    <w:p w:rsidR="00000000" w:rsidDel="00000000" w:rsidP="00000000" w:rsidRDefault="00000000" w:rsidRPr="00000000" w14:paraId="0000199E">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Error Toast (Edge Case):</w:t>
      </w:r>
      <w:r w:rsidDel="00000000" w:rsidR="00000000" w:rsidRPr="00000000">
        <w:rPr>
          <w:rFonts w:ascii="Verdana" w:cs="Verdana" w:eastAsia="Verdana" w:hAnsi="Verdana"/>
          <w:sz w:val="20"/>
          <w:szCs w:val="20"/>
          <w:rtl w:val="0"/>
        </w:rPr>
        <w:t xml:space="preserve"> "Cannot add Player. Roster Limit Reached.” </w:t>
      </w:r>
    </w:p>
    <w:p w:rsidR="00000000" w:rsidDel="00000000" w:rsidP="00000000" w:rsidRDefault="00000000" w:rsidRPr="00000000" w14:paraId="000019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19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Actor / Role : System (F2MX Platform) - User/System</w:t>
      </w:r>
    </w:p>
    <w:p w:rsidR="00000000" w:rsidDel="00000000" w:rsidP="00000000" w:rsidRDefault="00000000" w:rsidRPr="00000000" w14:paraId="000019A1">
      <w:pPr>
        <w:pStyle w:val="Heading3"/>
        <w:spacing w:after="200" w:lineRule="auto"/>
        <w:ind w:left="0" w:firstLine="0"/>
        <w:rPr>
          <w:sz w:val="20"/>
          <w:szCs w:val="20"/>
        </w:rPr>
      </w:pPr>
      <w:bookmarkStart w:colFirst="0" w:colLast="0" w:name="_uadz2pr8a95x" w:id="158"/>
      <w:bookmarkEnd w:id="158"/>
      <w:r w:rsidDel="00000000" w:rsidR="00000000" w:rsidRPr="00000000">
        <w:rPr>
          <w:b w:val="1"/>
          <w:bCs w:val="1"/>
          <w:rtl w:val="0"/>
        </w:rPr>
        <w:t xml:space="preserve">User story -4.2 Live Matchup Scoring View</w:t>
      </w:r>
      <w:r w:rsidDel="00000000" w:rsidR="00000000" w:rsidRPr="00000000">
        <w:rPr>
          <w:sz w:val="20"/>
          <w:szCs w:val="20"/>
          <w:rtl w:val="0"/>
        </w:rPr>
        <w:t xml:space="preserve"> </w:t>
      </w:r>
    </w:p>
    <w:p w:rsidR="00000000" w:rsidDel="00000000" w:rsidP="00000000" w:rsidRDefault="00000000" w:rsidRPr="00000000" w14:paraId="000019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a User, I want to view my current weekly matchup with real-time scoring updates, so that I can track my performance against my opponent during live games.</w:t>
      </w:r>
    </w:p>
    <w:p w:rsidR="00000000" w:rsidDel="00000000" w:rsidP="00000000" w:rsidRDefault="00000000" w:rsidRPr="00000000" w14:paraId="000019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Acceptance Criteria:</w:t>
      </w:r>
    </w:p>
    <w:p w:rsidR="00000000" w:rsidDel="00000000" w:rsidP="00000000" w:rsidRDefault="00000000" w:rsidRPr="00000000" w14:paraId="000019A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Matchup Pairing:</w:t>
      </w:r>
      <w:r w:rsidDel="00000000" w:rsidR="00000000" w:rsidRPr="00000000">
        <w:rPr>
          <w:rFonts w:ascii="Verdana" w:cs="Verdana" w:eastAsia="Verdana" w:hAnsi="Verdana"/>
          <w:sz w:val="20"/>
          <w:szCs w:val="20"/>
          <w:rtl w:val="0"/>
        </w:rPr>
        <w:t xml:space="preserve"> Users are paired 1v1 for the week. The view displays My Team vs Opponent Team.</w:t>
      </w:r>
    </w:p>
    <w:p w:rsidR="00000000" w:rsidDel="00000000" w:rsidP="00000000" w:rsidRDefault="00000000" w:rsidRPr="00000000" w14:paraId="000019A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Live Updates:</w:t>
      </w:r>
      <w:r w:rsidDel="00000000" w:rsidR="00000000" w:rsidRPr="00000000">
        <w:rPr>
          <w:rFonts w:ascii="Verdana" w:cs="Verdana" w:eastAsia="Verdana" w:hAnsi="Verdana"/>
          <w:sz w:val="20"/>
          <w:szCs w:val="20"/>
          <w:rtl w:val="0"/>
        </w:rPr>
        <w:t xml:space="preserve"> Scores must update in near real-time (based on provider feed latency (45 s) ) as plays occur.</w:t>
      </w:r>
    </w:p>
    <w:p w:rsidR="00000000" w:rsidDel="00000000" w:rsidP="00000000" w:rsidRDefault="00000000" w:rsidRPr="00000000" w14:paraId="000019A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Status Indicators:</w:t>
      </w:r>
    </w:p>
    <w:p w:rsidR="00000000" w:rsidDel="00000000" w:rsidP="00000000" w:rsidRDefault="00000000" w:rsidRPr="00000000" w14:paraId="000019A7">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Players with games in progress are marked "Live".</w:t>
      </w:r>
    </w:p>
    <w:p w:rsidR="00000000" w:rsidDel="00000000" w:rsidP="00000000" w:rsidRDefault="00000000" w:rsidRPr="00000000" w14:paraId="000019A8">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Players with completed games are marked "Final".</w:t>
      </w:r>
    </w:p>
    <w:p w:rsidR="00000000" w:rsidDel="00000000" w:rsidP="00000000" w:rsidRDefault="00000000" w:rsidRPr="00000000" w14:paraId="000019A9">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Players yet to play are marked "Upcoming".</w:t>
      </w:r>
    </w:p>
    <w:p w:rsidR="00000000" w:rsidDel="00000000" w:rsidP="00000000" w:rsidRDefault="00000000" w:rsidRPr="00000000" w14:paraId="000019A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Breakdown: Users can expand position slots to see specific stats (e.g., "3 Rec, 45 Yds").</w:t>
      </w:r>
    </w:p>
    <w:p w:rsidR="00000000" w:rsidDel="00000000" w:rsidP="00000000" w:rsidRDefault="00000000" w:rsidRPr="00000000" w14:paraId="000019A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Comparison:</w:t>
      </w:r>
      <w:r w:rsidDel="00000000" w:rsidR="00000000" w:rsidRPr="00000000">
        <w:rPr>
          <w:rFonts w:ascii="Verdana" w:cs="Verdana" w:eastAsia="Verdana" w:hAnsi="Verdana"/>
          <w:sz w:val="20"/>
          <w:szCs w:val="20"/>
          <w:rtl w:val="0"/>
        </w:rPr>
        <w:t xml:space="preserve"> A prominent "Projected Winner" or "Live Lead" margin is displayed.</w:t>
      </w:r>
    </w:p>
    <w:p w:rsidR="00000000" w:rsidDel="00000000" w:rsidP="00000000" w:rsidRDefault="00000000" w:rsidRPr="00000000" w14:paraId="000019A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Detailed view of the Current Matchup View</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19AD">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(My Team)</w:t>
      </w:r>
    </w:p>
    <w:p w:rsidR="00000000" w:rsidDel="00000000" w:rsidP="00000000" w:rsidRDefault="00000000" w:rsidRPr="00000000" w14:paraId="000019AE">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Total Score: Large font (e.g., "84.50").</w:t>
      </w:r>
    </w:p>
    <w:p w:rsidR="00000000" w:rsidDel="00000000" w:rsidP="00000000" w:rsidRDefault="00000000" w:rsidRPr="00000000" w14:paraId="000019AF">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Player List: Vertical list of my 7 players with their individual point totals.</w:t>
      </w:r>
    </w:p>
    <w:p w:rsidR="00000000" w:rsidDel="00000000" w:rsidP="00000000" w:rsidRDefault="00000000" w:rsidRPr="00000000" w14:paraId="000019B0">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Dots: Green (Live), Gray (Final), Yellow (Upcoming).</w:t>
      </w:r>
    </w:p>
    <w:p w:rsidR="00000000" w:rsidDel="00000000" w:rsidP="00000000" w:rsidRDefault="00000000" w:rsidRPr="00000000" w14:paraId="000019B1">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(Opponent Team)</w:t>
      </w:r>
    </w:p>
    <w:p w:rsidR="00000000" w:rsidDel="00000000" w:rsidP="00000000" w:rsidRDefault="00000000" w:rsidRPr="00000000" w14:paraId="000019B2">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Total Score: Large font (e.g., "82.10").</w:t>
      </w:r>
    </w:p>
    <w:p w:rsidR="00000000" w:rsidDel="00000000" w:rsidP="00000000" w:rsidRDefault="00000000" w:rsidRPr="00000000" w14:paraId="000019B3">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Player List: Vertical list of opponent's 7 players.</w:t>
      </w:r>
    </w:p>
    <w:p w:rsidR="00000000" w:rsidDel="00000000" w:rsidP="00000000" w:rsidRDefault="00000000" w:rsidRPr="00000000" w14:paraId="000019B4">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Head-to-Head Graphic: A bar chart or "tug of war" line showing the current lead.</w:t>
      </w:r>
    </w:p>
    <w:p w:rsidR="00000000" w:rsidDel="00000000" w:rsidP="00000000" w:rsidRDefault="00000000" w:rsidRPr="00000000" w14:paraId="000019B5">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Link: "View Scoring Logs" (Triggers US-4.5). (The platform must provide a scoring event log that allows users to review how fantasy points were awarded during a matchup).</w:t>
      </w:r>
    </w:p>
    <w:p w:rsidR="00000000" w:rsidDel="00000000" w:rsidP="00000000" w:rsidRDefault="00000000" w:rsidRPr="00000000" w14:paraId="000019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19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Actor / Role : System (F2MX Platform) - System</w:t>
      </w:r>
    </w:p>
    <w:p w:rsidR="00000000" w:rsidDel="00000000" w:rsidP="00000000" w:rsidRDefault="00000000" w:rsidRPr="00000000" w14:paraId="000019B8">
      <w:pPr>
        <w:pStyle w:val="Heading3"/>
        <w:spacing w:after="200" w:lineRule="auto"/>
        <w:ind w:left="0" w:firstLine="0"/>
        <w:rPr>
          <w:sz w:val="20"/>
          <w:szCs w:val="20"/>
        </w:rPr>
      </w:pPr>
      <w:bookmarkStart w:colFirst="0" w:colLast="0" w:name="_51mso06uwip5" w:id="159"/>
      <w:bookmarkEnd w:id="159"/>
      <w:r w:rsidDel="00000000" w:rsidR="00000000" w:rsidRPr="00000000">
        <w:rPr>
          <w:b w:val="1"/>
          <w:bCs w:val="1"/>
          <w:rtl w:val="0"/>
        </w:rPr>
        <w:t xml:space="preserve">User story -4.3 Scoring Engine (Half-PPR &amp; MVP Rules)</w:t>
      </w:r>
      <w:r w:rsidDel="00000000" w:rsidR="00000000" w:rsidRPr="00000000">
        <w:rPr>
          <w:sz w:val="20"/>
          <w:szCs w:val="20"/>
          <w:rtl w:val="0"/>
        </w:rPr>
        <w:t xml:space="preserve"> </w:t>
      </w:r>
    </w:p>
    <w:p w:rsidR="00000000" w:rsidDel="00000000" w:rsidP="00000000" w:rsidRDefault="00000000" w:rsidRPr="00000000" w14:paraId="000019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a System, I want to calculate fantasy points using the defined MVP scoring model (Half-PPR), so that player values are consistent and predictable platform-wide.</w:t>
      </w:r>
    </w:p>
    <w:p w:rsidR="00000000" w:rsidDel="00000000" w:rsidP="00000000" w:rsidRDefault="00000000" w:rsidRPr="00000000" w14:paraId="000019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Acceptance Criteria:</w:t>
      </w:r>
    </w:p>
    <w:p w:rsidR="00000000" w:rsidDel="00000000" w:rsidP="00000000" w:rsidRDefault="00000000" w:rsidRPr="00000000" w14:paraId="000019B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PPR Model:</w:t>
      </w:r>
      <w:r w:rsidDel="00000000" w:rsidR="00000000" w:rsidRPr="00000000">
        <w:rPr>
          <w:rFonts w:ascii="Verdana" w:cs="Verdana" w:eastAsia="Verdana" w:hAnsi="Verdana"/>
          <w:sz w:val="20"/>
          <w:szCs w:val="20"/>
          <w:rtl w:val="0"/>
        </w:rPr>
        <w:t xml:space="preserve"> 0.5 points per reception (Half-PPR).</w:t>
      </w:r>
    </w:p>
    <w:p w:rsidR="00000000" w:rsidDel="00000000" w:rsidP="00000000" w:rsidRDefault="00000000" w:rsidRPr="00000000" w14:paraId="000019B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Passing:</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19BD">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1 point per 25 yards (0.04/yd). </w:t>
      </w:r>
    </w:p>
    <w:p w:rsidR="00000000" w:rsidDel="00000000" w:rsidP="00000000" w:rsidRDefault="00000000" w:rsidRPr="00000000" w14:paraId="000019BE">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4 points per TD. </w:t>
      </w:r>
    </w:p>
    <w:p w:rsidR="00000000" w:rsidDel="00000000" w:rsidP="00000000" w:rsidRDefault="00000000" w:rsidRPr="00000000" w14:paraId="000019BF">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-2 points per Interception. </w:t>
      </w:r>
    </w:p>
    <w:p w:rsidR="00000000" w:rsidDel="00000000" w:rsidP="00000000" w:rsidRDefault="00000000" w:rsidRPr="00000000" w14:paraId="000019C0">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+2 points for 2PT Conversion (Passer).</w:t>
      </w:r>
    </w:p>
    <w:p w:rsidR="00000000" w:rsidDel="00000000" w:rsidP="00000000" w:rsidRDefault="00000000" w:rsidRPr="00000000" w14:paraId="000019C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Rushing/Receiving:</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19C2">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1 point per 10 yards (0.1/yd). </w:t>
      </w:r>
    </w:p>
    <w:p w:rsidR="00000000" w:rsidDel="00000000" w:rsidP="00000000" w:rsidRDefault="00000000" w:rsidRPr="00000000" w14:paraId="000019C3">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6 points per TD. </w:t>
      </w:r>
    </w:p>
    <w:p w:rsidR="00000000" w:rsidDel="00000000" w:rsidP="00000000" w:rsidRDefault="00000000" w:rsidRPr="00000000" w14:paraId="000019C4">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+2 points for 2PT Conversion.</w:t>
      </w:r>
    </w:p>
    <w:p w:rsidR="00000000" w:rsidDel="00000000" w:rsidP="00000000" w:rsidRDefault="00000000" w:rsidRPr="00000000" w14:paraId="000019C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Turnovers: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19C6">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-2 points for Fumble Lost (Fumbles recovered by own team are 0 pts).</w:t>
      </w:r>
    </w:p>
    <w:p w:rsidR="00000000" w:rsidDel="00000000" w:rsidP="00000000" w:rsidRDefault="00000000" w:rsidRPr="00000000" w14:paraId="000019C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Precision:</w:t>
      </w:r>
      <w:r w:rsidDel="00000000" w:rsidR="00000000" w:rsidRPr="00000000">
        <w:rPr>
          <w:rFonts w:ascii="Verdana" w:cs="Verdana" w:eastAsia="Verdana" w:hAnsi="Verdana"/>
          <w:sz w:val="20"/>
          <w:szCs w:val="20"/>
          <w:rtl w:val="0"/>
        </w:rPr>
        <w:t xml:space="preserve"> Fractional scoring is strictly enforced (e.g., 9 yards = 0.9 points). No rounding.</w:t>
      </w:r>
    </w:p>
    <w:p w:rsidR="00000000" w:rsidDel="00000000" w:rsidP="00000000" w:rsidRDefault="00000000" w:rsidRPr="00000000" w14:paraId="000019C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Exclusions:</w:t>
      </w:r>
      <w:r w:rsidDel="00000000" w:rsidR="00000000" w:rsidRPr="00000000">
        <w:rPr>
          <w:rFonts w:ascii="Verdana" w:cs="Verdana" w:eastAsia="Verdana" w:hAnsi="Verdana"/>
          <w:sz w:val="20"/>
          <w:szCs w:val="20"/>
          <w:rtl w:val="0"/>
        </w:rPr>
        <w:t xml:space="preserve"> No points for Defense/Special Teams (Not in MVP). No bonuses (e.g., no 300-yard bonus).</w:t>
      </w:r>
    </w:p>
    <w:p w:rsidR="00000000" w:rsidDel="00000000" w:rsidP="00000000" w:rsidRDefault="00000000" w:rsidRPr="00000000" w14:paraId="000019C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Detailed view of the Scoring Rules Modal (accessible from League Settings) : </w:t>
      </w:r>
    </w:p>
    <w:p w:rsidR="00000000" w:rsidDel="00000000" w:rsidP="00000000" w:rsidRDefault="00000000" w:rsidRPr="00000000" w14:paraId="000019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i w:val="1"/>
          <w:iCs w:val="1"/>
          <w:color w:val="9900ff"/>
          <w:sz w:val="20"/>
          <w:szCs w:val="20"/>
          <w:rtl w:val="0"/>
        </w:rPr>
        <w:t xml:space="preserve">A</w:t>
      </w:r>
      <w:r w:rsidDel="00000000" w:rsidR="00000000" w:rsidRPr="00000000">
        <w:rPr>
          <w:rFonts w:ascii="Verdana" w:cs="Verdana" w:eastAsia="Verdana" w:hAnsi="Verdana"/>
          <w:i w:val="1"/>
          <w:iCs w:val="1"/>
          <w:color w:val="9900ff"/>
          <w:sz w:val="20"/>
          <w:szCs w:val="20"/>
          <w:rtl w:val="0"/>
        </w:rPr>
        <w:t xml:space="preserve"> page Iconography explaining the "Half-PPR" concept (e.g., a catch icon = 0.5)</w:t>
      </w:r>
      <w:r w:rsidDel="00000000" w:rsidR="00000000" w:rsidRPr="00000000">
        <w:rPr>
          <w:rtl w:val="0"/>
        </w:rPr>
      </w:r>
    </w:p>
    <w:p w:rsidR="00000000" w:rsidDel="00000000" w:rsidP="00000000" w:rsidRDefault="00000000" w:rsidRPr="00000000" w14:paraId="000019C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Header:</w:t>
      </w:r>
      <w:r w:rsidDel="00000000" w:rsidR="00000000" w:rsidRPr="00000000">
        <w:rPr>
          <w:rFonts w:ascii="Verdana" w:cs="Verdana" w:eastAsia="Verdana" w:hAnsi="Verdana"/>
          <w:sz w:val="20"/>
          <w:szCs w:val="20"/>
          <w:rtl w:val="0"/>
        </w:rPr>
        <w:t xml:space="preserve"> "Scoring Rules (MVP)".</w:t>
      </w:r>
    </w:p>
    <w:p w:rsidR="00000000" w:rsidDel="00000000" w:rsidP="00000000" w:rsidRDefault="00000000" w:rsidRPr="00000000" w14:paraId="000019C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Table:</w:t>
      </w:r>
    </w:p>
    <w:p w:rsidR="00000000" w:rsidDel="00000000" w:rsidP="00000000" w:rsidRDefault="00000000" w:rsidRPr="00000000" w14:paraId="000019CD">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Passing TD: 4 pts</w:t>
      </w:r>
    </w:p>
    <w:p w:rsidR="00000000" w:rsidDel="00000000" w:rsidP="00000000" w:rsidRDefault="00000000" w:rsidRPr="00000000" w14:paraId="000019CE">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Passing Yd: 0.04 pts</w:t>
      </w:r>
    </w:p>
    <w:p w:rsidR="00000000" w:rsidDel="00000000" w:rsidP="00000000" w:rsidRDefault="00000000" w:rsidRPr="00000000" w14:paraId="000019CF">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Int Thrown: -2 pts</w:t>
      </w:r>
    </w:p>
    <w:p w:rsidR="00000000" w:rsidDel="00000000" w:rsidP="00000000" w:rsidRDefault="00000000" w:rsidRPr="00000000" w14:paraId="000019D0">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Rushing/Rec TD: 6 pts</w:t>
      </w:r>
    </w:p>
    <w:p w:rsidR="00000000" w:rsidDel="00000000" w:rsidP="00000000" w:rsidRDefault="00000000" w:rsidRPr="00000000" w14:paraId="000019D1">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Reception: 0.5 pts</w:t>
      </w:r>
    </w:p>
    <w:p w:rsidR="00000000" w:rsidDel="00000000" w:rsidP="00000000" w:rsidRDefault="00000000" w:rsidRPr="00000000" w14:paraId="000019D2">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Rush/Rec Yd: 0.1 pts</w:t>
      </w:r>
    </w:p>
    <w:p w:rsidR="00000000" w:rsidDel="00000000" w:rsidP="00000000" w:rsidRDefault="00000000" w:rsidRPr="00000000" w14:paraId="000019D3">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Fumble Lost: -2 pts</w:t>
      </w:r>
    </w:p>
    <w:p w:rsidR="00000000" w:rsidDel="00000000" w:rsidP="00000000" w:rsidRDefault="00000000" w:rsidRPr="00000000" w14:paraId="000019D4">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2PT Conv: 2 pts</w:t>
      </w:r>
    </w:p>
    <w:p w:rsidR="00000000" w:rsidDel="00000000" w:rsidP="00000000" w:rsidRDefault="00000000" w:rsidRPr="00000000" w14:paraId="000019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Note:</w:t>
      </w:r>
      <w:r w:rsidDel="00000000" w:rsidR="00000000" w:rsidRPr="00000000">
        <w:rPr>
          <w:rFonts w:ascii="Verdana" w:cs="Verdana" w:eastAsia="Verdana" w:hAnsi="Verdana"/>
          <w:sz w:val="20"/>
          <w:szCs w:val="20"/>
          <w:rtl w:val="0"/>
        </w:rPr>
        <w:t xml:space="preserve"> "Defense/Special Teams are excluded from MVP scoring." </w:t>
      </w:r>
    </w:p>
    <w:p w:rsidR="00000000" w:rsidDel="00000000" w:rsidP="00000000" w:rsidRDefault="00000000" w:rsidRPr="00000000" w14:paraId="000019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19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Actor / Role : System (F2MX Platform) - System</w:t>
      </w:r>
    </w:p>
    <w:p w:rsidR="00000000" w:rsidDel="00000000" w:rsidP="00000000" w:rsidRDefault="00000000" w:rsidRPr="00000000" w14:paraId="000019D8">
      <w:pPr>
        <w:pStyle w:val="Heading3"/>
        <w:spacing w:after="200" w:lineRule="auto"/>
        <w:ind w:left="0" w:firstLine="0"/>
        <w:rPr>
          <w:sz w:val="20"/>
          <w:szCs w:val="20"/>
        </w:rPr>
      </w:pPr>
      <w:bookmarkStart w:colFirst="0" w:colLast="0" w:name="_8m5ef5jflrt2" w:id="160"/>
      <w:bookmarkEnd w:id="160"/>
      <w:r w:rsidDel="00000000" w:rsidR="00000000" w:rsidRPr="00000000">
        <w:rPr>
          <w:b w:val="1"/>
          <w:bCs w:val="1"/>
          <w:rtl w:val="0"/>
        </w:rPr>
        <w:t xml:space="preserve">User story -4.4 Ownership-Based Attribution (The "Core Mechanic")</w:t>
      </w:r>
      <w:r w:rsidDel="00000000" w:rsidR="00000000" w:rsidRPr="00000000">
        <w:rPr>
          <w:sz w:val="20"/>
          <w:szCs w:val="20"/>
          <w:rtl w:val="0"/>
        </w:rPr>
        <w:t xml:space="preserve"> </w:t>
      </w:r>
    </w:p>
    <w:p w:rsidR="00000000" w:rsidDel="00000000" w:rsidP="00000000" w:rsidRDefault="00000000" w:rsidRPr="00000000" w14:paraId="000019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a System, I want to attribute fantasy points based strictly on ownership timestamps, so that users do not receive credit for events that occurred before they bought a player or after they sold them.</w:t>
      </w:r>
    </w:p>
    <w:p w:rsidR="00000000" w:rsidDel="00000000" w:rsidP="00000000" w:rsidRDefault="00000000" w:rsidRPr="00000000" w14:paraId="000019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Acceptance Criteria:</w:t>
      </w:r>
    </w:p>
    <w:p w:rsidR="00000000" w:rsidDel="00000000" w:rsidP="00000000" w:rsidRDefault="00000000" w:rsidRPr="00000000" w14:paraId="000019D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Timestamp Check:</w:t>
      </w:r>
      <w:r w:rsidDel="00000000" w:rsidR="00000000" w:rsidRPr="00000000">
        <w:rPr>
          <w:rFonts w:ascii="Verdana" w:cs="Verdana" w:eastAsia="Verdana" w:hAnsi="Verdana"/>
          <w:sz w:val="20"/>
          <w:szCs w:val="20"/>
          <w:rtl w:val="0"/>
        </w:rPr>
        <w:t xml:space="preserve"> The system compares the Scoring_Event_Timestamp (from Data Provider) against the User's Ownership_Start_Time and Ownership_End_Time for that player.</w:t>
      </w:r>
    </w:p>
    <w:p w:rsidR="00000000" w:rsidDel="00000000" w:rsidP="00000000" w:rsidRDefault="00000000" w:rsidRPr="00000000" w14:paraId="000019D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Buy Logic:</w:t>
      </w:r>
      <w:r w:rsidDel="00000000" w:rsidR="00000000" w:rsidRPr="00000000">
        <w:rPr>
          <w:rFonts w:ascii="Verdana" w:cs="Verdana" w:eastAsia="Verdana" w:hAnsi="Verdana"/>
          <w:sz w:val="20"/>
          <w:szCs w:val="20"/>
          <w:rtl w:val="0"/>
        </w:rPr>
        <w:t xml:space="preserve"> If Ownership_Start_Time &gt; Scoring_Event_Timestamp, points = 0. (User bought after the play).</w:t>
      </w:r>
    </w:p>
    <w:p w:rsidR="00000000" w:rsidDel="00000000" w:rsidP="00000000" w:rsidRDefault="00000000" w:rsidRPr="00000000" w14:paraId="000019D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Sell Logic:</w:t>
      </w:r>
      <w:r w:rsidDel="00000000" w:rsidR="00000000" w:rsidRPr="00000000">
        <w:rPr>
          <w:rFonts w:ascii="Verdana" w:cs="Verdana" w:eastAsia="Verdana" w:hAnsi="Verdana"/>
          <w:sz w:val="20"/>
          <w:szCs w:val="20"/>
          <w:rtl w:val="0"/>
        </w:rPr>
        <w:t xml:space="preserve"> If Ownership_End_Time &lt; Scoring_Event_Timestamp, points = 0. (User sold before the play).</w:t>
      </w:r>
    </w:p>
    <w:p w:rsidR="00000000" w:rsidDel="00000000" w:rsidP="00000000" w:rsidRDefault="00000000" w:rsidRPr="00000000" w14:paraId="000019D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Intra-Game Trading:</w:t>
      </w:r>
      <w:r w:rsidDel="00000000" w:rsidR="00000000" w:rsidRPr="00000000">
        <w:rPr>
          <w:rFonts w:ascii="Verdana" w:cs="Verdana" w:eastAsia="Verdana" w:hAnsi="Verdana"/>
          <w:sz w:val="20"/>
          <w:szCs w:val="20"/>
          <w:rtl w:val="0"/>
        </w:rPr>
        <w:t xml:space="preserve"> Users can buy/sell during the game. Points must accrue only for the specific portion of the game the user owned the player.</w:t>
      </w:r>
    </w:p>
    <w:p w:rsidR="00000000" w:rsidDel="00000000" w:rsidP="00000000" w:rsidRDefault="00000000" w:rsidRPr="00000000" w14:paraId="000019D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Audit:</w:t>
      </w:r>
      <w:r w:rsidDel="00000000" w:rsidR="00000000" w:rsidRPr="00000000">
        <w:rPr>
          <w:rFonts w:ascii="Verdana" w:cs="Verdana" w:eastAsia="Verdana" w:hAnsi="Verdana"/>
          <w:sz w:val="20"/>
          <w:szCs w:val="20"/>
          <w:rtl w:val="0"/>
        </w:rPr>
        <w:t xml:space="preserve"> The system must tag every credited scoring event with the Transaction_ID that validated the ownership.</w:t>
      </w:r>
    </w:p>
    <w:p w:rsidR="00000000" w:rsidDel="00000000" w:rsidP="00000000" w:rsidRDefault="00000000" w:rsidRPr="00000000" w14:paraId="000019E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b w:val="1"/>
          <w:bCs w:val="1"/>
          <w:rtl w:val="0"/>
        </w:rPr>
        <w:t xml:space="preserve">Event Ordering Fallback:</w:t>
      </w:r>
      <w:r w:rsidDel="00000000" w:rsidR="00000000" w:rsidRPr="00000000">
        <w:rPr>
          <w:rtl w:val="0"/>
        </w:rPr>
        <w:t xml:space="preserve"> If the external data provider's timestamps are missing or mathematically unreliable, the system must fall back to using the provider's unique event ID ordering (play-by-play sequence IDs) to securely determine the deterministic sequence of events against the user's trade execution time.</w:t>
      </w:r>
    </w:p>
    <w:p w:rsidR="00000000" w:rsidDel="00000000" w:rsidP="00000000" w:rsidRDefault="00000000" w:rsidRPr="00000000" w14:paraId="000019E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Detailed view of the Backend Logic / Audit Log</w:t>
      </w:r>
      <w:r w:rsidDel="00000000" w:rsidR="00000000" w:rsidRPr="00000000">
        <w:rPr>
          <w:rFonts w:ascii="Verdana" w:cs="Verdana" w:eastAsia="Verdana" w:hAnsi="Verdana"/>
          <w:sz w:val="20"/>
          <w:szCs w:val="20"/>
          <w:rtl w:val="0"/>
        </w:rPr>
        <w:t xml:space="preserve"> : </w:t>
      </w:r>
    </w:p>
    <w:p w:rsidR="00000000" w:rsidDel="00000000" w:rsidP="00000000" w:rsidRDefault="00000000" w:rsidRPr="00000000" w14:paraId="000019E2">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(User View of scoring detail) - will be visible for End User in Scoring Event Log screen.</w:t>
      </w:r>
    </w:p>
    <w:p w:rsidR="00000000" w:rsidDel="00000000" w:rsidP="00000000" w:rsidRDefault="00000000" w:rsidRPr="00000000" w14:paraId="000019E3">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Event:</w:t>
      </w:r>
      <w:r w:rsidDel="00000000" w:rsidR="00000000" w:rsidRPr="00000000">
        <w:rPr>
          <w:rFonts w:ascii="Verdana" w:cs="Verdana" w:eastAsia="Verdana" w:hAnsi="Verdana"/>
          <w:sz w:val="20"/>
          <w:szCs w:val="20"/>
          <w:rtl w:val="0"/>
        </w:rPr>
        <w:t xml:space="preserve"> "Pass to J. Jefferson (15 yds)" - 1:15 PM EST.</w:t>
      </w:r>
    </w:p>
    <w:p w:rsidR="00000000" w:rsidDel="00000000" w:rsidP="00000000" w:rsidRDefault="00000000" w:rsidRPr="00000000" w14:paraId="000019E4">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Result</w:t>
      </w:r>
      <w:r w:rsidDel="00000000" w:rsidR="00000000" w:rsidRPr="00000000">
        <w:rPr>
          <w:rFonts w:ascii="Verdana" w:cs="Verdana" w:eastAsia="Verdana" w:hAnsi="Verdana"/>
          <w:sz w:val="20"/>
          <w:szCs w:val="20"/>
          <w:rtl w:val="0"/>
        </w:rPr>
        <w:t xml:space="preserve">: +2.0 Points.</w:t>
      </w:r>
    </w:p>
    <w:p w:rsidR="00000000" w:rsidDel="00000000" w:rsidP="00000000" w:rsidRDefault="00000000" w:rsidRPr="00000000" w14:paraId="000019E5">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Status</w:t>
      </w:r>
      <w:r w:rsidDel="00000000" w:rsidR="00000000" w:rsidRPr="00000000">
        <w:rPr>
          <w:rFonts w:ascii="Verdana" w:cs="Verdana" w:eastAsia="Verdana" w:hAnsi="Verdana"/>
          <w:sz w:val="20"/>
          <w:szCs w:val="20"/>
          <w:rtl w:val="0"/>
        </w:rPr>
        <w:t xml:space="preserve">: "Credited" (Green check).</w:t>
      </w:r>
    </w:p>
    <w:p w:rsidR="00000000" w:rsidDel="00000000" w:rsidP="00000000" w:rsidRDefault="00000000" w:rsidRPr="00000000" w14:paraId="000019E6">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(Logic/Audit View)</w:t>
      </w:r>
    </w:p>
    <w:p w:rsidR="00000000" w:rsidDel="00000000" w:rsidP="00000000" w:rsidRDefault="00000000" w:rsidRPr="00000000" w14:paraId="000019E7">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Event</w:t>
      </w:r>
      <w:r w:rsidDel="00000000" w:rsidR="00000000" w:rsidRPr="00000000">
        <w:rPr>
          <w:rFonts w:ascii="Verdana" w:cs="Verdana" w:eastAsia="Verdana" w:hAnsi="Verdana"/>
          <w:sz w:val="20"/>
          <w:szCs w:val="20"/>
          <w:rtl w:val="0"/>
        </w:rPr>
        <w:t xml:space="preserve">: "Run by Saquon (4 yds)" - 1:05 PM EST.</w:t>
      </w:r>
    </w:p>
    <w:p w:rsidR="00000000" w:rsidDel="00000000" w:rsidP="00000000" w:rsidRDefault="00000000" w:rsidRPr="00000000" w14:paraId="000019E8">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Result</w:t>
      </w:r>
      <w:r w:rsidDel="00000000" w:rsidR="00000000" w:rsidRPr="00000000">
        <w:rPr>
          <w:rFonts w:ascii="Verdana" w:cs="Verdana" w:eastAsia="Verdana" w:hAnsi="Verdana"/>
          <w:sz w:val="20"/>
          <w:szCs w:val="20"/>
          <w:rtl w:val="0"/>
        </w:rPr>
        <w:t xml:space="preserve">: 0 Points.</w:t>
      </w:r>
    </w:p>
    <w:p w:rsidR="00000000" w:rsidDel="00000000" w:rsidP="00000000" w:rsidRDefault="00000000" w:rsidRPr="00000000" w14:paraId="000019E9">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Status</w:t>
      </w:r>
      <w:r w:rsidDel="00000000" w:rsidR="00000000" w:rsidRPr="00000000">
        <w:rPr>
          <w:rFonts w:ascii="Verdana" w:cs="Verdana" w:eastAsia="Verdana" w:hAnsi="Verdana"/>
          <w:sz w:val="20"/>
          <w:szCs w:val="20"/>
          <w:rtl w:val="0"/>
        </w:rPr>
        <w:t xml:space="preserve">: "Not Owned" (Red X).</w:t>
      </w:r>
    </w:p>
    <w:p w:rsidR="00000000" w:rsidDel="00000000" w:rsidP="00000000" w:rsidRDefault="00000000" w:rsidRPr="00000000" w14:paraId="000019EA">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Reason</w:t>
      </w:r>
      <w:r w:rsidDel="00000000" w:rsidR="00000000" w:rsidRPr="00000000">
        <w:rPr>
          <w:rFonts w:ascii="Verdana" w:cs="Verdana" w:eastAsia="Verdana" w:hAnsi="Verdana"/>
          <w:sz w:val="20"/>
          <w:szCs w:val="20"/>
          <w:rtl w:val="0"/>
        </w:rPr>
        <w:t xml:space="preserve">: "Purchased at 1:08 PM EST". </w:t>
      </w:r>
    </w:p>
    <w:p w:rsidR="00000000" w:rsidDel="00000000" w:rsidP="00000000" w:rsidRDefault="00000000" w:rsidRPr="00000000" w14:paraId="000019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Actor / Role : System (F2MX Platform) - User</w:t>
      </w:r>
    </w:p>
    <w:p w:rsidR="00000000" w:rsidDel="00000000" w:rsidP="00000000" w:rsidRDefault="00000000" w:rsidRPr="00000000" w14:paraId="000019EC">
      <w:pPr>
        <w:pStyle w:val="Heading3"/>
        <w:spacing w:after="200" w:lineRule="auto"/>
        <w:ind w:left="0" w:firstLine="0"/>
        <w:rPr>
          <w:sz w:val="20"/>
          <w:szCs w:val="20"/>
        </w:rPr>
      </w:pPr>
      <w:bookmarkStart w:colFirst="0" w:colLast="0" w:name="_6kyoa22oho31" w:id="161"/>
      <w:bookmarkEnd w:id="161"/>
      <w:r w:rsidDel="00000000" w:rsidR="00000000" w:rsidRPr="00000000">
        <w:rPr>
          <w:rtl w:val="0"/>
        </w:rPr>
        <w:t xml:space="preserve">User story -4.5 Scoring Event Log (Transparency</w:t>
      </w:r>
      <w:r w:rsidDel="00000000" w:rsidR="00000000" w:rsidRPr="00000000">
        <w:rPr>
          <w:sz w:val="20"/>
          <w:szCs w:val="20"/>
          <w:rtl w:val="0"/>
        </w:rPr>
        <w:t xml:space="preserve">) </w:t>
      </w:r>
    </w:p>
    <w:p w:rsidR="00000000" w:rsidDel="00000000" w:rsidP="00000000" w:rsidRDefault="00000000" w:rsidRPr="00000000" w14:paraId="000019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a User, I want to view a detailed log of every scoring event for my players, so that I can verify which points I received and understand why some points might be missing (due to ownership timing).</w:t>
      </w:r>
    </w:p>
    <w:p w:rsidR="00000000" w:rsidDel="00000000" w:rsidP="00000000" w:rsidRDefault="00000000" w:rsidRPr="00000000" w14:paraId="000019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Acceptance Criteria:</w:t>
      </w:r>
    </w:p>
    <w:p w:rsidR="00000000" w:rsidDel="00000000" w:rsidP="00000000" w:rsidRDefault="00000000" w:rsidRPr="00000000" w14:paraId="000019E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Chronological Feed:</w:t>
      </w:r>
      <w:r w:rsidDel="00000000" w:rsidR="00000000" w:rsidRPr="00000000">
        <w:rPr>
          <w:rFonts w:ascii="Verdana" w:cs="Verdana" w:eastAsia="Verdana" w:hAnsi="Verdana"/>
          <w:sz w:val="20"/>
          <w:szCs w:val="20"/>
          <w:rtl w:val="0"/>
        </w:rPr>
        <w:t xml:space="preserve"> List all scoring events for players on the roster during the matchup.</w:t>
      </w:r>
    </w:p>
    <w:p w:rsidR="00000000" w:rsidDel="00000000" w:rsidP="00000000" w:rsidRDefault="00000000" w:rsidRPr="00000000" w14:paraId="000019F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Attribution Flags:</w:t>
      </w:r>
      <w:r w:rsidDel="00000000" w:rsidR="00000000" w:rsidRPr="00000000">
        <w:rPr>
          <w:rFonts w:ascii="Verdana" w:cs="Verdana" w:eastAsia="Verdana" w:hAnsi="Verdana"/>
          <w:sz w:val="20"/>
          <w:szCs w:val="20"/>
          <w:rtl w:val="0"/>
        </w:rPr>
        <w:t xml:space="preserve"> Clearly mark events as "Credited" or "Not Owned".</w:t>
      </w:r>
    </w:p>
    <w:p w:rsidR="00000000" w:rsidDel="00000000" w:rsidP="00000000" w:rsidRDefault="00000000" w:rsidRPr="00000000" w14:paraId="000019F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Detail</w:t>
      </w:r>
      <w:r w:rsidDel="00000000" w:rsidR="00000000" w:rsidRPr="00000000">
        <w:rPr>
          <w:rFonts w:ascii="Verdana" w:cs="Verdana" w:eastAsia="Verdana" w:hAnsi="Verdana"/>
          <w:sz w:val="20"/>
          <w:szCs w:val="20"/>
          <w:rtl w:val="0"/>
        </w:rPr>
        <w:t xml:space="preserve">: Show Event Time, Player, Play Description, and Points Calculated.</w:t>
      </w:r>
    </w:p>
    <w:p w:rsidR="00000000" w:rsidDel="00000000" w:rsidP="00000000" w:rsidRDefault="00000000" w:rsidRPr="00000000" w14:paraId="000019F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Stat Corrections: </w:t>
      </w:r>
      <w:r w:rsidDel="00000000" w:rsidR="00000000" w:rsidRPr="00000000">
        <w:rPr>
          <w:rFonts w:ascii="Verdana" w:cs="Verdana" w:eastAsia="Verdana" w:hAnsi="Verdana"/>
          <w:sz w:val="20"/>
          <w:szCs w:val="20"/>
          <w:rtl w:val="0"/>
        </w:rPr>
        <w:t xml:space="preserve">If a stat correction occurs (US-4.6), the log must show the original value crossed out and the new value added, with a "Correction" tag.</w:t>
      </w:r>
    </w:p>
    <w:p w:rsidR="00000000" w:rsidDel="00000000" w:rsidP="00000000" w:rsidRDefault="00000000" w:rsidRPr="00000000" w14:paraId="000019F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Detailed view of the Scoring Event Log</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19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i w:val="1"/>
          <w:iCs w:val="1"/>
          <w:color w:val="9900ff"/>
          <w:sz w:val="20"/>
          <w:szCs w:val="20"/>
          <w:rtl w:val="0"/>
        </w:rPr>
        <w:t xml:space="preserve">A summary card showing "Total Matchup Points" and "Points Missed (Not Owned)".</w:t>
      </w:r>
      <w:r w:rsidDel="00000000" w:rsidR="00000000" w:rsidRPr="00000000">
        <w:rPr>
          <w:rtl w:val="0"/>
        </w:rPr>
      </w:r>
    </w:p>
    <w:p w:rsidR="00000000" w:rsidDel="00000000" w:rsidP="00000000" w:rsidRDefault="00000000" w:rsidRPr="00000000" w14:paraId="000019F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Header</w:t>
      </w:r>
      <w:r w:rsidDel="00000000" w:rsidR="00000000" w:rsidRPr="00000000">
        <w:rPr>
          <w:rFonts w:ascii="Verdana" w:cs="Verdana" w:eastAsia="Verdana" w:hAnsi="Verdana"/>
          <w:sz w:val="20"/>
          <w:szCs w:val="20"/>
          <w:rtl w:val="0"/>
        </w:rPr>
        <w:t xml:space="preserve">: "Scoring Log - Week 4".</w:t>
      </w:r>
    </w:p>
    <w:p w:rsidR="00000000" w:rsidDel="00000000" w:rsidP="00000000" w:rsidRDefault="00000000" w:rsidRPr="00000000" w14:paraId="000019F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Row 1:</w:t>
      </w:r>
      <w:r w:rsidDel="00000000" w:rsidR="00000000" w:rsidRPr="00000000">
        <w:rPr>
          <w:rFonts w:ascii="Verdana" w:cs="Verdana" w:eastAsia="Verdana" w:hAnsi="Verdana"/>
          <w:sz w:val="20"/>
          <w:szCs w:val="20"/>
          <w:rtl w:val="0"/>
        </w:rPr>
        <w:t xml:space="preserve"> 1:15 PM - J. Chase - 12 Yd Rec (+1.7 pts) - [Credited].</w:t>
      </w:r>
    </w:p>
    <w:p w:rsidR="00000000" w:rsidDel="00000000" w:rsidP="00000000" w:rsidRDefault="00000000" w:rsidRPr="00000000" w14:paraId="000019F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Row 2:</w:t>
      </w:r>
      <w:r w:rsidDel="00000000" w:rsidR="00000000" w:rsidRPr="00000000">
        <w:rPr>
          <w:rFonts w:ascii="Verdana" w:cs="Verdana" w:eastAsia="Verdana" w:hAnsi="Verdana"/>
          <w:sz w:val="20"/>
          <w:szCs w:val="20"/>
          <w:rtl w:val="0"/>
        </w:rPr>
        <w:t xml:space="preserve"> 1:18 PM - J. Chase - 5 Yd Run (+0.5 pts) - [Credited].</w:t>
      </w:r>
    </w:p>
    <w:p w:rsidR="00000000" w:rsidDel="00000000" w:rsidP="00000000" w:rsidRDefault="00000000" w:rsidRPr="00000000" w14:paraId="000019F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Row 3:</w:t>
      </w:r>
      <w:r w:rsidDel="00000000" w:rsidR="00000000" w:rsidRPr="00000000">
        <w:rPr>
          <w:rFonts w:ascii="Verdana" w:cs="Verdana" w:eastAsia="Verdana" w:hAnsi="Verdana"/>
          <w:sz w:val="20"/>
          <w:szCs w:val="20"/>
          <w:rtl w:val="0"/>
        </w:rPr>
        <w:t xml:space="preserve"> 2:30 PM - P. Mahomes - TD Pass (+4.0 pts) - [Not Owned] (Sold at 2:25 PM).</w:t>
      </w:r>
    </w:p>
    <w:p w:rsidR="00000000" w:rsidDel="00000000" w:rsidP="00000000" w:rsidRDefault="00000000" w:rsidRPr="00000000" w14:paraId="000019F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Row 4: </w:t>
      </w:r>
      <w:r w:rsidDel="00000000" w:rsidR="00000000" w:rsidRPr="00000000">
        <w:rPr>
          <w:rFonts w:ascii="Verdana" w:cs="Verdana" w:eastAsia="Verdana" w:hAnsi="Verdana"/>
          <w:sz w:val="20"/>
          <w:szCs w:val="20"/>
          <w:rtl w:val="0"/>
        </w:rPr>
        <w:t xml:space="preserve">3:00 PM - Stat Correction - J. Chase Rec removed (-1.7 pts). </w:t>
      </w:r>
    </w:p>
    <w:p w:rsidR="00000000" w:rsidDel="00000000" w:rsidP="00000000" w:rsidRDefault="00000000" w:rsidRPr="00000000" w14:paraId="000019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19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Actor / Role : System  (F2MX Platform) - System</w:t>
      </w:r>
    </w:p>
    <w:p w:rsidR="00000000" w:rsidDel="00000000" w:rsidP="00000000" w:rsidRDefault="00000000" w:rsidRPr="00000000" w14:paraId="000019FC">
      <w:pPr>
        <w:pStyle w:val="Heading3"/>
        <w:spacing w:after="200" w:lineRule="auto"/>
        <w:ind w:left="0" w:firstLine="0"/>
        <w:rPr>
          <w:sz w:val="20"/>
          <w:szCs w:val="20"/>
        </w:rPr>
      </w:pPr>
      <w:bookmarkStart w:colFirst="0" w:colLast="0" w:name="_o25vdbqp0inu" w:id="162"/>
      <w:bookmarkEnd w:id="162"/>
      <w:r w:rsidDel="00000000" w:rsidR="00000000" w:rsidRPr="00000000">
        <w:rPr>
          <w:b w:val="1"/>
          <w:bCs w:val="1"/>
          <w:rtl w:val="0"/>
        </w:rPr>
        <w:t xml:space="preserve">User story -4.6 Stat Corrections &amp; Finalization</w:t>
      </w:r>
      <w:r w:rsidDel="00000000" w:rsidR="00000000" w:rsidRPr="00000000">
        <w:rPr>
          <w:sz w:val="20"/>
          <w:szCs w:val="20"/>
          <w:rtl w:val="0"/>
        </w:rPr>
        <w:t xml:space="preserve"> </w:t>
      </w:r>
    </w:p>
    <w:p w:rsidR="00000000" w:rsidDel="00000000" w:rsidP="00000000" w:rsidRDefault="00000000" w:rsidRPr="00000000" w14:paraId="000019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a System, I want to process stat corrections from the data provider and update matchup scores accordingly, so that results reflect the official NFL stats.</w:t>
      </w:r>
    </w:p>
    <w:p w:rsidR="00000000" w:rsidDel="00000000" w:rsidP="00000000" w:rsidRDefault="00000000" w:rsidRPr="00000000" w14:paraId="000019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Acceptance Criteria:</w:t>
      </w:r>
    </w:p>
    <w:p w:rsidR="00000000" w:rsidDel="00000000" w:rsidP="00000000" w:rsidRDefault="00000000" w:rsidRPr="00000000" w14:paraId="000019F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Trigger</w:t>
      </w:r>
      <w:r w:rsidDel="00000000" w:rsidR="00000000" w:rsidRPr="00000000">
        <w:rPr>
          <w:rFonts w:ascii="Verdana" w:cs="Verdana" w:eastAsia="Verdana" w:hAnsi="Verdana"/>
          <w:sz w:val="20"/>
          <w:szCs w:val="20"/>
          <w:rtl w:val="0"/>
        </w:rPr>
        <w:t xml:space="preserve">: Data Provider pushes a Stat_Correction event (e.g., lateral changed to pass, yardage adjustment).</w:t>
      </w:r>
    </w:p>
    <w:p w:rsidR="00000000" w:rsidDel="00000000" w:rsidP="00000000" w:rsidRDefault="00000000" w:rsidRPr="00000000" w14:paraId="00001A0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Recalculation</w:t>
      </w:r>
      <w:r w:rsidDel="00000000" w:rsidR="00000000" w:rsidRPr="00000000">
        <w:rPr>
          <w:rFonts w:ascii="Verdana" w:cs="Verdana" w:eastAsia="Verdana" w:hAnsi="Verdana"/>
          <w:sz w:val="20"/>
          <w:szCs w:val="20"/>
          <w:rtl w:val="0"/>
        </w:rPr>
        <w:t xml:space="preserve">: The system identifies all affected matchups and recalculates the Half-PPR score for that specific event.</w:t>
      </w:r>
    </w:p>
    <w:p w:rsidR="00000000" w:rsidDel="00000000" w:rsidP="00000000" w:rsidRDefault="00000000" w:rsidRPr="00000000" w14:paraId="00001A0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Ownership Check</w:t>
      </w:r>
      <w:r w:rsidDel="00000000" w:rsidR="00000000" w:rsidRPr="00000000">
        <w:rPr>
          <w:rFonts w:ascii="Verdana" w:cs="Verdana" w:eastAsia="Verdana" w:hAnsi="Verdana"/>
          <w:sz w:val="20"/>
          <w:szCs w:val="20"/>
          <w:rtl w:val="0"/>
        </w:rPr>
        <w:t xml:space="preserve">: The system re-verifies ownership at the event timestamp (in case the correction changes the event time, though rare).</w:t>
      </w:r>
    </w:p>
    <w:p w:rsidR="00000000" w:rsidDel="00000000" w:rsidP="00000000" w:rsidRDefault="00000000" w:rsidRPr="00000000" w14:paraId="00001A0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Finalization</w:t>
      </w:r>
      <w:r w:rsidDel="00000000" w:rsidR="00000000" w:rsidRPr="00000000">
        <w:rPr>
          <w:rFonts w:ascii="Verdana" w:cs="Verdana" w:eastAsia="Verdana" w:hAnsi="Verdana"/>
          <w:sz w:val="20"/>
          <w:szCs w:val="20"/>
          <w:rtl w:val="0"/>
        </w:rPr>
        <w:t xml:space="preserve">: Scores remain "Provisional" until the Finalization_Window closes (e.g., Tuesday morning or when Provider marks Final). After this, Matchup_Status updates to Final.</w:t>
      </w:r>
    </w:p>
    <w:p w:rsidR="00000000" w:rsidDel="00000000" w:rsidP="00000000" w:rsidRDefault="00000000" w:rsidRPr="00000000" w14:paraId="00001A0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Notification</w:t>
      </w:r>
      <w:r w:rsidDel="00000000" w:rsidR="00000000" w:rsidRPr="00000000">
        <w:rPr>
          <w:rFonts w:ascii="Verdana" w:cs="Verdana" w:eastAsia="Verdana" w:hAnsi="Verdana"/>
          <w:sz w:val="20"/>
          <w:szCs w:val="20"/>
          <w:rtl w:val="0"/>
        </w:rPr>
        <w:t xml:space="preserve">: If a correction changes the Win/Loss outcome, affected users receive a notification.</w:t>
      </w:r>
    </w:p>
    <w:p w:rsidR="00000000" w:rsidDel="00000000" w:rsidP="00000000" w:rsidRDefault="00000000" w:rsidRPr="00000000" w14:paraId="00001A0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Detailed view of the Matchup View (Post-Correction) : </w:t>
      </w:r>
    </w:p>
    <w:p w:rsidR="00000000" w:rsidDel="00000000" w:rsidP="00000000" w:rsidRDefault="00000000" w:rsidRPr="00000000" w14:paraId="00001A05">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Standard Scoreboard.</w:t>
      </w:r>
    </w:p>
    <w:p w:rsidR="00000000" w:rsidDel="00000000" w:rsidP="00000000" w:rsidRDefault="00000000" w:rsidRPr="00000000" w14:paraId="00001A06">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Alert Banner:</w:t>
      </w:r>
      <w:r w:rsidDel="00000000" w:rsidR="00000000" w:rsidRPr="00000000">
        <w:rPr>
          <w:rFonts w:ascii="Verdana" w:cs="Verdana" w:eastAsia="Verdana" w:hAnsi="Verdana"/>
          <w:sz w:val="20"/>
          <w:szCs w:val="20"/>
          <w:rtl w:val="0"/>
        </w:rPr>
        <w:t xml:space="preserve"> "Stat Correction Applied (Tue 4:00 AM)".</w:t>
      </w:r>
    </w:p>
    <w:p w:rsidR="00000000" w:rsidDel="00000000" w:rsidP="00000000" w:rsidRDefault="00000000" w:rsidRPr="00000000" w14:paraId="00001A07">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Detail</w:t>
      </w:r>
      <w:r w:rsidDel="00000000" w:rsidR="00000000" w:rsidRPr="00000000">
        <w:rPr>
          <w:rFonts w:ascii="Verdana" w:cs="Verdana" w:eastAsia="Verdana" w:hAnsi="Verdana"/>
          <w:sz w:val="20"/>
          <w:szCs w:val="20"/>
          <w:rtl w:val="0"/>
        </w:rPr>
        <w:t xml:space="preserve">: "Patrick Mahomes: -10 Passing Yards (-0.4 pts)".</w:t>
      </w:r>
    </w:p>
    <w:p w:rsidR="00000000" w:rsidDel="00000000" w:rsidP="00000000" w:rsidRDefault="00000000" w:rsidRPr="00000000" w14:paraId="00001A08">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Outcome</w:t>
      </w:r>
      <w:r w:rsidDel="00000000" w:rsidR="00000000" w:rsidRPr="00000000">
        <w:rPr>
          <w:rFonts w:ascii="Verdana" w:cs="Verdana" w:eastAsia="Verdana" w:hAnsi="Verdana"/>
          <w:sz w:val="20"/>
          <w:szCs w:val="20"/>
          <w:rtl w:val="0"/>
        </w:rPr>
        <w:t xml:space="preserve">: "Matchup Result Changed: WIN". </w:t>
      </w:r>
    </w:p>
    <w:p w:rsidR="00000000" w:rsidDel="00000000" w:rsidP="00000000" w:rsidRDefault="00000000" w:rsidRPr="00000000" w14:paraId="00001A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1A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Actor / Role : System (F2MX Platform) - System</w:t>
      </w:r>
    </w:p>
    <w:p w:rsidR="00000000" w:rsidDel="00000000" w:rsidP="00000000" w:rsidRDefault="00000000" w:rsidRPr="00000000" w14:paraId="00001A0B">
      <w:pPr>
        <w:pStyle w:val="Heading3"/>
        <w:spacing w:after="200" w:lineRule="auto"/>
        <w:ind w:left="0" w:firstLine="0"/>
        <w:rPr>
          <w:sz w:val="20"/>
          <w:szCs w:val="20"/>
        </w:rPr>
      </w:pPr>
      <w:bookmarkStart w:colFirst="0" w:colLast="0" w:name="_w8t6sheupl02" w:id="163"/>
      <w:bookmarkEnd w:id="163"/>
      <w:r w:rsidDel="00000000" w:rsidR="00000000" w:rsidRPr="00000000">
        <w:rPr>
          <w:b w:val="1"/>
          <w:bCs w:val="1"/>
          <w:rtl w:val="0"/>
        </w:rPr>
        <w:t xml:space="preserve">User story -4.7 Weekly Matchup Ties</w:t>
      </w:r>
      <w:r w:rsidDel="00000000" w:rsidR="00000000" w:rsidRPr="00000000">
        <w:rPr>
          <w:sz w:val="20"/>
          <w:szCs w:val="20"/>
          <w:rtl w:val="0"/>
        </w:rPr>
        <w:t xml:space="preserve"> </w:t>
      </w:r>
    </w:p>
    <w:p w:rsidR="00000000" w:rsidDel="00000000" w:rsidP="00000000" w:rsidRDefault="00000000" w:rsidRPr="00000000" w14:paraId="00001A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a System, I want to handle ties in weekly head-to-head matchups, so that the league standings accurately reflect equal performance.</w:t>
      </w:r>
    </w:p>
    <w:p w:rsidR="00000000" w:rsidDel="00000000" w:rsidP="00000000" w:rsidRDefault="00000000" w:rsidRPr="00000000" w14:paraId="00001A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Acceptance Criteria:</w:t>
      </w:r>
    </w:p>
    <w:p w:rsidR="00000000" w:rsidDel="00000000" w:rsidP="00000000" w:rsidRDefault="00000000" w:rsidRPr="00000000" w14:paraId="00001A0E">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Tie Logic:</w:t>
      </w:r>
      <w:r w:rsidDel="00000000" w:rsidR="00000000" w:rsidRPr="00000000">
        <w:rPr>
          <w:rFonts w:ascii="Verdana" w:cs="Verdana" w:eastAsia="Verdana" w:hAnsi="Verdana"/>
          <w:sz w:val="20"/>
          <w:szCs w:val="20"/>
          <w:rtl w:val="0"/>
        </w:rPr>
        <w:t xml:space="preserve"> If User A Total Points is equal to User B Total Points (down to the decimal), the result is recorded as a Tie.</w:t>
      </w:r>
    </w:p>
    <w:p w:rsidR="00000000" w:rsidDel="00000000" w:rsidP="00000000" w:rsidRDefault="00000000" w:rsidRPr="00000000" w14:paraId="00001A0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No Tie-Breaker (Matchup Level):</w:t>
      </w:r>
      <w:r w:rsidDel="00000000" w:rsidR="00000000" w:rsidRPr="00000000">
        <w:rPr>
          <w:rFonts w:ascii="Verdana" w:cs="Verdana" w:eastAsia="Verdana" w:hAnsi="Verdana"/>
          <w:sz w:val="20"/>
          <w:szCs w:val="20"/>
          <w:rtl w:val="0"/>
        </w:rPr>
        <w:t xml:space="preserve"> The system does not force a winner for the weekly game itself. (Tie-breakers are for Standings/Rankings only).</w:t>
      </w:r>
    </w:p>
    <w:p w:rsidR="00000000" w:rsidDel="00000000" w:rsidP="00000000" w:rsidRDefault="00000000" w:rsidRPr="00000000" w14:paraId="00001A1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Tie Hierarchy : </w:t>
      </w:r>
      <w:r w:rsidDel="00000000" w:rsidR="00000000" w:rsidRPr="00000000">
        <w:rPr>
          <w:rtl w:val="0"/>
        </w:rPr>
      </w:r>
    </w:p>
    <w:p w:rsidR="00000000" w:rsidDel="00000000" w:rsidP="00000000" w:rsidRDefault="00000000" w:rsidRPr="00000000" w14:paraId="00001A11">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1st: </w:t>
      </w:r>
      <w:r w:rsidDel="00000000" w:rsidR="00000000" w:rsidRPr="00000000">
        <w:rPr>
          <w:rFonts w:ascii="Verdana" w:cs="Verdana" w:eastAsia="Verdana" w:hAnsi="Verdana"/>
          <w:sz w:val="20"/>
          <w:szCs w:val="20"/>
          <w:rtl w:val="0"/>
        </w:rPr>
        <w:t xml:space="preserve">Total points scored Year-to-Date.</w:t>
      </w:r>
    </w:p>
    <w:p w:rsidR="00000000" w:rsidDel="00000000" w:rsidP="00000000" w:rsidRDefault="00000000" w:rsidRPr="00000000" w14:paraId="00001A12">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2nd:</w:t>
      </w:r>
      <w:r w:rsidDel="00000000" w:rsidR="00000000" w:rsidRPr="00000000">
        <w:rPr>
          <w:rFonts w:ascii="Verdana" w:cs="Verdana" w:eastAsia="Verdana" w:hAnsi="Verdana"/>
          <w:sz w:val="20"/>
          <w:szCs w:val="20"/>
          <w:rtl w:val="0"/>
        </w:rPr>
        <w:t xml:space="preserve"> Specific position points (QB &gt; RB &gt; WR...).</w:t>
      </w:r>
    </w:p>
    <w:p w:rsidR="00000000" w:rsidDel="00000000" w:rsidP="00000000" w:rsidRDefault="00000000" w:rsidRPr="00000000" w14:paraId="00001A13">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3rd: </w:t>
      </w:r>
      <w:r w:rsidDel="00000000" w:rsidR="00000000" w:rsidRPr="00000000">
        <w:rPr>
          <w:sz w:val="20"/>
          <w:szCs w:val="20"/>
          <w:rtl w:val="0"/>
        </w:rPr>
        <w:t xml:space="preserve">Player Totals across all positions</w:t>
      </w:r>
      <w:r w:rsidDel="00000000" w:rsidR="00000000" w:rsidRPr="00000000">
        <w:rPr>
          <w:rtl w:val="0"/>
        </w:rPr>
      </w:r>
    </w:p>
    <w:p w:rsidR="00000000" w:rsidDel="00000000" w:rsidP="00000000" w:rsidRDefault="00000000" w:rsidRPr="00000000" w14:paraId="00001A14">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b w:val="1"/>
          <w:bCs w:val="1"/>
          <w:rtl w:val="0"/>
        </w:rPr>
        <w:t xml:space="preserve">4th:</w:t>
      </w:r>
      <w:r w:rsidDel="00000000" w:rsidR="00000000" w:rsidRPr="00000000">
        <w:rPr>
          <w:rFonts w:ascii="Verdana" w:cs="Verdana" w:eastAsia="Verdana" w:hAnsi="Verdana"/>
          <w:sz w:val="20"/>
          <w:szCs w:val="20"/>
          <w:rtl w:val="0"/>
        </w:rPr>
        <w:t xml:space="preserve"> Random Coin-Flip.</w:t>
      </w:r>
    </w:p>
    <w:p w:rsidR="00000000" w:rsidDel="00000000" w:rsidP="00000000" w:rsidRDefault="00000000" w:rsidRPr="00000000" w14:paraId="00001A15">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XP Impact:</w:t>
      </w:r>
    </w:p>
    <w:p w:rsidR="00000000" w:rsidDel="00000000" w:rsidP="00000000" w:rsidRDefault="00000000" w:rsidRPr="00000000" w14:paraId="00001A16">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Small XP Gap:</w:t>
      </w:r>
      <w:r w:rsidDel="00000000" w:rsidR="00000000" w:rsidRPr="00000000">
        <w:rPr>
          <w:rFonts w:ascii="Verdana" w:cs="Verdana" w:eastAsia="Verdana" w:hAnsi="Verdana"/>
          <w:sz w:val="20"/>
          <w:szCs w:val="20"/>
          <w:rtl w:val="0"/>
        </w:rPr>
        <w:t xml:space="preserve"> 0 XP change for both.</w:t>
      </w:r>
    </w:p>
    <w:p w:rsidR="00000000" w:rsidDel="00000000" w:rsidP="00000000" w:rsidRDefault="00000000" w:rsidRPr="00000000" w14:paraId="00001A17">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Medium/Large Gap:</w:t>
      </w:r>
      <w:r w:rsidDel="00000000" w:rsidR="00000000" w:rsidRPr="00000000">
        <w:rPr>
          <w:rFonts w:ascii="Verdana" w:cs="Verdana" w:eastAsia="Verdana" w:hAnsi="Verdana"/>
          <w:sz w:val="20"/>
          <w:szCs w:val="20"/>
          <w:rtl w:val="0"/>
        </w:rPr>
        <w:t xml:space="preserve"> Underdog gains small XP, Favorite loses small XP (per Core Rules 8.6).</w:t>
      </w:r>
    </w:p>
    <w:p w:rsidR="00000000" w:rsidDel="00000000" w:rsidP="00000000" w:rsidRDefault="00000000" w:rsidRPr="00000000" w14:paraId="00001A18">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XP Rules : </w:t>
      </w:r>
      <w:r w:rsidDel="00000000" w:rsidR="00000000" w:rsidRPr="00000000">
        <w:rPr>
          <w:rtl w:val="0"/>
        </w:rPr>
      </w:r>
    </w:p>
    <w:tbl>
      <w:tblPr>
        <w:tblStyle w:val="Table112"/>
        <w:tblW w:w="9135.0"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1830"/>
        <w:gridCol w:w="1830"/>
        <w:gridCol w:w="1830"/>
        <w:gridCol w:w="1830"/>
        <w:gridCol w:w="1815"/>
        <w:tblGridChange w:id="0">
          <w:tblGrid>
            <w:gridCol w:w="1830"/>
            <w:gridCol w:w="1830"/>
            <w:gridCol w:w="1830"/>
            <w:gridCol w:w="1830"/>
            <w:gridCol w:w="1815"/>
          </w:tblGrid>
        </w:tblGridChange>
      </w:tblGrid>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19">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Gap Category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1A">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XP Difference (The Gap)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1B">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Match Scenario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1C">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Underdog Result (Lower XP User)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1D">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Favorite Result (Higher XP User)</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1E">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SMALL GAP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1F">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0 – 149 XP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20">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User A Wins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21">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+20 XP</w:t>
            </w:r>
            <w:r w:rsidDel="00000000" w:rsidR="00000000" w:rsidRPr="00000000">
              <w:rPr>
                <w:rFonts w:ascii="Verdana" w:cs="Verdana" w:eastAsia="Verdana" w:hAnsi="Verdana"/>
                <w:sz w:val="20"/>
                <w:szCs w:val="20"/>
                <w:rtl w:val="0"/>
              </w:rPr>
              <w:t xml:space="preserve"> (Winner)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22">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-20 XP</w:t>
            </w:r>
            <w:r w:rsidDel="00000000" w:rsidR="00000000" w:rsidRPr="00000000">
              <w:rPr>
                <w:rFonts w:ascii="Verdana" w:cs="Verdana" w:eastAsia="Verdana" w:hAnsi="Verdana"/>
                <w:sz w:val="20"/>
                <w:szCs w:val="20"/>
                <w:rtl w:val="0"/>
              </w:rPr>
              <w:t xml:space="preserve"> (Loser)</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23">
            <w:pPr>
              <w:rPr>
                <w:rFonts w:ascii="Verdana" w:cs="Verdana" w:eastAsia="Verdana" w:hAnsi="Verdan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24">
            <w:pPr>
              <w:rPr>
                <w:rFonts w:ascii="Verdana" w:cs="Verdana" w:eastAsia="Verdana" w:hAnsi="Verdan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25">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User B Wins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26">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-20 XP</w:t>
            </w:r>
            <w:r w:rsidDel="00000000" w:rsidR="00000000" w:rsidRPr="00000000">
              <w:rPr>
                <w:rFonts w:ascii="Verdana" w:cs="Verdana" w:eastAsia="Verdana" w:hAnsi="Verdana"/>
                <w:sz w:val="20"/>
                <w:szCs w:val="20"/>
                <w:rtl w:val="0"/>
              </w:rPr>
              <w:t xml:space="preserve"> (Loser)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27">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+20 XP</w:t>
            </w:r>
            <w:r w:rsidDel="00000000" w:rsidR="00000000" w:rsidRPr="00000000">
              <w:rPr>
                <w:rFonts w:ascii="Verdana" w:cs="Verdana" w:eastAsia="Verdana" w:hAnsi="Verdana"/>
                <w:sz w:val="20"/>
                <w:szCs w:val="20"/>
                <w:rtl w:val="0"/>
              </w:rPr>
              <w:t xml:space="preserve"> (Winner)</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28">
            <w:pPr>
              <w:rPr>
                <w:rFonts w:ascii="Verdana" w:cs="Verdana" w:eastAsia="Verdana" w:hAnsi="Verdan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29">
            <w:pPr>
              <w:rPr>
                <w:rFonts w:ascii="Verdana" w:cs="Verdana" w:eastAsia="Verdana" w:hAnsi="Verdan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2A">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Tie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2B">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0 XP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2C">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0 XP</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2D">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MEDIUM GAP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2E">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150 – 399 XP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2F">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Underdog Wins</w:t>
            </w:r>
            <w:r w:rsidDel="00000000" w:rsidR="00000000" w:rsidRPr="00000000">
              <w:rPr>
                <w:rFonts w:ascii="Verdana" w:cs="Verdana" w:eastAsia="Verdana" w:hAnsi="Verdana"/>
                <w:sz w:val="20"/>
                <w:szCs w:val="20"/>
                <w:rtl w:val="0"/>
              </w:rPr>
              <w:t xml:space="preserve"> (Upset)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30">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+28 XP</w:t>
            </w:r>
            <w:r w:rsidDel="00000000" w:rsidR="00000000" w:rsidRPr="00000000">
              <w:rPr>
                <w:rFonts w:ascii="Verdana" w:cs="Verdana" w:eastAsia="Verdana" w:hAnsi="Verdana"/>
                <w:sz w:val="20"/>
                <w:szCs w:val="20"/>
                <w:rtl w:val="0"/>
              </w:rPr>
              <w:t xml:space="preserve"> (Bonus)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31">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-28 XP</w:t>
            </w:r>
            <w:r w:rsidDel="00000000" w:rsidR="00000000" w:rsidRPr="00000000">
              <w:rPr>
                <w:rFonts w:ascii="Verdana" w:cs="Verdana" w:eastAsia="Verdana" w:hAnsi="Verdana"/>
                <w:sz w:val="20"/>
                <w:szCs w:val="20"/>
                <w:rtl w:val="0"/>
              </w:rPr>
              <w:t xml:space="preserve"> (Penalty)</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32">
            <w:pPr>
              <w:rPr>
                <w:rFonts w:ascii="Verdana" w:cs="Verdana" w:eastAsia="Verdana" w:hAnsi="Verdan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33">
            <w:pPr>
              <w:rPr>
                <w:rFonts w:ascii="Verdana" w:cs="Verdana" w:eastAsia="Verdana" w:hAnsi="Verdan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34">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Favorite Wins</w:t>
            </w:r>
            <w:r w:rsidDel="00000000" w:rsidR="00000000" w:rsidRPr="00000000">
              <w:rPr>
                <w:rFonts w:ascii="Verdana" w:cs="Verdana" w:eastAsia="Verdana" w:hAnsi="Verdana"/>
                <w:sz w:val="20"/>
                <w:szCs w:val="20"/>
                <w:rtl w:val="0"/>
              </w:rPr>
              <w:t xml:space="preserve"> (Expected)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35">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-14 XP</w:t>
            </w:r>
            <w:r w:rsidDel="00000000" w:rsidR="00000000" w:rsidRPr="00000000">
              <w:rPr>
                <w:rFonts w:ascii="Verdana" w:cs="Verdana" w:eastAsia="Verdana" w:hAnsi="Verdana"/>
                <w:sz w:val="20"/>
                <w:szCs w:val="20"/>
                <w:rtl w:val="0"/>
              </w:rPr>
              <w:t xml:space="preserve"> (Reduced Loss)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36">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+14 XP</w:t>
            </w:r>
            <w:r w:rsidDel="00000000" w:rsidR="00000000" w:rsidRPr="00000000">
              <w:rPr>
                <w:rFonts w:ascii="Verdana" w:cs="Verdana" w:eastAsia="Verdana" w:hAnsi="Verdana"/>
                <w:sz w:val="20"/>
                <w:szCs w:val="20"/>
                <w:rtl w:val="0"/>
              </w:rPr>
              <w:t xml:space="preserve"> (Reduced Win)</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37">
            <w:pPr>
              <w:rPr>
                <w:rFonts w:ascii="Verdana" w:cs="Verdana" w:eastAsia="Verdana" w:hAnsi="Verdan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38">
            <w:pPr>
              <w:rPr>
                <w:rFonts w:ascii="Verdana" w:cs="Verdana" w:eastAsia="Verdana" w:hAnsi="Verdan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39">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Tie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3A">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+4 XP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3B">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-4 XP</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3C">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LARGE GAP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3D">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400+ XP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3E">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Underdog Wins</w:t>
            </w:r>
            <w:r w:rsidDel="00000000" w:rsidR="00000000" w:rsidRPr="00000000">
              <w:rPr>
                <w:rFonts w:ascii="Verdana" w:cs="Verdana" w:eastAsia="Verdana" w:hAnsi="Verdana"/>
                <w:sz w:val="20"/>
                <w:szCs w:val="20"/>
                <w:rtl w:val="0"/>
              </w:rPr>
              <w:t xml:space="preserve"> (Major Upset)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3F">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+40 XP</w:t>
            </w:r>
            <w:r w:rsidDel="00000000" w:rsidR="00000000" w:rsidRPr="00000000">
              <w:rPr>
                <w:rFonts w:ascii="Verdana" w:cs="Verdana" w:eastAsia="Verdana" w:hAnsi="Verdana"/>
                <w:sz w:val="20"/>
                <w:szCs w:val="20"/>
                <w:rtl w:val="0"/>
              </w:rPr>
              <w:t xml:space="preserve"> (Max Bonus)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40">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-40 XP</w:t>
            </w:r>
            <w:r w:rsidDel="00000000" w:rsidR="00000000" w:rsidRPr="00000000">
              <w:rPr>
                <w:rFonts w:ascii="Verdana" w:cs="Verdana" w:eastAsia="Verdana" w:hAnsi="Verdana"/>
                <w:sz w:val="20"/>
                <w:szCs w:val="20"/>
                <w:rtl w:val="0"/>
              </w:rPr>
              <w:t xml:space="preserve"> (Max Penalty)</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41">
            <w:pPr>
              <w:rPr>
                <w:rFonts w:ascii="Verdana" w:cs="Verdana" w:eastAsia="Verdana" w:hAnsi="Verdan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42">
            <w:pPr>
              <w:rPr>
                <w:rFonts w:ascii="Verdana" w:cs="Verdana" w:eastAsia="Verdana" w:hAnsi="Verdan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43">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Favorite Wins</w:t>
            </w:r>
            <w:r w:rsidDel="00000000" w:rsidR="00000000" w:rsidRPr="00000000">
              <w:rPr>
                <w:rFonts w:ascii="Verdana" w:cs="Verdana" w:eastAsia="Verdana" w:hAnsi="Verdana"/>
                <w:sz w:val="20"/>
                <w:szCs w:val="20"/>
                <w:rtl w:val="0"/>
              </w:rPr>
              <w:t xml:space="preserve"> (Expected)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44">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-8 XP</w:t>
            </w:r>
            <w:r w:rsidDel="00000000" w:rsidR="00000000" w:rsidRPr="00000000">
              <w:rPr>
                <w:rFonts w:ascii="Verdana" w:cs="Verdana" w:eastAsia="Verdana" w:hAnsi="Verdana"/>
                <w:sz w:val="20"/>
                <w:szCs w:val="20"/>
                <w:rtl w:val="0"/>
              </w:rPr>
              <w:t xml:space="preserve"> (Min Loss)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45">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+8 XP</w:t>
            </w:r>
            <w:r w:rsidDel="00000000" w:rsidR="00000000" w:rsidRPr="00000000">
              <w:rPr>
                <w:rFonts w:ascii="Verdana" w:cs="Verdana" w:eastAsia="Verdana" w:hAnsi="Verdana"/>
                <w:sz w:val="20"/>
                <w:szCs w:val="20"/>
                <w:rtl w:val="0"/>
              </w:rPr>
              <w:t xml:space="preserve"> (Min Win)</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46">
            <w:pPr>
              <w:rPr>
                <w:rFonts w:ascii="Verdana" w:cs="Verdana" w:eastAsia="Verdana" w:hAnsi="Verdan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47">
            <w:pPr>
              <w:rPr>
                <w:rFonts w:ascii="Verdana" w:cs="Verdana" w:eastAsia="Verdana" w:hAnsi="Verdan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48">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Tie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49">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+8 XP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A4A">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-8 XP</w:t>
            </w:r>
          </w:p>
        </w:tc>
      </w:tr>
    </w:tbl>
    <w:p w:rsidR="00000000" w:rsidDel="00000000" w:rsidP="00000000" w:rsidRDefault="00000000" w:rsidRPr="00000000" w14:paraId="00001A4B">
      <w:pPr>
        <w:ind w:left="2160"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1A4C">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Record Update:</w:t>
      </w:r>
      <w:r w:rsidDel="00000000" w:rsidR="00000000" w:rsidRPr="00000000">
        <w:rPr>
          <w:rFonts w:ascii="Verdana" w:cs="Verdana" w:eastAsia="Verdana" w:hAnsi="Verdana"/>
          <w:sz w:val="20"/>
          <w:szCs w:val="20"/>
          <w:rtl w:val="0"/>
        </w:rPr>
        <w:t xml:space="preserve"> User records update to (Wins-Losses-Ties), e.g., 3-2-1.</w:t>
      </w:r>
    </w:p>
    <w:p w:rsidR="00000000" w:rsidDel="00000000" w:rsidP="00000000" w:rsidRDefault="00000000" w:rsidRPr="00000000" w14:paraId="00001A4D">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Detailed view of the Completed Matchup Screen (Tie).</w:t>
      </w:r>
    </w:p>
    <w:p w:rsidR="00000000" w:rsidDel="00000000" w:rsidP="00000000" w:rsidRDefault="00000000" w:rsidRPr="00000000" w14:paraId="00001A4E">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End User 1 : </w:t>
      </w:r>
    </w:p>
    <w:p w:rsidR="00000000" w:rsidDel="00000000" w:rsidP="00000000" w:rsidRDefault="00000000" w:rsidRPr="00000000" w14:paraId="00001A4F">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User A Avatar</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1A50">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Score: 104.5.</w:t>
      </w:r>
    </w:p>
    <w:p w:rsidR="00000000" w:rsidDel="00000000" w:rsidP="00000000" w:rsidRDefault="00000000" w:rsidRPr="00000000" w14:paraId="00001A51">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Result: TIE.</w:t>
      </w:r>
    </w:p>
    <w:p w:rsidR="00000000" w:rsidDel="00000000" w:rsidP="00000000" w:rsidRDefault="00000000" w:rsidRPr="00000000" w14:paraId="00001A52">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XP: +0.</w:t>
      </w:r>
    </w:p>
    <w:p w:rsidR="00000000" w:rsidDel="00000000" w:rsidP="00000000" w:rsidRDefault="00000000" w:rsidRPr="00000000" w14:paraId="00001A53">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End User 2 (Opponent) : </w:t>
      </w:r>
    </w:p>
    <w:p w:rsidR="00000000" w:rsidDel="00000000" w:rsidP="00000000" w:rsidRDefault="00000000" w:rsidRPr="00000000" w14:paraId="00001A54">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User B Avatar.</w:t>
      </w:r>
    </w:p>
    <w:p w:rsidR="00000000" w:rsidDel="00000000" w:rsidP="00000000" w:rsidRDefault="00000000" w:rsidRPr="00000000" w14:paraId="00001A55">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Score: 104.5.</w:t>
      </w:r>
    </w:p>
    <w:p w:rsidR="00000000" w:rsidDel="00000000" w:rsidP="00000000" w:rsidRDefault="00000000" w:rsidRPr="00000000" w14:paraId="00001A56">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Result: TIE.</w:t>
      </w:r>
    </w:p>
    <w:p w:rsidR="00000000" w:rsidDel="00000000" w:rsidP="00000000" w:rsidRDefault="00000000" w:rsidRPr="00000000" w14:paraId="00001A57">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XP: +0.</w:t>
      </w:r>
    </w:p>
    <w:p w:rsidR="00000000" w:rsidDel="00000000" w:rsidP="00000000" w:rsidRDefault="00000000" w:rsidRPr="00000000" w14:paraId="00001A58">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Text</w:t>
      </w:r>
      <w:r w:rsidDel="00000000" w:rsidR="00000000" w:rsidRPr="00000000">
        <w:rPr>
          <w:rFonts w:ascii="Verdana" w:cs="Verdana" w:eastAsia="Verdana" w:hAnsi="Verdana"/>
          <w:sz w:val="20"/>
          <w:szCs w:val="20"/>
          <w:rtl w:val="0"/>
        </w:rPr>
        <w:t xml:space="preserve">: "Scores are level. Matchup recorded as a Tie." </w:t>
      </w:r>
    </w:p>
    <w:p w:rsidR="00000000" w:rsidDel="00000000" w:rsidP="00000000" w:rsidRDefault="00000000" w:rsidRPr="00000000" w14:paraId="00001A59">
      <w:pPr>
        <w:spacing w:after="20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1A5A">
      <w:pPr>
        <w:spacing w:after="200" w:lineRule="auto"/>
        <w:ind w:left="0" w:firstLine="0"/>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B">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1A5C">
      <w:pPr>
        <w:ind w:left="0" w:firstLine="0"/>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D">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1A5E">
      <w:pPr>
        <w:pStyle w:val="Heading2"/>
        <w:ind w:left="0" w:firstLine="0"/>
        <w:rPr/>
      </w:pPr>
      <w:bookmarkStart w:colFirst="0" w:colLast="0" w:name="_ycxrtv14idhc" w:id="164"/>
      <w:bookmarkEnd w:id="164"/>
      <w:r w:rsidDel="00000000" w:rsidR="00000000" w:rsidRPr="00000000">
        <w:rPr>
          <w:rtl w:val="0"/>
        </w:rPr>
        <w:t xml:space="preserve">Epic 6: XP, Progression, &amp; Standings</w:t>
      </w:r>
    </w:p>
    <w:p w:rsidR="00000000" w:rsidDel="00000000" w:rsidP="00000000" w:rsidRDefault="00000000" w:rsidRPr="00000000" w14:paraId="00001A5F">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Actor / Role : System (F2MX Platform) - System</w:t>
      </w:r>
    </w:p>
    <w:p w:rsidR="00000000" w:rsidDel="00000000" w:rsidP="00000000" w:rsidRDefault="00000000" w:rsidRPr="00000000" w14:paraId="00001A6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22"/>
          <w:szCs w:val="22"/>
        </w:rPr>
      </w:pPr>
      <w:bookmarkStart w:colFirst="0" w:colLast="0" w:name="_yfbeqpe8dmzx" w:id="165"/>
      <w:bookmarkEnd w:id="165"/>
      <w:r w:rsidDel="00000000" w:rsidR="00000000" w:rsidRPr="00000000">
        <w:rPr>
          <w:b w:val="1"/>
          <w:bCs w:val="1"/>
          <w:sz w:val="22"/>
          <w:szCs w:val="22"/>
          <w:rtl w:val="0"/>
        </w:rPr>
        <w:t xml:space="preserve">User story -6.1 XP Calculation Engine (Gap Bands) </w:t>
      </w:r>
    </w:p>
    <w:p w:rsidR="00000000" w:rsidDel="00000000" w:rsidP="00000000" w:rsidRDefault="00000000" w:rsidRPr="00000000" w14:paraId="00001A61">
      <w:pPr>
        <w:rPr/>
      </w:pPr>
      <w:r w:rsidDel="00000000" w:rsidR="00000000" w:rsidRPr="00000000">
        <w:rPr>
          <w:rtl w:val="0"/>
        </w:rPr>
        <w:t xml:space="preserve">As a System, I want to calculate and award Experience Points (XP) after every matchup based on the opponent's skill level (XP Gap), so that users are rewarded fairly for upsets and consistent performance.</w:t>
      </w:r>
    </w:p>
    <w:p w:rsidR="00000000" w:rsidDel="00000000" w:rsidP="00000000" w:rsidRDefault="00000000" w:rsidRPr="00000000" w14:paraId="00001A62">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1A63">
      <w:pPr>
        <w:numPr>
          <w:ilvl w:val="0"/>
          <w:numId w:val="60"/>
        </w:numPr>
        <w:spacing w:after="0" w:afterAutospacing="0"/>
        <w:ind w:left="720" w:hanging="360"/>
        <w:rPr>
          <w:u w:val="none"/>
        </w:rPr>
      </w:pPr>
      <w:r w:rsidDel="00000000" w:rsidR="00000000" w:rsidRPr="00000000">
        <w:rPr>
          <w:b w:val="1"/>
          <w:bCs w:val="1"/>
          <w:rtl w:val="0"/>
        </w:rPr>
        <w:t xml:space="preserve">Trigger</w:t>
      </w:r>
      <w:r w:rsidDel="00000000" w:rsidR="00000000" w:rsidRPr="00000000">
        <w:rPr>
          <w:rtl w:val="0"/>
        </w:rPr>
        <w:t xml:space="preserve">: Matchup Status changes to Final.</w:t>
      </w:r>
    </w:p>
    <w:p w:rsidR="00000000" w:rsidDel="00000000" w:rsidP="00000000" w:rsidRDefault="00000000" w:rsidRPr="00000000" w14:paraId="00001A64">
      <w:pPr>
        <w:numPr>
          <w:ilvl w:val="0"/>
          <w:numId w:val="60"/>
        </w:numPr>
        <w:spacing w:after="0" w:afterAutospacing="0"/>
        <w:ind w:left="720" w:hanging="360"/>
        <w:rPr>
          <w:u w:val="none"/>
        </w:rPr>
      </w:pPr>
      <w:r w:rsidDel="00000000" w:rsidR="00000000" w:rsidRPr="00000000">
        <w:rPr>
          <w:b w:val="1"/>
          <w:bCs w:val="1"/>
          <w:rtl w:val="0"/>
        </w:rPr>
        <w:t xml:space="preserve">XP Floor</w:t>
      </w:r>
      <w:r w:rsidDel="00000000" w:rsidR="00000000" w:rsidRPr="00000000">
        <w:rPr>
          <w:rtl w:val="0"/>
        </w:rPr>
        <w:t xml:space="preserve">: User XP cannot drop below 100. (Users start at 0 but only risk loss once they cross 100).</w:t>
      </w:r>
    </w:p>
    <w:p w:rsidR="00000000" w:rsidDel="00000000" w:rsidP="00000000" w:rsidRDefault="00000000" w:rsidRPr="00000000" w14:paraId="00001A65">
      <w:pPr>
        <w:numPr>
          <w:ilvl w:val="0"/>
          <w:numId w:val="60"/>
        </w:numPr>
        <w:spacing w:after="0" w:afterAutospacing="0"/>
        <w:ind w:left="720" w:hanging="360"/>
        <w:rPr>
          <w:u w:val="none"/>
        </w:rPr>
      </w:pPr>
      <w:r w:rsidDel="00000000" w:rsidR="00000000" w:rsidRPr="00000000">
        <w:rPr>
          <w:b w:val="1"/>
          <w:bCs w:val="1"/>
          <w:rtl w:val="0"/>
        </w:rPr>
        <w:t xml:space="preserve">Gap Calculation</w:t>
      </w:r>
      <w:r w:rsidDel="00000000" w:rsidR="00000000" w:rsidRPr="00000000">
        <w:rPr>
          <w:rtl w:val="0"/>
        </w:rPr>
        <w:t xml:space="preserve">: Gap = ABS(User_XP - Opponent_XP).</w:t>
      </w:r>
    </w:p>
    <w:p w:rsidR="00000000" w:rsidDel="00000000" w:rsidP="00000000" w:rsidRDefault="00000000" w:rsidRPr="00000000" w14:paraId="00001A66">
      <w:pPr>
        <w:numPr>
          <w:ilvl w:val="0"/>
          <w:numId w:val="60"/>
        </w:numPr>
        <w:spacing w:after="0" w:afterAutospacing="0"/>
        <w:ind w:left="720" w:hanging="360"/>
        <w:rPr>
          <w:u w:val="none"/>
        </w:rPr>
      </w:pPr>
      <w:r w:rsidDel="00000000" w:rsidR="00000000" w:rsidRPr="00000000">
        <w:rPr>
          <w:b w:val="1"/>
          <w:bCs w:val="1"/>
          <w:rtl w:val="0"/>
        </w:rPr>
        <w:t xml:space="preserve">Band Logic </w:t>
      </w:r>
      <w:r w:rsidDel="00000000" w:rsidR="00000000" w:rsidRPr="00000000">
        <w:rPr>
          <w:rtl w:val="0"/>
        </w:rPr>
        <w:t xml:space="preserve">(MVP Standard):</w:t>
      </w:r>
    </w:p>
    <w:p w:rsidR="00000000" w:rsidDel="00000000" w:rsidP="00000000" w:rsidRDefault="00000000" w:rsidRPr="00000000" w14:paraId="00001A67">
      <w:pPr>
        <w:numPr>
          <w:ilvl w:val="1"/>
          <w:numId w:val="60"/>
        </w:numPr>
        <w:spacing w:after="0" w:afterAutospacing="0"/>
        <w:ind w:left="1440" w:hanging="360"/>
        <w:rPr>
          <w:u w:val="none"/>
        </w:rPr>
      </w:pPr>
      <w:r w:rsidDel="00000000" w:rsidR="00000000" w:rsidRPr="00000000">
        <w:rPr>
          <w:b w:val="1"/>
          <w:bCs w:val="1"/>
          <w:rtl w:val="0"/>
        </w:rPr>
        <w:t xml:space="preserve">Small Gap (0-149):</w:t>
      </w:r>
      <w:r w:rsidDel="00000000" w:rsidR="00000000" w:rsidRPr="00000000">
        <w:rPr>
          <w:rtl w:val="0"/>
        </w:rPr>
        <w:t xml:space="preserve"> Winner +20 / Loser -20.</w:t>
      </w:r>
    </w:p>
    <w:p w:rsidR="00000000" w:rsidDel="00000000" w:rsidP="00000000" w:rsidRDefault="00000000" w:rsidRPr="00000000" w14:paraId="00001A68">
      <w:pPr>
        <w:numPr>
          <w:ilvl w:val="1"/>
          <w:numId w:val="60"/>
        </w:numPr>
        <w:spacing w:after="0" w:afterAutospacing="0"/>
        <w:ind w:left="1440" w:hanging="360"/>
        <w:rPr>
          <w:u w:val="none"/>
        </w:rPr>
      </w:pPr>
      <w:r w:rsidDel="00000000" w:rsidR="00000000" w:rsidRPr="00000000">
        <w:rPr>
          <w:b w:val="1"/>
          <w:bCs w:val="1"/>
          <w:rtl w:val="0"/>
        </w:rPr>
        <w:t xml:space="preserve">Medium Gap (150-399):</w:t>
      </w:r>
      <w:r w:rsidDel="00000000" w:rsidR="00000000" w:rsidRPr="00000000">
        <w:rPr>
          <w:rtl w:val="0"/>
        </w:rPr>
        <w:t xml:space="preserve"> Underdog Win +28 / Favorite Loss -28. Favorite Win +14 / Underdog Loss -14.</w:t>
      </w:r>
    </w:p>
    <w:p w:rsidR="00000000" w:rsidDel="00000000" w:rsidP="00000000" w:rsidRDefault="00000000" w:rsidRPr="00000000" w14:paraId="00001A69">
      <w:pPr>
        <w:numPr>
          <w:ilvl w:val="1"/>
          <w:numId w:val="60"/>
        </w:numPr>
        <w:spacing w:after="0" w:afterAutospacing="0"/>
        <w:ind w:left="1440" w:hanging="360"/>
        <w:rPr>
          <w:u w:val="none"/>
        </w:rPr>
      </w:pPr>
      <w:r w:rsidDel="00000000" w:rsidR="00000000" w:rsidRPr="00000000">
        <w:rPr>
          <w:b w:val="1"/>
          <w:bCs w:val="1"/>
          <w:rtl w:val="0"/>
        </w:rPr>
        <w:t xml:space="preserve">Large Gap (400+):</w:t>
      </w:r>
      <w:r w:rsidDel="00000000" w:rsidR="00000000" w:rsidRPr="00000000">
        <w:rPr>
          <w:rtl w:val="0"/>
        </w:rPr>
        <w:t xml:space="preserve"> Underdog Win +40 / Favorite Loss -40. Favorite Win +8 / Underdog Loss -8.</w:t>
      </w:r>
    </w:p>
    <w:p w:rsidR="00000000" w:rsidDel="00000000" w:rsidP="00000000" w:rsidRDefault="00000000" w:rsidRPr="00000000" w14:paraId="00001A6A">
      <w:pPr>
        <w:numPr>
          <w:ilvl w:val="0"/>
          <w:numId w:val="60"/>
        </w:numPr>
        <w:spacing w:after="0" w:afterAutospacing="0"/>
        <w:ind w:left="720" w:hanging="360"/>
        <w:rPr>
          <w:u w:val="none"/>
        </w:rPr>
      </w:pPr>
      <w:r w:rsidDel="00000000" w:rsidR="00000000" w:rsidRPr="00000000">
        <w:rPr>
          <w:b w:val="1"/>
          <w:bCs w:val="1"/>
          <w:rtl w:val="0"/>
        </w:rPr>
        <w:t xml:space="preserve">Tie Logic</w:t>
      </w:r>
      <w:r w:rsidDel="00000000" w:rsidR="00000000" w:rsidRPr="00000000">
        <w:rPr>
          <w:rtl w:val="0"/>
        </w:rPr>
        <w:t xml:space="preserve">:</w:t>
      </w:r>
    </w:p>
    <w:p w:rsidR="00000000" w:rsidDel="00000000" w:rsidP="00000000" w:rsidRDefault="00000000" w:rsidRPr="00000000" w14:paraId="00001A6B">
      <w:pPr>
        <w:numPr>
          <w:ilvl w:val="1"/>
          <w:numId w:val="60"/>
        </w:numPr>
        <w:spacing w:after="0" w:afterAutospacing="0"/>
        <w:ind w:left="1440" w:hanging="360"/>
        <w:rPr>
          <w:u w:val="none"/>
        </w:rPr>
      </w:pPr>
      <w:r w:rsidDel="00000000" w:rsidR="00000000" w:rsidRPr="00000000">
        <w:rPr>
          <w:b w:val="1"/>
          <w:bCs w:val="1"/>
          <w:rtl w:val="0"/>
        </w:rPr>
        <w:t xml:space="preserve">Small Gap:</w:t>
      </w:r>
      <w:r w:rsidDel="00000000" w:rsidR="00000000" w:rsidRPr="00000000">
        <w:rPr>
          <w:rtl w:val="0"/>
        </w:rPr>
        <w:t xml:space="preserve"> 0 XP change.</w:t>
      </w:r>
    </w:p>
    <w:p w:rsidR="00000000" w:rsidDel="00000000" w:rsidP="00000000" w:rsidRDefault="00000000" w:rsidRPr="00000000" w14:paraId="00001A6C">
      <w:pPr>
        <w:numPr>
          <w:ilvl w:val="1"/>
          <w:numId w:val="60"/>
        </w:numPr>
        <w:spacing w:after="0" w:afterAutospacing="0"/>
        <w:ind w:left="1440" w:hanging="360"/>
        <w:rPr>
          <w:u w:val="none"/>
        </w:rPr>
      </w:pPr>
      <w:r w:rsidDel="00000000" w:rsidR="00000000" w:rsidRPr="00000000">
        <w:rPr>
          <w:b w:val="1"/>
          <w:bCs w:val="1"/>
          <w:rtl w:val="0"/>
        </w:rPr>
        <w:t xml:space="preserve">Medium Gap:</w:t>
      </w:r>
      <w:r w:rsidDel="00000000" w:rsidR="00000000" w:rsidRPr="00000000">
        <w:rPr>
          <w:rtl w:val="0"/>
        </w:rPr>
        <w:t xml:space="preserve"> Underdog +4 / Favorite -4.</w:t>
      </w:r>
    </w:p>
    <w:p w:rsidR="00000000" w:rsidDel="00000000" w:rsidP="00000000" w:rsidRDefault="00000000" w:rsidRPr="00000000" w14:paraId="00001A6D">
      <w:pPr>
        <w:numPr>
          <w:ilvl w:val="1"/>
          <w:numId w:val="60"/>
        </w:numPr>
        <w:spacing w:after="0" w:afterAutospacing="0"/>
        <w:ind w:left="1440" w:hanging="360"/>
        <w:rPr>
          <w:u w:val="none"/>
        </w:rPr>
      </w:pPr>
      <w:r w:rsidDel="00000000" w:rsidR="00000000" w:rsidRPr="00000000">
        <w:rPr>
          <w:b w:val="1"/>
          <w:bCs w:val="1"/>
          <w:rtl w:val="0"/>
        </w:rPr>
        <w:t xml:space="preserve">Large Gap:</w:t>
      </w:r>
      <w:r w:rsidDel="00000000" w:rsidR="00000000" w:rsidRPr="00000000">
        <w:rPr>
          <w:rtl w:val="0"/>
        </w:rPr>
        <w:t xml:space="preserve"> Underdog +8 / Favorite -8.</w:t>
      </w:r>
    </w:p>
    <w:p w:rsidR="00000000" w:rsidDel="00000000" w:rsidP="00000000" w:rsidRDefault="00000000" w:rsidRPr="00000000" w14:paraId="00001A6E">
      <w:pPr>
        <w:numPr>
          <w:ilvl w:val="0"/>
          <w:numId w:val="60"/>
        </w:numPr>
        <w:spacing w:after="0" w:afterAutospacing="0"/>
        <w:ind w:left="720" w:hanging="360"/>
        <w:rPr>
          <w:u w:val="none"/>
        </w:rPr>
      </w:pPr>
      <w:r w:rsidDel="00000000" w:rsidR="00000000" w:rsidRPr="00000000">
        <w:rPr>
          <w:b w:val="1"/>
          <w:bCs w:val="1"/>
          <w:rtl w:val="0"/>
        </w:rPr>
        <w:t xml:space="preserve">Persistence</w:t>
      </w:r>
      <w:r w:rsidDel="00000000" w:rsidR="00000000" w:rsidRPr="00000000">
        <w:rPr>
          <w:rtl w:val="0"/>
        </w:rPr>
        <w:t xml:space="preserve">: XP updates the User's global profile immediately and persists across seasons.</w:t>
      </w:r>
    </w:p>
    <w:p w:rsidR="00000000" w:rsidDel="00000000" w:rsidP="00000000" w:rsidRDefault="00000000" w:rsidRPr="00000000" w14:paraId="00001A6F">
      <w:pPr>
        <w:numPr>
          <w:ilvl w:val="0"/>
          <w:numId w:val="60"/>
        </w:numPr>
        <w:spacing w:after="0" w:afterAutospacing="0"/>
        <w:ind w:left="720" w:hanging="360"/>
        <w:rPr>
          <w:u w:val="none"/>
        </w:rPr>
      </w:pPr>
      <w:r w:rsidDel="00000000" w:rsidR="00000000" w:rsidRPr="00000000">
        <w:rPr>
          <w:b w:val="1"/>
          <w:bCs w:val="1"/>
          <w:rtl w:val="0"/>
        </w:rPr>
        <w:t xml:space="preserve">Detailed view of the Matchup Result / XP Toast</w:t>
      </w:r>
      <w:r w:rsidDel="00000000" w:rsidR="00000000" w:rsidRPr="00000000">
        <w:rPr>
          <w:rtl w:val="0"/>
        </w:rPr>
        <w:t xml:space="preserve">.</w:t>
      </w:r>
    </w:p>
    <w:p w:rsidR="00000000" w:rsidDel="00000000" w:rsidP="00000000" w:rsidRDefault="00000000" w:rsidRPr="00000000" w14:paraId="00001A70">
      <w:pPr>
        <w:numPr>
          <w:ilvl w:val="1"/>
          <w:numId w:val="60"/>
        </w:numPr>
        <w:spacing w:after="0" w:afterAutospacing="0"/>
        <w:ind w:left="1440" w:hanging="360"/>
        <w:rPr>
          <w:u w:val="none"/>
        </w:rPr>
      </w:pPr>
      <w:r w:rsidDel="00000000" w:rsidR="00000000" w:rsidRPr="00000000">
        <w:rPr>
          <w:b w:val="1"/>
          <w:bCs w:val="1"/>
          <w:rtl w:val="0"/>
        </w:rPr>
        <w:t xml:space="preserve">Result</w:t>
      </w:r>
      <w:r w:rsidDel="00000000" w:rsidR="00000000" w:rsidRPr="00000000">
        <w:rPr>
          <w:rtl w:val="0"/>
        </w:rPr>
        <w:t xml:space="preserve">: "VICTORY!" (Gold Text).</w:t>
      </w:r>
    </w:p>
    <w:p w:rsidR="00000000" w:rsidDel="00000000" w:rsidP="00000000" w:rsidRDefault="00000000" w:rsidRPr="00000000" w14:paraId="00001A71">
      <w:pPr>
        <w:numPr>
          <w:ilvl w:val="1"/>
          <w:numId w:val="60"/>
        </w:numPr>
        <w:spacing w:after="0" w:afterAutospacing="0"/>
        <w:ind w:left="1440" w:hanging="360"/>
        <w:rPr>
          <w:u w:val="none"/>
        </w:rPr>
      </w:pPr>
      <w:r w:rsidDel="00000000" w:rsidR="00000000" w:rsidRPr="00000000">
        <w:rPr>
          <w:b w:val="1"/>
          <w:bCs w:val="1"/>
          <w:rtl w:val="0"/>
        </w:rPr>
        <w:t xml:space="preserve">Opponent</w:t>
      </w:r>
      <w:r w:rsidDel="00000000" w:rsidR="00000000" w:rsidRPr="00000000">
        <w:rPr>
          <w:rtl w:val="0"/>
        </w:rPr>
        <w:t xml:space="preserve">: "Beat [UserB] (Pro Tier)".</w:t>
      </w:r>
    </w:p>
    <w:p w:rsidR="00000000" w:rsidDel="00000000" w:rsidP="00000000" w:rsidRDefault="00000000" w:rsidRPr="00000000" w14:paraId="00001A72">
      <w:pPr>
        <w:numPr>
          <w:ilvl w:val="1"/>
          <w:numId w:val="60"/>
        </w:numPr>
        <w:spacing w:after="0" w:afterAutospacing="0"/>
        <w:ind w:left="1440" w:hanging="360"/>
        <w:rPr>
          <w:u w:val="none"/>
        </w:rPr>
      </w:pPr>
      <w:r w:rsidDel="00000000" w:rsidR="00000000" w:rsidRPr="00000000">
        <w:rPr>
          <w:b w:val="1"/>
          <w:bCs w:val="1"/>
          <w:rtl w:val="0"/>
        </w:rPr>
        <w:t xml:space="preserve">Context</w:t>
      </w:r>
      <w:r w:rsidDel="00000000" w:rsidR="00000000" w:rsidRPr="00000000">
        <w:rPr>
          <w:rtl w:val="0"/>
        </w:rPr>
        <w:t xml:space="preserve">: "Upset Win (Medium Gap)".</w:t>
      </w:r>
    </w:p>
    <w:p w:rsidR="00000000" w:rsidDel="00000000" w:rsidP="00000000" w:rsidRDefault="00000000" w:rsidRPr="00000000" w14:paraId="00001A73">
      <w:pPr>
        <w:numPr>
          <w:ilvl w:val="1"/>
          <w:numId w:val="60"/>
        </w:numPr>
        <w:spacing w:after="0" w:afterAutospacing="0"/>
        <w:ind w:left="1440" w:hanging="360"/>
        <w:rPr>
          <w:u w:val="none"/>
        </w:rPr>
      </w:pPr>
      <w:r w:rsidDel="00000000" w:rsidR="00000000" w:rsidRPr="00000000">
        <w:rPr>
          <w:b w:val="1"/>
          <w:bCs w:val="1"/>
          <w:rtl w:val="0"/>
        </w:rPr>
        <w:t xml:space="preserve">XP Gained</w:t>
      </w:r>
      <w:r w:rsidDel="00000000" w:rsidR="00000000" w:rsidRPr="00000000">
        <w:rPr>
          <w:rtl w:val="0"/>
        </w:rPr>
        <w:t xml:space="preserve">: "+28 XP".</w:t>
      </w:r>
    </w:p>
    <w:p w:rsidR="00000000" w:rsidDel="00000000" w:rsidP="00000000" w:rsidRDefault="00000000" w:rsidRPr="00000000" w14:paraId="00001A74">
      <w:pPr>
        <w:numPr>
          <w:ilvl w:val="1"/>
          <w:numId w:val="60"/>
        </w:numPr>
        <w:spacing w:after="0" w:afterAutospacing="0"/>
        <w:ind w:left="1440" w:hanging="360"/>
        <w:rPr>
          <w:u w:val="none"/>
        </w:rPr>
      </w:pPr>
      <w:r w:rsidDel="00000000" w:rsidR="00000000" w:rsidRPr="00000000">
        <w:rPr>
          <w:b w:val="1"/>
          <w:bCs w:val="1"/>
          <w:rtl w:val="0"/>
        </w:rPr>
        <w:t xml:space="preserve">Total XP</w:t>
      </w:r>
      <w:r w:rsidDel="00000000" w:rsidR="00000000" w:rsidRPr="00000000">
        <w:rPr>
          <w:rtl w:val="0"/>
        </w:rPr>
        <w:t xml:space="preserve">: "1,245 XP".</w:t>
      </w:r>
    </w:p>
    <w:p w:rsidR="00000000" w:rsidDel="00000000" w:rsidP="00000000" w:rsidRDefault="00000000" w:rsidRPr="00000000" w14:paraId="00001A75">
      <w:pPr>
        <w:numPr>
          <w:ilvl w:val="1"/>
          <w:numId w:val="60"/>
        </w:numPr>
        <w:ind w:left="1440" w:hanging="360"/>
        <w:rPr>
          <w:u w:val="none"/>
        </w:rPr>
      </w:pPr>
      <w:r w:rsidDel="00000000" w:rsidR="00000000" w:rsidRPr="00000000">
        <w:rPr>
          <w:b w:val="1"/>
          <w:bCs w:val="1"/>
          <w:rtl w:val="0"/>
        </w:rPr>
        <w:t xml:space="preserve">Progress</w:t>
      </w:r>
      <w:r w:rsidDel="00000000" w:rsidR="00000000" w:rsidRPr="00000000">
        <w:rPr>
          <w:rtl w:val="0"/>
        </w:rPr>
        <w:t xml:space="preserve">: Visual bar filling slightly toward the next tier. </w:t>
      </w:r>
    </w:p>
    <w:p w:rsidR="00000000" w:rsidDel="00000000" w:rsidP="00000000" w:rsidRDefault="00000000" w:rsidRPr="00000000" w14:paraId="00001A76">
      <w:pPr>
        <w:ind w:left="0" w:firstLine="0"/>
        <w:rPr/>
      </w:pPr>
      <w:r w:rsidDel="00000000" w:rsidR="00000000" w:rsidRPr="00000000">
        <w:rPr>
          <w:rtl w:val="0"/>
        </w:rPr>
      </w:r>
    </w:p>
    <w:p w:rsidR="00000000" w:rsidDel="00000000" w:rsidP="00000000" w:rsidRDefault="00000000" w:rsidRPr="00000000" w14:paraId="00001A77">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Actor / Role : System (F2MX Platform) - User</w:t>
      </w:r>
    </w:p>
    <w:p w:rsidR="00000000" w:rsidDel="00000000" w:rsidP="00000000" w:rsidRDefault="00000000" w:rsidRPr="00000000" w14:paraId="00001A78">
      <w:pPr>
        <w:pStyle w:val="Heading3"/>
        <w:rPr/>
      </w:pPr>
      <w:bookmarkStart w:colFirst="0" w:colLast="0" w:name="_u71b2ck77myl" w:id="166"/>
      <w:bookmarkEnd w:id="166"/>
      <w:r w:rsidDel="00000000" w:rsidR="00000000" w:rsidRPr="00000000">
        <w:rPr>
          <w:b w:val="1"/>
          <w:bCs w:val="1"/>
          <w:sz w:val="22"/>
          <w:szCs w:val="22"/>
          <w:rtl w:val="0"/>
        </w:rPr>
        <w:t xml:space="preserve">User story </w:t>
      </w:r>
      <w:r w:rsidDel="00000000" w:rsidR="00000000" w:rsidRPr="00000000">
        <w:rPr>
          <w:rtl w:val="0"/>
        </w:rPr>
        <w:t xml:space="preserve">-</w:t>
      </w:r>
      <w:r w:rsidDel="00000000" w:rsidR="00000000" w:rsidRPr="00000000">
        <w:rPr>
          <w:b w:val="1"/>
          <w:bCs w:val="1"/>
          <w:sz w:val="22"/>
          <w:szCs w:val="22"/>
          <w:rtl w:val="0"/>
        </w:rPr>
        <w:t xml:space="preserve">6.2 XP Summary &amp; Tier Status</w:t>
      </w:r>
      <w:r w:rsidDel="00000000" w:rsidR="00000000" w:rsidRPr="00000000">
        <w:rPr>
          <w:rtl w:val="0"/>
        </w:rPr>
        <w:t xml:space="preserve"> </w:t>
      </w:r>
    </w:p>
    <w:p w:rsidR="00000000" w:rsidDel="00000000" w:rsidP="00000000" w:rsidRDefault="00000000" w:rsidRPr="00000000" w14:paraId="00001A79">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a User, I want to view my cumulative XP and current Tier status, so that I understand my skill ranking on the platform and progress toward the next level.</w:t>
      </w:r>
    </w:p>
    <w:p w:rsidR="00000000" w:rsidDel="00000000" w:rsidP="00000000" w:rsidRDefault="00000000" w:rsidRPr="00000000" w14:paraId="00001A7A">
      <w:pPr>
        <w:ind w:left="0" w:firstLine="0"/>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1A7B">
      <w:pPr>
        <w:numPr>
          <w:ilvl w:val="0"/>
          <w:numId w:val="73"/>
        </w:numPr>
        <w:spacing w:after="0" w:afterAutospacing="0"/>
        <w:ind w:left="720" w:hanging="360"/>
        <w:rPr>
          <w:rFonts w:ascii="Verdana" w:cs="Verdana" w:eastAsia="Verdana" w:hAnsi="Verdana"/>
          <w:sz w:val="20"/>
          <w:szCs w:val="20"/>
          <w:u w:val="none"/>
        </w:rPr>
      </w:pPr>
      <w:r w:rsidDel="00000000" w:rsidR="00000000" w:rsidRPr="00000000">
        <w:rPr>
          <w:b w:val="1"/>
          <w:bCs w:val="1"/>
          <w:sz w:val="20"/>
          <w:szCs w:val="20"/>
          <w:rtl w:val="0"/>
        </w:rPr>
        <w:t xml:space="preserve">Tier Definitions</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1A7C">
      <w:pPr>
        <w:numPr>
          <w:ilvl w:val="1"/>
          <w:numId w:val="73"/>
        </w:numPr>
        <w:spacing w:after="0" w:afterAutospacing="0"/>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Rookie: 0 – 499 XP.</w:t>
      </w:r>
    </w:p>
    <w:p w:rsidR="00000000" w:rsidDel="00000000" w:rsidP="00000000" w:rsidRDefault="00000000" w:rsidRPr="00000000" w14:paraId="00001A7D">
      <w:pPr>
        <w:numPr>
          <w:ilvl w:val="1"/>
          <w:numId w:val="73"/>
        </w:numPr>
        <w:spacing w:after="0" w:afterAutospacing="0"/>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Amateur: 500 – 999 XP.</w:t>
      </w:r>
    </w:p>
    <w:p w:rsidR="00000000" w:rsidDel="00000000" w:rsidP="00000000" w:rsidRDefault="00000000" w:rsidRPr="00000000" w14:paraId="00001A7E">
      <w:pPr>
        <w:numPr>
          <w:ilvl w:val="1"/>
          <w:numId w:val="73"/>
        </w:numPr>
        <w:spacing w:after="0" w:afterAutospacing="0"/>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 1,000 – 1,499 XP.</w:t>
      </w:r>
    </w:p>
    <w:p w:rsidR="00000000" w:rsidDel="00000000" w:rsidP="00000000" w:rsidRDefault="00000000" w:rsidRPr="00000000" w14:paraId="00001A7F">
      <w:pPr>
        <w:numPr>
          <w:ilvl w:val="1"/>
          <w:numId w:val="73"/>
        </w:numPr>
        <w:spacing w:after="0" w:afterAutospacing="0"/>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Coordinator: 1,500 – 1,999 XP.</w:t>
      </w:r>
    </w:p>
    <w:p w:rsidR="00000000" w:rsidDel="00000000" w:rsidP="00000000" w:rsidRDefault="00000000" w:rsidRPr="00000000" w14:paraId="00001A80">
      <w:pPr>
        <w:numPr>
          <w:ilvl w:val="1"/>
          <w:numId w:val="73"/>
        </w:numPr>
        <w:spacing w:after="0" w:afterAutospacing="0"/>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Head Coach: 2,000+ XP.</w:t>
      </w:r>
    </w:p>
    <w:p w:rsidR="00000000" w:rsidDel="00000000" w:rsidP="00000000" w:rsidRDefault="00000000" w:rsidRPr="00000000" w14:paraId="00001A81">
      <w:pPr>
        <w:numPr>
          <w:ilvl w:val="0"/>
          <w:numId w:val="73"/>
        </w:numPr>
        <w:spacing w:after="0" w:afterAutospacing="0"/>
        <w:ind w:left="720" w:hanging="360"/>
        <w:rPr>
          <w:rFonts w:ascii="Verdana" w:cs="Verdana" w:eastAsia="Verdana" w:hAnsi="Verdana"/>
          <w:sz w:val="20"/>
          <w:szCs w:val="20"/>
          <w:u w:val="none"/>
        </w:rPr>
      </w:pPr>
      <w:r w:rsidDel="00000000" w:rsidR="00000000" w:rsidRPr="00000000">
        <w:rPr>
          <w:b w:val="1"/>
          <w:bCs w:val="1"/>
          <w:sz w:val="20"/>
          <w:szCs w:val="20"/>
          <w:rtl w:val="0"/>
        </w:rPr>
        <w:t xml:space="preserve">Display</w:t>
      </w:r>
      <w:r w:rsidDel="00000000" w:rsidR="00000000" w:rsidRPr="00000000">
        <w:rPr>
          <w:rFonts w:ascii="Verdana" w:cs="Verdana" w:eastAsia="Verdana" w:hAnsi="Verdana"/>
          <w:sz w:val="20"/>
          <w:szCs w:val="20"/>
          <w:rtl w:val="0"/>
        </w:rPr>
        <w:t xml:space="preserve">: Show Current Tier Name, Badge/Icon, and numeric XP Total.</w:t>
      </w:r>
    </w:p>
    <w:p w:rsidR="00000000" w:rsidDel="00000000" w:rsidP="00000000" w:rsidRDefault="00000000" w:rsidRPr="00000000" w14:paraId="00001A82">
      <w:pPr>
        <w:numPr>
          <w:ilvl w:val="0"/>
          <w:numId w:val="73"/>
        </w:numPr>
        <w:spacing w:after="0" w:afterAutospacing="0"/>
        <w:ind w:left="720" w:hanging="360"/>
        <w:rPr>
          <w:rFonts w:ascii="Verdana" w:cs="Verdana" w:eastAsia="Verdana" w:hAnsi="Verdana"/>
          <w:sz w:val="20"/>
          <w:szCs w:val="20"/>
          <w:u w:val="none"/>
        </w:rPr>
      </w:pPr>
      <w:r w:rsidDel="00000000" w:rsidR="00000000" w:rsidRPr="00000000">
        <w:rPr>
          <w:b w:val="1"/>
          <w:bCs w:val="1"/>
          <w:sz w:val="20"/>
          <w:szCs w:val="20"/>
          <w:rtl w:val="0"/>
        </w:rPr>
        <w:t xml:space="preserve">Progression</w:t>
      </w:r>
      <w:r w:rsidDel="00000000" w:rsidR="00000000" w:rsidRPr="00000000">
        <w:rPr>
          <w:rFonts w:ascii="Verdana" w:cs="Verdana" w:eastAsia="Verdana" w:hAnsi="Verdana"/>
          <w:sz w:val="20"/>
          <w:szCs w:val="20"/>
          <w:rtl w:val="0"/>
        </w:rPr>
        <w:t xml:space="preserve">: Show "XP to Next Tier" (e.g., "255 XP to Coordinator").</w:t>
      </w:r>
    </w:p>
    <w:p w:rsidR="00000000" w:rsidDel="00000000" w:rsidP="00000000" w:rsidRDefault="00000000" w:rsidRPr="00000000" w14:paraId="00001A83">
      <w:pPr>
        <w:numPr>
          <w:ilvl w:val="0"/>
          <w:numId w:val="73"/>
        </w:numPr>
        <w:spacing w:after="0" w:afterAutospacing="0"/>
        <w:ind w:left="720" w:hanging="360"/>
        <w:rPr>
          <w:rFonts w:ascii="Verdana" w:cs="Verdana" w:eastAsia="Verdana" w:hAnsi="Verdana"/>
          <w:sz w:val="20"/>
          <w:szCs w:val="20"/>
          <w:u w:val="none"/>
        </w:rPr>
      </w:pPr>
      <w:r w:rsidDel="00000000" w:rsidR="00000000" w:rsidRPr="00000000">
        <w:rPr>
          <w:b w:val="1"/>
          <w:bCs w:val="1"/>
          <w:sz w:val="20"/>
          <w:szCs w:val="20"/>
          <w:rtl w:val="0"/>
        </w:rPr>
        <w:t xml:space="preserve">History</w:t>
      </w:r>
      <w:r w:rsidDel="00000000" w:rsidR="00000000" w:rsidRPr="00000000">
        <w:rPr>
          <w:rFonts w:ascii="Verdana" w:cs="Verdana" w:eastAsia="Verdana" w:hAnsi="Verdana"/>
          <w:sz w:val="20"/>
          <w:szCs w:val="20"/>
          <w:rtl w:val="0"/>
        </w:rPr>
        <w:t xml:space="preserve">: Display a chronological list of recent XP changes (Matchup Result, Date, Amount).</w:t>
      </w:r>
    </w:p>
    <w:p w:rsidR="00000000" w:rsidDel="00000000" w:rsidP="00000000" w:rsidRDefault="00000000" w:rsidRPr="00000000" w14:paraId="00001A84">
      <w:pPr>
        <w:numPr>
          <w:ilvl w:val="0"/>
          <w:numId w:val="73"/>
        </w:numPr>
        <w:spacing w:after="0" w:afterAutospacing="0"/>
        <w:ind w:left="720" w:hanging="360"/>
        <w:rPr>
          <w:u w:val="none"/>
        </w:rPr>
      </w:pPr>
      <w:r w:rsidDel="00000000" w:rsidR="00000000" w:rsidRPr="00000000">
        <w:rPr>
          <w:b w:val="1"/>
          <w:bCs w:val="1"/>
          <w:rtl w:val="0"/>
        </w:rPr>
        <w:t xml:space="preserve">XP Floor Visibility:</w:t>
      </w:r>
      <w:r w:rsidDel="00000000" w:rsidR="00000000" w:rsidRPr="00000000">
        <w:rPr>
          <w:rtl w:val="0"/>
        </w:rPr>
        <w:t xml:space="preserve"> The UI must display the user's minimum protected XP level (the "XP Floor") so they clearly understand that losses will not drop their score below that threshold</w:t>
      </w:r>
    </w:p>
    <w:p w:rsidR="00000000" w:rsidDel="00000000" w:rsidP="00000000" w:rsidRDefault="00000000" w:rsidRPr="00000000" w14:paraId="00001A85">
      <w:pPr>
        <w:numPr>
          <w:ilvl w:val="0"/>
          <w:numId w:val="73"/>
        </w:numPr>
        <w:spacing w:after="0" w:afterAutospacing="0"/>
        <w:ind w:left="720" w:hanging="360"/>
        <w:rPr>
          <w:u w:val="none"/>
        </w:rPr>
      </w:pPr>
      <w:r w:rsidDel="00000000" w:rsidR="00000000" w:rsidRPr="00000000">
        <w:rPr>
          <w:b w:val="1"/>
          <w:bCs w:val="1"/>
          <w:rtl w:val="0"/>
        </w:rPr>
        <w:t xml:space="preserve">League-Level Breakdown: </w:t>
      </w:r>
      <w:r w:rsidDel="00000000" w:rsidR="00000000" w:rsidRPr="00000000">
        <w:rPr>
          <w:rtl w:val="0"/>
        </w:rPr>
        <w:t xml:space="preserve">For multi-league participants, the system must display an aggregated breakdown of how much total XP was earned from each specific league (e.g., "Office League: +450 XP").</w:t>
      </w:r>
    </w:p>
    <w:p w:rsidR="00000000" w:rsidDel="00000000" w:rsidP="00000000" w:rsidRDefault="00000000" w:rsidRPr="00000000" w14:paraId="00001A86">
      <w:pPr>
        <w:numPr>
          <w:ilvl w:val="0"/>
          <w:numId w:val="73"/>
        </w:numPr>
        <w:spacing w:after="0" w:afterAutospacing="0"/>
        <w:ind w:left="720" w:hanging="360"/>
        <w:rPr>
          <w:u w:val="none"/>
        </w:rPr>
      </w:pPr>
      <w:r w:rsidDel="00000000" w:rsidR="00000000" w:rsidRPr="00000000">
        <w:rPr>
          <w:rtl w:val="0"/>
        </w:rPr>
        <w:t xml:space="preserve"> </w:t>
      </w:r>
      <w:r w:rsidDel="00000000" w:rsidR="00000000" w:rsidRPr="00000000">
        <w:rPr>
          <w:b w:val="1"/>
          <w:bCs w:val="1"/>
          <w:rtl w:val="0"/>
        </w:rPr>
        <w:t xml:space="preserve">D</w:t>
      </w:r>
      <w:r w:rsidDel="00000000" w:rsidR="00000000" w:rsidRPr="00000000">
        <w:rPr>
          <w:b w:val="1"/>
          <w:bCs w:val="1"/>
          <w:sz w:val="20"/>
          <w:szCs w:val="20"/>
          <w:rtl w:val="0"/>
        </w:rPr>
        <w:t xml:space="preserve">etailed view of the XP Summary View</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1A87">
      <w:pPr>
        <w:numPr>
          <w:ilvl w:val="1"/>
          <w:numId w:val="73"/>
        </w:numPr>
        <w:spacing w:after="0" w:afterAutospacing="0"/>
        <w:ind w:left="1440" w:hanging="360"/>
        <w:rPr>
          <w:rFonts w:ascii="Verdana" w:cs="Verdana" w:eastAsia="Verdana" w:hAnsi="Verdana"/>
          <w:sz w:val="20"/>
          <w:szCs w:val="20"/>
          <w:u w:val="none"/>
        </w:rPr>
      </w:pPr>
      <w:r w:rsidDel="00000000" w:rsidR="00000000" w:rsidRPr="00000000">
        <w:rPr>
          <w:b w:val="1"/>
          <w:bCs w:val="1"/>
          <w:sz w:val="20"/>
          <w:szCs w:val="20"/>
          <w:rtl w:val="0"/>
        </w:rPr>
        <w:t xml:space="preserve">Badge</w:t>
      </w:r>
      <w:r w:rsidDel="00000000" w:rsidR="00000000" w:rsidRPr="00000000">
        <w:rPr>
          <w:rFonts w:ascii="Verdana" w:cs="Verdana" w:eastAsia="Verdana" w:hAnsi="Verdana"/>
          <w:sz w:val="20"/>
          <w:szCs w:val="20"/>
          <w:rtl w:val="0"/>
        </w:rPr>
        <w:t xml:space="preserve">: Large "Pro" Tier Icon.</w:t>
      </w:r>
    </w:p>
    <w:p w:rsidR="00000000" w:rsidDel="00000000" w:rsidP="00000000" w:rsidRDefault="00000000" w:rsidRPr="00000000" w14:paraId="00001A88">
      <w:pPr>
        <w:numPr>
          <w:ilvl w:val="1"/>
          <w:numId w:val="73"/>
        </w:numPr>
        <w:spacing w:after="0" w:afterAutospacing="0"/>
        <w:ind w:left="1440" w:hanging="360"/>
        <w:rPr>
          <w:rFonts w:ascii="Verdana" w:cs="Verdana" w:eastAsia="Verdana" w:hAnsi="Verdana"/>
          <w:sz w:val="20"/>
          <w:szCs w:val="20"/>
          <w:u w:val="none"/>
        </w:rPr>
      </w:pPr>
      <w:r w:rsidDel="00000000" w:rsidR="00000000" w:rsidRPr="00000000">
        <w:rPr>
          <w:b w:val="1"/>
          <w:bCs w:val="1"/>
          <w:sz w:val="20"/>
          <w:szCs w:val="20"/>
          <w:rtl w:val="0"/>
        </w:rPr>
        <w:t xml:space="preserve">Total</w:t>
      </w:r>
      <w:r w:rsidDel="00000000" w:rsidR="00000000" w:rsidRPr="00000000">
        <w:rPr>
          <w:rFonts w:ascii="Verdana" w:cs="Verdana" w:eastAsia="Verdana" w:hAnsi="Verdana"/>
          <w:sz w:val="20"/>
          <w:szCs w:val="20"/>
          <w:rtl w:val="0"/>
        </w:rPr>
        <w:t xml:space="preserve">: 1,245 XP.</w:t>
      </w:r>
    </w:p>
    <w:p w:rsidR="00000000" w:rsidDel="00000000" w:rsidP="00000000" w:rsidRDefault="00000000" w:rsidRPr="00000000" w14:paraId="00001A89">
      <w:pPr>
        <w:numPr>
          <w:ilvl w:val="1"/>
          <w:numId w:val="73"/>
        </w:numPr>
        <w:spacing w:after="0" w:afterAutospacing="0"/>
        <w:ind w:left="1440" w:hanging="360"/>
        <w:rPr>
          <w:u w:val="none"/>
        </w:rPr>
      </w:pPr>
      <w:r w:rsidDel="00000000" w:rsidR="00000000" w:rsidRPr="00000000">
        <w:rPr>
          <w:b w:val="1"/>
          <w:bCs w:val="1"/>
          <w:rtl w:val="0"/>
        </w:rPr>
        <w:t xml:space="preserve">Metric</w:t>
      </w:r>
      <w:r w:rsidDel="00000000" w:rsidR="00000000" w:rsidRPr="00000000">
        <w:rPr>
          <w:rtl w:val="0"/>
        </w:rPr>
        <w:t xml:space="preserve">: "Protected XP Floor: 100" (Displayed near the XP total to reassure the user)</w:t>
      </w:r>
    </w:p>
    <w:p w:rsidR="00000000" w:rsidDel="00000000" w:rsidP="00000000" w:rsidRDefault="00000000" w:rsidRPr="00000000" w14:paraId="00001A8A">
      <w:pPr>
        <w:numPr>
          <w:ilvl w:val="1"/>
          <w:numId w:val="73"/>
        </w:numPr>
        <w:spacing w:after="0" w:afterAutospacing="0"/>
        <w:ind w:left="1440" w:hanging="360"/>
        <w:rPr>
          <w:rFonts w:ascii="Verdana" w:cs="Verdana" w:eastAsia="Verdana" w:hAnsi="Verdana"/>
          <w:sz w:val="20"/>
          <w:szCs w:val="20"/>
          <w:u w:val="none"/>
        </w:rPr>
      </w:pPr>
      <w:r w:rsidDel="00000000" w:rsidR="00000000" w:rsidRPr="00000000">
        <w:rPr>
          <w:b w:val="1"/>
          <w:bCs w:val="1"/>
          <w:sz w:val="20"/>
          <w:szCs w:val="20"/>
          <w:rtl w:val="0"/>
        </w:rPr>
        <w:t xml:space="preserve">Next Tier</w:t>
      </w:r>
      <w:r w:rsidDel="00000000" w:rsidR="00000000" w:rsidRPr="00000000">
        <w:rPr>
          <w:rFonts w:ascii="Verdana" w:cs="Verdana" w:eastAsia="Verdana" w:hAnsi="Verdana"/>
          <w:sz w:val="20"/>
          <w:szCs w:val="20"/>
          <w:rtl w:val="0"/>
        </w:rPr>
        <w:t xml:space="preserve">: "Coordinator (1,500 XP)".</w:t>
      </w:r>
    </w:p>
    <w:p w:rsidR="00000000" w:rsidDel="00000000" w:rsidP="00000000" w:rsidRDefault="00000000" w:rsidRPr="00000000" w14:paraId="00001A8B">
      <w:pPr>
        <w:numPr>
          <w:ilvl w:val="1"/>
          <w:numId w:val="73"/>
        </w:numPr>
        <w:spacing w:after="0" w:afterAutospacing="0"/>
        <w:ind w:left="1440" w:hanging="360"/>
        <w:rPr>
          <w:rFonts w:ascii="Verdana" w:cs="Verdana" w:eastAsia="Verdana" w:hAnsi="Verdana"/>
          <w:sz w:val="20"/>
          <w:szCs w:val="20"/>
          <w:u w:val="none"/>
        </w:rPr>
      </w:pPr>
      <w:r w:rsidDel="00000000" w:rsidR="00000000" w:rsidRPr="00000000">
        <w:rPr>
          <w:b w:val="1"/>
          <w:bCs w:val="1"/>
          <w:sz w:val="20"/>
          <w:szCs w:val="20"/>
          <w:rtl w:val="0"/>
        </w:rPr>
        <w:t xml:space="preserve">History Header</w:t>
      </w:r>
      <w:r w:rsidDel="00000000" w:rsidR="00000000" w:rsidRPr="00000000">
        <w:rPr>
          <w:rFonts w:ascii="Verdana" w:cs="Verdana" w:eastAsia="Verdana" w:hAnsi="Verdana"/>
          <w:sz w:val="20"/>
          <w:szCs w:val="20"/>
          <w:rtl w:val="0"/>
        </w:rPr>
        <w:t xml:space="preserve">: "Recent Activity".</w:t>
      </w:r>
    </w:p>
    <w:p w:rsidR="00000000" w:rsidDel="00000000" w:rsidP="00000000" w:rsidRDefault="00000000" w:rsidRPr="00000000" w14:paraId="00001A8C">
      <w:pPr>
        <w:numPr>
          <w:ilvl w:val="2"/>
          <w:numId w:val="73"/>
        </w:numPr>
        <w:spacing w:after="0" w:afterAutospacing="0"/>
        <w:ind w:left="2160" w:hanging="360"/>
        <w:rPr>
          <w:rFonts w:ascii="Verdana" w:cs="Verdana" w:eastAsia="Verdana" w:hAnsi="Verdana"/>
          <w:sz w:val="20"/>
          <w:szCs w:val="20"/>
          <w:u w:val="none"/>
        </w:rPr>
      </w:pPr>
      <w:r w:rsidDel="00000000" w:rsidR="00000000" w:rsidRPr="00000000">
        <w:rPr>
          <w:b w:val="1"/>
          <w:bCs w:val="1"/>
          <w:sz w:val="20"/>
          <w:szCs w:val="20"/>
          <w:rtl w:val="0"/>
        </w:rPr>
        <w:t xml:space="preserve">Row 1</w:t>
      </w:r>
      <w:r w:rsidDel="00000000" w:rsidR="00000000" w:rsidRPr="00000000">
        <w:rPr>
          <w:rFonts w:ascii="Verdana" w:cs="Verdana" w:eastAsia="Verdana" w:hAnsi="Verdana"/>
          <w:sz w:val="20"/>
          <w:szCs w:val="20"/>
          <w:rtl w:val="0"/>
        </w:rPr>
        <w:t xml:space="preserve">: W vs UserX (+20 XP) - Today.</w:t>
      </w:r>
    </w:p>
    <w:p w:rsidR="00000000" w:rsidDel="00000000" w:rsidP="00000000" w:rsidRDefault="00000000" w:rsidRPr="00000000" w14:paraId="00001A8D">
      <w:pPr>
        <w:numPr>
          <w:ilvl w:val="2"/>
          <w:numId w:val="73"/>
        </w:numPr>
        <w:spacing w:after="0" w:afterAutospacing="0"/>
        <w:ind w:left="2160" w:hanging="360"/>
        <w:rPr>
          <w:rFonts w:ascii="Verdana" w:cs="Verdana" w:eastAsia="Verdana" w:hAnsi="Verdana"/>
          <w:sz w:val="20"/>
          <w:szCs w:val="20"/>
          <w:u w:val="none"/>
        </w:rPr>
      </w:pPr>
      <w:r w:rsidDel="00000000" w:rsidR="00000000" w:rsidRPr="00000000">
        <w:rPr>
          <w:b w:val="1"/>
          <w:bCs w:val="1"/>
          <w:sz w:val="20"/>
          <w:szCs w:val="20"/>
          <w:rtl w:val="0"/>
        </w:rPr>
        <w:t xml:space="preserve">Row 2</w:t>
      </w:r>
      <w:r w:rsidDel="00000000" w:rsidR="00000000" w:rsidRPr="00000000">
        <w:rPr>
          <w:rFonts w:ascii="Verdana" w:cs="Verdana" w:eastAsia="Verdana" w:hAnsi="Verdana"/>
          <w:sz w:val="20"/>
          <w:szCs w:val="20"/>
          <w:rtl w:val="0"/>
        </w:rPr>
        <w:t xml:space="preserve">: L vs UserY (-14 XP) - Last Week.</w:t>
      </w:r>
    </w:p>
    <w:p w:rsidR="00000000" w:rsidDel="00000000" w:rsidP="00000000" w:rsidRDefault="00000000" w:rsidRPr="00000000" w14:paraId="00001A8E">
      <w:pPr>
        <w:numPr>
          <w:ilvl w:val="2"/>
          <w:numId w:val="73"/>
        </w:numPr>
        <w:spacing w:after="0" w:afterAutospacing="0"/>
        <w:ind w:left="2160" w:hanging="360"/>
        <w:rPr>
          <w:rFonts w:ascii="Verdana" w:cs="Verdana" w:eastAsia="Verdana" w:hAnsi="Verdana"/>
          <w:sz w:val="20"/>
          <w:szCs w:val="20"/>
          <w:u w:val="none"/>
        </w:rPr>
      </w:pPr>
      <w:r w:rsidDel="00000000" w:rsidR="00000000" w:rsidRPr="00000000">
        <w:rPr>
          <w:b w:val="1"/>
          <w:bCs w:val="1"/>
          <w:sz w:val="20"/>
          <w:szCs w:val="20"/>
          <w:rtl w:val="0"/>
        </w:rPr>
        <w:t xml:space="preserve">Row 3</w:t>
      </w:r>
      <w:r w:rsidDel="00000000" w:rsidR="00000000" w:rsidRPr="00000000">
        <w:rPr>
          <w:rFonts w:ascii="Verdana" w:cs="Verdana" w:eastAsia="Verdana" w:hAnsi="Verdana"/>
          <w:sz w:val="20"/>
          <w:szCs w:val="20"/>
          <w:rtl w:val="0"/>
        </w:rPr>
        <w:t xml:space="preserve">: Tie vs UserZ (+4 XP) - 2 Weeks Ago. </w:t>
      </w:r>
    </w:p>
    <w:p w:rsidR="00000000" w:rsidDel="00000000" w:rsidP="00000000" w:rsidRDefault="00000000" w:rsidRPr="00000000" w14:paraId="00001A8F">
      <w:pPr>
        <w:numPr>
          <w:ilvl w:val="1"/>
          <w:numId w:val="73"/>
        </w:numPr>
        <w:spacing w:after="0" w:afterAutospacing="0"/>
        <w:ind w:left="1440" w:hanging="360"/>
        <w:rPr>
          <w:b w:val="1"/>
          <w:bCs w:val="1"/>
        </w:rPr>
      </w:pPr>
      <w:r w:rsidDel="00000000" w:rsidR="00000000" w:rsidRPr="00000000">
        <w:rPr>
          <w:b w:val="1"/>
          <w:bCs w:val="1"/>
          <w:rtl w:val="0"/>
        </w:rPr>
        <w:t xml:space="preserve">Section: "XP by League"</w:t>
      </w:r>
    </w:p>
    <w:p w:rsidR="00000000" w:rsidDel="00000000" w:rsidP="00000000" w:rsidRDefault="00000000" w:rsidRPr="00000000" w14:paraId="00001A90">
      <w:pPr>
        <w:numPr>
          <w:ilvl w:val="2"/>
          <w:numId w:val="73"/>
        </w:numPr>
        <w:spacing w:after="0" w:afterAutospacing="0"/>
        <w:ind w:left="2160" w:hanging="360"/>
        <w:rPr>
          <w:u w:val="none"/>
        </w:rPr>
      </w:pPr>
      <w:r w:rsidDel="00000000" w:rsidR="00000000" w:rsidRPr="00000000">
        <w:rPr>
          <w:rtl w:val="0"/>
        </w:rPr>
        <w:t xml:space="preserve">Row 1: 'Office Pool 2025' - Contributed: 450 XP</w:t>
      </w:r>
    </w:p>
    <w:p w:rsidR="00000000" w:rsidDel="00000000" w:rsidP="00000000" w:rsidRDefault="00000000" w:rsidRPr="00000000" w14:paraId="00001A91">
      <w:pPr>
        <w:numPr>
          <w:ilvl w:val="2"/>
          <w:numId w:val="73"/>
        </w:numPr>
        <w:spacing w:after="0" w:afterAutospacing="0"/>
        <w:ind w:left="2160" w:hanging="360"/>
        <w:rPr>
          <w:u w:val="none"/>
        </w:rPr>
      </w:pPr>
      <w:r w:rsidDel="00000000" w:rsidR="00000000" w:rsidRPr="00000000">
        <w:rPr>
          <w:rtl w:val="0"/>
        </w:rPr>
        <w:t xml:space="preserve">Row 2: 'Pro Tier Alpha' - Contributed: 120 XP</w:t>
      </w:r>
    </w:p>
    <w:p w:rsidR="00000000" w:rsidDel="00000000" w:rsidP="00000000" w:rsidRDefault="00000000" w:rsidRPr="00000000" w14:paraId="00001A92">
      <w:pPr>
        <w:numPr>
          <w:ilvl w:val="1"/>
          <w:numId w:val="73"/>
        </w:numPr>
        <w:ind w:left="1440" w:hanging="360"/>
        <w:rPr>
          <w:u w:val="none"/>
        </w:rPr>
      </w:pPr>
      <w:r w:rsidDel="00000000" w:rsidR="00000000" w:rsidRPr="00000000">
        <w:rPr>
          <w:rtl w:val="0"/>
        </w:rPr>
      </w:r>
    </w:p>
    <w:p w:rsidR="00000000" w:rsidDel="00000000" w:rsidP="00000000" w:rsidRDefault="00000000" w:rsidRPr="00000000" w14:paraId="00001A93">
      <w:pPr>
        <w:ind w:left="0" w:firstLine="0"/>
        <w:rPr/>
      </w:pPr>
      <w:r w:rsidDel="00000000" w:rsidR="00000000" w:rsidRPr="00000000">
        <w:rPr>
          <w:rtl w:val="0"/>
        </w:rPr>
      </w:r>
    </w:p>
    <w:p w:rsidR="00000000" w:rsidDel="00000000" w:rsidP="00000000" w:rsidRDefault="00000000" w:rsidRPr="00000000" w14:paraId="00001A94">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Actor / Role : System (F2MX Platform) - User</w:t>
      </w:r>
    </w:p>
    <w:p w:rsidR="00000000" w:rsidDel="00000000" w:rsidP="00000000" w:rsidRDefault="00000000" w:rsidRPr="00000000" w14:paraId="00001A95">
      <w:pPr>
        <w:pStyle w:val="Heading3"/>
        <w:rPr/>
      </w:pPr>
      <w:bookmarkStart w:colFirst="0" w:colLast="0" w:name="_husdrn9di8lg" w:id="167"/>
      <w:bookmarkEnd w:id="167"/>
      <w:r w:rsidDel="00000000" w:rsidR="00000000" w:rsidRPr="00000000">
        <w:rPr>
          <w:b w:val="1"/>
          <w:bCs w:val="1"/>
          <w:sz w:val="22"/>
          <w:szCs w:val="22"/>
          <w:rtl w:val="0"/>
        </w:rPr>
        <w:t xml:space="preserve">User story -6.3 League Standings &amp; Tie-Breakers</w:t>
      </w:r>
      <w:r w:rsidDel="00000000" w:rsidR="00000000" w:rsidRPr="00000000">
        <w:rPr>
          <w:rtl w:val="0"/>
        </w:rPr>
        <w:t xml:space="preserve"> </w:t>
      </w:r>
    </w:p>
    <w:p w:rsidR="00000000" w:rsidDel="00000000" w:rsidP="00000000" w:rsidRDefault="00000000" w:rsidRPr="00000000" w14:paraId="00001A96">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a User, I want to view the league standings sorted by the official tie-breaker hierarchy, so that I know my exact rank and playoff qualification status.</w:t>
      </w:r>
    </w:p>
    <w:p w:rsidR="00000000" w:rsidDel="00000000" w:rsidP="00000000" w:rsidRDefault="00000000" w:rsidRPr="00000000" w14:paraId="00001A97">
      <w:pPr>
        <w:ind w:left="0" w:firstLine="0"/>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1A98">
      <w:pPr>
        <w:numPr>
          <w:ilvl w:val="0"/>
          <w:numId w:val="13"/>
        </w:numPr>
        <w:spacing w:after="0" w:afterAutospacing="0"/>
        <w:ind w:left="720" w:hanging="360"/>
        <w:rPr>
          <w:b w:val="1"/>
          <w:bCs w:val="1"/>
          <w:sz w:val="20"/>
          <w:szCs w:val="20"/>
        </w:rPr>
      </w:pPr>
      <w:r w:rsidDel="00000000" w:rsidR="00000000" w:rsidRPr="00000000">
        <w:rPr>
          <w:b w:val="1"/>
          <w:bCs w:val="1"/>
          <w:sz w:val="20"/>
          <w:szCs w:val="20"/>
          <w:rtl w:val="0"/>
        </w:rPr>
        <w:t xml:space="preserve">Ranking Hierarchy (Sequential):</w:t>
      </w:r>
    </w:p>
    <w:p w:rsidR="00000000" w:rsidDel="00000000" w:rsidP="00000000" w:rsidRDefault="00000000" w:rsidRPr="00000000" w14:paraId="00001A99">
      <w:pPr>
        <w:numPr>
          <w:ilvl w:val="1"/>
          <w:numId w:val="13"/>
        </w:numPr>
        <w:spacing w:after="0" w:afterAutospacing="0"/>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Win/Loss Record (Best to Worst).</w:t>
      </w:r>
    </w:p>
    <w:p w:rsidR="00000000" w:rsidDel="00000000" w:rsidP="00000000" w:rsidRDefault="00000000" w:rsidRPr="00000000" w14:paraId="00001A9A">
      <w:pPr>
        <w:numPr>
          <w:ilvl w:val="1"/>
          <w:numId w:val="13"/>
        </w:numPr>
        <w:spacing w:after="0" w:afterAutospacing="0"/>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Total Fantasy Points Scored (Higher is better).</w:t>
      </w:r>
    </w:p>
    <w:p w:rsidR="00000000" w:rsidDel="00000000" w:rsidP="00000000" w:rsidRDefault="00000000" w:rsidRPr="00000000" w14:paraId="00001A9B">
      <w:pPr>
        <w:numPr>
          <w:ilvl w:val="1"/>
          <w:numId w:val="13"/>
        </w:numPr>
        <w:spacing w:after="0" w:afterAutospacing="0"/>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Head-to-Head Record (Best winning % against tied opponent).</w:t>
      </w:r>
    </w:p>
    <w:p w:rsidR="00000000" w:rsidDel="00000000" w:rsidP="00000000" w:rsidRDefault="00000000" w:rsidRPr="00000000" w14:paraId="00001A9C">
      <w:pPr>
        <w:numPr>
          <w:ilvl w:val="1"/>
          <w:numId w:val="13"/>
        </w:numPr>
        <w:spacing w:after="0" w:afterAutospacing="0"/>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Highest Single-Week Score.</w:t>
      </w:r>
    </w:p>
    <w:p w:rsidR="00000000" w:rsidDel="00000000" w:rsidP="00000000" w:rsidRDefault="00000000" w:rsidRPr="00000000" w14:paraId="00001A9D">
      <w:pPr>
        <w:numPr>
          <w:ilvl w:val="1"/>
          <w:numId w:val="13"/>
        </w:numPr>
        <w:spacing w:after="0" w:afterAutospacing="0"/>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Net Currency Gain (League Wallet Profit).</w:t>
      </w:r>
    </w:p>
    <w:p w:rsidR="00000000" w:rsidDel="00000000" w:rsidP="00000000" w:rsidRDefault="00000000" w:rsidRPr="00000000" w14:paraId="00001A9E">
      <w:pPr>
        <w:numPr>
          <w:ilvl w:val="1"/>
          <w:numId w:val="13"/>
        </w:numPr>
        <w:spacing w:after="0" w:afterAutospacing="0"/>
        <w:ind w:left="1440" w:hanging="360"/>
        <w:rPr>
          <w:rFonts w:ascii="Verdana" w:cs="Verdana" w:eastAsia="Verdana" w:hAnsi="Verdana"/>
          <w:color w:val="0000ff"/>
          <w:sz w:val="20"/>
          <w:szCs w:val="20"/>
        </w:rPr>
      </w:pPr>
      <w:r w:rsidDel="00000000" w:rsidR="00000000" w:rsidRPr="00000000">
        <w:rPr>
          <w:rFonts w:ascii="Verdana" w:cs="Verdana" w:eastAsia="Verdana" w:hAnsi="Verdana"/>
          <w:sz w:val="20"/>
          <w:szCs w:val="20"/>
          <w:rtl w:val="0"/>
        </w:rPr>
        <w:t xml:space="preserve">Random Coin Flip (Logged)</w:t>
      </w:r>
      <w:r w:rsidDel="00000000" w:rsidR="00000000" w:rsidRPr="00000000">
        <w:rPr>
          <w:rFonts w:ascii="Verdana" w:cs="Verdana" w:eastAsia="Verdana" w:hAnsi="Verdana"/>
          <w:color w:val="0000ff"/>
          <w:sz w:val="20"/>
          <w:szCs w:val="20"/>
          <w:rtl w:val="0"/>
        </w:rPr>
        <w:t xml:space="preserve">.</w:t>
      </w:r>
    </w:p>
    <w:p w:rsidR="00000000" w:rsidDel="00000000" w:rsidP="00000000" w:rsidRDefault="00000000" w:rsidRPr="00000000" w14:paraId="00001A9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sz w:val="20"/>
          <w:szCs w:val="20"/>
          <w:rtl w:val="0"/>
        </w:rPr>
        <w:t xml:space="preserve">Indicators:</w:t>
      </w:r>
      <w:r w:rsidDel="00000000" w:rsidR="00000000" w:rsidRPr="00000000">
        <w:rPr>
          <w:rtl w:val="0"/>
        </w:rPr>
      </w:r>
    </w:p>
    <w:p w:rsidR="00000000" w:rsidDel="00000000" w:rsidP="00000000" w:rsidRDefault="00000000" w:rsidRPr="00000000" w14:paraId="00001AA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Rank</w:t>
      </w:r>
      <w:r w:rsidDel="00000000" w:rsidR="00000000" w:rsidRPr="00000000">
        <w:rPr>
          <w:rFonts w:ascii="Verdana" w:cs="Verdana" w:eastAsia="Verdana" w:hAnsi="Verdana"/>
          <w:sz w:val="20"/>
          <w:szCs w:val="20"/>
          <w:rtl w:val="0"/>
        </w:rPr>
        <w:t xml:space="preserve">: 1, 2, 3...</w:t>
      </w:r>
    </w:p>
    <w:p w:rsidR="00000000" w:rsidDel="00000000" w:rsidP="00000000" w:rsidRDefault="00000000" w:rsidRPr="00000000" w14:paraId="00001AA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Playoff Line</w:t>
      </w:r>
      <w:r w:rsidDel="00000000" w:rsidR="00000000" w:rsidRPr="00000000">
        <w:rPr>
          <w:rFonts w:ascii="Verdana" w:cs="Verdana" w:eastAsia="Verdana" w:hAnsi="Verdana"/>
          <w:sz w:val="20"/>
          <w:szCs w:val="20"/>
          <w:rtl w:val="0"/>
        </w:rPr>
        <w:t xml:space="preserve">: Visual divider (e.g., "Top 4 Make Playoffs").</w:t>
      </w:r>
      <w:r w:rsidDel="00000000" w:rsidR="00000000" w:rsidRPr="00000000">
        <w:rPr>
          <w:rtl w:val="0"/>
        </w:rPr>
      </w:r>
    </w:p>
    <w:p w:rsidR="00000000" w:rsidDel="00000000" w:rsidP="00000000" w:rsidRDefault="00000000" w:rsidRPr="00000000" w14:paraId="00001A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sz w:val="20"/>
          <w:szCs w:val="20"/>
          <w:rtl w:val="0"/>
        </w:rPr>
        <w:t xml:space="preserve">Tie-Breaker Visibility:</w:t>
      </w:r>
      <w:r w:rsidDel="00000000" w:rsidR="00000000" w:rsidRPr="00000000">
        <w:rPr>
          <w:rFonts w:ascii="Verdana" w:cs="Verdana" w:eastAsia="Verdana" w:hAnsi="Verdana"/>
          <w:sz w:val="20"/>
          <w:szCs w:val="20"/>
          <w:rtl w:val="0"/>
        </w:rPr>
        <w:t xml:space="preserve"> If two teams have the same W-L record, the UI must visually indicate why one is higher (e.g., "Ahead on Points")</w:t>
      </w:r>
      <w:r w:rsidDel="00000000" w:rsidR="00000000" w:rsidRPr="00000000">
        <w:rPr>
          <w:rtl w:val="0"/>
        </w:rPr>
        <w:t xml:space="preserve">.</w:t>
      </w:r>
    </w:p>
    <w:p w:rsidR="00000000" w:rsidDel="00000000" w:rsidP="00000000" w:rsidRDefault="00000000" w:rsidRPr="00000000" w14:paraId="00001AA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Historical Standings Navigation: </w:t>
      </w:r>
      <w:r w:rsidDel="00000000" w:rsidR="00000000" w:rsidRPr="00000000">
        <w:rPr>
          <w:rtl w:val="0"/>
        </w:rPr>
        <w:t xml:space="preserve">Users must be able to navigate to previous weeks to view historical standings and track how team rankings changed week-over-week.</w:t>
      </w:r>
    </w:p>
    <w:p w:rsidR="00000000" w:rsidDel="00000000" w:rsidP="00000000" w:rsidRDefault="00000000" w:rsidRPr="00000000" w14:paraId="00001AA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Team Records &amp; Head-to-Head History: </w:t>
      </w:r>
      <w:r w:rsidDel="00000000" w:rsidR="00000000" w:rsidRPr="00000000">
        <w:rPr>
          <w:rtl w:val="0"/>
        </w:rPr>
        <w:t xml:space="preserve">Selecting a specific team from the standings must reveal that team's complete record (wins, losses, ties), total points scored/against, and their historical head-to-head record against the user's team.</w:t>
      </w:r>
    </w:p>
    <w:p w:rsidR="00000000" w:rsidDel="00000000" w:rsidP="00000000" w:rsidRDefault="00000000" w:rsidRPr="00000000" w14:paraId="00001A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Remaining Schedule:</w:t>
      </w:r>
      <w:r w:rsidDel="00000000" w:rsidR="00000000" w:rsidRPr="00000000">
        <w:rPr>
          <w:rtl w:val="0"/>
        </w:rPr>
        <w:t xml:space="preserve"> The Team Detail Modal must display the opponent's upcoming / remaining schedule of matchups for the rest of the season.</w:t>
      </w:r>
    </w:p>
    <w:p w:rsidR="00000000" w:rsidDel="00000000" w:rsidP="00000000" w:rsidRDefault="00000000" w:rsidRPr="00000000" w14:paraId="00001AA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The modal must also display that team's remaining schedule for the season.</w:t>
      </w:r>
    </w:p>
    <w:p w:rsidR="00000000" w:rsidDel="00000000" w:rsidP="00000000" w:rsidRDefault="00000000" w:rsidRPr="00000000" w14:paraId="00001AA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D</w:t>
      </w:r>
      <w:r w:rsidDel="00000000" w:rsidR="00000000" w:rsidRPr="00000000">
        <w:rPr>
          <w:b w:val="1"/>
          <w:bCs w:val="1"/>
          <w:sz w:val="20"/>
          <w:szCs w:val="20"/>
          <w:rtl w:val="0"/>
        </w:rPr>
        <w:t xml:space="preserve">etailed view of the Standings Table</w:t>
      </w:r>
      <w:r w:rsidDel="00000000" w:rsidR="00000000" w:rsidRPr="00000000">
        <w:rPr>
          <w:rFonts w:ascii="Verdana" w:cs="Verdana" w:eastAsia="Verdana" w:hAnsi="Verdana"/>
          <w:sz w:val="20"/>
          <w:szCs w:val="20"/>
          <w:rtl w:val="0"/>
        </w:rPr>
        <w:t xml:space="preserve">.</w:t>
      </w:r>
      <w:r w:rsidDel="00000000" w:rsidR="00000000" w:rsidRPr="00000000">
        <w:rPr>
          <w:rtl w:val="0"/>
        </w:rPr>
      </w:r>
    </w:p>
    <w:p w:rsidR="00000000" w:rsidDel="00000000" w:rsidP="00000000" w:rsidRDefault="00000000" w:rsidRPr="00000000" w14:paraId="00001AA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League Name</w:t>
      </w:r>
      <w:r w:rsidDel="00000000" w:rsidR="00000000" w:rsidRPr="00000000">
        <w:rPr>
          <w:rFonts w:ascii="Verdana" w:cs="Verdana" w:eastAsia="Verdana" w:hAnsi="Verdana"/>
          <w:sz w:val="20"/>
          <w:szCs w:val="20"/>
          <w:rtl w:val="0"/>
        </w:rPr>
        <w:t xml:space="preserve">: "Office League".</w:t>
      </w:r>
    </w:p>
    <w:p w:rsidR="00000000" w:rsidDel="00000000" w:rsidP="00000000" w:rsidRDefault="00000000" w:rsidRPr="00000000" w14:paraId="00001AA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Season</w:t>
      </w:r>
      <w:r w:rsidDel="00000000" w:rsidR="00000000" w:rsidRPr="00000000">
        <w:rPr>
          <w:rFonts w:ascii="Verdana" w:cs="Verdana" w:eastAsia="Verdana" w:hAnsi="Verdana"/>
          <w:sz w:val="20"/>
          <w:szCs w:val="20"/>
          <w:rtl w:val="0"/>
        </w:rPr>
        <w:t xml:space="preserve">: "Week 12 of 14".</w:t>
      </w:r>
      <w:r w:rsidDel="00000000" w:rsidR="00000000" w:rsidRPr="00000000">
        <w:rPr>
          <w:rtl w:val="0"/>
        </w:rPr>
      </w:r>
    </w:p>
    <w:p w:rsidR="00000000" w:rsidDel="00000000" w:rsidP="00000000" w:rsidRDefault="00000000" w:rsidRPr="00000000" w14:paraId="00001AA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Row </w:t>
      </w:r>
      <w:r w:rsidDel="00000000" w:rsidR="00000000" w:rsidRPr="00000000">
        <w:rPr>
          <w:rFonts w:ascii="Verdana" w:cs="Verdana" w:eastAsia="Verdana" w:hAnsi="Verdana"/>
          <w:sz w:val="20"/>
          <w:szCs w:val="20"/>
          <w:rtl w:val="0"/>
        </w:rPr>
        <w:t xml:space="preserve">1: 1. Team A (10-2) - 1450 Pts - [Clinched].</w:t>
      </w:r>
    </w:p>
    <w:p w:rsidR="00000000" w:rsidDel="00000000" w:rsidP="00000000" w:rsidRDefault="00000000" w:rsidRPr="00000000" w14:paraId="00001AA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Row </w:t>
      </w:r>
      <w:r w:rsidDel="00000000" w:rsidR="00000000" w:rsidRPr="00000000">
        <w:rPr>
          <w:rFonts w:ascii="Verdana" w:cs="Verdana" w:eastAsia="Verdana" w:hAnsi="Verdana"/>
          <w:sz w:val="20"/>
          <w:szCs w:val="20"/>
          <w:rtl w:val="0"/>
        </w:rPr>
        <w:t xml:space="preserve">2: 2. Team B (9-3) - 1380 Pts.</w:t>
      </w:r>
    </w:p>
    <w:p w:rsidR="00000000" w:rsidDel="00000000" w:rsidP="00000000" w:rsidRDefault="00000000" w:rsidRPr="00000000" w14:paraId="00001AA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Row </w:t>
      </w:r>
      <w:r w:rsidDel="00000000" w:rsidR="00000000" w:rsidRPr="00000000">
        <w:rPr>
          <w:rFonts w:ascii="Verdana" w:cs="Verdana" w:eastAsia="Verdana" w:hAnsi="Verdana"/>
          <w:sz w:val="20"/>
          <w:szCs w:val="20"/>
          <w:rtl w:val="0"/>
        </w:rPr>
        <w:t xml:space="preserve">3: 3. Team C (9-3) - 1320 Pts.</w:t>
      </w:r>
      <w:r w:rsidDel="00000000" w:rsidR="00000000" w:rsidRPr="00000000">
        <w:rPr>
          <w:rtl w:val="0"/>
        </w:rPr>
      </w:r>
    </w:p>
    <w:p w:rsidR="00000000" w:rsidDel="00000000" w:rsidP="00000000" w:rsidRDefault="00000000" w:rsidRPr="00000000" w14:paraId="00001A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sz w:val="20"/>
          <w:szCs w:val="20"/>
          <w:rtl w:val="0"/>
        </w:rPr>
        <w:t xml:space="preserve">Note</w:t>
      </w:r>
      <w:r w:rsidDel="00000000" w:rsidR="00000000" w:rsidRPr="00000000">
        <w:rPr>
          <w:rFonts w:ascii="Verdana" w:cs="Verdana" w:eastAsia="Verdana" w:hAnsi="Verdana"/>
          <w:sz w:val="20"/>
          <w:szCs w:val="20"/>
          <w:rtl w:val="0"/>
        </w:rPr>
        <w:t xml:space="preserve">: Team B ranked above C due to "Total Points".</w:t>
      </w:r>
    </w:p>
    <w:p w:rsidR="00000000" w:rsidDel="00000000" w:rsidP="00000000" w:rsidRDefault="00000000" w:rsidRPr="00000000" w14:paraId="00001AA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Divider</w:t>
      </w:r>
      <w:r w:rsidDel="00000000" w:rsidR="00000000" w:rsidRPr="00000000">
        <w:rPr>
          <w:rFonts w:ascii="Verdana" w:cs="Verdana" w:eastAsia="Verdana" w:hAnsi="Verdana"/>
          <w:sz w:val="20"/>
          <w:szCs w:val="20"/>
          <w:rtl w:val="0"/>
        </w:rPr>
        <w:t xml:space="preserve">: ---------------- Playoff Cutoff ----------------</w:t>
      </w:r>
    </w:p>
    <w:p w:rsidR="00000000" w:rsidDel="00000000" w:rsidP="00000000" w:rsidRDefault="00000000" w:rsidRPr="00000000" w14:paraId="00001AA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Row </w:t>
      </w:r>
      <w:r w:rsidDel="00000000" w:rsidR="00000000" w:rsidRPr="00000000">
        <w:rPr>
          <w:rFonts w:ascii="Verdana" w:cs="Verdana" w:eastAsia="Verdana" w:hAnsi="Verdana"/>
          <w:sz w:val="20"/>
          <w:szCs w:val="20"/>
          <w:rtl w:val="0"/>
        </w:rPr>
        <w:t xml:space="preserve">4: 4. Team D (6-6) - 1100 Pts. }</w:t>
      </w:r>
    </w:p>
    <w:p w:rsidR="00000000" w:rsidDel="00000000" w:rsidP="00000000" w:rsidRDefault="00000000" w:rsidRPr="00000000" w14:paraId="00001AB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Week Selector:</w:t>
      </w:r>
      <w:r w:rsidDel="00000000" w:rsidR="00000000" w:rsidRPr="00000000">
        <w:rPr>
          <w:rtl w:val="0"/>
        </w:rPr>
        <w:t xml:space="preserve"> [ &lt; ] Week 12 [ &gt; ] (Allows toggling to past weeks).</w:t>
      </w:r>
    </w:p>
    <w:p w:rsidR="00000000" w:rsidDel="00000000" w:rsidP="00000000" w:rsidRDefault="00000000" w:rsidRPr="00000000" w14:paraId="00001AB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Team Detail Modal (Triggered by tapping a row):</w:t>
      </w:r>
    </w:p>
    <w:p w:rsidR="00000000" w:rsidDel="00000000" w:rsidP="00000000" w:rsidRDefault="00000000" w:rsidRPr="00000000" w14:paraId="00001AB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Header: "Team A Details".</w:t>
      </w:r>
    </w:p>
    <w:p w:rsidR="00000000" w:rsidDel="00000000" w:rsidP="00000000" w:rsidRDefault="00000000" w:rsidRPr="00000000" w14:paraId="00001AB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Stats: Record: 10-2 | Pts For: 1450 | Pts Against: 1310.</w:t>
      </w:r>
    </w:p>
    <w:p w:rsidR="00000000" w:rsidDel="00000000" w:rsidP="00000000" w:rsidRDefault="00000000" w:rsidRPr="00000000" w14:paraId="00001AB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pPr>
      <w:r w:rsidDel="00000000" w:rsidR="00000000" w:rsidRPr="00000000">
        <w:rPr>
          <w:rtl w:val="0"/>
        </w:rPr>
        <w:t xml:space="preserve">Head-to-Head: "You are 1-0 against Team A this season.</w:t>
      </w:r>
    </w:p>
    <w:p w:rsidR="00000000" w:rsidDel="00000000" w:rsidP="00000000" w:rsidRDefault="00000000" w:rsidRPr="00000000" w14:paraId="00001AB5">
      <w:pPr>
        <w:ind w:left="0" w:firstLine="0"/>
        <w:rPr/>
      </w:pPr>
      <w:r w:rsidDel="00000000" w:rsidR="00000000" w:rsidRPr="00000000">
        <w:rPr>
          <w:rtl w:val="0"/>
        </w:rPr>
      </w:r>
    </w:p>
    <w:p w:rsidR="00000000" w:rsidDel="00000000" w:rsidP="00000000" w:rsidRDefault="00000000" w:rsidRPr="00000000" w14:paraId="00001AB6">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Actor / Role : System (F2MX Platform) - User</w:t>
      </w:r>
    </w:p>
    <w:p w:rsidR="00000000" w:rsidDel="00000000" w:rsidP="00000000" w:rsidRDefault="00000000" w:rsidRPr="00000000" w14:paraId="00001AB7">
      <w:pPr>
        <w:pStyle w:val="Heading3"/>
        <w:rPr/>
      </w:pPr>
      <w:bookmarkStart w:colFirst="0" w:colLast="0" w:name="_7kp75yzalxur" w:id="168"/>
      <w:bookmarkEnd w:id="168"/>
      <w:r w:rsidDel="00000000" w:rsidR="00000000" w:rsidRPr="00000000">
        <w:rPr>
          <w:b w:val="1"/>
          <w:bCs w:val="1"/>
          <w:sz w:val="22"/>
          <w:szCs w:val="22"/>
          <w:rtl w:val="0"/>
        </w:rPr>
        <w:t xml:space="preserve">User story -6.4 Badges &amp; Achievements Catalog</w:t>
      </w:r>
      <w:r w:rsidDel="00000000" w:rsidR="00000000" w:rsidRPr="00000000">
        <w:rPr>
          <w:rtl w:val="0"/>
        </w:rPr>
        <w:t xml:space="preserve"> </w:t>
      </w:r>
    </w:p>
    <w:p w:rsidR="00000000" w:rsidDel="00000000" w:rsidP="00000000" w:rsidRDefault="00000000" w:rsidRPr="00000000" w14:paraId="00001AB8">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a User, I want to view earned and unearned badges, so that I am motivated to achieve specific milestones in trading and gameplay.</w:t>
      </w:r>
    </w:p>
    <w:p w:rsidR="00000000" w:rsidDel="00000000" w:rsidP="00000000" w:rsidRDefault="00000000" w:rsidRPr="00000000" w14:paraId="00001AB9">
      <w:pPr>
        <w:ind w:left="0" w:firstLine="0"/>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1AB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sz w:val="20"/>
          <w:szCs w:val="20"/>
          <w:rtl w:val="0"/>
        </w:rPr>
        <w:t xml:space="preserve">MVP Badge List:</w:t>
      </w:r>
      <w:r w:rsidDel="00000000" w:rsidR="00000000" w:rsidRPr="00000000">
        <w:rPr>
          <w:rFonts w:ascii="Verdana" w:cs="Verdana" w:eastAsia="Verdana" w:hAnsi="Verdana"/>
          <w:sz w:val="20"/>
          <w:szCs w:val="20"/>
          <w:rtl w:val="0"/>
        </w:rPr>
        <w:t xml:space="preserve"> The system must track and award:</w:t>
      </w:r>
    </w:p>
    <w:p w:rsidR="00000000" w:rsidDel="00000000" w:rsidP="00000000" w:rsidRDefault="00000000" w:rsidRPr="00000000" w14:paraId="00001AB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League Winner</w:t>
      </w:r>
      <w:r w:rsidDel="00000000" w:rsidR="00000000" w:rsidRPr="00000000">
        <w:rPr>
          <w:rFonts w:ascii="Verdana" w:cs="Verdana" w:eastAsia="Verdana" w:hAnsi="Verdana"/>
          <w:sz w:val="20"/>
          <w:szCs w:val="20"/>
          <w:rtl w:val="0"/>
        </w:rPr>
        <w:t xml:space="preserve">: Won a league (Short &amp; Full season variants).</w:t>
      </w:r>
    </w:p>
    <w:p w:rsidR="00000000" w:rsidDel="00000000" w:rsidP="00000000" w:rsidRDefault="00000000" w:rsidRPr="00000000" w14:paraId="00001AB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Hot Streak</w:t>
      </w:r>
      <w:r w:rsidDel="00000000" w:rsidR="00000000" w:rsidRPr="00000000">
        <w:rPr>
          <w:rFonts w:ascii="Verdana" w:cs="Verdana" w:eastAsia="Verdana" w:hAnsi="Verdana"/>
          <w:sz w:val="20"/>
          <w:szCs w:val="20"/>
          <w:rtl w:val="0"/>
        </w:rPr>
        <w:t xml:space="preserve">: 5+ consecutive wins.</w:t>
      </w:r>
    </w:p>
    <w:p w:rsidR="00000000" w:rsidDel="00000000" w:rsidP="00000000" w:rsidRDefault="00000000" w:rsidRPr="00000000" w14:paraId="00001AB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Underdog Champion</w:t>
      </w:r>
      <w:r w:rsidDel="00000000" w:rsidR="00000000" w:rsidRPr="00000000">
        <w:rPr>
          <w:rFonts w:ascii="Verdana" w:cs="Verdana" w:eastAsia="Verdana" w:hAnsi="Verdana"/>
          <w:sz w:val="20"/>
          <w:szCs w:val="20"/>
          <w:rtl w:val="0"/>
        </w:rPr>
        <w:t xml:space="preserve">: Won league as lowest seed.</w:t>
      </w:r>
    </w:p>
    <w:p w:rsidR="00000000" w:rsidDel="00000000" w:rsidP="00000000" w:rsidRDefault="00000000" w:rsidRPr="00000000" w14:paraId="00001AB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Flip Master</w:t>
      </w:r>
      <w:r w:rsidDel="00000000" w:rsidR="00000000" w:rsidRPr="00000000">
        <w:rPr>
          <w:rFonts w:ascii="Verdana" w:cs="Verdana" w:eastAsia="Verdana" w:hAnsi="Verdana"/>
          <w:sz w:val="20"/>
          <w:szCs w:val="20"/>
          <w:rtl w:val="0"/>
        </w:rPr>
        <w:t xml:space="preserve">: Net profit on buy/sell </w:t>
      </w:r>
      <w:r w:rsidDel="00000000" w:rsidR="00000000" w:rsidRPr="00000000">
        <w:rPr>
          <w:rtl w:val="0"/>
        </w:rPr>
        <w:t xml:space="preserve">of the same</w:t>
      </w:r>
      <w:r w:rsidDel="00000000" w:rsidR="00000000" w:rsidRPr="00000000">
        <w:rPr>
          <w:rFonts w:ascii="Verdana" w:cs="Verdana" w:eastAsia="Verdana" w:hAnsi="Verdana"/>
          <w:sz w:val="20"/>
          <w:szCs w:val="20"/>
          <w:rtl w:val="0"/>
        </w:rPr>
        <w:t xml:space="preserve"> player.</w:t>
      </w:r>
    </w:p>
    <w:p w:rsidR="00000000" w:rsidDel="00000000" w:rsidP="00000000" w:rsidRDefault="00000000" w:rsidRPr="00000000" w14:paraId="00001AB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Bargain Bin</w:t>
      </w:r>
      <w:r w:rsidDel="00000000" w:rsidR="00000000" w:rsidRPr="00000000">
        <w:rPr>
          <w:rFonts w:ascii="Verdana" w:cs="Verdana" w:eastAsia="Verdana" w:hAnsi="Verdana"/>
          <w:sz w:val="20"/>
          <w:szCs w:val="20"/>
          <w:rtl w:val="0"/>
        </w:rPr>
        <w:t xml:space="preserve">: Acquired player at minimum cost who performed well.</w:t>
      </w:r>
    </w:p>
    <w:p w:rsidR="00000000" w:rsidDel="00000000" w:rsidP="00000000" w:rsidRDefault="00000000" w:rsidRPr="00000000" w14:paraId="00001AC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Diamond in the Rough</w:t>
      </w:r>
      <w:r w:rsidDel="00000000" w:rsidR="00000000" w:rsidRPr="00000000">
        <w:rPr>
          <w:rFonts w:ascii="Verdana" w:cs="Verdana" w:eastAsia="Verdana" w:hAnsi="Verdana"/>
          <w:sz w:val="20"/>
          <w:szCs w:val="20"/>
          <w:rtl w:val="0"/>
        </w:rPr>
        <w:t xml:space="preserve">: Started low-owned player who finished Top 5.</w:t>
      </w:r>
    </w:p>
    <w:p w:rsidR="00000000" w:rsidDel="00000000" w:rsidP="00000000" w:rsidRDefault="00000000" w:rsidRPr="00000000" w14:paraId="00001AC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Perfect Week</w:t>
      </w:r>
      <w:r w:rsidDel="00000000" w:rsidR="00000000" w:rsidRPr="00000000">
        <w:rPr>
          <w:rFonts w:ascii="Verdana" w:cs="Verdana" w:eastAsia="Verdana" w:hAnsi="Verdana"/>
          <w:sz w:val="20"/>
          <w:szCs w:val="20"/>
          <w:rtl w:val="0"/>
        </w:rPr>
        <w:t xml:space="preserve">: All starters beat projections.</w:t>
      </w:r>
    </w:p>
    <w:p w:rsidR="00000000" w:rsidDel="00000000" w:rsidP="00000000" w:rsidRDefault="00000000" w:rsidRPr="00000000" w14:paraId="00001A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sz w:val="20"/>
          <w:szCs w:val="20"/>
          <w:rtl w:val="0"/>
        </w:rPr>
        <w:t xml:space="preserve">States</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1AC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Earned</w:t>
      </w:r>
      <w:r w:rsidDel="00000000" w:rsidR="00000000" w:rsidRPr="00000000">
        <w:rPr>
          <w:rFonts w:ascii="Verdana" w:cs="Verdana" w:eastAsia="Verdana" w:hAnsi="Verdana"/>
          <w:sz w:val="20"/>
          <w:szCs w:val="20"/>
          <w:rtl w:val="0"/>
        </w:rPr>
        <w:t xml:space="preserve">: Full Color + Date Earned.</w:t>
      </w:r>
    </w:p>
    <w:p w:rsidR="00000000" w:rsidDel="00000000" w:rsidP="00000000" w:rsidRDefault="00000000" w:rsidRPr="00000000" w14:paraId="00001AC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Unearned</w:t>
      </w:r>
      <w:r w:rsidDel="00000000" w:rsidR="00000000" w:rsidRPr="00000000">
        <w:rPr>
          <w:rFonts w:ascii="Verdana" w:cs="Verdana" w:eastAsia="Verdana" w:hAnsi="Verdana"/>
          <w:sz w:val="20"/>
          <w:szCs w:val="20"/>
          <w:rtl w:val="0"/>
        </w:rPr>
        <w:t xml:space="preserve">: Grayed out / Locked Icon.</w:t>
      </w:r>
    </w:p>
    <w:p w:rsidR="00000000" w:rsidDel="00000000" w:rsidP="00000000" w:rsidRDefault="00000000" w:rsidRPr="00000000" w14:paraId="00001AC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sz w:val="20"/>
          <w:szCs w:val="20"/>
          <w:rtl w:val="0"/>
        </w:rPr>
        <w:t xml:space="preserve">Details: </w:t>
      </w:r>
      <w:r w:rsidDel="00000000" w:rsidR="00000000" w:rsidRPr="00000000">
        <w:rPr>
          <w:rFonts w:ascii="Verdana" w:cs="Verdana" w:eastAsia="Verdana" w:hAnsi="Verdana"/>
          <w:sz w:val="20"/>
          <w:szCs w:val="20"/>
          <w:rtl w:val="0"/>
        </w:rPr>
        <w:t xml:space="preserve">Clicking a badge reveals the specific criteria met (e.g., "Won 5 games in a row in 'Office League'").</w:t>
      </w:r>
    </w:p>
    <w:p w:rsidR="00000000" w:rsidDel="00000000" w:rsidP="00000000" w:rsidRDefault="00000000" w:rsidRPr="00000000" w14:paraId="00001A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sz w:val="20"/>
          <w:szCs w:val="20"/>
          <w:rtl w:val="0"/>
        </w:rPr>
        <w:t xml:space="preserve">Impact: </w:t>
      </w:r>
      <w:r w:rsidDel="00000000" w:rsidR="00000000" w:rsidRPr="00000000">
        <w:rPr>
          <w:rFonts w:ascii="Verdana" w:cs="Verdana" w:eastAsia="Verdana" w:hAnsi="Verdana"/>
          <w:sz w:val="20"/>
          <w:szCs w:val="20"/>
          <w:rtl w:val="0"/>
        </w:rPr>
        <w:t xml:space="preserve">Badges are cosmetic only (no currency/XP value).</w:t>
      </w:r>
    </w:p>
    <w:p w:rsidR="00000000" w:rsidDel="00000000" w:rsidP="00000000" w:rsidRDefault="00000000" w:rsidRPr="00000000" w14:paraId="00001A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D</w:t>
      </w:r>
      <w:r w:rsidDel="00000000" w:rsidR="00000000" w:rsidRPr="00000000">
        <w:rPr>
          <w:b w:val="1"/>
          <w:bCs w:val="1"/>
          <w:sz w:val="20"/>
          <w:szCs w:val="20"/>
          <w:rtl w:val="0"/>
        </w:rPr>
        <w:t xml:space="preserve">etailed view of the Badges Screen</w:t>
      </w:r>
      <w:r w:rsidDel="00000000" w:rsidR="00000000" w:rsidRPr="00000000">
        <w:rPr>
          <w:rFonts w:ascii="Verdana" w:cs="Verdana" w:eastAsia="Verdana" w:hAnsi="Verdana"/>
          <w:sz w:val="20"/>
          <w:szCs w:val="20"/>
          <w:rtl w:val="0"/>
        </w:rPr>
        <w:t xml:space="preserve">.</w:t>
      </w:r>
      <w:r w:rsidDel="00000000" w:rsidR="00000000" w:rsidRPr="00000000">
        <w:rPr>
          <w:rtl w:val="0"/>
        </w:rPr>
      </w:r>
    </w:p>
    <w:p w:rsidR="00000000" w:rsidDel="00000000" w:rsidP="00000000" w:rsidRDefault="00000000" w:rsidRPr="00000000" w14:paraId="00001AC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Header</w:t>
      </w:r>
      <w:r w:rsidDel="00000000" w:rsidR="00000000" w:rsidRPr="00000000">
        <w:rPr>
          <w:rFonts w:ascii="Verdana" w:cs="Verdana" w:eastAsia="Verdana" w:hAnsi="Verdana"/>
          <w:sz w:val="20"/>
          <w:szCs w:val="20"/>
          <w:rtl w:val="0"/>
        </w:rPr>
        <w:t xml:space="preserve">: "My Trophy Case".</w:t>
      </w:r>
    </w:p>
    <w:p w:rsidR="00000000" w:rsidDel="00000000" w:rsidP="00000000" w:rsidRDefault="00000000" w:rsidRPr="00000000" w14:paraId="00001AC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Count</w:t>
      </w:r>
      <w:r w:rsidDel="00000000" w:rsidR="00000000" w:rsidRPr="00000000">
        <w:rPr>
          <w:rFonts w:ascii="Verdana" w:cs="Verdana" w:eastAsia="Verdana" w:hAnsi="Verdana"/>
          <w:sz w:val="20"/>
          <w:szCs w:val="20"/>
          <w:rtl w:val="0"/>
        </w:rPr>
        <w:t xml:space="preserve">: "3 / 12 Badges Unlocked".</w:t>
      </w:r>
    </w:p>
    <w:p w:rsidR="00000000" w:rsidDel="00000000" w:rsidP="00000000" w:rsidRDefault="00000000" w:rsidRPr="00000000" w14:paraId="00001AC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Grid Item 1 (Earned):</w:t>
      </w:r>
      <w:r w:rsidDel="00000000" w:rsidR="00000000" w:rsidRPr="00000000">
        <w:rPr>
          <w:rFonts w:ascii="Verdana" w:cs="Verdana" w:eastAsia="Verdana" w:hAnsi="Verdana"/>
          <w:sz w:val="20"/>
          <w:szCs w:val="20"/>
          <w:rtl w:val="0"/>
        </w:rPr>
        <w:t xml:space="preserve"> [Flame Icon] Hot Streak.</w:t>
      </w:r>
    </w:p>
    <w:p w:rsidR="00000000" w:rsidDel="00000000" w:rsidP="00000000" w:rsidRDefault="00000000" w:rsidRPr="00000000" w14:paraId="00001AC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Fonts w:ascii="Verdana" w:cs="Verdana" w:eastAsia="Verdana" w:hAnsi="Verdana"/>
          <w:sz w:val="20"/>
          <w:szCs w:val="20"/>
          <w:rtl w:val="0"/>
        </w:rPr>
        <w:t xml:space="preserve">Subtext: Earned Oct 12, 2025.</w:t>
      </w:r>
    </w:p>
    <w:p w:rsidR="00000000" w:rsidDel="00000000" w:rsidP="00000000" w:rsidRDefault="00000000" w:rsidRPr="00000000" w14:paraId="00001AC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Grid Item 2 (Locked):</w:t>
      </w:r>
      <w:r w:rsidDel="00000000" w:rsidR="00000000" w:rsidRPr="00000000">
        <w:rPr>
          <w:rFonts w:ascii="Verdana" w:cs="Verdana" w:eastAsia="Verdana" w:hAnsi="Verdana"/>
          <w:sz w:val="20"/>
          <w:szCs w:val="20"/>
          <w:rtl w:val="0"/>
        </w:rPr>
        <w:t xml:space="preserve"> [Diamond Icon] Diamond in the Rough.</w:t>
      </w:r>
    </w:p>
    <w:p w:rsidR="00000000" w:rsidDel="00000000" w:rsidP="00000000" w:rsidRDefault="00000000" w:rsidRPr="00000000" w14:paraId="00001AC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b w:val="1"/>
          <w:bCs w:val="1"/>
        </w:rPr>
      </w:pPr>
      <w:r w:rsidDel="00000000" w:rsidR="00000000" w:rsidRPr="00000000">
        <w:rPr>
          <w:rFonts w:ascii="Verdana" w:cs="Verdana" w:eastAsia="Verdana" w:hAnsi="Verdana"/>
          <w:sz w:val="20"/>
          <w:szCs w:val="20"/>
          <w:rtl w:val="0"/>
        </w:rPr>
        <w:t xml:space="preserve">Subtext: Start a &lt;</w:t>
      </w:r>
      <w:r w:rsidDel="00000000" w:rsidR="00000000" w:rsidRPr="00000000">
        <w:rPr>
          <w:rtl w:val="0"/>
        </w:rPr>
        <w:t xml:space="preserve">0</w:t>
      </w:r>
      <w:r w:rsidDel="00000000" w:rsidR="00000000" w:rsidRPr="00000000">
        <w:rPr>
          <w:rFonts w:ascii="Verdana" w:cs="Verdana" w:eastAsia="Verdana" w:hAnsi="Verdana"/>
          <w:sz w:val="20"/>
          <w:szCs w:val="20"/>
          <w:rtl w:val="0"/>
        </w:rPr>
        <w:t xml:space="preserve">% owned player who finishes Top 5. </w:t>
      </w:r>
    </w:p>
    <w:p w:rsidR="00000000" w:rsidDel="00000000" w:rsidP="00000000" w:rsidRDefault="00000000" w:rsidRPr="00000000" w14:paraId="00001ACE">
      <w:pPr>
        <w:ind w:left="0" w:firstLine="0"/>
        <w:rPr/>
      </w:pPr>
      <w:r w:rsidDel="00000000" w:rsidR="00000000" w:rsidRPr="00000000">
        <w:rPr>
          <w:rtl w:val="0"/>
        </w:rPr>
      </w:r>
    </w:p>
    <w:p w:rsidR="00000000" w:rsidDel="00000000" w:rsidP="00000000" w:rsidRDefault="00000000" w:rsidRPr="00000000" w14:paraId="00001ACF">
      <w:pPr>
        <w:ind w:left="0" w:firstLine="0"/>
        <w:rPr/>
      </w:pPr>
      <w:r w:rsidDel="00000000" w:rsidR="00000000" w:rsidRPr="00000000">
        <w:rPr>
          <w:rFonts w:ascii="Verdana" w:cs="Verdana" w:eastAsia="Verdana" w:hAnsi="Verdana"/>
          <w:sz w:val="20"/>
          <w:szCs w:val="20"/>
          <w:rtl w:val="0"/>
        </w:rPr>
        <w:t xml:space="preserve">Actor / Role : System (F2MX Platform) - System</w:t>
      </w:r>
      <w:r w:rsidDel="00000000" w:rsidR="00000000" w:rsidRPr="00000000">
        <w:rPr>
          <w:rtl w:val="0"/>
        </w:rPr>
      </w:r>
    </w:p>
    <w:p w:rsidR="00000000" w:rsidDel="00000000" w:rsidP="00000000" w:rsidRDefault="00000000" w:rsidRPr="00000000" w14:paraId="00001AD0">
      <w:pPr>
        <w:pStyle w:val="Heading3"/>
        <w:rPr/>
      </w:pPr>
      <w:bookmarkStart w:colFirst="0" w:colLast="0" w:name="_dfahfff2jstv" w:id="169"/>
      <w:bookmarkEnd w:id="169"/>
      <w:r w:rsidDel="00000000" w:rsidR="00000000" w:rsidRPr="00000000">
        <w:rPr>
          <w:b w:val="1"/>
          <w:bCs w:val="1"/>
          <w:sz w:val="22"/>
          <w:szCs w:val="22"/>
          <w:rtl w:val="0"/>
        </w:rPr>
        <w:t xml:space="preserve">User story</w:t>
      </w:r>
      <w:r w:rsidDel="00000000" w:rsidR="00000000" w:rsidRPr="00000000">
        <w:rPr>
          <w:rtl w:val="0"/>
        </w:rPr>
        <w:t xml:space="preserve"> </w:t>
      </w:r>
      <w:r w:rsidDel="00000000" w:rsidR="00000000" w:rsidRPr="00000000">
        <w:rPr>
          <w:b w:val="1"/>
          <w:bCs w:val="1"/>
          <w:sz w:val="22"/>
          <w:szCs w:val="22"/>
          <w:rtl w:val="0"/>
        </w:rPr>
        <w:t xml:space="preserve">-6.5 Playoff Format &amp; Bracket Generation</w:t>
      </w:r>
      <w:r w:rsidDel="00000000" w:rsidR="00000000" w:rsidRPr="00000000">
        <w:rPr>
          <w:rtl w:val="0"/>
        </w:rPr>
        <w:t xml:space="preserve"> </w:t>
      </w:r>
    </w:p>
    <w:p w:rsidR="00000000" w:rsidDel="00000000" w:rsidP="00000000" w:rsidRDefault="00000000" w:rsidRPr="00000000" w14:paraId="00001A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As a System, I want to automatically generate playoff structures at the end of the regular season based on the commissioner's chosen format and season length, so that the league champion can be decided.</w:t>
      </w:r>
    </w:p>
    <w:p w:rsidR="00000000" w:rsidDel="00000000" w:rsidP="00000000" w:rsidRDefault="00000000" w:rsidRPr="00000000" w14:paraId="00001A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b w:val="1"/>
          <w:bCs w:val="1"/>
          <w:rtl w:val="0"/>
        </w:rPr>
        <w:t xml:space="preserve">Acceptance Criteria:</w:t>
      </w:r>
    </w:p>
    <w:p w:rsidR="00000000" w:rsidDel="00000000" w:rsidP="00000000" w:rsidRDefault="00000000" w:rsidRPr="00000000" w14:paraId="00001A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Pre-Condition: </w:t>
      </w:r>
      <w:r w:rsidDel="00000000" w:rsidR="00000000" w:rsidRPr="00000000">
        <w:rPr>
          <w:rtl w:val="0"/>
        </w:rPr>
        <w:t xml:space="preserve">League Configuration must have "Playoffs Enabled = True".</w:t>
      </w:r>
    </w:p>
    <w:p w:rsidR="00000000" w:rsidDel="00000000" w:rsidP="00000000" w:rsidRDefault="00000000" w:rsidRPr="00000000" w14:paraId="00001A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Top-Ranked Configuration (Top-N Advance): </w:t>
      </w:r>
      <w:r w:rsidDel="00000000" w:rsidR="00000000" w:rsidRPr="00000000">
        <w:rPr>
          <w:rtl w:val="0"/>
        </w:rPr>
        <w:t xml:space="preserve">The system must read the "Number of Advancing Teams" defined by the Commissioner/Admin during league creation to determine how many top-ranked users make the playoffs.</w:t>
      </w:r>
    </w:p>
    <w:p w:rsidR="00000000" w:rsidDel="00000000" w:rsidP="00000000" w:rsidRDefault="00000000" w:rsidRPr="00000000" w14:paraId="00001AD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Format 1: Traditional Head-to-Head Bracket</w:t>
      </w:r>
    </w:p>
    <w:p w:rsidR="00000000" w:rsidDel="00000000" w:rsidP="00000000" w:rsidRDefault="00000000" w:rsidRPr="00000000" w14:paraId="00001AD6">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b w:val="1"/>
          <w:bCs w:val="1"/>
          <w:rtl w:val="0"/>
        </w:rPr>
        <w:t xml:space="preserve">Requirement: </w:t>
      </w:r>
      <w:r w:rsidDel="00000000" w:rsidR="00000000" w:rsidRPr="00000000">
        <w:rPr>
          <w:rtl w:val="0"/>
        </w:rPr>
        <w:t xml:space="preserve">League must have a configured season length of at least 10 weeks.</w:t>
      </w:r>
    </w:p>
    <w:p w:rsidR="00000000" w:rsidDel="00000000" w:rsidP="00000000" w:rsidRDefault="00000000" w:rsidRPr="00000000" w14:paraId="00001AD7">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b w:val="1"/>
          <w:bCs w:val="1"/>
          <w:rtl w:val="0"/>
        </w:rPr>
        <w:t xml:space="preserve">Behavior</w:t>
      </w:r>
      <w:r w:rsidDel="00000000" w:rsidR="00000000" w:rsidRPr="00000000">
        <w:rPr>
          <w:rtl w:val="0"/>
        </w:rPr>
        <w:t xml:space="preserve">: Generates an NFL-Style Seeded Bracket (e.g., 1st vs 4th, 2nd vs 3rd) based on regular-season standings. Playoff matchups permanently replace regular-season matchups for the designated playoff weeks.</w:t>
      </w:r>
    </w:p>
    <w:p w:rsidR="00000000" w:rsidDel="00000000" w:rsidP="00000000" w:rsidRDefault="00000000" w:rsidRPr="00000000" w14:paraId="00001AD8">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b w:val="1"/>
          <w:bCs w:val="1"/>
          <w:rtl w:val="0"/>
        </w:rPr>
        <w:t xml:space="preserve">Bracket Expansion &amp; Bye Logic (Even vs. Odd): </w:t>
      </w:r>
      <w:r w:rsidDel="00000000" w:rsidR="00000000" w:rsidRPr="00000000">
        <w:rPr>
          <w:rtl w:val="0"/>
        </w:rPr>
        <w:t xml:space="preserve">The system dynamically adjusts the number of playoff weeks based on how many "Top-Ranked" teams are configured to advance:</w:t>
      </w:r>
    </w:p>
    <w:p w:rsidR="00000000" w:rsidDel="00000000" w:rsidP="00000000" w:rsidRDefault="00000000" w:rsidRPr="00000000" w14:paraId="00001AD9">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b w:val="1"/>
          <w:bCs w:val="1"/>
          <w:rtl w:val="0"/>
        </w:rPr>
        <w:t xml:space="preserve">Standard Even (e.g., Top 4 or Top 8):</w:t>
      </w:r>
      <w:r w:rsidDel="00000000" w:rsidR="00000000" w:rsidRPr="00000000">
        <w:rPr>
          <w:rtl w:val="0"/>
        </w:rPr>
        <w:t xml:space="preserve"> The bracket pairs perfectly without byes. A Top 4 playoff requires 2 weeks (Semi-Finals and Finals). A Top 8 requires 3 weeks.</w:t>
      </w:r>
    </w:p>
    <w:p w:rsidR="00000000" w:rsidDel="00000000" w:rsidP="00000000" w:rsidRDefault="00000000" w:rsidRPr="00000000" w14:paraId="00001ADA">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b w:val="1"/>
          <w:bCs w:val="1"/>
          <w:rtl w:val="0"/>
        </w:rPr>
        <w:t xml:space="preserve">Odd Numbers or Uneven Bracket Sizes (e.g., Top 5, Top 6): </w:t>
      </w:r>
      <w:r w:rsidDel="00000000" w:rsidR="00000000" w:rsidRPr="00000000">
        <w:rPr>
          <w:rtl w:val="0"/>
        </w:rPr>
        <w:t xml:space="preserve">The system applies standard NFL Wildcard math. It automatically shifts the playoffs to take up an additional week and awards First-Round Byes to the highest-ranked seeds. (Example: In a Top 6 bracket, the 1st and 2nd seeds automatically advance to Round 2 without playing, while the 3rd plays the 6th, and the 4th plays the 5th in Round 1).</w:t>
      </w:r>
    </w:p>
    <w:p w:rsidR="00000000" w:rsidDel="00000000" w:rsidP="00000000" w:rsidRDefault="00000000" w:rsidRPr="00000000" w14:paraId="00001AD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Format 2: Point Total Playoffs</w:t>
      </w:r>
    </w:p>
    <w:p w:rsidR="00000000" w:rsidDel="00000000" w:rsidP="00000000" w:rsidRDefault="00000000" w:rsidRPr="00000000" w14:paraId="00001ADC">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b w:val="1"/>
          <w:bCs w:val="1"/>
          <w:rtl w:val="0"/>
        </w:rPr>
        <w:t xml:space="preserve">Requirement: </w:t>
      </w:r>
      <w:r w:rsidDel="00000000" w:rsidR="00000000" w:rsidRPr="00000000">
        <w:rPr>
          <w:rtl w:val="0"/>
        </w:rPr>
        <w:t xml:space="preserve">League must have a configured season length of at least 3 weeks.</w:t>
      </w:r>
    </w:p>
    <w:p w:rsidR="00000000" w:rsidDel="00000000" w:rsidP="00000000" w:rsidRDefault="00000000" w:rsidRPr="00000000" w14:paraId="00001ADD">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b w:val="1"/>
          <w:bCs w:val="1"/>
          <w:rtl w:val="0"/>
        </w:rPr>
        <w:t xml:space="preserve">Behavior</w:t>
      </w:r>
      <w:r w:rsidDel="00000000" w:rsidR="00000000" w:rsidRPr="00000000">
        <w:rPr>
          <w:rtl w:val="0"/>
        </w:rPr>
        <w:t xml:space="preserve">: There is no bracket or head-to-head play. The winner of the league is determined solely by the total number of fantasy points accumulated throughout the entire season.</w:t>
      </w:r>
    </w:p>
    <w:p w:rsidR="00000000" w:rsidDel="00000000" w:rsidP="00000000" w:rsidRDefault="00000000" w:rsidRPr="00000000" w14:paraId="00001AD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NFL Playoff Games Overlap Rule</w:t>
      </w:r>
      <w:r w:rsidDel="00000000" w:rsidR="00000000" w:rsidRPr="00000000">
        <w:rPr>
          <w:rtl w:val="0"/>
        </w:rPr>
        <w:t xml:space="preserve">:</w:t>
      </w:r>
    </w:p>
    <w:p w:rsidR="00000000" w:rsidDel="00000000" w:rsidP="00000000" w:rsidRDefault="00000000" w:rsidRPr="00000000" w14:paraId="00001AD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If the platform playoffs overlap with real-life NFL playoff games, the system treats the real NFL playoff games exactly like normal regular-season scoring events.</w:t>
      </w:r>
    </w:p>
    <w:p w:rsidR="00000000" w:rsidDel="00000000" w:rsidP="00000000" w:rsidRDefault="00000000" w:rsidRPr="00000000" w14:paraId="00001AE0">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Example: If a user owns Patrick Mahomes and he plays in the real-world AFC Championship game during the F2MX fantasy playoffs, the passes and touchdowns he throws count toward the user's F2MX matchup score.</w:t>
      </w:r>
    </w:p>
    <w:p w:rsidR="00000000" w:rsidDel="00000000" w:rsidP="00000000" w:rsidRDefault="00000000" w:rsidRPr="00000000" w14:paraId="00001AE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Playoffs Structure “Highest vs. Lowest Pairing”:</w:t>
      </w:r>
      <w:r w:rsidDel="00000000" w:rsidR="00000000" w:rsidRPr="00000000">
        <w:rPr>
          <w:rtl w:val="0"/>
        </w:rPr>
        <w:t xml:space="preserve"> Just like the real NFL, the system will pair the 1st Ranked End User against the 4th Ranked End User (the lowest seed in a 4-person playoff), and the 2nd Ranked against the 3rd Ranked.</w:t>
      </w:r>
    </w:p>
    <w:p w:rsidR="00000000" w:rsidDel="00000000" w:rsidP="00000000" w:rsidRDefault="00000000" w:rsidRPr="00000000" w14:paraId="00001AE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b w:val="1"/>
          <w:bCs w:val="1"/>
          <w:rtl w:val="0"/>
        </w:rPr>
        <w:t xml:space="preserve">First-Round Byes</w:t>
      </w:r>
      <w:r w:rsidDel="00000000" w:rsidR="00000000" w:rsidRPr="00000000">
        <w:rPr>
          <w:rtl w:val="0"/>
        </w:rPr>
        <w:t xml:space="preserve">: If the Commissioner configures an uneven or odd number of teams to advance to the playoffs (like 6 teams instead of 4 or 8), the system uses that real-world NFL math to award a "Bye" to the 1st and 2nd Ranked End Users, allowing them to skip the first week of the fantasy playoffs while the lower seeds battle it out.</w:t>
      </w:r>
      <w:r w:rsidDel="00000000" w:rsidR="00000000" w:rsidRPr="00000000">
        <w:rPr>
          <w:rtl w:val="0"/>
        </w:rPr>
      </w:r>
    </w:p>
    <w:p w:rsidR="00000000" w:rsidDel="00000000" w:rsidP="00000000" w:rsidRDefault="00000000" w:rsidRPr="00000000" w14:paraId="00001AE3">
      <w:pPr>
        <w:ind w:left="0" w:firstLine="0"/>
        <w:rPr/>
      </w:pPr>
      <w:r w:rsidDel="00000000" w:rsidR="00000000" w:rsidRPr="00000000">
        <w:rPr>
          <w:rtl w:val="0"/>
        </w:rPr>
      </w:r>
    </w:p>
    <w:p w:rsidR="00000000" w:rsidDel="00000000" w:rsidP="00000000" w:rsidRDefault="00000000" w:rsidRPr="00000000" w14:paraId="00001AE4">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Actor / Role : System (F2MX Platform) - System</w:t>
      </w:r>
    </w:p>
    <w:p w:rsidR="00000000" w:rsidDel="00000000" w:rsidP="00000000" w:rsidRDefault="00000000" w:rsidRPr="00000000" w14:paraId="00001AE5">
      <w:pPr>
        <w:pStyle w:val="Heading3"/>
        <w:rPr/>
      </w:pPr>
      <w:bookmarkStart w:colFirst="0" w:colLast="0" w:name="_rkqvxohflco6" w:id="170"/>
      <w:bookmarkEnd w:id="170"/>
      <w:r w:rsidDel="00000000" w:rsidR="00000000" w:rsidRPr="00000000">
        <w:rPr>
          <w:b w:val="1"/>
          <w:bCs w:val="1"/>
          <w:sz w:val="22"/>
          <w:szCs w:val="22"/>
          <w:rtl w:val="0"/>
        </w:rPr>
        <w:t xml:space="preserve">User story -6.6 XP Gating (League Eligibility)</w:t>
      </w:r>
      <w:r w:rsidDel="00000000" w:rsidR="00000000" w:rsidRPr="00000000">
        <w:rPr>
          <w:rtl w:val="0"/>
        </w:rPr>
        <w:t xml:space="preserve"> </w:t>
      </w:r>
    </w:p>
    <w:p w:rsidR="00000000" w:rsidDel="00000000" w:rsidP="00000000" w:rsidRDefault="00000000" w:rsidRPr="00000000" w14:paraId="00001AE6">
      <w:pPr>
        <w:ind w:left="0" w:firstLine="0"/>
        <w:rPr>
          <w:rFonts w:ascii="Verdana" w:cs="Verdana" w:eastAsia="Verdana" w:hAnsi="Verdana"/>
          <w:sz w:val="20"/>
          <w:szCs w:val="20"/>
        </w:rPr>
      </w:pPr>
      <w:r w:rsidDel="00000000" w:rsidR="00000000" w:rsidRPr="00000000">
        <w:rPr>
          <w:rtl w:val="0"/>
        </w:rPr>
        <w:t xml:space="preserve">As a System, I want to validate a user's XP Tier before allowing them to join specific Public or Private leagues, so that skill levels are balanced.</w:t>
      </w:r>
      <w:r w:rsidDel="00000000" w:rsidR="00000000" w:rsidRPr="00000000">
        <w:rPr>
          <w:rtl w:val="0"/>
        </w:rPr>
      </w:r>
    </w:p>
    <w:p w:rsidR="00000000" w:rsidDel="00000000" w:rsidP="00000000" w:rsidRDefault="00000000" w:rsidRPr="00000000" w14:paraId="00001AE7">
      <w:pPr>
        <w:ind w:left="0" w:firstLine="0"/>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1AE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b w:val="1"/>
          <w:bCs w:val="1"/>
          <w:rtl w:val="0"/>
        </w:rPr>
        <w:t xml:space="preserve">Configuration</w:t>
      </w:r>
      <w:r w:rsidDel="00000000" w:rsidR="00000000" w:rsidRPr="00000000">
        <w:rPr>
          <w:rtl w:val="0"/>
        </w:rPr>
        <w:t xml:space="preserve">: Both Public and Private Leagues can be set with "Min XP" or "Min Tier" requirements (e.g., "Pro Tier Only").</w:t>
      </w:r>
    </w:p>
    <w:p w:rsidR="00000000" w:rsidDel="00000000" w:rsidP="00000000" w:rsidRDefault="00000000" w:rsidRPr="00000000" w14:paraId="00001AE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b w:val="1"/>
          <w:bCs w:val="1"/>
          <w:rtl w:val="0"/>
        </w:rPr>
        <w:t xml:space="preserve">Check</w:t>
      </w:r>
      <w:r w:rsidDel="00000000" w:rsidR="00000000" w:rsidRPr="00000000">
        <w:rPr>
          <w:rtl w:val="0"/>
        </w:rPr>
        <w:t xml:space="preserve">: When a User clicks "Join" (Public) or requests to join via invite link (Private), the system compares the User_Total_XP vs the League_Requirement.</w:t>
      </w:r>
    </w:p>
    <w:p w:rsidR="00000000" w:rsidDel="00000000" w:rsidP="00000000" w:rsidRDefault="00000000" w:rsidRPr="00000000" w14:paraId="00001AE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b w:val="1"/>
          <w:bCs w:val="1"/>
          <w:rtl w:val="0"/>
        </w:rPr>
        <w:t xml:space="preserve">Pass</w:t>
      </w:r>
      <w:r w:rsidDel="00000000" w:rsidR="00000000" w:rsidRPr="00000000">
        <w:rPr>
          <w:rtl w:val="0"/>
        </w:rPr>
        <w:t xml:space="preserve">: User joins the league (Public) or is placed in "Pending_Approval" status for the commissioner (Private).</w:t>
      </w:r>
    </w:p>
    <w:p w:rsidR="00000000" w:rsidDel="00000000" w:rsidP="00000000" w:rsidRDefault="00000000" w:rsidRPr="00000000" w14:paraId="00001AE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b w:val="1"/>
          <w:bCs w:val="1"/>
          <w:rtl w:val="0"/>
        </w:rPr>
        <w:t xml:space="preserve">Fail</w:t>
      </w:r>
      <w:r w:rsidDel="00000000" w:rsidR="00000000" w:rsidRPr="00000000">
        <w:rPr>
          <w:rtl w:val="0"/>
        </w:rPr>
        <w:t xml:space="preserve">: Block join request. Display error: "You need [Tier Name] status to join this league. Current XP: [User XP]."</w:t>
      </w:r>
    </w:p>
    <w:p w:rsidR="00000000" w:rsidDel="00000000" w:rsidP="00000000" w:rsidRDefault="00000000" w:rsidRPr="00000000" w14:paraId="00001AE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D</w:t>
      </w:r>
      <w:r w:rsidDel="00000000" w:rsidR="00000000" w:rsidRPr="00000000">
        <w:rPr>
          <w:b w:val="1"/>
          <w:bCs w:val="1"/>
          <w:sz w:val="20"/>
          <w:szCs w:val="20"/>
          <w:rtl w:val="0"/>
        </w:rPr>
        <w:t xml:space="preserve">etailed view of the Join Failure Modal</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1AE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League</w:t>
      </w:r>
      <w:r w:rsidDel="00000000" w:rsidR="00000000" w:rsidRPr="00000000">
        <w:rPr>
          <w:rFonts w:ascii="Verdana" w:cs="Verdana" w:eastAsia="Verdana" w:hAnsi="Verdana"/>
          <w:sz w:val="20"/>
          <w:szCs w:val="20"/>
          <w:rtl w:val="0"/>
        </w:rPr>
        <w:t xml:space="preserve">: "Expert High-Stakes".</w:t>
      </w:r>
      <w:r w:rsidDel="00000000" w:rsidR="00000000" w:rsidRPr="00000000">
        <w:rPr>
          <w:rtl w:val="0"/>
        </w:rPr>
      </w:r>
    </w:p>
    <w:p w:rsidR="00000000" w:rsidDel="00000000" w:rsidP="00000000" w:rsidRDefault="00000000" w:rsidRPr="00000000" w14:paraId="00001AE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Requirement</w:t>
      </w:r>
      <w:r w:rsidDel="00000000" w:rsidR="00000000" w:rsidRPr="00000000">
        <w:rPr>
          <w:rFonts w:ascii="Verdana" w:cs="Verdana" w:eastAsia="Verdana" w:hAnsi="Verdana"/>
          <w:sz w:val="20"/>
          <w:szCs w:val="20"/>
          <w:rtl w:val="0"/>
        </w:rPr>
        <w:t xml:space="preserve">: [Head Coach Icon] 2,000+ XP.</w:t>
      </w:r>
    </w:p>
    <w:p w:rsidR="00000000" w:rsidDel="00000000" w:rsidP="00000000" w:rsidRDefault="00000000" w:rsidRPr="00000000" w14:paraId="00001AE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Your Status</w:t>
      </w:r>
      <w:r w:rsidDel="00000000" w:rsidR="00000000" w:rsidRPr="00000000">
        <w:rPr>
          <w:rFonts w:ascii="Verdana" w:cs="Verdana" w:eastAsia="Verdana" w:hAnsi="Verdana"/>
          <w:sz w:val="20"/>
          <w:szCs w:val="20"/>
          <w:rtl w:val="0"/>
        </w:rPr>
        <w:t xml:space="preserve">: [Rookie Icon] 150 XP.</w:t>
      </w:r>
    </w:p>
    <w:p w:rsidR="00000000" w:rsidDel="00000000" w:rsidP="00000000" w:rsidRDefault="00000000" w:rsidRPr="00000000" w14:paraId="00001AF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sz w:val="20"/>
          <w:szCs w:val="20"/>
          <w:rtl w:val="0"/>
        </w:rPr>
        <w:t xml:space="preserve">Message</w:t>
      </w:r>
      <w:r w:rsidDel="00000000" w:rsidR="00000000" w:rsidRPr="00000000">
        <w:rPr>
          <w:rFonts w:ascii="Verdana" w:cs="Verdana" w:eastAsia="Verdana" w:hAnsi="Verdana"/>
          <w:sz w:val="20"/>
          <w:szCs w:val="20"/>
          <w:rtl w:val="0"/>
        </w:rPr>
        <w:t xml:space="preserve">: "Level Up! You need more experience to compete in this league."</w:t>
      </w:r>
    </w:p>
    <w:p w:rsidR="00000000" w:rsidDel="00000000" w:rsidP="00000000" w:rsidRDefault="00000000" w:rsidRPr="00000000" w14:paraId="00001AF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1"/>
          <w:bCs w:val="1"/>
        </w:rPr>
      </w:pPr>
      <w:r w:rsidDel="00000000" w:rsidR="00000000" w:rsidRPr="00000000">
        <w:rPr>
          <w:b w:val="1"/>
          <w:bCs w:val="1"/>
          <w:sz w:val="20"/>
          <w:szCs w:val="20"/>
          <w:rtl w:val="0"/>
        </w:rPr>
        <w:t xml:space="preserve">Button</w:t>
      </w:r>
      <w:r w:rsidDel="00000000" w:rsidR="00000000" w:rsidRPr="00000000">
        <w:rPr>
          <w:rFonts w:ascii="Verdana" w:cs="Verdana" w:eastAsia="Verdana" w:hAnsi="Verdana"/>
          <w:sz w:val="20"/>
          <w:szCs w:val="20"/>
          <w:rtl w:val="0"/>
        </w:rPr>
        <w:t xml:space="preserve">: "Find Rookie Leagues". </w:t>
      </w:r>
    </w:p>
    <w:p w:rsidR="00000000" w:rsidDel="00000000" w:rsidP="00000000" w:rsidRDefault="00000000" w:rsidRPr="00000000" w14:paraId="00001A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color w:val="0000ff"/>
        </w:rPr>
      </w:pPr>
      <w:r w:rsidDel="00000000" w:rsidR="00000000" w:rsidRPr="00000000">
        <w:rPr>
          <w:rtl w:val="0"/>
        </w:rPr>
      </w:r>
    </w:p>
    <w:p w:rsidR="00000000" w:rsidDel="00000000" w:rsidP="00000000" w:rsidRDefault="00000000" w:rsidRPr="00000000" w14:paraId="00001A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Actor / Role: System (F2MX Platform) - System Backend </w:t>
      </w:r>
    </w:p>
    <w:p w:rsidR="00000000" w:rsidDel="00000000" w:rsidP="00000000" w:rsidRDefault="00000000" w:rsidRPr="00000000" w14:paraId="00001AF4">
      <w:pPr>
        <w:pStyle w:val="Heading3"/>
        <w:rPr/>
      </w:pPr>
      <w:bookmarkStart w:colFirst="0" w:colLast="0" w:name="_2oxnyd2wd19k" w:id="171"/>
      <w:bookmarkEnd w:id="171"/>
      <w:r w:rsidDel="00000000" w:rsidR="00000000" w:rsidRPr="00000000">
        <w:rPr>
          <w:b w:val="1"/>
          <w:bCs w:val="1"/>
          <w:sz w:val="22"/>
          <w:szCs w:val="22"/>
          <w:rtl w:val="0"/>
        </w:rPr>
        <w:t xml:space="preserve">User story -6.7 Badges &amp; Achievements (MVP Catalog)</w:t>
      </w:r>
      <w:r w:rsidDel="00000000" w:rsidR="00000000" w:rsidRPr="00000000">
        <w:rPr>
          <w:rtl w:val="0"/>
        </w:rPr>
        <w:t xml:space="preserve"> </w:t>
      </w:r>
    </w:p>
    <w:p w:rsidR="00000000" w:rsidDel="00000000" w:rsidP="00000000" w:rsidRDefault="00000000" w:rsidRPr="00000000" w14:paraId="00001A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As the F2MX System, I want to award cosmetic badges based on auditable platform data, so that users are recognized for their skill, market behavior, and participation. </w:t>
      </w:r>
    </w:p>
    <w:p w:rsidR="00000000" w:rsidDel="00000000" w:rsidP="00000000" w:rsidRDefault="00000000" w:rsidRPr="00000000" w14:paraId="00001A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rPr>
      </w:pPr>
      <w:r w:rsidDel="00000000" w:rsidR="00000000" w:rsidRPr="00000000">
        <w:rPr>
          <w:b w:val="1"/>
          <w:bCs w:val="1"/>
          <w:rtl w:val="0"/>
        </w:rPr>
        <w:t xml:space="preserve">Acceptance Criteria:</w:t>
      </w:r>
    </w:p>
    <w:p w:rsidR="00000000" w:rsidDel="00000000" w:rsidP="00000000" w:rsidRDefault="00000000" w:rsidRPr="00000000" w14:paraId="00001A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Cosmetic Nature:</w:t>
      </w:r>
      <w:r w:rsidDel="00000000" w:rsidR="00000000" w:rsidRPr="00000000">
        <w:rPr>
          <w:rtl w:val="0"/>
        </w:rPr>
        <w:t xml:space="preserve"> Badges are reputational only and do not alter scoring, market pricing, or trading.</w:t>
      </w:r>
    </w:p>
    <w:p w:rsidR="00000000" w:rsidDel="00000000" w:rsidP="00000000" w:rsidRDefault="00000000" w:rsidRPr="00000000" w14:paraId="00001A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bCs w:val="1"/>
          <w:rtl w:val="0"/>
        </w:rPr>
        <w:t xml:space="preserve">Award Timing</w:t>
      </w:r>
      <w:r w:rsidDel="00000000" w:rsidR="00000000" w:rsidRPr="00000000">
        <w:rPr>
          <w:rtl w:val="0"/>
        </w:rPr>
        <w:t xml:space="preserve">: Badges are awarded at defined intervals (Weekly, End of Season, End of Playoffs), not intra-game.</w:t>
      </w:r>
    </w:p>
    <w:p w:rsidR="00000000" w:rsidDel="00000000" w:rsidP="00000000" w:rsidRDefault="00000000" w:rsidRPr="00000000" w14:paraId="00001A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bCs w:val="1"/>
          <w:rtl w:val="0"/>
        </w:rPr>
        <w:t xml:space="preserve">The MVP Catalog</w:t>
      </w:r>
      <w:r w:rsidDel="00000000" w:rsidR="00000000" w:rsidRPr="00000000">
        <w:rPr>
          <w:rtl w:val="0"/>
        </w:rPr>
        <w:t xml:space="preserve">: The system must support only the following badges for the MVP launch:</w:t>
      </w:r>
    </w:p>
    <w:p w:rsidR="00000000" w:rsidDel="00000000" w:rsidP="00000000" w:rsidRDefault="00000000" w:rsidRPr="00000000" w14:paraId="00001AF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League Winner (Short-Term) – Won a 1–7 week league.</w:t>
      </w:r>
    </w:p>
    <w:p w:rsidR="00000000" w:rsidDel="00000000" w:rsidP="00000000" w:rsidRDefault="00000000" w:rsidRPr="00000000" w14:paraId="00001AF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League Winner (Full-Season) – Won an 8+ week league.</w:t>
      </w:r>
    </w:p>
    <w:p w:rsidR="00000000" w:rsidDel="00000000" w:rsidP="00000000" w:rsidRDefault="00000000" w:rsidRPr="00000000" w14:paraId="00001AF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Hot Streak – 5+ wins in a row.</w:t>
      </w:r>
    </w:p>
    <w:p w:rsidR="00000000" w:rsidDel="00000000" w:rsidP="00000000" w:rsidRDefault="00000000" w:rsidRPr="00000000" w14:paraId="00001AF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Underdog Champion – Won a league as the lowest-ranked seed entering the final week.</w:t>
      </w:r>
    </w:p>
    <w:p w:rsidR="00000000" w:rsidDel="00000000" w:rsidP="00000000" w:rsidRDefault="00000000" w:rsidRPr="00000000" w14:paraId="00001AF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Flip Master – Bought low, sold high for net profit on multiple players.</w:t>
      </w:r>
    </w:p>
    <w:p w:rsidR="00000000" w:rsidDel="00000000" w:rsidP="00000000" w:rsidRDefault="00000000" w:rsidRPr="00000000" w14:paraId="00001AF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Bargain Bin – Acquired a player at minimum cost who later produced.</w:t>
      </w:r>
    </w:p>
    <w:p w:rsidR="00000000" w:rsidDel="00000000" w:rsidP="00000000" w:rsidRDefault="00000000" w:rsidRPr="00000000" w14:paraId="00001B0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Diamond in the Rough – Started a player owned by &lt;0% of users who finished top 5 at their position.</w:t>
      </w:r>
    </w:p>
    <w:p w:rsidR="00000000" w:rsidDel="00000000" w:rsidP="00000000" w:rsidRDefault="00000000" w:rsidRPr="00000000" w14:paraId="00001B0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pPr>
      <w:r w:rsidDel="00000000" w:rsidR="00000000" w:rsidRPr="00000000">
        <w:rPr>
          <w:rtl w:val="0"/>
        </w:rPr>
        <w:t xml:space="preserve">Perfect Week – All players finished above their projected points.</w:t>
      </w:r>
    </w:p>
    <w:p w:rsidR="00000000" w:rsidDel="00000000" w:rsidP="00000000" w:rsidRDefault="00000000" w:rsidRPr="00000000" w14:paraId="00001B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3">
      <w:pPr>
        <w:pStyle w:val="Heading2"/>
        <w:ind w:left="0" w:firstLine="0"/>
        <w:rPr/>
      </w:pPr>
      <w:bookmarkStart w:colFirst="0" w:colLast="0" w:name="_ku2zz5tzxcd9" w:id="172"/>
      <w:bookmarkEnd w:id="172"/>
      <w:r w:rsidDel="00000000" w:rsidR="00000000" w:rsidRPr="00000000">
        <w:rPr>
          <w:rtl w:val="0"/>
        </w:rPr>
        <w:t xml:space="preserve">Epic 7: Notifications &amp; Administration</w:t>
      </w:r>
      <w:r w:rsidDel="00000000" w:rsidR="00000000" w:rsidRPr="00000000">
        <w:rPr>
          <w:rtl w:val="0"/>
        </w:rPr>
      </w:r>
    </w:p>
    <w:p w:rsidR="00000000" w:rsidDel="00000000" w:rsidP="00000000" w:rsidRDefault="00000000" w:rsidRPr="00000000" w14:paraId="00001B04">
      <w:pPr>
        <w:ind w:left="0" w:firstLine="0"/>
        <w:rPr/>
      </w:pPr>
      <w:r w:rsidDel="00000000" w:rsidR="00000000" w:rsidRPr="00000000">
        <w:rPr>
          <w:rtl w:val="0"/>
        </w:rPr>
        <w:t xml:space="preserve">Actor / Role : System (F2MX Platform) - User</w:t>
      </w:r>
    </w:p>
    <w:p w:rsidR="00000000" w:rsidDel="00000000" w:rsidP="00000000" w:rsidRDefault="00000000" w:rsidRPr="00000000" w14:paraId="00001B05">
      <w:pPr>
        <w:pStyle w:val="Heading3"/>
        <w:rPr/>
      </w:pPr>
      <w:bookmarkStart w:colFirst="0" w:colLast="0" w:name="_r9k674ov7pk4" w:id="173"/>
      <w:bookmarkEnd w:id="173"/>
      <w:r w:rsidDel="00000000" w:rsidR="00000000" w:rsidRPr="00000000">
        <w:rPr>
          <w:rtl w:val="0"/>
        </w:rPr>
        <w:t xml:space="preserve">User story -7.1 Notification Preferences &amp; Channel Management </w:t>
      </w:r>
    </w:p>
    <w:p w:rsidR="00000000" w:rsidDel="00000000" w:rsidP="00000000" w:rsidRDefault="00000000" w:rsidRPr="00000000" w14:paraId="00001B06">
      <w:pPr>
        <w:ind w:left="0" w:firstLine="0"/>
        <w:rPr/>
      </w:pPr>
      <w:r w:rsidDel="00000000" w:rsidR="00000000" w:rsidRPr="00000000">
        <w:rPr>
          <w:rtl w:val="0"/>
        </w:rPr>
        <w:t xml:space="preserve">As a User, I want to configure which notifications I receive and through which channels, so that I can stay informed without being overwhelmed by low-priority alerts.</w:t>
      </w:r>
    </w:p>
    <w:p w:rsidR="00000000" w:rsidDel="00000000" w:rsidP="00000000" w:rsidRDefault="00000000" w:rsidRPr="00000000" w14:paraId="00001B07">
      <w:pPr>
        <w:ind w:left="0" w:firstLine="0"/>
        <w:rPr>
          <w:b w:val="1"/>
          <w:bCs w:val="1"/>
        </w:rPr>
      </w:pPr>
      <w:r w:rsidDel="00000000" w:rsidR="00000000" w:rsidRPr="00000000">
        <w:rPr>
          <w:b w:val="1"/>
          <w:bCs w:val="1"/>
          <w:rtl w:val="0"/>
        </w:rPr>
        <w:t xml:space="preserve">Acceptance Criteria:</w:t>
      </w:r>
    </w:p>
    <w:p w:rsidR="00000000" w:rsidDel="00000000" w:rsidP="00000000" w:rsidRDefault="00000000" w:rsidRPr="00000000" w14:paraId="00001B08">
      <w:pPr>
        <w:numPr>
          <w:ilvl w:val="0"/>
          <w:numId w:val="42"/>
        </w:numPr>
        <w:spacing w:after="0" w:afterAutospacing="0"/>
        <w:ind w:left="720" w:hanging="360"/>
        <w:rPr>
          <w:u w:val="none"/>
        </w:rPr>
      </w:pPr>
      <w:r w:rsidDel="00000000" w:rsidR="00000000" w:rsidRPr="00000000">
        <w:rPr>
          <w:b w:val="1"/>
          <w:bCs w:val="1"/>
          <w:rtl w:val="0"/>
        </w:rPr>
        <w:t xml:space="preserve">Toggle Categories</w:t>
      </w:r>
      <w:r w:rsidDel="00000000" w:rsidR="00000000" w:rsidRPr="00000000">
        <w:rPr>
          <w:rtl w:val="0"/>
        </w:rPr>
        <w:t xml:space="preserve">: The system must provide on/off toggles for independent event categories:</w:t>
      </w:r>
    </w:p>
    <w:p w:rsidR="00000000" w:rsidDel="00000000" w:rsidP="00000000" w:rsidRDefault="00000000" w:rsidRPr="00000000" w14:paraId="00001B09">
      <w:pPr>
        <w:numPr>
          <w:ilvl w:val="1"/>
          <w:numId w:val="42"/>
        </w:numPr>
        <w:spacing w:after="0" w:afterAutospacing="0"/>
        <w:ind w:left="1440" w:hanging="360"/>
        <w:rPr>
          <w:u w:val="none"/>
        </w:rPr>
      </w:pPr>
      <w:r w:rsidDel="00000000" w:rsidR="00000000" w:rsidRPr="00000000">
        <w:rPr>
          <w:rtl w:val="0"/>
        </w:rPr>
        <w:t xml:space="preserve">Trades (Buy/Sell confirmations).</w:t>
      </w:r>
    </w:p>
    <w:p w:rsidR="00000000" w:rsidDel="00000000" w:rsidP="00000000" w:rsidRDefault="00000000" w:rsidRPr="00000000" w14:paraId="00001B0A">
      <w:pPr>
        <w:numPr>
          <w:ilvl w:val="1"/>
          <w:numId w:val="42"/>
        </w:numPr>
        <w:spacing w:after="0" w:afterAutospacing="0"/>
        <w:ind w:left="1440" w:hanging="360"/>
        <w:rPr>
          <w:u w:val="none"/>
        </w:rPr>
      </w:pPr>
      <w:r w:rsidDel="00000000" w:rsidR="00000000" w:rsidRPr="00000000">
        <w:rPr>
          <w:rtl w:val="0"/>
        </w:rPr>
        <w:t xml:space="preserve">League Activity (Joins, Standings updates).</w:t>
      </w:r>
    </w:p>
    <w:p w:rsidR="00000000" w:rsidDel="00000000" w:rsidP="00000000" w:rsidRDefault="00000000" w:rsidRPr="00000000" w14:paraId="00001B0B">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Matchup Reminders (Lineup alerts).</w:t>
      </w:r>
    </w:p>
    <w:p w:rsidR="00000000" w:rsidDel="00000000" w:rsidP="00000000" w:rsidRDefault="00000000" w:rsidRPr="00000000" w14:paraId="00001B0C">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Injury Reports.</w:t>
      </w:r>
    </w:p>
    <w:p w:rsidR="00000000" w:rsidDel="00000000" w:rsidP="00000000" w:rsidRDefault="00000000" w:rsidRPr="00000000" w14:paraId="00001B0D">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Promotions (Must comply with strict Opt-in/Opt-out).</w:t>
      </w:r>
    </w:p>
    <w:p w:rsidR="00000000" w:rsidDel="00000000" w:rsidP="00000000" w:rsidRDefault="00000000" w:rsidRPr="00000000" w14:paraId="00001B0E">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League Invites.</w:t>
      </w:r>
    </w:p>
    <w:p w:rsidR="00000000" w:rsidDel="00000000" w:rsidP="00000000" w:rsidRDefault="00000000" w:rsidRPr="00000000" w14:paraId="00001B0F">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Analyst Reports</w:t>
      </w:r>
    </w:p>
    <w:p w:rsidR="00000000" w:rsidDel="00000000" w:rsidP="00000000" w:rsidRDefault="00000000" w:rsidRPr="00000000" w14:paraId="00001B10">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Market Opening for League</w:t>
      </w:r>
    </w:p>
    <w:p w:rsidR="00000000" w:rsidDel="00000000" w:rsidP="00000000" w:rsidRDefault="00000000" w:rsidRPr="00000000" w14:paraId="00001B11">
      <w:pPr>
        <w:numPr>
          <w:ilvl w:val="0"/>
          <w:numId w:val="42"/>
        </w:numPr>
        <w:spacing w:after="0" w:afterAutospacing="0"/>
        <w:ind w:left="720" w:hanging="360"/>
        <w:rPr>
          <w:b w:val="1"/>
          <w:bCs w:val="1"/>
        </w:rPr>
      </w:pPr>
      <w:r w:rsidDel="00000000" w:rsidR="00000000" w:rsidRPr="00000000">
        <w:rPr>
          <w:b w:val="1"/>
          <w:bCs w:val="1"/>
          <w:rtl w:val="0"/>
        </w:rPr>
        <w:t xml:space="preserve"> Channel Constraints:</w:t>
      </w:r>
    </w:p>
    <w:p w:rsidR="00000000" w:rsidDel="00000000" w:rsidP="00000000" w:rsidRDefault="00000000" w:rsidRPr="00000000" w14:paraId="00001B12">
      <w:pPr>
        <w:numPr>
          <w:ilvl w:val="1"/>
          <w:numId w:val="42"/>
        </w:numPr>
        <w:spacing w:after="0" w:afterAutospacing="0"/>
        <w:ind w:left="1440" w:hanging="360"/>
        <w:rPr>
          <w:u w:val="none"/>
        </w:rPr>
      </w:pPr>
      <w:r w:rsidDel="00000000" w:rsidR="00000000" w:rsidRPr="00000000">
        <w:rPr>
          <w:b w:val="1"/>
          <w:bCs w:val="1"/>
          <w:rtl w:val="0"/>
        </w:rPr>
        <w:t xml:space="preserve">SMS</w:t>
      </w:r>
      <w:r w:rsidDel="00000000" w:rsidR="00000000" w:rsidRPr="00000000">
        <w:rPr>
          <w:rtl w:val="0"/>
        </w:rPr>
        <w:t xml:space="preserve">: Restricted strictly to League Invites and Market Opening events. Users cannot enable SMS for routine alerts (e.g., trades) per policy.</w:t>
      </w:r>
    </w:p>
    <w:p w:rsidR="00000000" w:rsidDel="00000000" w:rsidP="00000000" w:rsidRDefault="00000000" w:rsidRPr="00000000" w14:paraId="00001B13">
      <w:pPr>
        <w:numPr>
          <w:ilvl w:val="1"/>
          <w:numId w:val="42"/>
        </w:numPr>
        <w:spacing w:after="0" w:afterAutospacing="0"/>
        <w:ind w:left="1440" w:hanging="360"/>
        <w:rPr>
          <w:u w:val="none"/>
        </w:rPr>
      </w:pPr>
      <w:r w:rsidDel="00000000" w:rsidR="00000000" w:rsidRPr="00000000">
        <w:rPr>
          <w:b w:val="1"/>
          <w:bCs w:val="1"/>
          <w:rtl w:val="0"/>
        </w:rPr>
        <w:t xml:space="preserve">Email &amp; Push</w:t>
      </w:r>
      <w:r w:rsidDel="00000000" w:rsidR="00000000" w:rsidRPr="00000000">
        <w:rPr>
          <w:rtl w:val="0"/>
        </w:rPr>
        <w:t xml:space="preserve">: Available for all categories.</w:t>
      </w:r>
    </w:p>
    <w:p w:rsidR="00000000" w:rsidDel="00000000" w:rsidP="00000000" w:rsidRDefault="00000000" w:rsidRPr="00000000" w14:paraId="00001B14">
      <w:pPr>
        <w:numPr>
          <w:ilvl w:val="0"/>
          <w:numId w:val="42"/>
        </w:numPr>
        <w:spacing w:after="0" w:afterAutospacing="0"/>
        <w:ind w:left="720" w:hanging="360"/>
        <w:rPr>
          <w:u w:val="none"/>
        </w:rPr>
      </w:pPr>
      <w:r w:rsidDel="00000000" w:rsidR="00000000" w:rsidRPr="00000000">
        <w:rPr>
          <w:b w:val="1"/>
          <w:bCs w:val="1"/>
          <w:rtl w:val="0"/>
        </w:rPr>
        <w:t xml:space="preserve">Defaults</w:t>
      </w:r>
      <w:r w:rsidDel="00000000" w:rsidR="00000000" w:rsidRPr="00000000">
        <w:rPr>
          <w:rtl w:val="0"/>
        </w:rPr>
        <w:t xml:space="preserve">: New accounts default to "ON" for Invite Reminders and Market Openings.</w:t>
      </w:r>
    </w:p>
    <w:p w:rsidR="00000000" w:rsidDel="00000000" w:rsidP="00000000" w:rsidRDefault="00000000" w:rsidRPr="00000000" w14:paraId="00001B15">
      <w:pPr>
        <w:numPr>
          <w:ilvl w:val="0"/>
          <w:numId w:val="42"/>
        </w:numPr>
        <w:spacing w:after="0" w:afterAutospacing="0"/>
        <w:ind w:left="720" w:hanging="360"/>
        <w:rPr>
          <w:u w:val="none"/>
        </w:rPr>
      </w:pPr>
      <w:r w:rsidDel="00000000" w:rsidR="00000000" w:rsidRPr="00000000">
        <w:rPr>
          <w:b w:val="1"/>
          <w:bCs w:val="1"/>
          <w:rtl w:val="0"/>
        </w:rPr>
        <w:t xml:space="preserve">Immediate Effect</w:t>
      </w:r>
      <w:r w:rsidDel="00000000" w:rsidR="00000000" w:rsidRPr="00000000">
        <w:rPr>
          <w:rtl w:val="0"/>
        </w:rPr>
        <w:t xml:space="preserve">: Preference changes take effect immediately upon saving</w:t>
      </w:r>
    </w:p>
    <w:p w:rsidR="00000000" w:rsidDel="00000000" w:rsidP="00000000" w:rsidRDefault="00000000" w:rsidRPr="00000000" w14:paraId="00001B16">
      <w:pPr>
        <w:numPr>
          <w:ilvl w:val="0"/>
          <w:numId w:val="42"/>
        </w:numPr>
        <w:spacing w:after="0" w:afterAutospacing="0"/>
        <w:ind w:left="720" w:hanging="360"/>
        <w:rPr>
          <w:u w:val="none"/>
        </w:rPr>
      </w:pPr>
      <w:r w:rsidDel="00000000" w:rsidR="00000000" w:rsidRPr="00000000">
        <w:rPr>
          <w:b w:val="1"/>
          <w:bCs w:val="1"/>
          <w:rtl w:val="0"/>
        </w:rPr>
        <w:t xml:space="preserve">Detailed view of the Notification Settings Screen</w:t>
      </w:r>
      <w:r w:rsidDel="00000000" w:rsidR="00000000" w:rsidRPr="00000000">
        <w:rPr>
          <w:rtl w:val="0"/>
        </w:rPr>
        <w:t xml:space="preserve"> :</w:t>
      </w:r>
    </w:p>
    <w:p w:rsidR="00000000" w:rsidDel="00000000" w:rsidP="00000000" w:rsidRDefault="00000000" w:rsidRPr="00000000" w14:paraId="00001B17">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Header</w:t>
      </w:r>
      <w:r w:rsidDel="00000000" w:rsidR="00000000" w:rsidRPr="00000000">
        <w:rPr>
          <w:rtl w:val="0"/>
        </w:rPr>
        <w:t xml:space="preserve">: "Notification Preferences".</w:t>
      </w:r>
    </w:p>
    <w:p w:rsidR="00000000" w:rsidDel="00000000" w:rsidP="00000000" w:rsidRDefault="00000000" w:rsidRPr="00000000" w14:paraId="00001B18">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Global Toggle</w:t>
      </w:r>
      <w:r w:rsidDel="00000000" w:rsidR="00000000" w:rsidRPr="00000000">
        <w:rPr>
          <w:rtl w:val="0"/>
        </w:rPr>
        <w:t xml:space="preserve">: "Pause All Notifications".</w:t>
      </w:r>
    </w:p>
    <w:p w:rsidR="00000000" w:rsidDel="00000000" w:rsidP="00000000" w:rsidRDefault="00000000" w:rsidRPr="00000000" w14:paraId="00001B19">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Section</w:t>
      </w:r>
      <w:r w:rsidDel="00000000" w:rsidR="00000000" w:rsidRPr="00000000">
        <w:rPr>
          <w:rtl w:val="0"/>
        </w:rPr>
        <w:t xml:space="preserve">: "Urgent Alerts (SMS/Push)".</w:t>
      </w:r>
    </w:p>
    <w:p w:rsidR="00000000" w:rsidDel="00000000" w:rsidP="00000000" w:rsidRDefault="00000000" w:rsidRPr="00000000" w14:paraId="00001B1A">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    </w:t>
      </w:r>
      <w:r w:rsidDel="00000000" w:rsidR="00000000" w:rsidRPr="00000000">
        <w:rPr>
          <w:b w:val="1"/>
          <w:bCs w:val="1"/>
          <w:rtl w:val="0"/>
        </w:rPr>
        <w:t xml:space="preserve">Row:</w:t>
      </w:r>
      <w:r w:rsidDel="00000000" w:rsidR="00000000" w:rsidRPr="00000000">
        <w:rPr>
          <w:rtl w:val="0"/>
        </w:rPr>
        <w:t xml:space="preserve"> League Invites [Toggle ON].</w:t>
      </w:r>
    </w:p>
    <w:p w:rsidR="00000000" w:rsidDel="00000000" w:rsidP="00000000" w:rsidRDefault="00000000" w:rsidRPr="00000000" w14:paraId="00001B1B">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    </w:t>
      </w:r>
      <w:r w:rsidDel="00000000" w:rsidR="00000000" w:rsidRPr="00000000">
        <w:rPr>
          <w:b w:val="1"/>
          <w:bCs w:val="1"/>
          <w:rtl w:val="0"/>
        </w:rPr>
        <w:t xml:space="preserve">Row:</w:t>
      </w:r>
      <w:r w:rsidDel="00000000" w:rsidR="00000000" w:rsidRPr="00000000">
        <w:rPr>
          <w:rtl w:val="0"/>
        </w:rPr>
        <w:t xml:space="preserve"> Market Open [Toggle ON].</w:t>
      </w:r>
    </w:p>
    <w:p w:rsidR="00000000" w:rsidDel="00000000" w:rsidP="00000000" w:rsidRDefault="00000000" w:rsidRPr="00000000" w14:paraId="00001B1C">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Section</w:t>
      </w:r>
      <w:r w:rsidDel="00000000" w:rsidR="00000000" w:rsidRPr="00000000">
        <w:rPr>
          <w:rtl w:val="0"/>
        </w:rPr>
        <w:t xml:space="preserve">: "Gameplay Updates (Push/Email)".</w:t>
      </w:r>
    </w:p>
    <w:p w:rsidR="00000000" w:rsidDel="00000000" w:rsidP="00000000" w:rsidRDefault="00000000" w:rsidRPr="00000000" w14:paraId="00001B1D">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    </w:t>
      </w:r>
      <w:r w:rsidDel="00000000" w:rsidR="00000000" w:rsidRPr="00000000">
        <w:rPr>
          <w:b w:val="1"/>
          <w:bCs w:val="1"/>
          <w:rtl w:val="0"/>
        </w:rPr>
        <w:t xml:space="preserve">Row:</w:t>
      </w:r>
      <w:r w:rsidDel="00000000" w:rsidR="00000000" w:rsidRPr="00000000">
        <w:rPr>
          <w:rtl w:val="0"/>
        </w:rPr>
        <w:t xml:space="preserve"> Trade Executions [Toggle ON].</w:t>
      </w:r>
    </w:p>
    <w:p w:rsidR="00000000" w:rsidDel="00000000" w:rsidP="00000000" w:rsidRDefault="00000000" w:rsidRPr="00000000" w14:paraId="00001B1E">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    </w:t>
      </w:r>
      <w:r w:rsidDel="00000000" w:rsidR="00000000" w:rsidRPr="00000000">
        <w:rPr>
          <w:b w:val="1"/>
          <w:bCs w:val="1"/>
          <w:rtl w:val="0"/>
        </w:rPr>
        <w:t xml:space="preserve">Row</w:t>
      </w:r>
      <w:r w:rsidDel="00000000" w:rsidR="00000000" w:rsidRPr="00000000">
        <w:rPr>
          <w:rtl w:val="0"/>
        </w:rPr>
        <w:t xml:space="preserve">: Injury Alerts [Toggle OFF].</w:t>
      </w:r>
    </w:p>
    <w:p w:rsidR="00000000" w:rsidDel="00000000" w:rsidP="00000000" w:rsidRDefault="00000000" w:rsidRPr="00000000" w14:paraId="00001B1F">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    </w:t>
      </w:r>
      <w:r w:rsidDel="00000000" w:rsidR="00000000" w:rsidRPr="00000000">
        <w:rPr>
          <w:b w:val="1"/>
          <w:bCs w:val="1"/>
          <w:rtl w:val="0"/>
        </w:rPr>
        <w:t xml:space="preserve">Row</w:t>
      </w:r>
      <w:r w:rsidDel="00000000" w:rsidR="00000000" w:rsidRPr="00000000">
        <w:rPr>
          <w:rtl w:val="0"/>
        </w:rPr>
        <w:t xml:space="preserve">: Matchup Results [Toggle ON].</w:t>
      </w:r>
    </w:p>
    <w:p w:rsidR="00000000" w:rsidDel="00000000" w:rsidP="00000000" w:rsidRDefault="00000000" w:rsidRPr="00000000" w14:paraId="00001B20">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pPr>
      <w:r w:rsidDel="00000000" w:rsidR="00000000" w:rsidRPr="00000000">
        <w:rPr>
          <w:rtl w:val="0"/>
        </w:rPr>
        <w:t xml:space="preserve">    </w:t>
      </w:r>
      <w:r w:rsidDel="00000000" w:rsidR="00000000" w:rsidRPr="00000000">
        <w:rPr>
          <w:b w:val="1"/>
          <w:bCs w:val="1"/>
          <w:rtl w:val="0"/>
        </w:rPr>
        <w:t xml:space="preserve">Row</w:t>
      </w:r>
      <w:r w:rsidDel="00000000" w:rsidR="00000000" w:rsidRPr="00000000">
        <w:rPr>
          <w:rtl w:val="0"/>
        </w:rPr>
        <w:t xml:space="preserve">: Starting Allocation/Promotional Offers [Toggle OFF]. </w:t>
      </w:r>
    </w:p>
    <w:p w:rsidR="00000000" w:rsidDel="00000000" w:rsidP="00000000" w:rsidRDefault="00000000" w:rsidRPr="00000000" w14:paraId="00001B21">
      <w:pPr>
        <w:ind w:left="0" w:firstLine="0"/>
        <w:rPr/>
      </w:pPr>
      <w:r w:rsidDel="00000000" w:rsidR="00000000" w:rsidRPr="00000000">
        <w:rPr>
          <w:rtl w:val="0"/>
        </w:rPr>
      </w:r>
    </w:p>
    <w:p w:rsidR="00000000" w:rsidDel="00000000" w:rsidP="00000000" w:rsidRDefault="00000000" w:rsidRPr="00000000" w14:paraId="00001B22">
      <w:pPr>
        <w:ind w:left="0" w:firstLine="0"/>
        <w:rPr/>
      </w:pPr>
      <w:r w:rsidDel="00000000" w:rsidR="00000000" w:rsidRPr="00000000">
        <w:rPr>
          <w:rtl w:val="0"/>
        </w:rPr>
        <w:t xml:space="preserve">Actor / Role : System /Organization (F2MX Platform) - User</w:t>
      </w:r>
    </w:p>
    <w:p w:rsidR="00000000" w:rsidDel="00000000" w:rsidP="00000000" w:rsidRDefault="00000000" w:rsidRPr="00000000" w14:paraId="00001B23">
      <w:pPr>
        <w:pStyle w:val="Heading3"/>
        <w:rPr/>
      </w:pPr>
      <w:bookmarkStart w:colFirst="0" w:colLast="0" w:name="_akbzi3fa70lm" w:id="174"/>
      <w:bookmarkEnd w:id="174"/>
      <w:r w:rsidDel="00000000" w:rsidR="00000000" w:rsidRPr="00000000">
        <w:rPr>
          <w:b w:val="1"/>
          <w:bCs w:val="1"/>
          <w:sz w:val="22"/>
          <w:szCs w:val="22"/>
          <w:rtl w:val="0"/>
        </w:rPr>
        <w:t xml:space="preserve">User story -7.2 Activity Feed &amp; Notification History</w:t>
      </w:r>
      <w:r w:rsidDel="00000000" w:rsidR="00000000" w:rsidRPr="00000000">
        <w:rPr>
          <w:rtl w:val="0"/>
        </w:rPr>
        <w:t xml:space="preserve"> </w:t>
      </w:r>
    </w:p>
    <w:p w:rsidR="00000000" w:rsidDel="00000000" w:rsidP="00000000" w:rsidRDefault="00000000" w:rsidRPr="00000000" w14:paraId="00001B24">
      <w:pPr>
        <w:ind w:left="0" w:firstLine="0"/>
        <w:rPr/>
      </w:pPr>
      <w:r w:rsidDel="00000000" w:rsidR="00000000" w:rsidRPr="00000000">
        <w:rPr>
          <w:rtl w:val="0"/>
        </w:rPr>
        <w:t xml:space="preserve">As a User, I want to view a chronological feed of my notifications and system events, so that I can review trade confirmations or league updates I might have missed.</w:t>
      </w:r>
    </w:p>
    <w:p w:rsidR="00000000" w:rsidDel="00000000" w:rsidP="00000000" w:rsidRDefault="00000000" w:rsidRPr="00000000" w14:paraId="00001B25">
      <w:pPr>
        <w:ind w:left="0" w:firstLine="0"/>
        <w:rPr>
          <w:b w:val="1"/>
          <w:bCs w:val="1"/>
        </w:rPr>
      </w:pPr>
      <w:r w:rsidDel="00000000" w:rsidR="00000000" w:rsidRPr="00000000">
        <w:rPr>
          <w:b w:val="1"/>
          <w:bCs w:val="1"/>
          <w:rtl w:val="0"/>
        </w:rPr>
        <w:t xml:space="preserve">Acceptance Criteria:</w:t>
      </w:r>
    </w:p>
    <w:p w:rsidR="00000000" w:rsidDel="00000000" w:rsidP="00000000" w:rsidRDefault="00000000" w:rsidRPr="00000000" w14:paraId="00001B26">
      <w:pPr>
        <w:numPr>
          <w:ilvl w:val="0"/>
          <w:numId w:val="38"/>
        </w:numPr>
        <w:spacing w:after="0" w:afterAutospacing="0"/>
        <w:ind w:left="720" w:hanging="360"/>
        <w:rPr>
          <w:u w:val="none"/>
        </w:rPr>
      </w:pPr>
      <w:r w:rsidDel="00000000" w:rsidR="00000000" w:rsidRPr="00000000">
        <w:rPr>
          <w:b w:val="1"/>
          <w:bCs w:val="1"/>
          <w:rtl w:val="0"/>
        </w:rPr>
        <w:t xml:space="preserve">Content</w:t>
      </w:r>
      <w:r w:rsidDel="00000000" w:rsidR="00000000" w:rsidRPr="00000000">
        <w:rPr>
          <w:rtl w:val="0"/>
        </w:rPr>
        <w:t xml:space="preserve">: The feed must aggregate:</w:t>
      </w:r>
    </w:p>
    <w:p w:rsidR="00000000" w:rsidDel="00000000" w:rsidP="00000000" w:rsidRDefault="00000000" w:rsidRPr="00000000" w14:paraId="00001B27">
      <w:pPr>
        <w:numPr>
          <w:ilvl w:val="1"/>
          <w:numId w:val="38"/>
        </w:numPr>
        <w:spacing w:after="0" w:afterAutospacing="0"/>
        <w:ind w:left="1440" w:hanging="360"/>
        <w:rPr>
          <w:u w:val="none"/>
        </w:rPr>
      </w:pPr>
      <w:r w:rsidDel="00000000" w:rsidR="00000000" w:rsidRPr="00000000">
        <w:rPr>
          <w:rtl w:val="0"/>
        </w:rPr>
        <w:t xml:space="preserve">Trade Confirmations.</w:t>
      </w:r>
    </w:p>
    <w:p w:rsidR="00000000" w:rsidDel="00000000" w:rsidP="00000000" w:rsidRDefault="00000000" w:rsidRPr="00000000" w14:paraId="00001B28">
      <w:pPr>
        <w:numPr>
          <w:ilvl w:val="1"/>
          <w:numId w:val="38"/>
        </w:numPr>
        <w:spacing w:after="0" w:afterAutospacing="0"/>
        <w:ind w:left="1440" w:hanging="360"/>
        <w:rPr>
          <w:u w:val="none"/>
        </w:rPr>
      </w:pPr>
      <w:r w:rsidDel="00000000" w:rsidR="00000000" w:rsidRPr="00000000">
        <w:rPr>
          <w:rtl w:val="0"/>
        </w:rPr>
        <w:t xml:space="preserve">System Actions (e.g., Season-ending injury liquidations).</w:t>
      </w:r>
    </w:p>
    <w:p w:rsidR="00000000" w:rsidDel="00000000" w:rsidP="00000000" w:rsidRDefault="00000000" w:rsidRPr="00000000" w14:paraId="00001B29">
      <w:pPr>
        <w:numPr>
          <w:ilvl w:val="1"/>
          <w:numId w:val="38"/>
        </w:numPr>
        <w:spacing w:after="0" w:afterAutospacing="0"/>
        <w:ind w:left="1440" w:hanging="360"/>
        <w:rPr>
          <w:u w:val="none"/>
        </w:rPr>
      </w:pPr>
      <w:r w:rsidDel="00000000" w:rsidR="00000000" w:rsidRPr="00000000">
        <w:rPr>
          <w:rtl w:val="0"/>
        </w:rPr>
        <w:t xml:space="preserve">League Events (Invitations, Matchup Results).</w:t>
      </w:r>
    </w:p>
    <w:p w:rsidR="00000000" w:rsidDel="00000000" w:rsidP="00000000" w:rsidRDefault="00000000" w:rsidRPr="00000000" w14:paraId="00001B2A">
      <w:pPr>
        <w:numPr>
          <w:ilvl w:val="1"/>
          <w:numId w:val="38"/>
        </w:numPr>
        <w:spacing w:after="0" w:afterAutospacing="0"/>
        <w:ind w:left="1440" w:hanging="360"/>
        <w:rPr>
          <w:u w:val="none"/>
        </w:rPr>
      </w:pPr>
      <w:r w:rsidDel="00000000" w:rsidR="00000000" w:rsidRPr="00000000">
        <w:rPr>
          <w:rtl w:val="0"/>
        </w:rPr>
        <w:t xml:space="preserve">Progression (XP gained, Badges earned).</w:t>
      </w:r>
    </w:p>
    <w:p w:rsidR="00000000" w:rsidDel="00000000" w:rsidP="00000000" w:rsidRDefault="00000000" w:rsidRPr="00000000" w14:paraId="00001B2B">
      <w:pPr>
        <w:numPr>
          <w:ilvl w:val="0"/>
          <w:numId w:val="38"/>
        </w:numPr>
        <w:spacing w:after="0" w:afterAutospacing="0"/>
        <w:ind w:left="720" w:hanging="360"/>
        <w:rPr>
          <w:u w:val="none"/>
        </w:rPr>
      </w:pPr>
      <w:r w:rsidDel="00000000" w:rsidR="00000000" w:rsidRPr="00000000">
        <w:rPr>
          <w:b w:val="1"/>
          <w:bCs w:val="1"/>
          <w:rtl w:val="0"/>
        </w:rPr>
        <w:t xml:space="preserve">Filtering</w:t>
      </w:r>
      <w:r w:rsidDel="00000000" w:rsidR="00000000" w:rsidRPr="00000000">
        <w:rPr>
          <w:rtl w:val="0"/>
        </w:rPr>
        <w:t xml:space="preserve">: Users can filter the feed by "League" or "Event Type" or “Date Range”.</w:t>
      </w:r>
    </w:p>
    <w:p w:rsidR="00000000" w:rsidDel="00000000" w:rsidP="00000000" w:rsidRDefault="00000000" w:rsidRPr="00000000" w14:paraId="00001B2C">
      <w:pPr>
        <w:numPr>
          <w:ilvl w:val="0"/>
          <w:numId w:val="38"/>
        </w:numPr>
        <w:spacing w:after="0" w:afterAutospacing="0"/>
        <w:ind w:left="720" w:hanging="360"/>
        <w:rPr>
          <w:u w:val="none"/>
        </w:rPr>
      </w:pPr>
      <w:r w:rsidDel="00000000" w:rsidR="00000000" w:rsidRPr="00000000">
        <w:rPr>
          <w:b w:val="1"/>
          <w:bCs w:val="1"/>
          <w:rtl w:val="0"/>
        </w:rPr>
        <w:t xml:space="preserve">Date Range Filter: </w:t>
      </w:r>
      <w:r w:rsidDel="00000000" w:rsidR="00000000" w:rsidRPr="00000000">
        <w:rPr>
          <w:rtl w:val="0"/>
        </w:rPr>
        <w:t xml:space="preserve">Users must be able to filter their historical notifications and activity feed by a specific Date Range.</w:t>
      </w:r>
    </w:p>
    <w:p w:rsidR="00000000" w:rsidDel="00000000" w:rsidP="00000000" w:rsidRDefault="00000000" w:rsidRPr="00000000" w14:paraId="00001B2D">
      <w:pPr>
        <w:numPr>
          <w:ilvl w:val="0"/>
          <w:numId w:val="38"/>
        </w:numPr>
        <w:spacing w:after="0" w:afterAutospacing="0"/>
        <w:ind w:left="720" w:hanging="360"/>
        <w:rPr>
          <w:u w:val="none"/>
        </w:rPr>
      </w:pPr>
      <w:r w:rsidDel="00000000" w:rsidR="00000000" w:rsidRPr="00000000">
        <w:rPr>
          <w:b w:val="1"/>
          <w:bCs w:val="1"/>
          <w:rtl w:val="0"/>
        </w:rPr>
        <w:t xml:space="preserve">Interaction</w:t>
      </w:r>
      <w:r w:rsidDel="00000000" w:rsidR="00000000" w:rsidRPr="00000000">
        <w:rPr>
          <w:rtl w:val="0"/>
        </w:rPr>
        <w:t xml:space="preserve">: Clicking an item navigates to the relevant deep link (e.g., clicking a Trade notification goes to the Trade History view).</w:t>
      </w:r>
    </w:p>
    <w:p w:rsidR="00000000" w:rsidDel="00000000" w:rsidP="00000000" w:rsidRDefault="00000000" w:rsidRPr="00000000" w14:paraId="00001B2E">
      <w:pPr>
        <w:numPr>
          <w:ilvl w:val="0"/>
          <w:numId w:val="38"/>
        </w:numPr>
        <w:spacing w:after="0" w:afterAutospacing="0"/>
        <w:ind w:left="720" w:hanging="360"/>
        <w:rPr>
          <w:u w:val="none"/>
        </w:rPr>
      </w:pPr>
      <w:r w:rsidDel="00000000" w:rsidR="00000000" w:rsidRPr="00000000">
        <w:rPr>
          <w:b w:val="1"/>
          <w:bCs w:val="1"/>
          <w:rtl w:val="0"/>
        </w:rPr>
        <w:t xml:space="preserve">State</w:t>
      </w:r>
      <w:r w:rsidDel="00000000" w:rsidR="00000000" w:rsidRPr="00000000">
        <w:rPr>
          <w:rtl w:val="0"/>
        </w:rPr>
        <w:t xml:space="preserve">: Visual distinction between Read and Unread items.</w:t>
      </w:r>
    </w:p>
    <w:p w:rsidR="00000000" w:rsidDel="00000000" w:rsidP="00000000" w:rsidRDefault="00000000" w:rsidRPr="00000000" w14:paraId="00001B2F">
      <w:pPr>
        <w:numPr>
          <w:ilvl w:val="0"/>
          <w:numId w:val="38"/>
        </w:numPr>
        <w:spacing w:after="0" w:afterAutospacing="0"/>
        <w:ind w:left="720" w:hanging="360"/>
        <w:rPr>
          <w:u w:val="none"/>
        </w:rPr>
      </w:pPr>
      <w:r w:rsidDel="00000000" w:rsidR="00000000" w:rsidRPr="00000000">
        <w:rPr>
          <w:b w:val="1"/>
          <w:bCs w:val="1"/>
          <w:rtl w:val="0"/>
        </w:rPr>
        <w:t xml:space="preserve">Cleanup</w:t>
      </w:r>
      <w:r w:rsidDel="00000000" w:rsidR="00000000" w:rsidRPr="00000000">
        <w:rPr>
          <w:rtl w:val="0"/>
        </w:rPr>
        <w:t xml:space="preserve">: Users can "Dismiss" or "Clear All" notifications.</w:t>
      </w:r>
    </w:p>
    <w:p w:rsidR="00000000" w:rsidDel="00000000" w:rsidP="00000000" w:rsidRDefault="00000000" w:rsidRPr="00000000" w14:paraId="00001B30">
      <w:pPr>
        <w:numPr>
          <w:ilvl w:val="0"/>
          <w:numId w:val="38"/>
        </w:numPr>
        <w:spacing w:after="0" w:afterAutospacing="0"/>
        <w:ind w:left="720" w:hanging="360"/>
        <w:rPr>
          <w:u w:val="none"/>
        </w:rPr>
      </w:pPr>
      <w:r w:rsidDel="00000000" w:rsidR="00000000" w:rsidRPr="00000000">
        <w:rPr>
          <w:b w:val="1"/>
          <w:bCs w:val="1"/>
          <w:rtl w:val="0"/>
        </w:rPr>
        <w:t xml:space="preserve">Detailed view of the Activity Feed</w:t>
      </w:r>
      <w:r w:rsidDel="00000000" w:rsidR="00000000" w:rsidRPr="00000000">
        <w:rPr>
          <w:rtl w:val="0"/>
        </w:rPr>
        <w:t xml:space="preserve">.</w:t>
      </w:r>
    </w:p>
    <w:p w:rsidR="00000000" w:rsidDel="00000000" w:rsidP="00000000" w:rsidRDefault="00000000" w:rsidRPr="00000000" w14:paraId="00001B31">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Filters</w:t>
      </w:r>
      <w:r w:rsidDel="00000000" w:rsidR="00000000" w:rsidRPr="00000000">
        <w:rPr>
          <w:rtl w:val="0"/>
        </w:rPr>
        <w:t xml:space="preserve">: "All", "Trades", "System", "Social".</w:t>
      </w:r>
    </w:p>
    <w:p w:rsidR="00000000" w:rsidDel="00000000" w:rsidP="00000000" w:rsidRDefault="00000000" w:rsidRPr="00000000" w14:paraId="00001B32">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Badge</w:t>
      </w:r>
      <w:r w:rsidDel="00000000" w:rsidR="00000000" w:rsidRPr="00000000">
        <w:rPr>
          <w:rtl w:val="0"/>
        </w:rPr>
        <w:t xml:space="preserve">: "3 Unread".</w:t>
      </w:r>
    </w:p>
    <w:p w:rsidR="00000000" w:rsidDel="00000000" w:rsidP="00000000" w:rsidRDefault="00000000" w:rsidRPr="00000000" w14:paraId="00001B33">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b w:val="1"/>
          <w:bCs w:val="1"/>
          <w:rtl w:val="0"/>
        </w:rPr>
        <w:t xml:space="preserve">Item 1 (System):</w:t>
      </w:r>
      <w:r w:rsidDel="00000000" w:rsidR="00000000" w:rsidRPr="00000000">
        <w:rPr>
          <w:rtl w:val="0"/>
        </w:rPr>
        <w:t xml:space="preserve"> [Warning Icon] "Auto-Liquidation: Nick Chubb (Season Ending Injury) - Sold for $102.50".</w:t>
      </w:r>
    </w:p>
    <w:p w:rsidR="00000000" w:rsidDel="00000000" w:rsidP="00000000" w:rsidRDefault="00000000" w:rsidRPr="00000000" w14:paraId="00001B34">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b w:val="1"/>
          <w:bCs w:val="1"/>
          <w:rtl w:val="0"/>
        </w:rPr>
        <w:t xml:space="preserve">Item 2 (Trade): </w:t>
      </w:r>
      <w:r w:rsidDel="00000000" w:rsidR="00000000" w:rsidRPr="00000000">
        <w:rPr>
          <w:rtl w:val="0"/>
        </w:rPr>
        <w:t xml:space="preserve">[Check Icon] "Buy Executed: J. Chase - $110.00".</w:t>
      </w:r>
    </w:p>
    <w:p w:rsidR="00000000" w:rsidDel="00000000" w:rsidP="00000000" w:rsidRDefault="00000000" w:rsidRPr="00000000" w14:paraId="00001B35">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pPr>
      <w:r w:rsidDel="00000000" w:rsidR="00000000" w:rsidRPr="00000000">
        <w:rPr>
          <w:b w:val="1"/>
          <w:bCs w:val="1"/>
          <w:rtl w:val="0"/>
        </w:rPr>
        <w:t xml:space="preserve">Item 3 (Social): </w:t>
      </w:r>
      <w:r w:rsidDel="00000000" w:rsidR="00000000" w:rsidRPr="00000000">
        <w:rPr>
          <w:rtl w:val="0"/>
        </w:rPr>
        <w:t xml:space="preserve">[Envelope Icon] "Invited to 'Office League' by Admin". </w:t>
      </w:r>
    </w:p>
    <w:p w:rsidR="00000000" w:rsidDel="00000000" w:rsidP="00000000" w:rsidRDefault="00000000" w:rsidRPr="00000000" w14:paraId="00001B36">
      <w:pPr>
        <w:ind w:left="0" w:firstLine="0"/>
        <w:rPr/>
      </w:pPr>
      <w:r w:rsidDel="00000000" w:rsidR="00000000" w:rsidRPr="00000000">
        <w:rPr>
          <w:rtl w:val="0"/>
        </w:rPr>
      </w:r>
    </w:p>
    <w:p w:rsidR="00000000" w:rsidDel="00000000" w:rsidP="00000000" w:rsidRDefault="00000000" w:rsidRPr="00000000" w14:paraId="00001B37">
      <w:pPr>
        <w:ind w:left="0" w:firstLine="0"/>
        <w:rPr/>
      </w:pPr>
      <w:r w:rsidDel="00000000" w:rsidR="00000000" w:rsidRPr="00000000">
        <w:rPr>
          <w:rtl w:val="0"/>
        </w:rPr>
        <w:t xml:space="preserve">Actor / Role : System /Organization (F2MX Platform) - System</w:t>
      </w:r>
    </w:p>
    <w:p w:rsidR="00000000" w:rsidDel="00000000" w:rsidP="00000000" w:rsidRDefault="00000000" w:rsidRPr="00000000" w14:paraId="00001B38">
      <w:pPr>
        <w:pStyle w:val="Heading3"/>
        <w:rPr/>
      </w:pPr>
      <w:bookmarkStart w:colFirst="0" w:colLast="0" w:name="_28frokievvmj" w:id="175"/>
      <w:bookmarkEnd w:id="175"/>
      <w:r w:rsidDel="00000000" w:rsidR="00000000" w:rsidRPr="00000000">
        <w:rPr>
          <w:b w:val="1"/>
          <w:bCs w:val="1"/>
          <w:sz w:val="22"/>
          <w:szCs w:val="22"/>
          <w:rtl w:val="0"/>
        </w:rPr>
        <w:t xml:space="preserve">User story -7.3 Automated Invitation Reminders</w:t>
      </w:r>
      <w:r w:rsidDel="00000000" w:rsidR="00000000" w:rsidRPr="00000000">
        <w:rPr>
          <w:rtl w:val="0"/>
        </w:rPr>
        <w:t xml:space="preserve"> </w:t>
      </w:r>
    </w:p>
    <w:p w:rsidR="00000000" w:rsidDel="00000000" w:rsidP="00000000" w:rsidRDefault="00000000" w:rsidRPr="00000000" w14:paraId="00001B39">
      <w:pPr>
        <w:ind w:left="0" w:firstLine="0"/>
        <w:rPr/>
      </w:pPr>
      <w:r w:rsidDel="00000000" w:rsidR="00000000" w:rsidRPr="00000000">
        <w:rPr>
          <w:rtl w:val="0"/>
        </w:rPr>
        <w:t xml:space="preserve">As a System, I want to automatically send reminders to users who have been invited to a league but haven't joined, using time-based triggers, so that leagues fill up before the start date.</w:t>
      </w:r>
    </w:p>
    <w:p w:rsidR="00000000" w:rsidDel="00000000" w:rsidP="00000000" w:rsidRDefault="00000000" w:rsidRPr="00000000" w14:paraId="00001B3A">
      <w:pPr>
        <w:ind w:left="0" w:firstLine="0"/>
        <w:rPr>
          <w:b w:val="1"/>
          <w:bCs w:val="1"/>
        </w:rPr>
      </w:pPr>
      <w:r w:rsidDel="00000000" w:rsidR="00000000" w:rsidRPr="00000000">
        <w:rPr>
          <w:b w:val="1"/>
          <w:bCs w:val="1"/>
          <w:rtl w:val="0"/>
        </w:rPr>
        <w:t xml:space="preserve">Acceptance Criteria:</w:t>
      </w:r>
    </w:p>
    <w:p w:rsidR="00000000" w:rsidDel="00000000" w:rsidP="00000000" w:rsidRDefault="00000000" w:rsidRPr="00000000" w14:paraId="00001B3B">
      <w:pPr>
        <w:numPr>
          <w:ilvl w:val="0"/>
          <w:numId w:val="82"/>
        </w:numPr>
        <w:spacing w:after="0" w:afterAutospacing="0"/>
        <w:ind w:left="720" w:hanging="360"/>
        <w:rPr>
          <w:u w:val="none"/>
        </w:rPr>
      </w:pPr>
      <w:r w:rsidDel="00000000" w:rsidR="00000000" w:rsidRPr="00000000">
        <w:rPr>
          <w:b w:val="1"/>
          <w:bCs w:val="1"/>
          <w:rtl w:val="0"/>
        </w:rPr>
        <w:t xml:space="preserve">Dual-Clock Triggers</w:t>
      </w:r>
      <w:r w:rsidDel="00000000" w:rsidR="00000000" w:rsidRPr="00000000">
        <w:rPr>
          <w:rtl w:val="0"/>
        </w:rPr>
        <w:t xml:space="preserve">: The system must evaluate two independent time variables for every pending invitation : </w:t>
      </w:r>
    </w:p>
    <w:p w:rsidR="00000000" w:rsidDel="00000000" w:rsidP="00000000" w:rsidRDefault="00000000" w:rsidRPr="00000000" w14:paraId="00001B3C">
      <w:pPr>
        <w:numPr>
          <w:ilvl w:val="1"/>
          <w:numId w:val="82"/>
        </w:numPr>
        <w:spacing w:after="0" w:afterAutospacing="0"/>
        <w:ind w:left="1440" w:hanging="360"/>
        <w:rPr>
          <w:u w:val="none"/>
        </w:rPr>
      </w:pPr>
      <w:r w:rsidDel="00000000" w:rsidR="00000000" w:rsidRPr="00000000">
        <w:rPr>
          <w:b w:val="1"/>
          <w:bCs w:val="1"/>
          <w:rtl w:val="0"/>
        </w:rPr>
        <w:t xml:space="preserve">Clock A (Time Since Invite):</w:t>
      </w:r>
      <w:r w:rsidDel="00000000" w:rsidR="00000000" w:rsidRPr="00000000">
        <w:rPr>
          <w:rtl w:val="0"/>
        </w:rPr>
        <w:t xml:space="preserve"> Trigger a reminder exactly 7 days and 14 days after the invitation was generated.</w:t>
      </w:r>
    </w:p>
    <w:p w:rsidR="00000000" w:rsidDel="00000000" w:rsidP="00000000" w:rsidRDefault="00000000" w:rsidRPr="00000000" w14:paraId="00001B3D">
      <w:pPr>
        <w:numPr>
          <w:ilvl w:val="2"/>
          <w:numId w:val="82"/>
        </w:numPr>
        <w:spacing w:after="0" w:afterAutospacing="0"/>
        <w:ind w:left="2160" w:hanging="360"/>
        <w:rPr>
          <w:u w:val="none"/>
        </w:rPr>
      </w:pPr>
      <w:r w:rsidDel="00000000" w:rsidR="00000000" w:rsidRPr="00000000">
        <w:rPr>
          <w:b w:val="1"/>
          <w:bCs w:val="1"/>
          <w:rtl w:val="0"/>
        </w:rPr>
        <w:t xml:space="preserve">Purpose</w:t>
      </w:r>
      <w:r w:rsidDel="00000000" w:rsidR="00000000" w:rsidRPr="00000000">
        <w:rPr>
          <w:rtl w:val="0"/>
        </w:rPr>
        <w:t xml:space="preserve">: Reminds you based on how long you have ignored the specific invite.</w:t>
      </w:r>
    </w:p>
    <w:p w:rsidR="00000000" w:rsidDel="00000000" w:rsidP="00000000" w:rsidRDefault="00000000" w:rsidRPr="00000000" w14:paraId="00001B3E">
      <w:pPr>
        <w:numPr>
          <w:ilvl w:val="2"/>
          <w:numId w:val="82"/>
        </w:numPr>
        <w:spacing w:after="0" w:afterAutospacing="0"/>
        <w:ind w:left="2160" w:hanging="360"/>
        <w:rPr>
          <w:u w:val="none"/>
        </w:rPr>
      </w:pPr>
      <w:r w:rsidDel="00000000" w:rsidR="00000000" w:rsidRPr="00000000">
        <w:rPr>
          <w:b w:val="1"/>
          <w:bCs w:val="1"/>
          <w:rtl w:val="0"/>
        </w:rPr>
        <w:t xml:space="preserve">Logic</w:t>
      </w:r>
      <w:r w:rsidDel="00000000" w:rsidR="00000000" w:rsidRPr="00000000">
        <w:rPr>
          <w:rtl w:val="0"/>
        </w:rPr>
        <w:t xml:space="preserve">: It counts forward from the day you received the invite</w:t>
      </w:r>
    </w:p>
    <w:p w:rsidR="00000000" w:rsidDel="00000000" w:rsidP="00000000" w:rsidRDefault="00000000" w:rsidRPr="00000000" w14:paraId="00001B3F">
      <w:pPr>
        <w:numPr>
          <w:ilvl w:val="1"/>
          <w:numId w:val="82"/>
        </w:numPr>
        <w:spacing w:after="0" w:afterAutospacing="0"/>
        <w:ind w:left="1440" w:hanging="360"/>
        <w:rPr>
          <w:u w:val="none"/>
        </w:rPr>
      </w:pPr>
      <w:r w:rsidDel="00000000" w:rsidR="00000000" w:rsidRPr="00000000">
        <w:rPr>
          <w:b w:val="1"/>
          <w:bCs w:val="1"/>
          <w:rtl w:val="0"/>
        </w:rPr>
        <w:t xml:space="preserve">Clock B (Time Until Start):</w:t>
      </w:r>
      <w:r w:rsidDel="00000000" w:rsidR="00000000" w:rsidRPr="00000000">
        <w:rPr>
          <w:rtl w:val="0"/>
        </w:rPr>
        <w:t xml:space="preserve"> Trigger a reminder exactly 14 days, 7 days, and 1 day before the specific League Start Date (or Market Open Date).</w:t>
      </w:r>
    </w:p>
    <w:p w:rsidR="00000000" w:rsidDel="00000000" w:rsidP="00000000" w:rsidRDefault="00000000" w:rsidRPr="00000000" w14:paraId="00001B40">
      <w:pPr>
        <w:numPr>
          <w:ilvl w:val="2"/>
          <w:numId w:val="82"/>
        </w:numPr>
        <w:spacing w:after="0" w:afterAutospacing="0"/>
        <w:ind w:left="2160" w:hanging="360"/>
        <w:rPr>
          <w:u w:val="none"/>
        </w:rPr>
      </w:pPr>
      <w:r w:rsidDel="00000000" w:rsidR="00000000" w:rsidRPr="00000000">
        <w:rPr>
          <w:b w:val="1"/>
          <w:bCs w:val="1"/>
          <w:rtl w:val="0"/>
        </w:rPr>
        <w:t xml:space="preserve">Purpose</w:t>
      </w:r>
      <w:r w:rsidDel="00000000" w:rsidR="00000000" w:rsidRPr="00000000">
        <w:rPr>
          <w:rtl w:val="0"/>
        </w:rPr>
        <w:t xml:space="preserve">: Reminds you that the league is about to begin (the deadline is approaching).</w:t>
      </w:r>
    </w:p>
    <w:p w:rsidR="00000000" w:rsidDel="00000000" w:rsidP="00000000" w:rsidRDefault="00000000" w:rsidRPr="00000000" w14:paraId="00001B41">
      <w:pPr>
        <w:numPr>
          <w:ilvl w:val="2"/>
          <w:numId w:val="82"/>
        </w:numPr>
        <w:spacing w:after="0" w:afterAutospacing="0"/>
        <w:ind w:left="2160" w:hanging="360"/>
        <w:rPr>
          <w:u w:val="none"/>
        </w:rPr>
      </w:pPr>
      <w:r w:rsidDel="00000000" w:rsidR="00000000" w:rsidRPr="00000000">
        <w:rPr>
          <w:b w:val="1"/>
          <w:bCs w:val="1"/>
          <w:rtl w:val="0"/>
        </w:rPr>
        <w:t xml:space="preserve">Logic</w:t>
      </w:r>
      <w:r w:rsidDel="00000000" w:rsidR="00000000" w:rsidRPr="00000000">
        <w:rPr>
          <w:rtl w:val="0"/>
        </w:rPr>
        <w:t xml:space="preserve">: It counts backward from the League Start Date (Sept 10th), regardless of when you were invited.</w:t>
      </w:r>
    </w:p>
    <w:p w:rsidR="00000000" w:rsidDel="00000000" w:rsidP="00000000" w:rsidRDefault="00000000" w:rsidRPr="00000000" w14:paraId="00001B42">
      <w:pPr>
        <w:numPr>
          <w:ilvl w:val="1"/>
          <w:numId w:val="82"/>
        </w:numPr>
        <w:spacing w:after="0" w:afterAutospacing="0"/>
        <w:ind w:left="1440" w:hanging="360"/>
        <w:rPr>
          <w:u w:val="none"/>
        </w:rPr>
      </w:pPr>
      <w:r w:rsidDel="00000000" w:rsidR="00000000" w:rsidRPr="00000000">
        <w:rPr>
          <w:b w:val="1"/>
          <w:bCs w:val="1"/>
          <w:rtl w:val="0"/>
        </w:rPr>
        <w:t xml:space="preserve">Status Pre-Condition: </w:t>
      </w:r>
      <w:r w:rsidDel="00000000" w:rsidR="00000000" w:rsidRPr="00000000">
        <w:rPr>
          <w:rtl w:val="0"/>
        </w:rPr>
        <w:t xml:space="preserve">The system must check the user's status before sending.</w:t>
      </w:r>
    </w:p>
    <w:p w:rsidR="00000000" w:rsidDel="00000000" w:rsidP="00000000" w:rsidRDefault="00000000" w:rsidRPr="00000000" w14:paraId="00001B43">
      <w:pPr>
        <w:numPr>
          <w:ilvl w:val="2"/>
          <w:numId w:val="82"/>
        </w:numPr>
        <w:spacing w:after="0" w:afterAutospacing="0"/>
        <w:ind w:left="2160" w:hanging="360"/>
        <w:rPr>
          <w:u w:val="none"/>
        </w:rPr>
      </w:pPr>
      <w:r w:rsidDel="00000000" w:rsidR="00000000" w:rsidRPr="00000000">
        <w:rPr>
          <w:rFonts w:ascii="Arial Unicode MS" w:cs="Arial Unicode MS" w:eastAsia="Arial Unicode MS" w:hAnsi="Arial Unicode MS"/>
          <w:rtl w:val="0"/>
        </w:rPr>
        <w:t xml:space="preserve">IF Status is Joined → Do Not Send (Cancel future reminders).</w:t>
      </w:r>
    </w:p>
    <w:p w:rsidR="00000000" w:rsidDel="00000000" w:rsidP="00000000" w:rsidRDefault="00000000" w:rsidRPr="00000000" w14:paraId="00001B44">
      <w:pPr>
        <w:numPr>
          <w:ilvl w:val="2"/>
          <w:numId w:val="82"/>
        </w:numPr>
        <w:spacing w:after="0" w:afterAutospacing="0"/>
        <w:ind w:left="2160" w:hanging="360"/>
        <w:rPr>
          <w:u w:val="none"/>
        </w:rPr>
      </w:pPr>
      <w:r w:rsidDel="00000000" w:rsidR="00000000" w:rsidRPr="00000000">
        <w:rPr>
          <w:rFonts w:ascii="Arial Unicode MS" w:cs="Arial Unicode MS" w:eastAsia="Arial Unicode MS" w:hAnsi="Arial Unicode MS"/>
          <w:rtl w:val="0"/>
        </w:rPr>
        <w:t xml:space="preserve">IF Status is Invited (Pending) → Proceed to next check.</w:t>
      </w:r>
    </w:p>
    <w:p w:rsidR="00000000" w:rsidDel="00000000" w:rsidP="00000000" w:rsidRDefault="00000000" w:rsidRPr="00000000" w14:paraId="00001B45">
      <w:pPr>
        <w:numPr>
          <w:ilvl w:val="1"/>
          <w:numId w:val="82"/>
        </w:numPr>
        <w:spacing w:after="0" w:afterAutospacing="0"/>
        <w:ind w:left="1440" w:hanging="360"/>
        <w:rPr>
          <w:b w:val="1"/>
          <w:bCs w:val="1"/>
        </w:rPr>
      </w:pPr>
      <w:r w:rsidDel="00000000" w:rsidR="00000000" w:rsidRPr="00000000">
        <w:rPr>
          <w:b w:val="1"/>
          <w:bCs w:val="1"/>
          <w:rtl w:val="0"/>
        </w:rPr>
        <w:t xml:space="preserve">Duplicate Suppression (The "One-Per-Day" Rule):</w:t>
      </w:r>
    </w:p>
    <w:p w:rsidR="00000000" w:rsidDel="00000000" w:rsidP="00000000" w:rsidRDefault="00000000" w:rsidRPr="00000000" w14:paraId="00001B46">
      <w:pPr>
        <w:numPr>
          <w:ilvl w:val="2"/>
          <w:numId w:val="82"/>
        </w:numPr>
        <w:spacing w:after="0" w:afterAutospacing="0"/>
        <w:ind w:left="2160" w:hanging="360"/>
        <w:rPr>
          <w:u w:val="none"/>
        </w:rPr>
      </w:pPr>
      <w:r w:rsidDel="00000000" w:rsidR="00000000" w:rsidRPr="00000000">
        <w:rPr>
          <w:rtl w:val="0"/>
        </w:rPr>
        <w:t xml:space="preserve">If triggers from Clock A and Clock B land on the same calendar day for the same user, the system must suppress the duplicate and send only one notification total for that day.</w:t>
      </w:r>
    </w:p>
    <w:p w:rsidR="00000000" w:rsidDel="00000000" w:rsidP="00000000" w:rsidRDefault="00000000" w:rsidRPr="00000000" w14:paraId="00001B47">
      <w:pPr>
        <w:numPr>
          <w:ilvl w:val="1"/>
          <w:numId w:val="82"/>
        </w:numPr>
        <w:spacing w:after="0" w:afterAutospacing="0"/>
        <w:ind w:left="1440" w:hanging="360"/>
        <w:rPr>
          <w:b w:val="1"/>
          <w:bCs w:val="1"/>
        </w:rPr>
      </w:pPr>
      <w:r w:rsidDel="00000000" w:rsidR="00000000" w:rsidRPr="00000000">
        <w:rPr>
          <w:b w:val="1"/>
          <w:bCs w:val="1"/>
          <w:rtl w:val="0"/>
        </w:rPr>
        <w:t xml:space="preserve">Delivery Channels:</w:t>
      </w:r>
    </w:p>
    <w:p w:rsidR="00000000" w:rsidDel="00000000" w:rsidP="00000000" w:rsidRDefault="00000000" w:rsidRPr="00000000" w14:paraId="00001B48">
      <w:pPr>
        <w:numPr>
          <w:ilvl w:val="2"/>
          <w:numId w:val="82"/>
        </w:numPr>
        <w:spacing w:after="0" w:afterAutospacing="0"/>
        <w:ind w:left="2160" w:hanging="360"/>
        <w:rPr>
          <w:u w:val="none"/>
        </w:rPr>
      </w:pPr>
      <w:r w:rsidDel="00000000" w:rsidR="00000000" w:rsidRPr="00000000">
        <w:rPr>
          <w:rtl w:val="0"/>
        </w:rPr>
        <w:t xml:space="preserve">Reminders must be sent via Email and Push Notification (if enabled).</w:t>
      </w:r>
    </w:p>
    <w:p w:rsidR="00000000" w:rsidDel="00000000" w:rsidP="00000000" w:rsidRDefault="00000000" w:rsidRPr="00000000" w14:paraId="00001B49">
      <w:pPr>
        <w:numPr>
          <w:ilvl w:val="2"/>
          <w:numId w:val="82"/>
        </w:numPr>
        <w:spacing w:after="0" w:afterAutospacing="0"/>
        <w:ind w:left="2160" w:hanging="360"/>
        <w:rPr>
          <w:u w:val="none"/>
        </w:rPr>
      </w:pPr>
      <w:r w:rsidDel="00000000" w:rsidR="00000000" w:rsidRPr="00000000">
        <w:rPr>
          <w:rtl w:val="0"/>
        </w:rPr>
        <w:t xml:space="preserve">Constraint: SMS is NOT used for reminders (SMS is reserved strictly for the initial Invite and Market Open events to avoid regulatory/spam risks).</w:t>
      </w:r>
    </w:p>
    <w:p w:rsidR="00000000" w:rsidDel="00000000" w:rsidP="00000000" w:rsidRDefault="00000000" w:rsidRPr="00000000" w14:paraId="00001B4A">
      <w:pPr>
        <w:numPr>
          <w:ilvl w:val="1"/>
          <w:numId w:val="82"/>
        </w:numPr>
        <w:spacing w:after="0" w:afterAutospacing="0"/>
        <w:ind w:left="1440" w:hanging="360"/>
        <w:rPr>
          <w:b w:val="1"/>
          <w:bCs w:val="1"/>
        </w:rPr>
      </w:pPr>
      <w:r w:rsidDel="00000000" w:rsidR="00000000" w:rsidRPr="00000000">
        <w:rPr>
          <w:b w:val="1"/>
          <w:bCs w:val="1"/>
          <w:rtl w:val="0"/>
        </w:rPr>
        <w:t xml:space="preserve">User Preference Compliance:</w:t>
      </w:r>
    </w:p>
    <w:p w:rsidR="00000000" w:rsidDel="00000000" w:rsidP="00000000" w:rsidRDefault="00000000" w:rsidRPr="00000000" w14:paraId="00001B4B">
      <w:pPr>
        <w:numPr>
          <w:ilvl w:val="2"/>
          <w:numId w:val="82"/>
        </w:numPr>
        <w:spacing w:after="0" w:afterAutospacing="0"/>
        <w:ind w:left="2160" w:hanging="360"/>
        <w:rPr>
          <w:u w:val="none"/>
        </w:rPr>
      </w:pPr>
      <w:r w:rsidDel="00000000" w:rsidR="00000000" w:rsidRPr="00000000">
        <w:rPr>
          <w:rtl w:val="0"/>
        </w:rPr>
        <w:t xml:space="preserve">The system must check the user's "League Invites" notification toggle (US-7.1).</w:t>
      </w:r>
    </w:p>
    <w:p w:rsidR="00000000" w:rsidDel="00000000" w:rsidP="00000000" w:rsidRDefault="00000000" w:rsidRPr="00000000" w14:paraId="00001B4C">
      <w:pPr>
        <w:numPr>
          <w:ilvl w:val="2"/>
          <w:numId w:val="82"/>
        </w:numPr>
        <w:spacing w:after="0" w:afterAutospacing="0"/>
        <w:ind w:left="2160" w:hanging="360"/>
        <w:rPr>
          <w:u w:val="none"/>
        </w:rPr>
      </w:pPr>
      <w:r w:rsidDel="00000000" w:rsidR="00000000" w:rsidRPr="00000000">
        <w:rPr>
          <w:rtl w:val="0"/>
        </w:rPr>
        <w:t xml:space="preserve">If the user has opted out of Invite Reminders, the system must skip delivery, even if the trigger fires.</w:t>
      </w:r>
    </w:p>
    <w:p w:rsidR="00000000" w:rsidDel="00000000" w:rsidP="00000000" w:rsidRDefault="00000000" w:rsidRPr="00000000" w14:paraId="00001B4D">
      <w:pPr>
        <w:numPr>
          <w:ilvl w:val="1"/>
          <w:numId w:val="82"/>
        </w:numPr>
        <w:spacing w:after="0" w:afterAutospacing="0"/>
        <w:ind w:left="1440" w:hanging="360"/>
        <w:rPr>
          <w:b w:val="1"/>
          <w:bCs w:val="1"/>
        </w:rPr>
      </w:pPr>
      <w:r w:rsidDel="00000000" w:rsidR="00000000" w:rsidRPr="00000000">
        <w:rPr>
          <w:b w:val="1"/>
          <w:bCs w:val="1"/>
          <w:rtl w:val="0"/>
        </w:rPr>
        <w:t xml:space="preserve">Admin Configurability:</w:t>
      </w:r>
    </w:p>
    <w:p w:rsidR="00000000" w:rsidDel="00000000" w:rsidP="00000000" w:rsidRDefault="00000000" w:rsidRPr="00000000" w14:paraId="00001B4E">
      <w:pPr>
        <w:numPr>
          <w:ilvl w:val="2"/>
          <w:numId w:val="82"/>
        </w:numPr>
        <w:spacing w:after="0" w:afterAutospacing="0"/>
        <w:ind w:left="2160" w:hanging="360"/>
        <w:rPr>
          <w:u w:val="none"/>
        </w:rPr>
      </w:pPr>
      <w:r w:rsidDel="00000000" w:rsidR="00000000" w:rsidRPr="00000000">
        <w:rPr>
          <w:rtl w:val="0"/>
        </w:rPr>
        <w:t xml:space="preserve">F2MX Admins must be able to modify the trigger integers (e.g., change T-7 to T-5) globally via the Admin Console without requiring a code deployment.</w:t>
      </w:r>
    </w:p>
    <w:p w:rsidR="00000000" w:rsidDel="00000000" w:rsidP="00000000" w:rsidRDefault="00000000" w:rsidRPr="00000000" w14:paraId="00001B4F">
      <w:pPr>
        <w:numPr>
          <w:ilvl w:val="1"/>
          <w:numId w:val="82"/>
        </w:numPr>
        <w:spacing w:after="0" w:afterAutospacing="0"/>
        <w:ind w:left="1440" w:hanging="360"/>
        <w:rPr>
          <w:b w:val="1"/>
          <w:bCs w:val="1"/>
        </w:rPr>
      </w:pPr>
      <w:r w:rsidDel="00000000" w:rsidR="00000000" w:rsidRPr="00000000">
        <w:rPr>
          <w:b w:val="1"/>
          <w:bCs w:val="1"/>
          <w:rtl w:val="0"/>
        </w:rPr>
        <w:t xml:space="preserve">Detailed view of the Logic Flow (Backend) : </w:t>
      </w:r>
    </w:p>
    <w:p w:rsidR="00000000" w:rsidDel="00000000" w:rsidP="00000000" w:rsidRDefault="00000000" w:rsidRPr="00000000" w14:paraId="00001B50">
      <w:pPr>
        <w:numPr>
          <w:ilvl w:val="2"/>
          <w:numId w:val="82"/>
        </w:numPr>
        <w:spacing w:after="0" w:afterAutospacing="0"/>
        <w:ind w:left="2160" w:hanging="360"/>
        <w:rPr>
          <w:u w:val="none"/>
        </w:rPr>
      </w:pPr>
      <w:r w:rsidDel="00000000" w:rsidR="00000000" w:rsidRPr="00000000">
        <w:rPr>
          <w:b w:val="1"/>
          <w:bCs w:val="1"/>
          <w:rtl w:val="0"/>
        </w:rPr>
        <w:t xml:space="preserve">Scenario</w:t>
      </w:r>
      <w:r w:rsidDel="00000000" w:rsidR="00000000" w:rsidRPr="00000000">
        <w:rPr>
          <w:rtl w:val="0"/>
        </w:rPr>
        <w:t xml:space="preserve">: User invited on Sept 1st. League Starts Sept 12th.</w:t>
      </w:r>
    </w:p>
    <w:p w:rsidR="00000000" w:rsidDel="00000000" w:rsidP="00000000" w:rsidRDefault="00000000" w:rsidRPr="00000000" w14:paraId="00001B51">
      <w:pPr>
        <w:numPr>
          <w:ilvl w:val="2"/>
          <w:numId w:val="82"/>
        </w:numPr>
        <w:spacing w:after="0" w:afterAutospacing="0"/>
        <w:ind w:left="2160" w:hanging="360"/>
        <w:rPr>
          <w:u w:val="none"/>
        </w:rPr>
      </w:pPr>
      <w:r w:rsidDel="00000000" w:rsidR="00000000" w:rsidRPr="00000000">
        <w:rPr>
          <w:b w:val="1"/>
          <w:bCs w:val="1"/>
          <w:rtl w:val="0"/>
        </w:rPr>
        <w:t xml:space="preserve">Sept 8th:</w:t>
      </w:r>
      <w:r w:rsidDel="00000000" w:rsidR="00000000" w:rsidRPr="00000000">
        <w:rPr>
          <w:rtl w:val="0"/>
        </w:rPr>
        <w:t xml:space="preserve"> Clock A (+7 Days) fires. </w:t>
      </w:r>
    </w:p>
    <w:p w:rsidR="00000000" w:rsidDel="00000000" w:rsidP="00000000" w:rsidRDefault="00000000" w:rsidRPr="00000000" w14:paraId="00001B52">
      <w:pPr>
        <w:numPr>
          <w:ilvl w:val="2"/>
          <w:numId w:val="82"/>
        </w:numPr>
        <w:spacing w:after="0" w:afterAutospacing="0"/>
        <w:ind w:left="2160" w:hanging="360"/>
        <w:rPr>
          <w:u w:val="none"/>
        </w:rPr>
      </w:pPr>
      <w:r w:rsidDel="00000000" w:rsidR="00000000" w:rsidRPr="00000000">
        <w:rPr>
          <w:b w:val="1"/>
          <w:bCs w:val="1"/>
          <w:rtl w:val="0"/>
        </w:rPr>
        <w:t xml:space="preserve">System checks:</w:t>
      </w:r>
      <w:r w:rsidDel="00000000" w:rsidR="00000000" w:rsidRPr="00000000">
        <w:rPr>
          <w:rFonts w:ascii="Arial Unicode MS" w:cs="Arial Unicode MS" w:eastAsia="Arial Unicode MS" w:hAnsi="Arial Unicode MS"/>
          <w:rtl w:val="0"/>
        </w:rPr>
        <w:t xml:space="preserve"> User not joined? Yes. Preference On? Yes. → SEND Reminder.</w:t>
      </w:r>
    </w:p>
    <w:p w:rsidR="00000000" w:rsidDel="00000000" w:rsidP="00000000" w:rsidRDefault="00000000" w:rsidRPr="00000000" w14:paraId="00001B53">
      <w:pPr>
        <w:numPr>
          <w:ilvl w:val="2"/>
          <w:numId w:val="82"/>
        </w:numPr>
        <w:spacing w:after="0" w:afterAutospacing="0"/>
        <w:ind w:left="2160" w:hanging="360"/>
        <w:rPr>
          <w:u w:val="none"/>
        </w:rPr>
      </w:pPr>
      <w:r w:rsidDel="00000000" w:rsidR="00000000" w:rsidRPr="00000000">
        <w:rPr>
          <w:b w:val="1"/>
          <w:bCs w:val="1"/>
          <w:rtl w:val="0"/>
        </w:rPr>
        <w:t xml:space="preserve">Sept 11th: </w:t>
      </w:r>
      <w:r w:rsidDel="00000000" w:rsidR="00000000" w:rsidRPr="00000000">
        <w:rPr>
          <w:rtl w:val="0"/>
        </w:rPr>
        <w:t xml:space="preserve">Clock B (T-1 Day) fires. </w:t>
      </w:r>
    </w:p>
    <w:p w:rsidR="00000000" w:rsidDel="00000000" w:rsidP="00000000" w:rsidRDefault="00000000" w:rsidRPr="00000000" w14:paraId="00001B54">
      <w:pPr>
        <w:numPr>
          <w:ilvl w:val="2"/>
          <w:numId w:val="82"/>
        </w:numPr>
        <w:spacing w:after="0" w:afterAutospacing="0"/>
        <w:ind w:left="2160" w:hanging="360"/>
        <w:rPr>
          <w:u w:val="none"/>
        </w:rPr>
      </w:pPr>
      <w:r w:rsidDel="00000000" w:rsidR="00000000" w:rsidRPr="00000000">
        <w:rPr>
          <w:b w:val="1"/>
          <w:bCs w:val="1"/>
          <w:rtl w:val="0"/>
        </w:rPr>
        <w:t xml:space="preserve">System checks</w:t>
      </w:r>
      <w:r w:rsidDel="00000000" w:rsidR="00000000" w:rsidRPr="00000000">
        <w:rPr>
          <w:rFonts w:ascii="Arial Unicode MS" w:cs="Arial Unicode MS" w:eastAsia="Arial Unicode MS" w:hAnsi="Arial Unicode MS"/>
          <w:rtl w:val="0"/>
        </w:rPr>
        <w:t xml:space="preserve">: User not joined? Yes. → SEND Reminder.</w:t>
      </w:r>
    </w:p>
    <w:p w:rsidR="00000000" w:rsidDel="00000000" w:rsidP="00000000" w:rsidRDefault="00000000" w:rsidRPr="00000000" w14:paraId="00001B55">
      <w:pPr>
        <w:numPr>
          <w:ilvl w:val="2"/>
          <w:numId w:val="82"/>
        </w:numPr>
        <w:spacing w:after="0" w:afterAutospacing="0"/>
        <w:ind w:left="2160" w:hanging="360"/>
        <w:rPr>
          <w:u w:val="none"/>
        </w:rPr>
      </w:pPr>
      <w:r w:rsidDel="00000000" w:rsidR="00000000" w:rsidRPr="00000000">
        <w:rPr>
          <w:b w:val="1"/>
          <w:bCs w:val="1"/>
          <w:rtl w:val="0"/>
        </w:rPr>
        <w:t xml:space="preserve">Sept 15th: </w:t>
      </w:r>
      <w:r w:rsidDel="00000000" w:rsidR="00000000" w:rsidRPr="00000000">
        <w:rPr>
          <w:rtl w:val="0"/>
        </w:rPr>
        <w:t xml:space="preserve">Clock A (+14 Days) fires. </w:t>
      </w:r>
    </w:p>
    <w:p w:rsidR="00000000" w:rsidDel="00000000" w:rsidP="00000000" w:rsidRDefault="00000000" w:rsidRPr="00000000" w14:paraId="00001B56">
      <w:pPr>
        <w:numPr>
          <w:ilvl w:val="2"/>
          <w:numId w:val="82"/>
        </w:numPr>
        <w:spacing w:after="0" w:afterAutospacing="0"/>
        <w:ind w:left="2160" w:hanging="360"/>
        <w:rPr>
          <w:u w:val="none"/>
        </w:rPr>
      </w:pPr>
      <w:r w:rsidDel="00000000" w:rsidR="00000000" w:rsidRPr="00000000">
        <w:rPr>
          <w:b w:val="1"/>
          <w:bCs w:val="1"/>
          <w:rtl w:val="0"/>
        </w:rPr>
        <w:t xml:space="preserve">System checks: </w:t>
      </w:r>
      <w:r w:rsidDel="00000000" w:rsidR="00000000" w:rsidRPr="00000000">
        <w:rPr>
          <w:rFonts w:ascii="Arial Unicode MS" w:cs="Arial Unicode MS" w:eastAsia="Arial Unicode MS" w:hAnsi="Arial Unicode MS"/>
          <w:rtl w:val="0"/>
        </w:rPr>
        <w:t xml:space="preserve">League already started? Yes. → SKIP / Do Not Send.</w:t>
      </w:r>
    </w:p>
    <w:p w:rsidR="00000000" w:rsidDel="00000000" w:rsidP="00000000" w:rsidRDefault="00000000" w:rsidRPr="00000000" w14:paraId="00001B57">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Time-Since-Invite: Send at +7 days and +14 days after invite.</w:t>
      </w:r>
    </w:p>
    <w:p w:rsidR="00000000" w:rsidDel="00000000" w:rsidP="00000000" w:rsidRDefault="00000000" w:rsidRPr="00000000" w14:paraId="00001B5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Time-Until-Start: Send at T-14, T-7, and T-1 days before Market Open/League Start.</w:t>
      </w:r>
    </w:p>
    <w:p w:rsidR="00000000" w:rsidDel="00000000" w:rsidP="00000000" w:rsidRDefault="00000000" w:rsidRPr="00000000" w14:paraId="00001B59">
      <w:pPr>
        <w:ind w:left="0" w:firstLine="0"/>
        <w:rPr/>
      </w:pPr>
      <w:r w:rsidDel="00000000" w:rsidR="00000000" w:rsidRPr="00000000">
        <w:rPr>
          <w:rtl w:val="0"/>
        </w:rPr>
      </w:r>
    </w:p>
    <w:p w:rsidR="00000000" w:rsidDel="00000000" w:rsidP="00000000" w:rsidRDefault="00000000" w:rsidRPr="00000000" w14:paraId="00001B5A">
      <w:pPr>
        <w:ind w:left="0" w:firstLine="0"/>
        <w:rPr/>
      </w:pPr>
      <w:r w:rsidDel="00000000" w:rsidR="00000000" w:rsidRPr="00000000">
        <w:rPr>
          <w:rtl w:val="0"/>
        </w:rPr>
        <w:t xml:space="preserve">Actor / Role : System (F2MX Platform) - Admin</w:t>
      </w:r>
    </w:p>
    <w:p w:rsidR="00000000" w:rsidDel="00000000" w:rsidP="00000000" w:rsidRDefault="00000000" w:rsidRPr="00000000" w14:paraId="00001B5B">
      <w:pPr>
        <w:pStyle w:val="Heading3"/>
        <w:rPr/>
      </w:pPr>
      <w:bookmarkStart w:colFirst="0" w:colLast="0" w:name="_83rlt9fwkygz" w:id="176"/>
      <w:bookmarkEnd w:id="176"/>
      <w:r w:rsidDel="00000000" w:rsidR="00000000" w:rsidRPr="00000000">
        <w:rPr>
          <w:b w:val="1"/>
          <w:bCs w:val="1"/>
          <w:sz w:val="22"/>
          <w:szCs w:val="22"/>
          <w:rtl w:val="0"/>
        </w:rPr>
        <w:t xml:space="preserve">User story -7.4 Market &amp; Pricing Administration</w:t>
      </w:r>
      <w:r w:rsidDel="00000000" w:rsidR="00000000" w:rsidRPr="00000000">
        <w:rPr>
          <w:rtl w:val="0"/>
        </w:rPr>
        <w:t xml:space="preserve"> (Configuration &amp; Emergency Controls) </w:t>
      </w:r>
    </w:p>
    <w:p w:rsidR="00000000" w:rsidDel="00000000" w:rsidP="00000000" w:rsidRDefault="00000000" w:rsidRPr="00000000" w14:paraId="00001B5C">
      <w:pPr>
        <w:ind w:left="0" w:firstLine="0"/>
        <w:rPr/>
      </w:pPr>
      <w:r w:rsidDel="00000000" w:rsidR="00000000" w:rsidRPr="00000000">
        <w:rPr>
          <w:rtl w:val="0"/>
        </w:rPr>
        <w:t xml:space="preserve">As an F2MX Admin, I want to manage the global market pricing engine—including pausing trading, overriding specific player prices, forcing data resyncs, and configuring pricing formula weights/spreads—so that I can maintain market integrity, respond to data feed errors, and tune economic parameters without developer intervention.</w:t>
      </w:r>
    </w:p>
    <w:p w:rsidR="00000000" w:rsidDel="00000000" w:rsidP="00000000" w:rsidRDefault="00000000" w:rsidRPr="00000000" w14:paraId="00001B5D">
      <w:pPr>
        <w:ind w:left="0" w:firstLine="0"/>
        <w:rPr>
          <w:b w:val="1"/>
          <w:bCs w:val="1"/>
        </w:rPr>
      </w:pPr>
      <w:r w:rsidDel="00000000" w:rsidR="00000000" w:rsidRPr="00000000">
        <w:rPr>
          <w:b w:val="1"/>
          <w:bCs w:val="1"/>
          <w:rtl w:val="0"/>
        </w:rPr>
        <w:t xml:space="preserve">Acceptance Criteria:</w:t>
      </w:r>
    </w:p>
    <w:p w:rsidR="00000000" w:rsidDel="00000000" w:rsidP="00000000" w:rsidRDefault="00000000" w:rsidRPr="00000000" w14:paraId="00001B5E">
      <w:pPr>
        <w:numPr>
          <w:ilvl w:val="0"/>
          <w:numId w:val="31"/>
        </w:numPr>
        <w:spacing w:after="0" w:afterAutospacing="0"/>
        <w:ind w:left="720" w:hanging="360"/>
        <w:rPr>
          <w:u w:val="none"/>
        </w:rPr>
      </w:pPr>
      <w:r w:rsidDel="00000000" w:rsidR="00000000" w:rsidRPr="00000000">
        <w:rPr>
          <w:b w:val="1"/>
          <w:bCs w:val="1"/>
          <w:rtl w:val="0"/>
        </w:rPr>
        <w:t xml:space="preserve">Emergency Control: Pause &amp; Resume Market</w:t>
      </w:r>
    </w:p>
    <w:p w:rsidR="00000000" w:rsidDel="00000000" w:rsidP="00000000" w:rsidRDefault="00000000" w:rsidRPr="00000000" w14:paraId="00001B5F">
      <w:pPr>
        <w:numPr>
          <w:ilvl w:val="1"/>
          <w:numId w:val="31"/>
        </w:numPr>
        <w:spacing w:after="0" w:afterAutospacing="0"/>
        <w:ind w:left="1440" w:hanging="360"/>
        <w:rPr>
          <w:u w:val="none"/>
        </w:rPr>
      </w:pPr>
      <w:r w:rsidDel="00000000" w:rsidR="00000000" w:rsidRPr="00000000">
        <w:rPr>
          <w:b w:val="1"/>
          <w:bCs w:val="1"/>
          <w:rtl w:val="0"/>
        </w:rPr>
        <w:t xml:space="preserve">Action</w:t>
      </w:r>
      <w:r w:rsidDel="00000000" w:rsidR="00000000" w:rsidRPr="00000000">
        <w:rPr>
          <w:rtl w:val="0"/>
        </w:rPr>
        <w:t xml:space="preserve">: Admin can toggle the Global Market Status to "PAUSED".</w:t>
      </w:r>
    </w:p>
    <w:p w:rsidR="00000000" w:rsidDel="00000000" w:rsidP="00000000" w:rsidRDefault="00000000" w:rsidRPr="00000000" w14:paraId="00001B60">
      <w:pPr>
        <w:numPr>
          <w:ilvl w:val="1"/>
          <w:numId w:val="31"/>
        </w:numPr>
        <w:spacing w:after="0" w:afterAutospacing="0"/>
        <w:ind w:left="1440" w:hanging="360"/>
        <w:rPr>
          <w:u w:val="none"/>
        </w:rPr>
      </w:pPr>
      <w:r w:rsidDel="00000000" w:rsidR="00000000" w:rsidRPr="00000000">
        <w:rPr>
          <w:b w:val="1"/>
          <w:bCs w:val="1"/>
          <w:rtl w:val="0"/>
        </w:rPr>
        <w:t xml:space="preserve">Effect </w:t>
      </w:r>
      <w:r w:rsidDel="00000000" w:rsidR="00000000" w:rsidRPr="00000000">
        <w:rPr>
          <w:rtl w:val="0"/>
        </w:rPr>
        <w:t xml:space="preserve">(Paused):</w:t>
      </w:r>
    </w:p>
    <w:p w:rsidR="00000000" w:rsidDel="00000000" w:rsidP="00000000" w:rsidRDefault="00000000" w:rsidRPr="00000000" w14:paraId="00001B61">
      <w:pPr>
        <w:numPr>
          <w:ilvl w:val="2"/>
          <w:numId w:val="31"/>
        </w:numPr>
        <w:spacing w:after="0" w:afterAutospacing="0"/>
        <w:ind w:left="2160" w:hanging="360"/>
        <w:rPr>
          <w:u w:val="none"/>
        </w:rPr>
      </w:pPr>
      <w:r w:rsidDel="00000000" w:rsidR="00000000" w:rsidRPr="00000000">
        <w:rPr>
          <w:rtl w:val="0"/>
        </w:rPr>
        <w:t xml:space="preserve">The pricing engine stops computing and publishing new prices.</w:t>
      </w:r>
    </w:p>
    <w:p w:rsidR="00000000" w:rsidDel="00000000" w:rsidP="00000000" w:rsidRDefault="00000000" w:rsidRPr="00000000" w14:paraId="00001B62">
      <w:pPr>
        <w:numPr>
          <w:ilvl w:val="2"/>
          <w:numId w:val="31"/>
        </w:numPr>
        <w:spacing w:after="0" w:afterAutospacing="0"/>
        <w:ind w:left="2160" w:hanging="360"/>
        <w:rPr>
          <w:u w:val="none"/>
        </w:rPr>
      </w:pPr>
      <w:r w:rsidDel="00000000" w:rsidR="00000000" w:rsidRPr="00000000">
        <w:rPr>
          <w:rtl w:val="0"/>
        </w:rPr>
        <w:t xml:space="preserve">ALL user buy/sell transactions are blocked platform-wide.</w:t>
      </w:r>
    </w:p>
    <w:p w:rsidR="00000000" w:rsidDel="00000000" w:rsidP="00000000" w:rsidRDefault="00000000" w:rsidRPr="00000000" w14:paraId="00001B63">
      <w:pPr>
        <w:numPr>
          <w:ilvl w:val="2"/>
          <w:numId w:val="31"/>
        </w:numPr>
        <w:spacing w:after="0" w:afterAutospacing="0"/>
        <w:ind w:left="2160" w:hanging="360"/>
        <w:rPr>
          <w:u w:val="none"/>
        </w:rPr>
      </w:pPr>
      <w:r w:rsidDel="00000000" w:rsidR="00000000" w:rsidRPr="00000000">
        <w:rPr>
          <w:rtl w:val="0"/>
        </w:rPr>
        <w:t xml:space="preserve">The User App displays a prominent "Market Temporarily Paused" banner.</w:t>
      </w:r>
    </w:p>
    <w:p w:rsidR="00000000" w:rsidDel="00000000" w:rsidP="00000000" w:rsidRDefault="00000000" w:rsidRPr="00000000" w14:paraId="00001B64">
      <w:pPr>
        <w:numPr>
          <w:ilvl w:val="1"/>
          <w:numId w:val="31"/>
        </w:numPr>
        <w:spacing w:after="0" w:afterAutospacing="0"/>
        <w:ind w:left="1440" w:hanging="360"/>
        <w:rPr>
          <w:u w:val="none"/>
        </w:rPr>
      </w:pPr>
      <w:r w:rsidDel="00000000" w:rsidR="00000000" w:rsidRPr="00000000">
        <w:rPr>
          <w:b w:val="1"/>
          <w:bCs w:val="1"/>
          <w:rtl w:val="0"/>
        </w:rPr>
        <w:t xml:space="preserve">Action</w:t>
      </w:r>
      <w:r w:rsidDel="00000000" w:rsidR="00000000" w:rsidRPr="00000000">
        <w:rPr>
          <w:rtl w:val="0"/>
        </w:rPr>
        <w:t xml:space="preserve">: Admin can toggle status back to "ACTIVE".</w:t>
      </w:r>
    </w:p>
    <w:p w:rsidR="00000000" w:rsidDel="00000000" w:rsidP="00000000" w:rsidRDefault="00000000" w:rsidRPr="00000000" w14:paraId="00001B65">
      <w:pPr>
        <w:numPr>
          <w:ilvl w:val="1"/>
          <w:numId w:val="31"/>
        </w:numPr>
        <w:spacing w:after="0" w:afterAutospacing="0"/>
        <w:ind w:left="1440" w:hanging="360"/>
        <w:rPr>
          <w:u w:val="none"/>
        </w:rPr>
      </w:pPr>
      <w:r w:rsidDel="00000000" w:rsidR="00000000" w:rsidRPr="00000000">
        <w:rPr>
          <w:b w:val="1"/>
          <w:bCs w:val="1"/>
          <w:rtl w:val="0"/>
        </w:rPr>
        <w:t xml:space="preserve">Effect </w:t>
      </w:r>
      <w:r w:rsidDel="00000000" w:rsidR="00000000" w:rsidRPr="00000000">
        <w:rPr>
          <w:rtl w:val="0"/>
        </w:rPr>
        <w:t xml:space="preserve">(Resumed): </w:t>
      </w:r>
    </w:p>
    <w:p w:rsidR="00000000" w:rsidDel="00000000" w:rsidP="00000000" w:rsidRDefault="00000000" w:rsidRPr="00000000" w14:paraId="00001B66">
      <w:pPr>
        <w:numPr>
          <w:ilvl w:val="2"/>
          <w:numId w:val="31"/>
        </w:numPr>
        <w:spacing w:after="0" w:afterAutospacing="0"/>
        <w:ind w:left="2160" w:hanging="360"/>
        <w:rPr>
          <w:u w:val="none"/>
        </w:rPr>
      </w:pPr>
      <w:r w:rsidDel="00000000" w:rsidR="00000000" w:rsidRPr="00000000">
        <w:rPr>
          <w:rtl w:val="0"/>
        </w:rPr>
        <w:t xml:space="preserve">Trading and pricing updates resume immediately.</w:t>
      </w:r>
    </w:p>
    <w:p w:rsidR="00000000" w:rsidDel="00000000" w:rsidP="00000000" w:rsidRDefault="00000000" w:rsidRPr="00000000" w14:paraId="00001B67">
      <w:pPr>
        <w:numPr>
          <w:ilvl w:val="1"/>
          <w:numId w:val="31"/>
        </w:numPr>
        <w:spacing w:after="0" w:afterAutospacing="0"/>
        <w:ind w:left="1440" w:hanging="360"/>
        <w:rPr>
          <w:u w:val="none"/>
        </w:rPr>
      </w:pPr>
      <w:r w:rsidDel="00000000" w:rsidR="00000000" w:rsidRPr="00000000">
        <w:rPr>
          <w:b w:val="1"/>
          <w:bCs w:val="1"/>
          <w:rtl w:val="0"/>
        </w:rPr>
        <w:t xml:space="preserve">Audit</w:t>
      </w:r>
      <w:r w:rsidDel="00000000" w:rsidR="00000000" w:rsidRPr="00000000">
        <w:rPr>
          <w:rtl w:val="0"/>
        </w:rPr>
        <w:t xml:space="preserve">: Action must log Admin ID, Timestamp, and Reason (e.g., "Data Feed Outage").</w:t>
      </w:r>
    </w:p>
    <w:p w:rsidR="00000000" w:rsidDel="00000000" w:rsidP="00000000" w:rsidRDefault="00000000" w:rsidRPr="00000000" w14:paraId="00001B6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Data Correction: Individual Price Override</w:t>
      </w:r>
    </w:p>
    <w:p w:rsidR="00000000" w:rsidDel="00000000" w:rsidP="00000000" w:rsidRDefault="00000000" w:rsidRPr="00000000" w14:paraId="00001B6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Capability</w:t>
      </w:r>
      <w:r w:rsidDel="00000000" w:rsidR="00000000" w:rsidRPr="00000000">
        <w:rPr>
          <w:rtl w:val="0"/>
        </w:rPr>
        <w:t xml:space="preserve">: Admin can search for a specific player and manually input a Corrected Published Price.</w:t>
      </w:r>
    </w:p>
    <w:p w:rsidR="00000000" w:rsidDel="00000000" w:rsidP="00000000" w:rsidRDefault="00000000" w:rsidRPr="00000000" w14:paraId="00001B6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Effect</w:t>
      </w:r>
      <w:r w:rsidDel="00000000" w:rsidR="00000000" w:rsidRPr="00000000">
        <w:rPr>
          <w:rtl w:val="0"/>
        </w:rPr>
        <w:t xml:space="preserve">: The system applies this price immediately as the new Published Price.</w:t>
      </w:r>
    </w:p>
    <w:p w:rsidR="00000000" w:rsidDel="00000000" w:rsidP="00000000" w:rsidRDefault="00000000" w:rsidRPr="00000000" w14:paraId="00001B6B">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Baseline</w:t>
      </w:r>
      <w:r w:rsidDel="00000000" w:rsidR="00000000" w:rsidRPr="00000000">
        <w:rPr>
          <w:rtl w:val="0"/>
        </w:rPr>
        <w:t xml:space="preserve">: This override value becomes the new BasePrice for the next pricing formula calculation (future updates evolve from this corrected point).</w:t>
      </w:r>
    </w:p>
    <w:p w:rsidR="00000000" w:rsidDel="00000000" w:rsidP="00000000" w:rsidRDefault="00000000" w:rsidRPr="00000000" w14:paraId="00001B6C">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Audit</w:t>
      </w:r>
      <w:r w:rsidDel="00000000" w:rsidR="00000000" w:rsidRPr="00000000">
        <w:rPr>
          <w:rtl w:val="0"/>
        </w:rPr>
        <w:t xml:space="preserve">: Logs Original Price, New Price, Admin ID, Timestamp, and Reason Code.</w:t>
      </w:r>
    </w:p>
    <w:p w:rsidR="00000000" w:rsidDel="00000000" w:rsidP="00000000" w:rsidRDefault="00000000" w:rsidRPr="00000000" w14:paraId="00001B6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Data Recovery: Force Pricing Resync</w:t>
      </w:r>
    </w:p>
    <w:p w:rsidR="00000000" w:rsidDel="00000000" w:rsidP="00000000" w:rsidRDefault="00000000" w:rsidRPr="00000000" w14:paraId="00001B6E">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Capability</w:t>
      </w:r>
      <w:r w:rsidDel="00000000" w:rsidR="00000000" w:rsidRPr="00000000">
        <w:rPr>
          <w:rtl w:val="0"/>
        </w:rPr>
        <w:t xml:space="preserve">: Admin can trigger a "Force Resync" command.</w:t>
      </w:r>
    </w:p>
    <w:p w:rsidR="00000000" w:rsidDel="00000000" w:rsidP="00000000" w:rsidRDefault="00000000" w:rsidRPr="00000000" w14:paraId="00001B6F">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Effect</w:t>
      </w:r>
      <w:r w:rsidDel="00000000" w:rsidR="00000000" w:rsidRPr="00000000">
        <w:rPr>
          <w:rtl w:val="0"/>
        </w:rPr>
        <w:t xml:space="preserve">: The system bypasses the standard update interval and immediately fetches the latest data from the Data Provider to refresh stale inputs.</w:t>
      </w:r>
    </w:p>
    <w:p w:rsidR="00000000" w:rsidDel="00000000" w:rsidP="00000000" w:rsidRDefault="00000000" w:rsidRPr="00000000" w14:paraId="00001B70">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Recalculation</w:t>
      </w:r>
      <w:r w:rsidDel="00000000" w:rsidR="00000000" w:rsidRPr="00000000">
        <w:rPr>
          <w:rtl w:val="0"/>
        </w:rPr>
        <w:t xml:space="preserve">: Prices are immediately recalculated using the fresh data.</w:t>
      </w:r>
    </w:p>
    <w:p w:rsidR="00000000" w:rsidDel="00000000" w:rsidP="00000000" w:rsidRDefault="00000000" w:rsidRPr="00000000" w14:paraId="00001B71">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Audit</w:t>
      </w:r>
      <w:r w:rsidDel="00000000" w:rsidR="00000000" w:rsidRPr="00000000">
        <w:rPr>
          <w:rtl w:val="0"/>
        </w:rPr>
        <w:t xml:space="preserve">: Logs the action and timestamp.</w:t>
      </w:r>
    </w:p>
    <w:p w:rsidR="00000000" w:rsidDel="00000000" w:rsidP="00000000" w:rsidRDefault="00000000" w:rsidRPr="00000000" w14:paraId="00001B7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Market Tuning: Pricing Formula Weights (Configuration)</w:t>
      </w:r>
    </w:p>
    <w:p w:rsidR="00000000" w:rsidDel="00000000" w:rsidP="00000000" w:rsidRDefault="00000000" w:rsidRPr="00000000" w14:paraId="00001B73">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Capability: Admin can edit the four coefficients in the pricing formula:</w:t>
      </w:r>
    </w:p>
    <w:p w:rsidR="00000000" w:rsidDel="00000000" w:rsidP="00000000" w:rsidRDefault="00000000" w:rsidRPr="00000000" w14:paraId="00001B74">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W_performance (Default: 0.45)</w:t>
      </w:r>
    </w:p>
    <w:p w:rsidR="00000000" w:rsidDel="00000000" w:rsidP="00000000" w:rsidRDefault="00000000" w:rsidRPr="00000000" w14:paraId="00001B75">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W_momentum (Default: 0.30)</w:t>
      </w:r>
    </w:p>
    <w:p w:rsidR="00000000" w:rsidDel="00000000" w:rsidP="00000000" w:rsidRDefault="00000000" w:rsidRPr="00000000" w14:paraId="00001B76">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W_injury (Default: 0.15)</w:t>
      </w:r>
    </w:p>
    <w:p w:rsidR="00000000" w:rsidDel="00000000" w:rsidP="00000000" w:rsidRDefault="00000000" w:rsidRPr="00000000" w14:paraId="00001B77">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W_role (Default: 0.10)</w:t>
      </w:r>
    </w:p>
    <w:p w:rsidR="00000000" w:rsidDel="00000000" w:rsidP="00000000" w:rsidRDefault="00000000" w:rsidRPr="00000000" w14:paraId="00001B7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Economic Tuning: XP Gap Bands (Configuration): </w:t>
      </w:r>
      <w:r w:rsidDel="00000000" w:rsidR="00000000" w:rsidRPr="00000000">
        <w:rPr>
          <w:rtl w:val="0"/>
        </w:rPr>
        <w:t xml:space="preserve">The system must allow authorized Admins to edit the threshold parameters (e.g., Small, Medium, Large gaps) and the specific XP gain/loss payout amounts for each band without requiring code changes. Changes affect future XP calculations only.</w:t>
      </w:r>
    </w:p>
    <w:p w:rsidR="00000000" w:rsidDel="00000000" w:rsidP="00000000" w:rsidRDefault="00000000" w:rsidRPr="00000000" w14:paraId="00001B7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b w:val="1"/>
          <w:bCs w:val="1"/>
          <w:rtl w:val="0"/>
        </w:rPr>
        <w:t xml:space="preserve">Global Market &amp; Entry Configuration:</w:t>
      </w:r>
      <w:r w:rsidDel="00000000" w:rsidR="00000000" w:rsidRPr="00000000">
        <w:rPr>
          <w:rtl w:val="0"/>
        </w:rPr>
        <w:t xml:space="preserve"> Admins must be able to set and modify the Platform Market Opening Date by sport/season (e.g., "NFL 2025 Market Open"). Admins must also be able to adjust global or league-type specific entry limits (e.g., capping the total number of users allowed on the platform or in public leagues).</w:t>
      </w:r>
    </w:p>
    <w:p w:rsidR="00000000" w:rsidDel="00000000" w:rsidP="00000000" w:rsidRDefault="00000000" w:rsidRPr="00000000" w14:paraId="00001B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b w:val="1"/>
          <w:bCs w:val="1"/>
          <w:rtl w:val="0"/>
        </w:rPr>
        <w:t xml:space="preserve">Assumed MVP Weighting (For Alignment)</w:t>
      </w:r>
    </w:p>
    <w:tbl>
      <w:tblPr>
        <w:tblStyle w:val="Table113"/>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1035"/>
        <w:gridCol w:w="3705"/>
        <w:tblGridChange w:id="0">
          <w:tblGrid>
            <w:gridCol w:w="2460"/>
            <w:gridCol w:w="1035"/>
            <w:gridCol w:w="3705"/>
          </w:tblGrid>
        </w:tblGridChange>
      </w:tblGrid>
      <w:tr>
        <w:trPr>
          <w:cantSplit w:val="0"/>
          <w:tblHeader w:val="1"/>
        </w:trPr>
        <w:tc>
          <w:tcPr>
            <w:vAlign w:val="center"/>
          </w:tcPr>
          <w:p w:rsidR="00000000" w:rsidDel="00000000" w:rsidP="00000000" w:rsidRDefault="00000000" w:rsidRPr="00000000" w14:paraId="00001B7B">
            <w:pPr>
              <w:spacing w:after="0" w:line="240" w:lineRule="auto"/>
              <w:rPr>
                <w:b w:val="1"/>
                <w:bCs w:val="1"/>
              </w:rPr>
            </w:pPr>
            <w:r w:rsidDel="00000000" w:rsidR="00000000" w:rsidRPr="00000000">
              <w:rPr>
                <w:b w:val="1"/>
                <w:bCs w:val="1"/>
                <w:rtl w:val="0"/>
              </w:rPr>
              <w:t xml:space="preserve">Component</w:t>
            </w:r>
          </w:p>
        </w:tc>
        <w:tc>
          <w:tcPr>
            <w:vAlign w:val="center"/>
          </w:tcPr>
          <w:p w:rsidR="00000000" w:rsidDel="00000000" w:rsidP="00000000" w:rsidRDefault="00000000" w:rsidRPr="00000000" w14:paraId="00001B7C">
            <w:pPr>
              <w:spacing w:after="0" w:line="240" w:lineRule="auto"/>
              <w:rPr>
                <w:b w:val="1"/>
                <w:bCs w:val="1"/>
              </w:rPr>
            </w:pPr>
            <w:r w:rsidDel="00000000" w:rsidR="00000000" w:rsidRPr="00000000">
              <w:rPr>
                <w:b w:val="1"/>
                <w:bCs w:val="1"/>
                <w:rtl w:val="0"/>
              </w:rPr>
              <w:t xml:space="preserve">Weight</w:t>
            </w:r>
          </w:p>
        </w:tc>
        <w:tc>
          <w:tcPr>
            <w:vAlign w:val="center"/>
          </w:tcPr>
          <w:p w:rsidR="00000000" w:rsidDel="00000000" w:rsidP="00000000" w:rsidRDefault="00000000" w:rsidRPr="00000000" w14:paraId="00001B7D">
            <w:pPr>
              <w:spacing w:after="0" w:line="240" w:lineRule="auto"/>
              <w:rPr>
                <w:b w:val="1"/>
                <w:bCs w:val="1"/>
              </w:rPr>
            </w:pPr>
            <w:r w:rsidDel="00000000" w:rsidR="00000000" w:rsidRPr="00000000">
              <w:rPr>
                <w:b w:val="1"/>
                <w:bCs w:val="1"/>
                <w:rtl w:val="0"/>
              </w:rPr>
              <w:t xml:space="preserve">Rationale</w:t>
            </w:r>
          </w:p>
        </w:tc>
      </w:tr>
      <w:tr>
        <w:trPr>
          <w:cantSplit w:val="0"/>
          <w:tblHeader w:val="0"/>
        </w:trPr>
        <w:tc>
          <w:tcPr>
            <w:vAlign w:val="center"/>
          </w:tcPr>
          <w:p w:rsidR="00000000" w:rsidDel="00000000" w:rsidP="00000000" w:rsidRDefault="00000000" w:rsidRPr="00000000" w14:paraId="00001B7E">
            <w:pPr>
              <w:spacing w:after="0" w:line="240" w:lineRule="auto"/>
              <w:rPr/>
            </w:pPr>
            <w:r w:rsidDel="00000000" w:rsidR="00000000" w:rsidRPr="00000000">
              <w:rPr>
                <w:rtl w:val="0"/>
              </w:rPr>
              <w:t xml:space="preserve">PerformanceDelta</w:t>
            </w:r>
          </w:p>
        </w:tc>
        <w:tc>
          <w:tcPr>
            <w:vAlign w:val="center"/>
          </w:tcPr>
          <w:p w:rsidR="00000000" w:rsidDel="00000000" w:rsidP="00000000" w:rsidRDefault="00000000" w:rsidRPr="00000000" w14:paraId="00001B7F">
            <w:pPr>
              <w:spacing w:after="0" w:line="240" w:lineRule="auto"/>
              <w:rPr/>
            </w:pPr>
            <w:r w:rsidDel="00000000" w:rsidR="00000000" w:rsidRPr="00000000">
              <w:rPr>
                <w:b w:val="1"/>
                <w:bCs w:val="1"/>
                <w:rtl w:val="0"/>
              </w:rPr>
              <w:t xml:space="preserve">45%</w:t>
            </w:r>
            <w:r w:rsidDel="00000000" w:rsidR="00000000" w:rsidRPr="00000000">
              <w:rPr>
                <w:rtl w:val="0"/>
              </w:rPr>
            </w:r>
          </w:p>
        </w:tc>
        <w:tc>
          <w:tcPr>
            <w:vAlign w:val="center"/>
          </w:tcPr>
          <w:p w:rsidR="00000000" w:rsidDel="00000000" w:rsidP="00000000" w:rsidRDefault="00000000" w:rsidRPr="00000000" w14:paraId="00001B80">
            <w:pPr>
              <w:spacing w:after="0" w:line="240" w:lineRule="auto"/>
              <w:rPr/>
            </w:pPr>
            <w:r w:rsidDel="00000000" w:rsidR="00000000" w:rsidRPr="00000000">
              <w:rPr>
                <w:rtl w:val="0"/>
              </w:rPr>
              <w:t xml:space="preserve">Anchors price to real results</w:t>
            </w:r>
          </w:p>
        </w:tc>
      </w:tr>
      <w:tr>
        <w:trPr>
          <w:cantSplit w:val="0"/>
          <w:tblHeader w:val="0"/>
        </w:trPr>
        <w:tc>
          <w:tcPr>
            <w:vAlign w:val="center"/>
          </w:tcPr>
          <w:p w:rsidR="00000000" w:rsidDel="00000000" w:rsidP="00000000" w:rsidRDefault="00000000" w:rsidRPr="00000000" w14:paraId="00001B81">
            <w:pPr>
              <w:spacing w:after="0" w:line="240" w:lineRule="auto"/>
              <w:rPr/>
            </w:pPr>
            <w:r w:rsidDel="00000000" w:rsidR="00000000" w:rsidRPr="00000000">
              <w:rPr>
                <w:rtl w:val="0"/>
              </w:rPr>
              <w:t xml:space="preserve">MomentumDelta</w:t>
            </w:r>
          </w:p>
        </w:tc>
        <w:tc>
          <w:tcPr>
            <w:vAlign w:val="center"/>
          </w:tcPr>
          <w:p w:rsidR="00000000" w:rsidDel="00000000" w:rsidP="00000000" w:rsidRDefault="00000000" w:rsidRPr="00000000" w14:paraId="00001B82">
            <w:pPr>
              <w:spacing w:after="0" w:line="240" w:lineRule="auto"/>
              <w:rPr/>
            </w:pPr>
            <w:r w:rsidDel="00000000" w:rsidR="00000000" w:rsidRPr="00000000">
              <w:rPr>
                <w:b w:val="1"/>
                <w:bCs w:val="1"/>
                <w:rtl w:val="0"/>
              </w:rPr>
              <w:t xml:space="preserve">30%</w:t>
            </w:r>
            <w:r w:rsidDel="00000000" w:rsidR="00000000" w:rsidRPr="00000000">
              <w:rPr>
                <w:rtl w:val="0"/>
              </w:rPr>
            </w:r>
          </w:p>
        </w:tc>
        <w:tc>
          <w:tcPr>
            <w:vAlign w:val="center"/>
          </w:tcPr>
          <w:p w:rsidR="00000000" w:rsidDel="00000000" w:rsidP="00000000" w:rsidRDefault="00000000" w:rsidRPr="00000000" w14:paraId="00001B83">
            <w:pPr>
              <w:spacing w:after="0" w:line="240" w:lineRule="auto"/>
              <w:rPr/>
            </w:pPr>
            <w:r w:rsidDel="00000000" w:rsidR="00000000" w:rsidRPr="00000000">
              <w:rPr>
                <w:rtl w:val="0"/>
              </w:rPr>
              <w:t xml:space="preserve">Reflects sustained interest</w:t>
            </w:r>
          </w:p>
        </w:tc>
      </w:tr>
      <w:tr>
        <w:trPr>
          <w:cantSplit w:val="0"/>
          <w:tblHeader w:val="0"/>
        </w:trPr>
        <w:tc>
          <w:tcPr>
            <w:vAlign w:val="center"/>
          </w:tcPr>
          <w:p w:rsidR="00000000" w:rsidDel="00000000" w:rsidP="00000000" w:rsidRDefault="00000000" w:rsidRPr="00000000" w14:paraId="00001B84">
            <w:pPr>
              <w:spacing w:after="0" w:line="240" w:lineRule="auto"/>
              <w:rPr/>
            </w:pPr>
            <w:r w:rsidDel="00000000" w:rsidR="00000000" w:rsidRPr="00000000">
              <w:rPr>
                <w:rtl w:val="0"/>
              </w:rPr>
              <w:t xml:space="preserve">InjuryImpact</w:t>
            </w:r>
          </w:p>
        </w:tc>
        <w:tc>
          <w:tcPr>
            <w:vAlign w:val="center"/>
          </w:tcPr>
          <w:p w:rsidR="00000000" w:rsidDel="00000000" w:rsidP="00000000" w:rsidRDefault="00000000" w:rsidRPr="00000000" w14:paraId="00001B85">
            <w:pPr>
              <w:spacing w:after="0" w:line="240" w:lineRule="auto"/>
              <w:rPr/>
            </w:pPr>
            <w:r w:rsidDel="00000000" w:rsidR="00000000" w:rsidRPr="00000000">
              <w:rPr>
                <w:b w:val="1"/>
                <w:bCs w:val="1"/>
                <w:rtl w:val="0"/>
              </w:rPr>
              <w:t xml:space="preserve">15%</w:t>
            </w:r>
            <w:r w:rsidDel="00000000" w:rsidR="00000000" w:rsidRPr="00000000">
              <w:rPr>
                <w:rtl w:val="0"/>
              </w:rPr>
            </w:r>
          </w:p>
        </w:tc>
        <w:tc>
          <w:tcPr>
            <w:vAlign w:val="center"/>
          </w:tcPr>
          <w:p w:rsidR="00000000" w:rsidDel="00000000" w:rsidP="00000000" w:rsidRDefault="00000000" w:rsidRPr="00000000" w14:paraId="00001B86">
            <w:pPr>
              <w:spacing w:after="0" w:line="240" w:lineRule="auto"/>
              <w:rPr/>
            </w:pPr>
            <w:r w:rsidDel="00000000" w:rsidR="00000000" w:rsidRPr="00000000">
              <w:rPr>
                <w:rtl w:val="0"/>
              </w:rPr>
              <w:t xml:space="preserve">Material but not dominant</w:t>
            </w:r>
          </w:p>
        </w:tc>
      </w:tr>
      <w:tr>
        <w:trPr>
          <w:cantSplit w:val="0"/>
          <w:tblHeader w:val="0"/>
        </w:trPr>
        <w:tc>
          <w:tcPr>
            <w:vAlign w:val="center"/>
          </w:tcPr>
          <w:p w:rsidR="00000000" w:rsidDel="00000000" w:rsidP="00000000" w:rsidRDefault="00000000" w:rsidRPr="00000000" w14:paraId="00001B87">
            <w:pPr>
              <w:spacing w:after="0" w:line="240" w:lineRule="auto"/>
              <w:rPr/>
            </w:pPr>
            <w:r w:rsidDel="00000000" w:rsidR="00000000" w:rsidRPr="00000000">
              <w:rPr>
                <w:rtl w:val="0"/>
              </w:rPr>
              <w:t xml:space="preserve">RoleAdjustment</w:t>
            </w:r>
          </w:p>
        </w:tc>
        <w:tc>
          <w:tcPr>
            <w:vAlign w:val="center"/>
          </w:tcPr>
          <w:p w:rsidR="00000000" w:rsidDel="00000000" w:rsidP="00000000" w:rsidRDefault="00000000" w:rsidRPr="00000000" w14:paraId="00001B88">
            <w:pPr>
              <w:spacing w:after="0" w:line="240" w:lineRule="auto"/>
              <w:rPr/>
            </w:pPr>
            <w:r w:rsidDel="00000000" w:rsidR="00000000" w:rsidRPr="00000000">
              <w:rPr>
                <w:b w:val="1"/>
                <w:bCs w:val="1"/>
                <w:rtl w:val="0"/>
              </w:rPr>
              <w:t xml:space="preserve">10%</w:t>
            </w:r>
            <w:r w:rsidDel="00000000" w:rsidR="00000000" w:rsidRPr="00000000">
              <w:rPr>
                <w:rtl w:val="0"/>
              </w:rPr>
            </w:r>
          </w:p>
        </w:tc>
        <w:tc>
          <w:tcPr>
            <w:vAlign w:val="center"/>
          </w:tcPr>
          <w:p w:rsidR="00000000" w:rsidDel="00000000" w:rsidP="00000000" w:rsidRDefault="00000000" w:rsidRPr="00000000" w14:paraId="00001B89">
            <w:pPr>
              <w:spacing w:after="0" w:line="240" w:lineRule="auto"/>
              <w:rPr/>
            </w:pPr>
            <w:r w:rsidDel="00000000" w:rsidR="00000000" w:rsidRPr="00000000">
              <w:rPr>
                <w:rtl w:val="0"/>
              </w:rPr>
              <w:t xml:space="preserve">Avoids overreaction</w:t>
            </w:r>
          </w:p>
        </w:tc>
      </w:tr>
    </w:tbl>
    <w:p w:rsidR="00000000" w:rsidDel="00000000" w:rsidP="00000000" w:rsidRDefault="00000000" w:rsidRPr="00000000" w14:paraId="00001B8A">
      <w:pPr>
        <w:spacing w:after="0" w:line="240" w:lineRule="auto"/>
        <w:rPr/>
      </w:pPr>
      <w:r w:rsidDel="00000000" w:rsidR="00000000" w:rsidRPr="00000000">
        <w:rPr>
          <w:rtl w:val="0"/>
        </w:rPr>
      </w:r>
    </w:p>
    <w:p w:rsidR="00000000" w:rsidDel="00000000" w:rsidP="00000000" w:rsidRDefault="00000000" w:rsidRPr="00000000" w14:paraId="00001B8B">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Constraint</w:t>
      </w:r>
      <w:r w:rsidDel="00000000" w:rsidR="00000000" w:rsidRPr="00000000">
        <w:rPr>
          <w:rtl w:val="0"/>
        </w:rPr>
        <w:t xml:space="preserve">: Updates affect future price computations only. Historical prices are not recalculated retroactively.</w:t>
      </w:r>
    </w:p>
    <w:p w:rsidR="00000000" w:rsidDel="00000000" w:rsidP="00000000" w:rsidRDefault="00000000" w:rsidRPr="00000000" w14:paraId="00001B8C">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Audit</w:t>
      </w:r>
      <w:r w:rsidDel="00000000" w:rsidR="00000000" w:rsidRPr="00000000">
        <w:rPr>
          <w:rtl w:val="0"/>
        </w:rPr>
        <w:t xml:space="preserve">: Logs Old Weights vs. New Weights.</w:t>
      </w:r>
    </w:p>
    <w:p w:rsidR="00000000" w:rsidDel="00000000" w:rsidP="00000000" w:rsidRDefault="00000000" w:rsidRPr="00000000" w14:paraId="00001B8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Economic Tuning: Bid/Ask Spread (Configuration)</w:t>
      </w:r>
    </w:p>
    <w:p w:rsidR="00000000" w:rsidDel="00000000" w:rsidP="00000000" w:rsidRDefault="00000000" w:rsidRPr="00000000" w14:paraId="00001B8E">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Capability</w:t>
      </w:r>
      <w:r w:rsidDel="00000000" w:rsidR="00000000" w:rsidRPr="00000000">
        <w:rPr>
          <w:rtl w:val="0"/>
        </w:rPr>
        <w:t xml:space="preserve">: Admin can configure the global spread using two methods:</w:t>
      </w:r>
    </w:p>
    <w:p w:rsidR="00000000" w:rsidDel="00000000" w:rsidP="00000000" w:rsidRDefault="00000000" w:rsidRPr="00000000" w14:paraId="00001B8F">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Percentage: (e.g., 2.5%)</w:t>
      </w:r>
    </w:p>
    <w:p w:rsidR="00000000" w:rsidDel="00000000" w:rsidP="00000000" w:rsidRDefault="00000000" w:rsidRPr="00000000" w14:paraId="00001B90">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Fixed Dollar Amount: (e.g., $2.50)</w:t>
      </w:r>
    </w:p>
    <w:p w:rsidR="00000000" w:rsidDel="00000000" w:rsidP="00000000" w:rsidRDefault="00000000" w:rsidRPr="00000000" w14:paraId="00001B91">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Effect</w:t>
      </w:r>
      <w:r w:rsidDel="00000000" w:rsidR="00000000" w:rsidRPr="00000000">
        <w:rPr>
          <w:rtl w:val="0"/>
        </w:rPr>
        <w:t xml:space="preserve">: Future Buy/Sell prices are calculated using the new spread setting.</w:t>
      </w:r>
    </w:p>
    <w:p w:rsidR="00000000" w:rsidDel="00000000" w:rsidP="00000000" w:rsidRDefault="00000000" w:rsidRPr="00000000" w14:paraId="00001B92">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Audit</w:t>
      </w:r>
      <w:r w:rsidDel="00000000" w:rsidR="00000000" w:rsidRPr="00000000">
        <w:rPr>
          <w:rtl w:val="0"/>
        </w:rPr>
        <w:t xml:space="preserve">: Logs Old Spread vs. New Spread.</w:t>
      </w:r>
    </w:p>
    <w:p w:rsidR="00000000" w:rsidDel="00000000" w:rsidP="00000000" w:rsidRDefault="00000000" w:rsidRPr="00000000" w14:paraId="00001B9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Detailed view of the Admin Market Console.</w:t>
      </w:r>
    </w:p>
    <w:p w:rsidR="00000000" w:rsidDel="00000000" w:rsidP="00000000" w:rsidRDefault="00000000" w:rsidRPr="00000000" w14:paraId="00001B94">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Global Controls : </w:t>
      </w:r>
    </w:p>
    <w:p w:rsidR="00000000" w:rsidDel="00000000" w:rsidP="00000000" w:rsidRDefault="00000000" w:rsidRPr="00000000" w14:paraId="00001B95">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Market Status Widget:</w:t>
      </w:r>
    </w:p>
    <w:p w:rsidR="00000000" w:rsidDel="00000000" w:rsidP="00000000" w:rsidRDefault="00000000" w:rsidRPr="00000000" w14:paraId="00001B96">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Indicator: Large Green Dot (Active) or Red Dot (Paused).</w:t>
      </w:r>
    </w:p>
    <w:p w:rsidR="00000000" w:rsidDel="00000000" w:rsidP="00000000" w:rsidRDefault="00000000" w:rsidRPr="00000000" w14:paraId="00001B97">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Button: "PAUSE MARKET" (Red, requires confirmation modal).</w:t>
      </w:r>
    </w:p>
    <w:p w:rsidR="00000000" w:rsidDel="00000000" w:rsidP="00000000" w:rsidRDefault="00000000" w:rsidRPr="00000000" w14:paraId="00001B98">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Button: "RESUME MARKET" (Green, disabled if already active).</w:t>
      </w:r>
    </w:p>
    <w:p w:rsidR="00000000" w:rsidDel="00000000" w:rsidP="00000000" w:rsidRDefault="00000000" w:rsidRPr="00000000" w14:paraId="00001B99">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System Health:</w:t>
      </w:r>
    </w:p>
    <w:p w:rsidR="00000000" w:rsidDel="00000000" w:rsidP="00000000" w:rsidRDefault="00000000" w:rsidRPr="00000000" w14:paraId="00001B9A">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Data Feed Latency: "240ms" (Green).</w:t>
      </w:r>
    </w:p>
    <w:p w:rsidR="00000000" w:rsidDel="00000000" w:rsidP="00000000" w:rsidRDefault="00000000" w:rsidRPr="00000000" w14:paraId="00001B9B">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Action</w:t>
      </w:r>
      <w:r w:rsidDel="00000000" w:rsidR="00000000" w:rsidRPr="00000000">
        <w:rPr>
          <w:rtl w:val="0"/>
        </w:rPr>
        <w:t xml:space="preserve">: "Force Resync" (Button).</w:t>
      </w:r>
    </w:p>
    <w:p w:rsidR="00000000" w:rsidDel="00000000" w:rsidP="00000000" w:rsidRDefault="00000000" w:rsidRPr="00000000" w14:paraId="00001B9C">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Correction &amp; Tuning Tools</w:t>
      </w:r>
      <w:r w:rsidDel="00000000" w:rsidR="00000000" w:rsidRPr="00000000">
        <w:rPr>
          <w:rtl w:val="0"/>
        </w:rPr>
        <w:t xml:space="preserve">:</w:t>
      </w:r>
    </w:p>
    <w:p w:rsidR="00000000" w:rsidDel="00000000" w:rsidP="00000000" w:rsidRDefault="00000000" w:rsidRPr="00000000" w14:paraId="00001B9D">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Price Override:</w:t>
      </w:r>
    </w:p>
    <w:p w:rsidR="00000000" w:rsidDel="00000000" w:rsidP="00000000" w:rsidRDefault="00000000" w:rsidRPr="00000000" w14:paraId="00001B9E">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Search Field</w:t>
      </w:r>
      <w:r w:rsidDel="00000000" w:rsidR="00000000" w:rsidRPr="00000000">
        <w:rPr>
          <w:rtl w:val="0"/>
        </w:rPr>
        <w:t xml:space="preserve">: "Find Player (Name/ID)".</w:t>
      </w:r>
    </w:p>
    <w:p w:rsidR="00000000" w:rsidDel="00000000" w:rsidP="00000000" w:rsidRDefault="00000000" w:rsidRPr="00000000" w14:paraId="00001B9F">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Result Card:</w:t>
      </w:r>
      <w:r w:rsidDel="00000000" w:rsidR="00000000" w:rsidRPr="00000000">
        <w:rPr>
          <w:rtl w:val="0"/>
        </w:rPr>
        <w:t xml:space="preserve"> "Patrick Mahomes (KC - QB)".</w:t>
      </w:r>
    </w:p>
    <w:p w:rsidR="00000000" w:rsidDel="00000000" w:rsidP="00000000" w:rsidRDefault="00000000" w:rsidRPr="00000000" w14:paraId="00001BA0">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Current Price:</w:t>
      </w:r>
      <w:r w:rsidDel="00000000" w:rsidR="00000000" w:rsidRPr="00000000">
        <w:rPr>
          <w:rtl w:val="0"/>
        </w:rPr>
        <w:t xml:space="preserve"> $152.40.</w:t>
      </w:r>
    </w:p>
    <w:p w:rsidR="00000000" w:rsidDel="00000000" w:rsidP="00000000" w:rsidRDefault="00000000" w:rsidRPr="00000000" w14:paraId="00001BA1">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Input:</w:t>
      </w:r>
      <w:r w:rsidDel="00000000" w:rsidR="00000000" w:rsidRPr="00000000">
        <w:rPr>
          <w:rtl w:val="0"/>
        </w:rPr>
        <w:t xml:space="preserve"> "New Price: $________".</w:t>
      </w:r>
    </w:p>
    <w:p w:rsidR="00000000" w:rsidDel="00000000" w:rsidP="00000000" w:rsidRDefault="00000000" w:rsidRPr="00000000" w14:paraId="00001BA2">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Input Field/Dropdown</w:t>
      </w:r>
      <w:r w:rsidDel="00000000" w:rsidR="00000000" w:rsidRPr="00000000">
        <w:rPr>
          <w:rtl w:val="0"/>
        </w:rPr>
        <w:t xml:space="preserve">: "Reason: [Bad Data / Exploit Correction / Other]".</w:t>
      </w:r>
    </w:p>
    <w:p w:rsidR="00000000" w:rsidDel="00000000" w:rsidP="00000000" w:rsidRDefault="00000000" w:rsidRPr="00000000" w14:paraId="00001BA3">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Button:</w:t>
      </w:r>
      <w:r w:rsidDel="00000000" w:rsidR="00000000" w:rsidRPr="00000000">
        <w:rPr>
          <w:rtl w:val="0"/>
        </w:rPr>
        <w:t xml:space="preserve"> "Apply Override".</w:t>
      </w:r>
    </w:p>
    <w:p w:rsidR="00000000" w:rsidDel="00000000" w:rsidP="00000000" w:rsidRDefault="00000000" w:rsidRPr="00000000" w14:paraId="00001BA4">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Configuration (Advanced):</w:t>
      </w:r>
    </w:p>
    <w:p w:rsidR="00000000" w:rsidDel="00000000" w:rsidP="00000000" w:rsidRDefault="00000000" w:rsidRPr="00000000" w14:paraId="00001BA5">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b w:val="1"/>
          <w:bCs w:val="1"/>
          <w:rtl w:val="0"/>
        </w:rPr>
        <w:t xml:space="preserve">Section</w:t>
      </w:r>
      <w:r w:rsidDel="00000000" w:rsidR="00000000" w:rsidRPr="00000000">
        <w:rPr>
          <w:rtl w:val="0"/>
        </w:rPr>
        <w:t xml:space="preserve">: "Bid/Ask Spread".</w:t>
      </w:r>
    </w:p>
    <w:p w:rsidR="00000000" w:rsidDel="00000000" w:rsidP="00000000" w:rsidRDefault="00000000" w:rsidRPr="00000000" w14:paraId="00001BA6">
      <w:pPr>
        <w:keepNext w:val="0"/>
        <w:keepLines w:val="0"/>
        <w:pageBreakBefore w:val="0"/>
        <w:widowControl w:val="1"/>
        <w:numPr>
          <w:ilvl w:val="4"/>
          <w:numId w:val="31"/>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Input: "2.5" | Dropdown: "% / $".</w:t>
      </w:r>
    </w:p>
    <w:p w:rsidR="00000000" w:rsidDel="00000000" w:rsidP="00000000" w:rsidRDefault="00000000" w:rsidRPr="00000000" w14:paraId="00001BA7">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Section: "Formula Weights".</w:t>
      </w:r>
    </w:p>
    <w:p w:rsidR="00000000" w:rsidDel="00000000" w:rsidP="00000000" w:rsidRDefault="00000000" w:rsidRPr="00000000" w14:paraId="00001BA8">
      <w:pPr>
        <w:keepNext w:val="0"/>
        <w:keepLines w:val="0"/>
        <w:pageBreakBefore w:val="0"/>
        <w:widowControl w:val="1"/>
        <w:numPr>
          <w:ilvl w:val="4"/>
          <w:numId w:val="31"/>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Input: "Performance: 0.45".</w:t>
      </w:r>
    </w:p>
    <w:p w:rsidR="00000000" w:rsidDel="00000000" w:rsidP="00000000" w:rsidRDefault="00000000" w:rsidRPr="00000000" w14:paraId="00001BA9">
      <w:pPr>
        <w:keepNext w:val="0"/>
        <w:keepLines w:val="0"/>
        <w:pageBreakBefore w:val="0"/>
        <w:widowControl w:val="1"/>
        <w:numPr>
          <w:ilvl w:val="4"/>
          <w:numId w:val="31"/>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Input: "Momentum: 0.30".</w:t>
      </w:r>
    </w:p>
    <w:p w:rsidR="00000000" w:rsidDel="00000000" w:rsidP="00000000" w:rsidRDefault="00000000" w:rsidRPr="00000000" w14:paraId="00001BAA">
      <w:pPr>
        <w:keepNext w:val="0"/>
        <w:keepLines w:val="0"/>
        <w:pageBreakBefore w:val="0"/>
        <w:widowControl w:val="1"/>
        <w:numPr>
          <w:ilvl w:val="4"/>
          <w:numId w:val="31"/>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Input: "Injury: 0.15".</w:t>
      </w:r>
    </w:p>
    <w:p w:rsidR="00000000" w:rsidDel="00000000" w:rsidP="00000000" w:rsidRDefault="00000000" w:rsidRPr="00000000" w14:paraId="00001BAB">
      <w:pPr>
        <w:keepNext w:val="0"/>
        <w:keepLines w:val="0"/>
        <w:pageBreakBefore w:val="0"/>
        <w:widowControl w:val="1"/>
        <w:numPr>
          <w:ilvl w:val="4"/>
          <w:numId w:val="31"/>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Input: "Role: 0.10".</w:t>
      </w:r>
    </w:p>
    <w:p w:rsidR="00000000" w:rsidDel="00000000" w:rsidP="00000000" w:rsidRDefault="00000000" w:rsidRPr="00000000" w14:paraId="00001BAC">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b w:val="1"/>
          <w:bCs w:val="1"/>
        </w:rPr>
      </w:pPr>
      <w:r w:rsidDel="00000000" w:rsidR="00000000" w:rsidRPr="00000000">
        <w:rPr>
          <w:b w:val="1"/>
          <w:bCs w:val="1"/>
          <w:rtl w:val="0"/>
        </w:rPr>
        <w:t xml:space="preserve">Button</w:t>
      </w:r>
      <w:r w:rsidDel="00000000" w:rsidR="00000000" w:rsidRPr="00000000">
        <w:rPr>
          <w:rtl w:val="0"/>
        </w:rPr>
        <w:t xml:space="preserve">: "Update Configuration" (Requires "Are you sure?" confirmation). </w:t>
      </w:r>
    </w:p>
    <w:p w:rsidR="00000000" w:rsidDel="00000000" w:rsidP="00000000" w:rsidRDefault="00000000" w:rsidRPr="00000000" w14:paraId="00001BAD">
      <w:pPr>
        <w:ind w:left="0" w:firstLine="0"/>
        <w:rPr/>
      </w:pPr>
      <w:r w:rsidDel="00000000" w:rsidR="00000000" w:rsidRPr="00000000">
        <w:rPr>
          <w:rtl w:val="0"/>
        </w:rPr>
      </w:r>
    </w:p>
    <w:p w:rsidR="00000000" w:rsidDel="00000000" w:rsidP="00000000" w:rsidRDefault="00000000" w:rsidRPr="00000000" w14:paraId="00001BAE">
      <w:pPr>
        <w:ind w:left="0" w:firstLine="0"/>
        <w:rPr/>
      </w:pPr>
      <w:r w:rsidDel="00000000" w:rsidR="00000000" w:rsidRPr="00000000">
        <w:rPr>
          <w:rtl w:val="0"/>
        </w:rPr>
        <w:t xml:space="preserve">Actor / Role : System (F2MX Platform) - Admin</w:t>
      </w:r>
    </w:p>
    <w:p w:rsidR="00000000" w:rsidDel="00000000" w:rsidP="00000000" w:rsidRDefault="00000000" w:rsidRPr="00000000" w14:paraId="00001BAF">
      <w:pPr>
        <w:pStyle w:val="Heading3"/>
        <w:rPr/>
      </w:pPr>
      <w:bookmarkStart w:colFirst="0" w:colLast="0" w:name="_8oqpueeyy3ex" w:id="177"/>
      <w:bookmarkEnd w:id="177"/>
      <w:r w:rsidDel="00000000" w:rsidR="00000000" w:rsidRPr="00000000">
        <w:rPr>
          <w:b w:val="1"/>
          <w:bCs w:val="1"/>
          <w:sz w:val="22"/>
          <w:szCs w:val="22"/>
          <w:rtl w:val="0"/>
        </w:rPr>
        <w:t xml:space="preserve">User story -7.5 Data &amp; Scoring Overrides</w:t>
      </w:r>
      <w:r w:rsidDel="00000000" w:rsidR="00000000" w:rsidRPr="00000000">
        <w:rPr>
          <w:rtl w:val="0"/>
        </w:rPr>
        <w:t xml:space="preserve"> (Correction Toolkit) </w:t>
      </w:r>
    </w:p>
    <w:p w:rsidR="00000000" w:rsidDel="00000000" w:rsidP="00000000" w:rsidRDefault="00000000" w:rsidRPr="00000000" w14:paraId="00001BB0">
      <w:pPr>
        <w:ind w:left="0" w:firstLine="0"/>
        <w:rPr/>
      </w:pPr>
      <w:r w:rsidDel="00000000" w:rsidR="00000000" w:rsidRPr="00000000">
        <w:rPr>
          <w:rtl w:val="0"/>
        </w:rPr>
        <w:t xml:space="preserve">As an F2MX Admin, I want to manually override player stats, force-correct matchup results, and trigger data resyncs, so that I can ensure fantasy scoring and league standings remain accurate even if the third-party data provider fails, sends incorrect data, or experiences latency.</w:t>
      </w:r>
    </w:p>
    <w:p w:rsidR="00000000" w:rsidDel="00000000" w:rsidP="00000000" w:rsidRDefault="00000000" w:rsidRPr="00000000" w14:paraId="00001BB1">
      <w:pPr>
        <w:ind w:left="0" w:firstLine="0"/>
        <w:rPr>
          <w:b w:val="1"/>
          <w:bCs w:val="1"/>
        </w:rPr>
      </w:pPr>
      <w:r w:rsidDel="00000000" w:rsidR="00000000" w:rsidRPr="00000000">
        <w:rPr>
          <w:b w:val="1"/>
          <w:bCs w:val="1"/>
          <w:rtl w:val="0"/>
        </w:rPr>
        <w:t xml:space="preserve">Acceptance Criteria:</w:t>
      </w:r>
    </w:p>
    <w:p w:rsidR="00000000" w:rsidDel="00000000" w:rsidP="00000000" w:rsidRDefault="00000000" w:rsidRPr="00000000" w14:paraId="00001BB2">
      <w:pPr>
        <w:numPr>
          <w:ilvl w:val="0"/>
          <w:numId w:val="74"/>
        </w:numPr>
        <w:spacing w:after="0" w:afterAutospacing="0"/>
        <w:ind w:left="720" w:hanging="360"/>
        <w:rPr>
          <w:u w:val="none"/>
        </w:rPr>
      </w:pPr>
      <w:r w:rsidDel="00000000" w:rsidR="00000000" w:rsidRPr="00000000">
        <w:rPr>
          <w:b w:val="1"/>
          <w:bCs w:val="1"/>
          <w:rtl w:val="0"/>
        </w:rPr>
        <w:t xml:space="preserve">Capability</w:t>
      </w:r>
      <w:r w:rsidDel="00000000" w:rsidR="00000000" w:rsidRPr="00000000">
        <w:rPr>
          <w:rtl w:val="0"/>
        </w:rPr>
        <w:t xml:space="preserve">: Individual Stat Override (The "Scalpel")</w:t>
      </w:r>
    </w:p>
    <w:p w:rsidR="00000000" w:rsidDel="00000000" w:rsidP="00000000" w:rsidRDefault="00000000" w:rsidRPr="00000000" w14:paraId="00001BB3">
      <w:pPr>
        <w:numPr>
          <w:ilvl w:val="1"/>
          <w:numId w:val="74"/>
        </w:numPr>
        <w:spacing w:after="0" w:afterAutospacing="0"/>
        <w:ind w:left="1440" w:hanging="360"/>
        <w:rPr>
          <w:u w:val="none"/>
        </w:rPr>
      </w:pPr>
      <w:r w:rsidDel="00000000" w:rsidR="00000000" w:rsidRPr="00000000">
        <w:rPr>
          <w:b w:val="1"/>
          <w:bCs w:val="1"/>
          <w:rtl w:val="0"/>
        </w:rPr>
        <w:t xml:space="preserve">Action</w:t>
      </w:r>
      <w:r w:rsidDel="00000000" w:rsidR="00000000" w:rsidRPr="00000000">
        <w:rPr>
          <w:rFonts w:ascii="Arial Unicode MS" w:cs="Arial Unicode MS" w:eastAsia="Arial Unicode MS" w:hAnsi="Arial Unicode MS"/>
          <w:rtl w:val="0"/>
        </w:rPr>
        <w:t xml:space="preserve">: Admin selects a specific Game → Player → Stat Category (e.g., "Patrick Mahomes - Passing Yards").</w:t>
      </w:r>
    </w:p>
    <w:p w:rsidR="00000000" w:rsidDel="00000000" w:rsidP="00000000" w:rsidRDefault="00000000" w:rsidRPr="00000000" w14:paraId="00001BB4">
      <w:pPr>
        <w:numPr>
          <w:ilvl w:val="1"/>
          <w:numId w:val="74"/>
        </w:numPr>
        <w:spacing w:after="0" w:afterAutospacing="0"/>
        <w:ind w:left="1440" w:hanging="360"/>
        <w:rPr>
          <w:u w:val="none"/>
        </w:rPr>
      </w:pPr>
      <w:r w:rsidDel="00000000" w:rsidR="00000000" w:rsidRPr="00000000">
        <w:rPr>
          <w:b w:val="1"/>
          <w:bCs w:val="1"/>
          <w:rtl w:val="0"/>
        </w:rPr>
        <w:t xml:space="preserve">Input</w:t>
      </w:r>
      <w:r w:rsidDel="00000000" w:rsidR="00000000" w:rsidRPr="00000000">
        <w:rPr>
          <w:rtl w:val="0"/>
        </w:rPr>
        <w:t xml:space="preserve">: Admin enters the Corrected Value (e.g., change 240 to 245).</w:t>
      </w:r>
    </w:p>
    <w:p w:rsidR="00000000" w:rsidDel="00000000" w:rsidP="00000000" w:rsidRDefault="00000000" w:rsidRPr="00000000" w14:paraId="00001BB5">
      <w:pPr>
        <w:numPr>
          <w:ilvl w:val="1"/>
          <w:numId w:val="74"/>
        </w:numPr>
        <w:spacing w:after="0" w:afterAutospacing="0"/>
        <w:ind w:left="1440" w:hanging="360"/>
        <w:rPr>
          <w:u w:val="none"/>
        </w:rPr>
      </w:pPr>
      <w:r w:rsidDel="00000000" w:rsidR="00000000" w:rsidRPr="00000000">
        <w:rPr>
          <w:b w:val="1"/>
          <w:bCs w:val="1"/>
          <w:rtl w:val="0"/>
        </w:rPr>
        <w:t xml:space="preserve">Effect</w:t>
      </w:r>
      <w:r w:rsidDel="00000000" w:rsidR="00000000" w:rsidRPr="00000000">
        <w:rPr>
          <w:rtl w:val="0"/>
        </w:rPr>
        <w:t xml:space="preserve">:</w:t>
      </w:r>
    </w:p>
    <w:p w:rsidR="00000000" w:rsidDel="00000000" w:rsidP="00000000" w:rsidRDefault="00000000" w:rsidRPr="00000000" w14:paraId="00001BB6">
      <w:pPr>
        <w:numPr>
          <w:ilvl w:val="2"/>
          <w:numId w:val="74"/>
        </w:numPr>
        <w:spacing w:after="0" w:afterAutospacing="0"/>
        <w:ind w:left="2160" w:hanging="360"/>
        <w:rPr>
          <w:u w:val="none"/>
        </w:rPr>
      </w:pPr>
      <w:r w:rsidDel="00000000" w:rsidR="00000000" w:rsidRPr="00000000">
        <w:rPr>
          <w:rtl w:val="0"/>
        </w:rPr>
        <w:t xml:space="preserve">System immediately updates the stat record.</w:t>
      </w:r>
    </w:p>
    <w:p w:rsidR="00000000" w:rsidDel="00000000" w:rsidP="00000000" w:rsidRDefault="00000000" w:rsidRPr="00000000" w14:paraId="00001BB7">
      <w:pPr>
        <w:numPr>
          <w:ilvl w:val="2"/>
          <w:numId w:val="74"/>
        </w:numPr>
        <w:spacing w:after="0" w:afterAutospacing="0"/>
        <w:ind w:left="2160" w:hanging="360"/>
        <w:rPr>
          <w:u w:val="none"/>
        </w:rPr>
      </w:pPr>
      <w:r w:rsidDel="00000000" w:rsidR="00000000" w:rsidRPr="00000000">
        <w:rPr>
          <w:rtl w:val="0"/>
        </w:rPr>
        <w:t xml:space="preserve">System triggers a Global Recalculation of fantasy points for that player for that specific week.</w:t>
      </w:r>
    </w:p>
    <w:p w:rsidR="00000000" w:rsidDel="00000000" w:rsidP="00000000" w:rsidRDefault="00000000" w:rsidRPr="00000000" w14:paraId="00001BB8">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System updates ALL active matchups involving that player (Live or Final).</w:t>
      </w:r>
    </w:p>
    <w:p w:rsidR="00000000" w:rsidDel="00000000" w:rsidP="00000000" w:rsidRDefault="00000000" w:rsidRPr="00000000" w14:paraId="00001BB9">
      <w:pPr>
        <w:numPr>
          <w:ilvl w:val="1"/>
          <w:numId w:val="74"/>
        </w:numPr>
        <w:spacing w:after="0" w:afterAutospacing="0"/>
        <w:ind w:left="1440" w:hanging="360"/>
        <w:rPr>
          <w:u w:val="none"/>
        </w:rPr>
      </w:pPr>
      <w:r w:rsidDel="00000000" w:rsidR="00000000" w:rsidRPr="00000000">
        <w:rPr>
          <w:b w:val="1"/>
          <w:bCs w:val="1"/>
          <w:rtl w:val="0"/>
        </w:rPr>
        <w:t xml:space="preserve">Downstream Impact:</w:t>
      </w:r>
      <w:r w:rsidDel="00000000" w:rsidR="00000000" w:rsidRPr="00000000">
        <w:rPr>
          <w:rFonts w:ascii="Arial Unicode MS" w:cs="Arial Unicode MS" w:eastAsia="Arial Unicode MS" w:hAnsi="Arial Unicode MS"/>
          <w:rtl w:val="0"/>
        </w:rPr>
        <w:t xml:space="preserve"> If the score change flips a Matchup Result (Win ↔ Loss), the system must flag the matchup for XP Recalculation (see AC #5).</w:t>
      </w:r>
    </w:p>
    <w:p w:rsidR="00000000" w:rsidDel="00000000" w:rsidP="00000000" w:rsidRDefault="00000000" w:rsidRPr="00000000" w14:paraId="00001BBA">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0000ff"/>
        </w:rPr>
      </w:pPr>
      <w:r w:rsidDel="00000000" w:rsidR="00000000" w:rsidRPr="00000000">
        <w:rPr>
          <w:b w:val="1"/>
          <w:bCs w:val="1"/>
          <w:color w:val="0000ff"/>
          <w:rtl w:val="0"/>
        </w:rPr>
        <w:t xml:space="preserve">Capability</w:t>
      </w:r>
      <w:r w:rsidDel="00000000" w:rsidR="00000000" w:rsidRPr="00000000">
        <w:rPr>
          <w:color w:val="0000ff"/>
          <w:rtl w:val="0"/>
        </w:rPr>
        <w:t xml:space="preserve">: Force Matchup Result (The "Sledgehammer" / Break-Glass)</w:t>
      </w:r>
    </w:p>
    <w:p w:rsidR="00000000" w:rsidDel="00000000" w:rsidP="00000000" w:rsidRDefault="00000000" w:rsidRPr="00000000" w14:paraId="00001BBB">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0000ff"/>
        </w:rPr>
      </w:pPr>
      <w:r w:rsidDel="00000000" w:rsidR="00000000" w:rsidRPr="00000000">
        <w:rPr>
          <w:b w:val="1"/>
          <w:bCs w:val="1"/>
          <w:color w:val="0000ff"/>
          <w:rtl w:val="0"/>
        </w:rPr>
        <w:t xml:space="preserve">Action</w:t>
      </w:r>
      <w:r w:rsidDel="00000000" w:rsidR="00000000" w:rsidRPr="00000000">
        <w:rPr>
          <w:color w:val="0000ff"/>
          <w:rtl w:val="0"/>
        </w:rPr>
        <w:t xml:space="preserve">: Admin selects a specific League Matchup ID.</w:t>
      </w:r>
    </w:p>
    <w:p w:rsidR="00000000" w:rsidDel="00000000" w:rsidP="00000000" w:rsidRDefault="00000000" w:rsidRPr="00000000" w14:paraId="00001BBC">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0000ff"/>
        </w:rPr>
      </w:pPr>
      <w:r w:rsidDel="00000000" w:rsidR="00000000" w:rsidRPr="00000000">
        <w:rPr>
          <w:b w:val="1"/>
          <w:bCs w:val="1"/>
          <w:color w:val="0000ff"/>
          <w:rtl w:val="0"/>
        </w:rPr>
        <w:t xml:space="preserve">Input</w:t>
      </w:r>
      <w:r w:rsidDel="00000000" w:rsidR="00000000" w:rsidRPr="00000000">
        <w:rPr>
          <w:color w:val="0000ff"/>
          <w:rtl w:val="0"/>
        </w:rPr>
        <w:t xml:space="preserve">: Admin manually toggles the winner (e.g., "Force Winner: User A").</w:t>
      </w:r>
    </w:p>
    <w:p w:rsidR="00000000" w:rsidDel="00000000" w:rsidP="00000000" w:rsidRDefault="00000000" w:rsidRPr="00000000" w14:paraId="00001BBD">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0000ff"/>
        </w:rPr>
      </w:pPr>
      <w:r w:rsidDel="00000000" w:rsidR="00000000" w:rsidRPr="00000000">
        <w:rPr>
          <w:b w:val="1"/>
          <w:bCs w:val="1"/>
          <w:color w:val="0000ff"/>
          <w:rtl w:val="0"/>
        </w:rPr>
        <w:t xml:space="preserve">Constraint</w:t>
      </w:r>
      <w:r w:rsidDel="00000000" w:rsidR="00000000" w:rsidRPr="00000000">
        <w:rPr>
          <w:color w:val="0000ff"/>
          <w:rtl w:val="0"/>
        </w:rPr>
        <w:t xml:space="preserve">: This is a "Break-Glass" feature used only when scoring logic fails catastrophically.</w:t>
      </w:r>
    </w:p>
    <w:p w:rsidR="00000000" w:rsidDel="00000000" w:rsidP="00000000" w:rsidRDefault="00000000" w:rsidRPr="00000000" w14:paraId="00001BBE">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0000ff"/>
        </w:rPr>
      </w:pPr>
      <w:r w:rsidDel="00000000" w:rsidR="00000000" w:rsidRPr="00000000">
        <w:rPr>
          <w:b w:val="1"/>
          <w:bCs w:val="1"/>
          <w:color w:val="0000ff"/>
          <w:rtl w:val="0"/>
        </w:rPr>
        <w:t xml:space="preserve">Effect</w:t>
      </w:r>
      <w:r w:rsidDel="00000000" w:rsidR="00000000" w:rsidRPr="00000000">
        <w:rPr>
          <w:color w:val="0000ff"/>
          <w:rtl w:val="0"/>
        </w:rPr>
        <w:t xml:space="preserve">: Overrides the point-based logic and hard-sets the Win/Loss record in the database.</w:t>
      </w:r>
    </w:p>
    <w:p w:rsidR="00000000" w:rsidDel="00000000" w:rsidP="00000000" w:rsidRDefault="00000000" w:rsidRPr="00000000" w14:paraId="00001BB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b w:val="1"/>
          <w:bCs w:val="1"/>
          <w:rtl w:val="0"/>
        </w:rPr>
        <w:t xml:space="preserve">Capability: Force Data Resync</w:t>
      </w:r>
    </w:p>
    <w:p w:rsidR="00000000" w:rsidDel="00000000" w:rsidP="00000000" w:rsidRDefault="00000000" w:rsidRPr="00000000" w14:paraId="00001BC0">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pPr>
      <w:r w:rsidDel="00000000" w:rsidR="00000000" w:rsidRPr="00000000">
        <w:rPr>
          <w:b w:val="1"/>
          <w:bCs w:val="1"/>
          <w:rtl w:val="0"/>
        </w:rPr>
        <w:t xml:space="preserve">Action</w:t>
      </w:r>
      <w:r w:rsidDel="00000000" w:rsidR="00000000" w:rsidRPr="00000000">
        <w:rPr>
          <w:rtl w:val="0"/>
        </w:rPr>
        <w:t xml:space="preserve">: Admin clicks "Force Resync" for a specific Game ID or globally.</w:t>
      </w:r>
    </w:p>
    <w:p w:rsidR="00000000" w:rsidDel="00000000" w:rsidP="00000000" w:rsidRDefault="00000000" w:rsidRPr="00000000" w14:paraId="00001BC1">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Effect</w:t>
      </w:r>
      <w:r w:rsidDel="00000000" w:rsidR="00000000" w:rsidRPr="00000000">
        <w:rPr>
          <w:rtl w:val="0"/>
        </w:rPr>
        <w:t xml:space="preserve">: System bypasses standard polling intervals and immediately requests a fresh payload from the Data Provider to resolve "stuck" live scores.</w:t>
      </w:r>
    </w:p>
    <w:p w:rsidR="00000000" w:rsidDel="00000000" w:rsidP="00000000" w:rsidRDefault="00000000" w:rsidRPr="00000000" w14:paraId="00001BC2">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Capability: Apply Bulk Scoring Adjustments:</w:t>
      </w:r>
      <w:r w:rsidDel="00000000" w:rsidR="00000000" w:rsidRPr="00000000">
        <w:rPr>
          <w:rtl w:val="0"/>
        </w:rPr>
        <w:t xml:space="preserve"> </w:t>
      </w:r>
    </w:p>
    <w:p w:rsidR="00000000" w:rsidDel="00000000" w:rsidP="00000000" w:rsidRDefault="00000000" w:rsidRPr="00000000" w14:paraId="00001BC3">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Admins must be able to apply bulk scoring adjustments for affected games if widespread scoring issues occur.</w:t>
      </w:r>
    </w:p>
    <w:p w:rsidR="00000000" w:rsidDel="00000000" w:rsidP="00000000" w:rsidRDefault="00000000" w:rsidRPr="00000000" w14:paraId="00001BC4">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Capability: Adjust Final Scores Manually: </w:t>
      </w:r>
    </w:p>
    <w:p w:rsidR="00000000" w:rsidDel="00000000" w:rsidP="00000000" w:rsidRDefault="00000000" w:rsidRPr="00000000" w14:paraId="00001BC5">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A break-glass feature allowing admins to manually type in a corrected final score if the automated calculations fail.</w:t>
      </w:r>
    </w:p>
    <w:p w:rsidR="00000000" w:rsidDel="00000000" w:rsidP="00000000" w:rsidRDefault="00000000" w:rsidRPr="00000000" w14:paraId="00001BC6">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Capability: View Data Feed Logs &amp; Errors: </w:t>
      </w:r>
    </w:p>
    <w:p w:rsidR="00000000" w:rsidDel="00000000" w:rsidP="00000000" w:rsidRDefault="00000000" w:rsidRPr="00000000" w14:paraId="00001BC7">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Admins must have visibility into the raw data feed logs and errors to troubleshoot provider latency or drops</w:t>
      </w:r>
    </w:p>
    <w:p w:rsidR="00000000" w:rsidDel="00000000" w:rsidP="00000000" w:rsidRDefault="00000000" w:rsidRPr="00000000" w14:paraId="00001BC8">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Audit &amp; Logging (Mandatory)</w:t>
      </w:r>
    </w:p>
    <w:p w:rsidR="00000000" w:rsidDel="00000000" w:rsidP="00000000" w:rsidRDefault="00000000" w:rsidRPr="00000000" w14:paraId="00001BC9">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Requirement</w:t>
      </w:r>
      <w:r w:rsidDel="00000000" w:rsidR="00000000" w:rsidRPr="00000000">
        <w:rPr>
          <w:rtl w:val="0"/>
        </w:rPr>
        <w:t xml:space="preserve">: Every override action MUST require a Reason Code (e.g., "Provider Error", "Stat Correction", "System Glitch") and an Incident ID (optional ticket #).</w:t>
      </w:r>
    </w:p>
    <w:p w:rsidR="00000000" w:rsidDel="00000000" w:rsidP="00000000" w:rsidRDefault="00000000" w:rsidRPr="00000000" w14:paraId="00001BCA">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Log Content</w:t>
      </w:r>
      <w:r w:rsidDel="00000000" w:rsidR="00000000" w:rsidRPr="00000000">
        <w:rPr>
          <w:rtl w:val="0"/>
        </w:rPr>
        <w:t xml:space="preserve">: The system logs: Admin_ID, Timestamp, Original_Value, New_Value, Player_ID, Game_ID.</w:t>
      </w:r>
    </w:p>
    <w:p w:rsidR="00000000" w:rsidDel="00000000" w:rsidP="00000000" w:rsidRDefault="00000000" w:rsidRPr="00000000" w14:paraId="00001BC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XP Remediation (Chain Reaction)</w:t>
      </w:r>
    </w:p>
    <w:p w:rsidR="00000000" w:rsidDel="00000000" w:rsidP="00000000" w:rsidRDefault="00000000" w:rsidRPr="00000000" w14:paraId="00001BCC">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Logic</w:t>
      </w:r>
      <w:r w:rsidDel="00000000" w:rsidR="00000000" w:rsidRPr="00000000">
        <w:rPr>
          <w:rtl w:val="0"/>
        </w:rPr>
        <w:t xml:space="preserve">: If a scoring correction changes a matchup outcome (e.g., User A was winning, but now User B wins), the system must:</w:t>
      </w:r>
    </w:p>
    <w:p w:rsidR="00000000" w:rsidDel="00000000" w:rsidP="00000000" w:rsidRDefault="00000000" w:rsidRPr="00000000" w14:paraId="00001BCD">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Revert the original XP award.</w:t>
      </w:r>
    </w:p>
    <w:p w:rsidR="00000000" w:rsidDel="00000000" w:rsidP="00000000" w:rsidRDefault="00000000" w:rsidRPr="00000000" w14:paraId="00001BCE">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Calculate new XP based on the new winner and the XP Gap rules.</w:t>
      </w:r>
    </w:p>
    <w:p w:rsidR="00000000" w:rsidDel="00000000" w:rsidP="00000000" w:rsidRDefault="00000000" w:rsidRPr="00000000" w14:paraId="00001BCF">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Update the users' Total XP and Tier Status immediately.</w:t>
      </w:r>
    </w:p>
    <w:p w:rsidR="00000000" w:rsidDel="00000000" w:rsidP="00000000" w:rsidRDefault="00000000" w:rsidRPr="00000000" w14:paraId="00001BD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User Visibility (Transparency)</w:t>
      </w:r>
    </w:p>
    <w:p w:rsidR="00000000" w:rsidDel="00000000" w:rsidP="00000000" w:rsidRDefault="00000000" w:rsidRPr="00000000" w14:paraId="00001BD1">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Effect</w:t>
      </w:r>
      <w:r w:rsidDel="00000000" w:rsidR="00000000" w:rsidRPr="00000000">
        <w:rPr>
          <w:rtl w:val="0"/>
        </w:rPr>
        <w:t xml:space="preserve">: When a stat is overridden, the Scoring Event Log (US-4.5) for that player must display a distinct tag: "Stat Correction" or "Admin Adjustment" so users know why their score changed.</w:t>
      </w:r>
    </w:p>
    <w:p w:rsidR="00000000" w:rsidDel="00000000" w:rsidP="00000000" w:rsidRDefault="00000000" w:rsidRPr="00000000" w14:paraId="00001BD2">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Detailed view of the Admin Scoring Correction Console</w:t>
      </w:r>
    </w:p>
    <w:p w:rsidR="00000000" w:rsidDel="00000000" w:rsidP="00000000" w:rsidRDefault="00000000" w:rsidRPr="00000000" w14:paraId="00001BD3">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Context Selection</w:t>
      </w:r>
    </w:p>
    <w:p w:rsidR="00000000" w:rsidDel="00000000" w:rsidP="00000000" w:rsidRDefault="00000000" w:rsidRPr="00000000" w14:paraId="00001BD4">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Filter: "Active Season - Week 4".</w:t>
      </w:r>
    </w:p>
    <w:p w:rsidR="00000000" w:rsidDel="00000000" w:rsidP="00000000" w:rsidRDefault="00000000" w:rsidRPr="00000000" w14:paraId="00001BD5">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Search: "Game: KC vs BAL".</w:t>
      </w:r>
    </w:p>
    <w:p w:rsidR="00000000" w:rsidDel="00000000" w:rsidP="00000000" w:rsidRDefault="00000000" w:rsidRPr="00000000" w14:paraId="00001BD6">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List:</w:t>
      </w:r>
    </w:p>
    <w:p w:rsidR="00000000" w:rsidDel="00000000" w:rsidP="00000000" w:rsidRDefault="00000000" w:rsidRPr="00000000" w14:paraId="00001BD7">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Patrick Mahomes (KC)</w:t>
      </w:r>
    </w:p>
    <w:p w:rsidR="00000000" w:rsidDel="00000000" w:rsidP="00000000" w:rsidRDefault="00000000" w:rsidRPr="00000000" w14:paraId="00001BD8">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Lamar Jackson (BAL)</w:t>
      </w:r>
    </w:p>
    <w:p w:rsidR="00000000" w:rsidDel="00000000" w:rsidP="00000000" w:rsidRDefault="00000000" w:rsidRPr="00000000" w14:paraId="00001BD9">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Travis Kelce (KC)</w:t>
      </w:r>
    </w:p>
    <w:p w:rsidR="00000000" w:rsidDel="00000000" w:rsidP="00000000" w:rsidRDefault="00000000" w:rsidRPr="00000000" w14:paraId="00001BDA">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Data Status: "Provider Feed: Connected (Latency: 120ms)".</w:t>
      </w:r>
    </w:p>
    <w:p w:rsidR="00000000" w:rsidDel="00000000" w:rsidP="00000000" w:rsidRDefault="00000000" w:rsidRPr="00000000" w14:paraId="00001BDB">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rtl w:val="0"/>
        </w:rPr>
        <w:t xml:space="preserve">Button: [FORCE RESYNC FEED]</w:t>
      </w:r>
    </w:p>
    <w:p w:rsidR="00000000" w:rsidDel="00000000" w:rsidP="00000000" w:rsidRDefault="00000000" w:rsidRPr="00000000" w14:paraId="00001BDC">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The Override Tool</w:t>
      </w:r>
    </w:p>
    <w:p w:rsidR="00000000" w:rsidDel="00000000" w:rsidP="00000000" w:rsidRDefault="00000000" w:rsidRPr="00000000" w14:paraId="00001BDD">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pPr>
      <w:r w:rsidDel="00000000" w:rsidR="00000000" w:rsidRPr="00000000">
        <w:rPr>
          <w:b w:val="1"/>
          <w:bCs w:val="1"/>
          <w:rtl w:val="0"/>
        </w:rPr>
        <w:t xml:space="preserve">Header</w:t>
      </w:r>
      <w:r w:rsidDel="00000000" w:rsidR="00000000" w:rsidRPr="00000000">
        <w:rPr>
          <w:rtl w:val="0"/>
        </w:rPr>
        <w:t xml:space="preserve">: "Edit Stats: Patrick Mahomes".</w:t>
      </w:r>
    </w:p>
    <w:p w:rsidR="00000000" w:rsidDel="00000000" w:rsidP="00000000" w:rsidRDefault="00000000" w:rsidRPr="00000000" w14:paraId="00001BDE">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Table:</w:t>
      </w:r>
    </w:p>
    <w:p w:rsidR="00000000" w:rsidDel="00000000" w:rsidP="00000000" w:rsidRDefault="00000000" w:rsidRPr="00000000" w14:paraId="00001BDF">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Row 1: Passing Yards | Provider: 280 | Override: [ 285 ]</w:t>
      </w:r>
    </w:p>
    <w:p w:rsidR="00000000" w:rsidDel="00000000" w:rsidP="00000000" w:rsidRDefault="00000000" w:rsidRPr="00000000" w14:paraId="00001BE0">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Row 2: Passing TDs | Provider: 2 | Override: [ 2 ]</w:t>
      </w:r>
    </w:p>
    <w:p w:rsidR="00000000" w:rsidDel="00000000" w:rsidP="00000000" w:rsidRDefault="00000000" w:rsidRPr="00000000" w14:paraId="00001BE1">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Row 3: Interceptions | Provider: 1 | Override: [ 0 ]</w:t>
      </w:r>
    </w:p>
    <w:p w:rsidR="00000000" w:rsidDel="00000000" w:rsidP="00000000" w:rsidRDefault="00000000" w:rsidRPr="00000000" w14:paraId="00001BE2">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Calculation Preview:</w:t>
      </w:r>
    </w:p>
    <w:p w:rsidR="00000000" w:rsidDel="00000000" w:rsidP="00000000" w:rsidRDefault="00000000" w:rsidRPr="00000000" w14:paraId="00001BE3">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Fonts w:ascii="Arial Unicode MS" w:cs="Arial Unicode MS" w:eastAsia="Arial Unicode MS" w:hAnsi="Arial Unicode MS"/>
          <w:rtl w:val="0"/>
        </w:rPr>
        <w:t xml:space="preserve">"Old Score: 23.2 pts" → "New Score: 25.4 pts".</w:t>
      </w:r>
    </w:p>
    <w:p w:rsidR="00000000" w:rsidDel="00000000" w:rsidP="00000000" w:rsidRDefault="00000000" w:rsidRPr="00000000" w14:paraId="00001BE4">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w:t>
      </w:r>
      <w:r w:rsidDel="00000000" w:rsidR="00000000" w:rsidRPr="00000000">
        <w:rPr>
          <w:b w:val="1"/>
          <w:bCs w:val="1"/>
          <w:rtl w:val="0"/>
        </w:rPr>
        <w:t xml:space="preserve">Impact</w:t>
      </w:r>
      <w:r w:rsidDel="00000000" w:rsidR="00000000" w:rsidRPr="00000000">
        <w:rPr>
          <w:rtl w:val="0"/>
        </w:rPr>
        <w:t xml:space="preserve">: Affects 1,204 Rosters".</w:t>
      </w:r>
    </w:p>
    <w:p w:rsidR="00000000" w:rsidDel="00000000" w:rsidP="00000000" w:rsidRDefault="00000000" w:rsidRPr="00000000" w14:paraId="00001BE5">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Audit Section:</w:t>
      </w:r>
    </w:p>
    <w:p w:rsidR="00000000" w:rsidDel="00000000" w:rsidP="00000000" w:rsidRDefault="00000000" w:rsidRPr="00000000" w14:paraId="00001BE6">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Reason Code: [Input field / Dropdown: Official Stat Correction]</w:t>
      </w:r>
    </w:p>
    <w:p w:rsidR="00000000" w:rsidDel="00000000" w:rsidP="00000000" w:rsidRDefault="00000000" w:rsidRPr="00000000" w14:paraId="00001BE7">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Incident Ticket: [Text: TICKET-992]</w:t>
      </w:r>
    </w:p>
    <w:p w:rsidR="00000000" w:rsidDel="00000000" w:rsidP="00000000" w:rsidRDefault="00000000" w:rsidRPr="00000000" w14:paraId="00001BE8">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Actions:</w:t>
      </w:r>
    </w:p>
    <w:p w:rsidR="00000000" w:rsidDel="00000000" w:rsidP="00000000" w:rsidRDefault="00000000" w:rsidRPr="00000000" w14:paraId="00001BE9">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pPr>
      <w:r w:rsidDel="00000000" w:rsidR="00000000" w:rsidRPr="00000000">
        <w:rPr>
          <w:rtl w:val="0"/>
        </w:rPr>
        <w:t xml:space="preserve">Button: [SAVE &amp; RECALCULATE] (Primary - Blue).</w:t>
      </w:r>
    </w:p>
    <w:p w:rsidR="00000000" w:rsidDel="00000000" w:rsidP="00000000" w:rsidRDefault="00000000" w:rsidRPr="00000000" w14:paraId="00001BEA">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200" w:before="0" w:line="276" w:lineRule="auto"/>
        <w:ind w:left="2880" w:right="0" w:hanging="360"/>
        <w:jc w:val="left"/>
        <w:rPr>
          <w:color w:val="0000ff"/>
        </w:rPr>
      </w:pPr>
      <w:r w:rsidDel="00000000" w:rsidR="00000000" w:rsidRPr="00000000">
        <w:rPr>
          <w:color w:val="0000ff"/>
          <w:rtl w:val="0"/>
        </w:rPr>
        <w:t xml:space="preserve">Button: [FORCE MATCHUP WIN/LOSS] (Danger - Red - Hidden in "Advanced" toggle). </w:t>
      </w:r>
    </w:p>
    <w:p w:rsidR="00000000" w:rsidDel="00000000" w:rsidP="00000000" w:rsidRDefault="00000000" w:rsidRPr="00000000" w14:paraId="00001B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b w:val="1"/>
          <w:bCs w:val="1"/>
          <w:rtl w:val="0"/>
        </w:rPr>
        <w:t xml:space="preserve">Note : Actions performed during - Live </w:t>
      </w:r>
      <w:r w:rsidDel="00000000" w:rsidR="00000000" w:rsidRPr="00000000">
        <w:rPr>
          <w:rtl w:val="0"/>
        </w:rPr>
        <w:t xml:space="preserve">(during the game to fix stuck feeds), </w:t>
      </w:r>
      <w:r w:rsidDel="00000000" w:rsidR="00000000" w:rsidRPr="00000000">
        <w:rPr>
          <w:b w:val="1"/>
          <w:bCs w:val="1"/>
          <w:rtl w:val="0"/>
        </w:rPr>
        <w:t xml:space="preserve">Post-Match</w:t>
      </w:r>
      <w:r w:rsidDel="00000000" w:rsidR="00000000" w:rsidRPr="00000000">
        <w:rPr>
          <w:rtl w:val="0"/>
        </w:rPr>
        <w:t xml:space="preserve"> (stat corrections), and </w:t>
      </w:r>
      <w:r w:rsidDel="00000000" w:rsidR="00000000" w:rsidRPr="00000000">
        <w:rPr>
          <w:b w:val="1"/>
          <w:bCs w:val="1"/>
          <w:rtl w:val="0"/>
        </w:rPr>
        <w:t xml:space="preserve">Post-Finalization</w:t>
      </w:r>
      <w:r w:rsidDel="00000000" w:rsidR="00000000" w:rsidRPr="00000000">
        <w:rPr>
          <w:rtl w:val="0"/>
        </w:rPr>
        <w:t xml:space="preserve"> (retroactive break-glass fixes)</w:t>
      </w:r>
    </w:p>
    <w:p w:rsidR="00000000" w:rsidDel="00000000" w:rsidP="00000000" w:rsidRDefault="00000000" w:rsidRPr="00000000" w14:paraId="00001BEC">
      <w:pPr>
        <w:ind w:left="0" w:firstLine="0"/>
        <w:rPr/>
      </w:pPr>
      <w:r w:rsidDel="00000000" w:rsidR="00000000" w:rsidRPr="00000000">
        <w:rPr>
          <w:rtl w:val="0"/>
        </w:rPr>
      </w:r>
    </w:p>
    <w:p w:rsidR="00000000" w:rsidDel="00000000" w:rsidP="00000000" w:rsidRDefault="00000000" w:rsidRPr="00000000" w14:paraId="00001BED">
      <w:pPr>
        <w:ind w:left="0" w:firstLine="0"/>
        <w:rPr/>
      </w:pPr>
      <w:r w:rsidDel="00000000" w:rsidR="00000000" w:rsidRPr="00000000">
        <w:rPr>
          <w:rtl w:val="0"/>
        </w:rPr>
        <w:t xml:space="preserve">Actor / Role : System (F2MX Platform) - Admin</w:t>
      </w:r>
    </w:p>
    <w:p w:rsidR="00000000" w:rsidDel="00000000" w:rsidP="00000000" w:rsidRDefault="00000000" w:rsidRPr="00000000" w14:paraId="00001BEE">
      <w:pPr>
        <w:pStyle w:val="Heading3"/>
        <w:rPr/>
      </w:pPr>
      <w:bookmarkStart w:colFirst="0" w:colLast="0" w:name="_dzvvsje3qins" w:id="178"/>
      <w:bookmarkEnd w:id="178"/>
      <w:r w:rsidDel="00000000" w:rsidR="00000000" w:rsidRPr="00000000">
        <w:rPr>
          <w:b w:val="1"/>
          <w:bCs w:val="1"/>
          <w:sz w:val="22"/>
          <w:szCs w:val="22"/>
          <w:rtl w:val="0"/>
        </w:rPr>
        <w:t xml:space="preserve">User story  -7.6 User Account Administration</w:t>
      </w:r>
      <w:r w:rsidDel="00000000" w:rsidR="00000000" w:rsidRPr="00000000">
        <w:rPr>
          <w:rtl w:val="0"/>
        </w:rPr>
        <w:t xml:space="preserve"> (Support &amp; Security) </w:t>
      </w:r>
    </w:p>
    <w:p w:rsidR="00000000" w:rsidDel="00000000" w:rsidP="00000000" w:rsidRDefault="00000000" w:rsidRPr="00000000" w14:paraId="00001BEF">
      <w:pPr>
        <w:ind w:left="0" w:firstLine="0"/>
        <w:rPr/>
      </w:pPr>
      <w:r w:rsidDel="00000000" w:rsidR="00000000" w:rsidRPr="00000000">
        <w:rPr>
          <w:rtl w:val="0"/>
        </w:rPr>
        <w:t xml:space="preserve">As an F2MX Admin, I want to manage user account statuses, identity verification, and access rights (Ban, Suspend, Unlock, Anonymize), so that I can resolve support tickets, mitigate fraud, and enforce platform terms of service.</w:t>
      </w:r>
    </w:p>
    <w:p w:rsidR="00000000" w:rsidDel="00000000" w:rsidP="00000000" w:rsidRDefault="00000000" w:rsidRPr="00000000" w14:paraId="00001BF0">
      <w:pPr>
        <w:ind w:left="0" w:firstLine="0"/>
        <w:rPr>
          <w:b w:val="1"/>
          <w:bCs w:val="1"/>
        </w:rPr>
      </w:pPr>
      <w:r w:rsidDel="00000000" w:rsidR="00000000" w:rsidRPr="00000000">
        <w:rPr>
          <w:b w:val="1"/>
          <w:bCs w:val="1"/>
          <w:rtl w:val="0"/>
        </w:rPr>
        <w:t xml:space="preserve">Acceptance Criteria:</w:t>
      </w:r>
    </w:p>
    <w:p w:rsidR="00000000" w:rsidDel="00000000" w:rsidP="00000000" w:rsidRDefault="00000000" w:rsidRPr="00000000" w14:paraId="00001BF1">
      <w:pPr>
        <w:numPr>
          <w:ilvl w:val="0"/>
          <w:numId w:val="5"/>
        </w:numPr>
        <w:spacing w:after="0" w:afterAutospacing="0"/>
        <w:ind w:left="720" w:hanging="360"/>
        <w:rPr>
          <w:u w:val="none"/>
        </w:rPr>
      </w:pPr>
      <w:r w:rsidDel="00000000" w:rsidR="00000000" w:rsidRPr="00000000">
        <w:rPr>
          <w:b w:val="1"/>
          <w:bCs w:val="1"/>
          <w:rtl w:val="0"/>
        </w:rPr>
        <w:t xml:space="preserve">Capability: Ban &amp; Suspend Users</w:t>
      </w:r>
    </w:p>
    <w:p w:rsidR="00000000" w:rsidDel="00000000" w:rsidP="00000000" w:rsidRDefault="00000000" w:rsidRPr="00000000" w14:paraId="00001BF2">
      <w:pPr>
        <w:numPr>
          <w:ilvl w:val="1"/>
          <w:numId w:val="5"/>
        </w:numPr>
        <w:spacing w:after="0" w:afterAutospacing="0"/>
        <w:ind w:left="1440" w:hanging="360"/>
        <w:rPr>
          <w:u w:val="none"/>
        </w:rPr>
      </w:pPr>
      <w:r w:rsidDel="00000000" w:rsidR="00000000" w:rsidRPr="00000000">
        <w:rPr>
          <w:b w:val="1"/>
          <w:bCs w:val="1"/>
          <w:rtl w:val="0"/>
        </w:rPr>
        <w:t xml:space="preserve">Action</w:t>
      </w:r>
      <w:r w:rsidDel="00000000" w:rsidR="00000000" w:rsidRPr="00000000">
        <w:rPr>
          <w:rtl w:val="0"/>
        </w:rPr>
        <w:t xml:space="preserve">: Admin can change user status to Suspended (Temporary) or Banned (Permanent).</w:t>
      </w:r>
    </w:p>
    <w:p w:rsidR="00000000" w:rsidDel="00000000" w:rsidP="00000000" w:rsidRDefault="00000000" w:rsidRPr="00000000" w14:paraId="00001BF3">
      <w:pPr>
        <w:numPr>
          <w:ilvl w:val="1"/>
          <w:numId w:val="5"/>
        </w:numPr>
        <w:spacing w:after="0" w:afterAutospacing="0"/>
        <w:ind w:left="1440" w:hanging="360"/>
        <w:rPr>
          <w:u w:val="none"/>
        </w:rPr>
      </w:pPr>
      <w:r w:rsidDel="00000000" w:rsidR="00000000" w:rsidRPr="00000000">
        <w:rPr>
          <w:b w:val="1"/>
          <w:bCs w:val="1"/>
          <w:rtl w:val="0"/>
        </w:rPr>
        <w:t xml:space="preserve">Input</w:t>
      </w:r>
      <w:r w:rsidDel="00000000" w:rsidR="00000000" w:rsidRPr="00000000">
        <w:rPr>
          <w:rtl w:val="0"/>
        </w:rPr>
        <w:t xml:space="preserve">: Admin must select a Reason Code (e.g., "Abusive Behavior", "Payment Fraud", "Collusion") and enter an optional internal note.</w:t>
      </w:r>
    </w:p>
    <w:p w:rsidR="00000000" w:rsidDel="00000000" w:rsidP="00000000" w:rsidRDefault="00000000" w:rsidRPr="00000000" w14:paraId="00001BF4">
      <w:pPr>
        <w:numPr>
          <w:ilvl w:val="1"/>
          <w:numId w:val="5"/>
        </w:numPr>
        <w:spacing w:after="0" w:afterAutospacing="0"/>
        <w:ind w:left="1440" w:hanging="360"/>
        <w:rPr>
          <w:u w:val="none"/>
        </w:rPr>
      </w:pPr>
      <w:r w:rsidDel="00000000" w:rsidR="00000000" w:rsidRPr="00000000">
        <w:rPr>
          <w:b w:val="1"/>
          <w:bCs w:val="1"/>
          <w:rtl w:val="0"/>
        </w:rPr>
        <w:t xml:space="preserve">Effect</w:t>
      </w:r>
      <w:r w:rsidDel="00000000" w:rsidR="00000000" w:rsidRPr="00000000">
        <w:rPr>
          <w:rtl w:val="0"/>
        </w:rPr>
        <w:t xml:space="preserve">:</w:t>
      </w:r>
    </w:p>
    <w:p w:rsidR="00000000" w:rsidDel="00000000" w:rsidP="00000000" w:rsidRDefault="00000000" w:rsidRPr="00000000" w14:paraId="00001BF5">
      <w:pPr>
        <w:numPr>
          <w:ilvl w:val="2"/>
          <w:numId w:val="5"/>
        </w:numPr>
        <w:spacing w:after="0" w:afterAutospacing="0"/>
        <w:ind w:left="2160" w:hanging="360"/>
        <w:rPr>
          <w:u w:val="none"/>
        </w:rPr>
      </w:pPr>
      <w:r w:rsidDel="00000000" w:rsidR="00000000" w:rsidRPr="00000000">
        <w:rPr>
          <w:rtl w:val="0"/>
        </w:rPr>
        <w:t xml:space="preserve">Immediate termination of active sessions (logout).</w:t>
      </w:r>
    </w:p>
    <w:p w:rsidR="00000000" w:rsidDel="00000000" w:rsidP="00000000" w:rsidRDefault="00000000" w:rsidRPr="00000000" w14:paraId="00001BF6">
      <w:pPr>
        <w:numPr>
          <w:ilvl w:val="2"/>
          <w:numId w:val="5"/>
        </w:numPr>
        <w:spacing w:after="0" w:afterAutospacing="0"/>
        <w:ind w:left="2160" w:hanging="360"/>
        <w:rPr>
          <w:u w:val="none"/>
        </w:rPr>
      </w:pPr>
      <w:r w:rsidDel="00000000" w:rsidR="00000000" w:rsidRPr="00000000">
        <w:rPr>
          <w:rtl w:val="0"/>
        </w:rPr>
        <w:t xml:space="preserve">User is blocked from logging in.</w:t>
      </w:r>
    </w:p>
    <w:p w:rsidR="00000000" w:rsidDel="00000000" w:rsidP="00000000" w:rsidRDefault="00000000" w:rsidRPr="00000000" w14:paraId="00001BF7">
      <w:pPr>
        <w:numPr>
          <w:ilvl w:val="2"/>
          <w:numId w:val="5"/>
        </w:numPr>
        <w:spacing w:after="0" w:afterAutospacing="0"/>
        <w:ind w:left="2160" w:hanging="360"/>
        <w:rPr>
          <w:u w:val="none"/>
        </w:rPr>
      </w:pPr>
      <w:r w:rsidDel="00000000" w:rsidR="00000000" w:rsidRPr="00000000">
        <w:rPr>
          <w:rtl w:val="0"/>
        </w:rPr>
        <w:t xml:space="preserve">(Optional MVP) User trading is frozen.</w:t>
      </w:r>
    </w:p>
    <w:p w:rsidR="00000000" w:rsidDel="00000000" w:rsidP="00000000" w:rsidRDefault="00000000" w:rsidRPr="00000000" w14:paraId="00001BF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Duration</w:t>
      </w:r>
      <w:r w:rsidDel="00000000" w:rsidR="00000000" w:rsidRPr="00000000">
        <w:rPr>
          <w:rtl w:val="0"/>
        </w:rPr>
        <w:t xml:space="preserve">: Suspensions can be set with an expiration date/time; Bans are indefinite.</w:t>
      </w:r>
    </w:p>
    <w:p w:rsidR="00000000" w:rsidDel="00000000" w:rsidP="00000000" w:rsidRDefault="00000000" w:rsidRPr="00000000" w14:paraId="00001B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Capability: Account Unlock</w:t>
      </w:r>
    </w:p>
    <w:p w:rsidR="00000000" w:rsidDel="00000000" w:rsidP="00000000" w:rsidRDefault="00000000" w:rsidRPr="00000000" w14:paraId="00001BF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Context</w:t>
      </w:r>
      <w:r w:rsidDel="00000000" w:rsidR="00000000" w:rsidRPr="00000000">
        <w:rPr>
          <w:rtl w:val="0"/>
        </w:rPr>
        <w:t xml:space="preserve">: Used when a user locks themselves out via too many failed login attempts or a security hold.</w:t>
      </w:r>
    </w:p>
    <w:p w:rsidR="00000000" w:rsidDel="00000000" w:rsidP="00000000" w:rsidRDefault="00000000" w:rsidRPr="00000000" w14:paraId="00001BF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Action</w:t>
      </w:r>
      <w:r w:rsidDel="00000000" w:rsidR="00000000" w:rsidRPr="00000000">
        <w:rPr>
          <w:rtl w:val="0"/>
        </w:rPr>
        <w:t xml:space="preserve">: Admin clicks "Unlock Account".</w:t>
      </w:r>
    </w:p>
    <w:p w:rsidR="00000000" w:rsidDel="00000000" w:rsidP="00000000" w:rsidRDefault="00000000" w:rsidRPr="00000000" w14:paraId="00001BF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Effect</w:t>
      </w:r>
      <w:r w:rsidDel="00000000" w:rsidR="00000000" w:rsidRPr="00000000">
        <w:rPr>
          <w:rtl w:val="0"/>
        </w:rPr>
        <w:t xml:space="preserve">: Resets the Failed_Login_Attempts counter to 0 and sets status to Active.</w:t>
      </w:r>
    </w:p>
    <w:p w:rsidR="00000000" w:rsidDel="00000000" w:rsidP="00000000" w:rsidRDefault="00000000" w:rsidRPr="00000000" w14:paraId="00001B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Capability: Force Password Reset</w:t>
      </w:r>
    </w:p>
    <w:p w:rsidR="00000000" w:rsidDel="00000000" w:rsidP="00000000" w:rsidRDefault="00000000" w:rsidRPr="00000000" w14:paraId="00001BF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Context</w:t>
      </w:r>
      <w:r w:rsidDel="00000000" w:rsidR="00000000" w:rsidRPr="00000000">
        <w:rPr>
          <w:rtl w:val="0"/>
        </w:rPr>
        <w:t xml:space="preserve">: Used when an account is compromised.</w:t>
      </w:r>
    </w:p>
    <w:p w:rsidR="00000000" w:rsidDel="00000000" w:rsidP="00000000" w:rsidRDefault="00000000" w:rsidRPr="00000000" w14:paraId="00001BF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Action</w:t>
      </w:r>
      <w:r w:rsidDel="00000000" w:rsidR="00000000" w:rsidRPr="00000000">
        <w:rPr>
          <w:rtl w:val="0"/>
        </w:rPr>
        <w:t xml:space="preserve">: Admin clicks "Force Password Reset".</w:t>
      </w:r>
    </w:p>
    <w:p w:rsidR="00000000" w:rsidDel="00000000" w:rsidP="00000000" w:rsidRDefault="00000000" w:rsidRPr="00000000" w14:paraId="00001C0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Effect</w:t>
      </w:r>
      <w:r w:rsidDel="00000000" w:rsidR="00000000" w:rsidRPr="00000000">
        <w:rPr>
          <w:rtl w:val="0"/>
        </w:rPr>
        <w:t xml:space="preserve">:</w:t>
      </w:r>
    </w:p>
    <w:p w:rsidR="00000000" w:rsidDel="00000000" w:rsidP="00000000" w:rsidRDefault="00000000" w:rsidRPr="00000000" w14:paraId="00001C0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Existing password is invalidated (or user is flagged).</w:t>
      </w:r>
    </w:p>
    <w:p w:rsidR="00000000" w:rsidDel="00000000" w:rsidP="00000000" w:rsidRDefault="00000000" w:rsidRPr="00000000" w14:paraId="00001C0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On the next login attempt, the user is required to create a new password before proceeding.</w:t>
      </w:r>
    </w:p>
    <w:p w:rsidR="00000000" w:rsidDel="00000000" w:rsidP="00000000" w:rsidRDefault="00000000" w:rsidRPr="00000000" w14:paraId="00001C0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(Alternative) Triggers the standard "Forgot Password" email flow to the user immediately.</w:t>
      </w:r>
    </w:p>
    <w:p w:rsidR="00000000" w:rsidDel="00000000" w:rsidP="00000000" w:rsidRDefault="00000000" w:rsidRPr="00000000" w14:paraId="00001C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Capability: Identity Verification Override (MVP)</w:t>
      </w:r>
    </w:p>
    <w:p w:rsidR="00000000" w:rsidDel="00000000" w:rsidP="00000000" w:rsidRDefault="00000000" w:rsidRPr="00000000" w14:paraId="00001C0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Context</w:t>
      </w:r>
      <w:r w:rsidDel="00000000" w:rsidR="00000000" w:rsidRPr="00000000">
        <w:rPr>
          <w:rtl w:val="0"/>
        </w:rPr>
        <w:t xml:space="preserve">: Since full KYC is not in MVP, this handles edge cases (false positives, manual review).</w:t>
      </w:r>
    </w:p>
    <w:p w:rsidR="00000000" w:rsidDel="00000000" w:rsidP="00000000" w:rsidRDefault="00000000" w:rsidRPr="00000000" w14:paraId="00001C0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1C0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Mark Verified:</w:t>
      </w:r>
      <w:r w:rsidDel="00000000" w:rsidR="00000000" w:rsidRPr="00000000">
        <w:rPr>
          <w:rtl w:val="0"/>
        </w:rPr>
        <w:t xml:space="preserve"> Manually flag user as "Verified" (bypassing automated checks).</w:t>
      </w:r>
    </w:p>
    <w:p w:rsidR="00000000" w:rsidDel="00000000" w:rsidP="00000000" w:rsidRDefault="00000000" w:rsidRPr="00000000" w14:paraId="00001C0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Revoke Verification:</w:t>
      </w:r>
      <w:r w:rsidDel="00000000" w:rsidR="00000000" w:rsidRPr="00000000">
        <w:rPr>
          <w:rtl w:val="0"/>
        </w:rPr>
        <w:t xml:space="preserve"> Remove verified status if abuse is detected.</w:t>
      </w:r>
    </w:p>
    <w:p w:rsidR="00000000" w:rsidDel="00000000" w:rsidP="00000000" w:rsidRDefault="00000000" w:rsidRPr="00000000" w14:paraId="00001C0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Constraint</w:t>
      </w:r>
      <w:r w:rsidDel="00000000" w:rsidR="00000000" w:rsidRPr="00000000">
        <w:rPr>
          <w:rtl w:val="0"/>
        </w:rPr>
        <w:t xml:space="preserve">: Requires Reason Code and valid Admin Role (RBAC).</w:t>
      </w:r>
    </w:p>
    <w:p w:rsidR="00000000" w:rsidDel="00000000" w:rsidP="00000000" w:rsidRDefault="00000000" w:rsidRPr="00000000" w14:paraId="00001C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Capability: Soft Delete &amp; Anonymization (GDPR/CCPA)</w:t>
      </w:r>
    </w:p>
    <w:p w:rsidR="00000000" w:rsidDel="00000000" w:rsidP="00000000" w:rsidRDefault="00000000" w:rsidRPr="00000000" w14:paraId="00001C0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Context</w:t>
      </w:r>
      <w:r w:rsidDel="00000000" w:rsidR="00000000" w:rsidRPr="00000000">
        <w:rPr>
          <w:rtl w:val="0"/>
        </w:rPr>
        <w:t xml:space="preserve">: User requests account deletion.</w:t>
      </w:r>
    </w:p>
    <w:p w:rsidR="00000000" w:rsidDel="00000000" w:rsidP="00000000" w:rsidRDefault="00000000" w:rsidRPr="00000000" w14:paraId="00001C0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Constraint</w:t>
      </w:r>
      <w:r w:rsidDel="00000000" w:rsidR="00000000" w:rsidRPr="00000000">
        <w:rPr>
          <w:rtl w:val="0"/>
        </w:rPr>
        <w:t xml:space="preserve">: NO Hard Deletes in MVP (to preserve ledger integrity).</w:t>
      </w:r>
    </w:p>
    <w:p w:rsidR="00000000" w:rsidDel="00000000" w:rsidP="00000000" w:rsidRDefault="00000000" w:rsidRPr="00000000" w14:paraId="00001C0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Action</w:t>
      </w:r>
      <w:r w:rsidDel="00000000" w:rsidR="00000000" w:rsidRPr="00000000">
        <w:rPr>
          <w:rtl w:val="0"/>
        </w:rPr>
        <w:t xml:space="preserve">: Admin executes "Anonymize User".</w:t>
      </w:r>
    </w:p>
    <w:p w:rsidR="00000000" w:rsidDel="00000000" w:rsidP="00000000" w:rsidRDefault="00000000" w:rsidRPr="00000000" w14:paraId="00001C0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Effect</w:t>
      </w:r>
      <w:r w:rsidDel="00000000" w:rsidR="00000000" w:rsidRPr="00000000">
        <w:rPr>
          <w:rtl w:val="0"/>
        </w:rPr>
        <w:t xml:space="preserve">:</w:t>
      </w:r>
    </w:p>
    <w:p w:rsidR="00000000" w:rsidDel="00000000" w:rsidP="00000000" w:rsidRDefault="00000000" w:rsidRPr="00000000" w14:paraId="00001C0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PII (Name, Email) is scrambled/hashed in the database.</w:t>
      </w:r>
    </w:p>
    <w:p w:rsidR="00000000" w:rsidDel="00000000" w:rsidP="00000000" w:rsidRDefault="00000000" w:rsidRPr="00000000" w14:paraId="00001C1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User status set to Deleted.</w:t>
      </w:r>
    </w:p>
    <w:p w:rsidR="00000000" w:rsidDel="00000000" w:rsidP="00000000" w:rsidRDefault="00000000" w:rsidRPr="00000000" w14:paraId="00001C1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Historical ledger entries and trade history remain (linked to the anonymized ID) to ensure league integrity.</w:t>
      </w:r>
    </w:p>
    <w:p w:rsidR="00000000" w:rsidDel="00000000" w:rsidP="00000000" w:rsidRDefault="00000000" w:rsidRPr="00000000" w14:paraId="00001C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Capability: Merge Duplicate Accounts</w:t>
      </w:r>
    </w:p>
    <w:p w:rsidR="00000000" w:rsidDel="00000000" w:rsidP="00000000" w:rsidRDefault="00000000" w:rsidRPr="00000000" w14:paraId="00001C1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Action</w:t>
      </w:r>
      <w:r w:rsidDel="00000000" w:rsidR="00000000" w:rsidRPr="00000000">
        <w:rPr>
          <w:rtl w:val="0"/>
        </w:rPr>
        <w:t xml:space="preserve">: Admin selects "Source User" (Duplicate) and "Target User" (Master).</w:t>
      </w:r>
    </w:p>
    <w:p w:rsidR="00000000" w:rsidDel="00000000" w:rsidP="00000000" w:rsidRDefault="00000000" w:rsidRPr="00000000" w14:paraId="00001C1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Effect</w:t>
      </w:r>
      <w:r w:rsidDel="00000000" w:rsidR="00000000" w:rsidRPr="00000000">
        <w:rPr>
          <w:rtl w:val="0"/>
        </w:rPr>
        <w:t xml:space="preserve">: Consolidates access into the Target account. (Note: In MVP, this may be a simple disable of the duplicate and manual funds transfer, or a database merge depending on complexity).</w:t>
      </w:r>
    </w:p>
    <w:p w:rsidR="00000000" w:rsidDel="00000000" w:rsidP="00000000" w:rsidRDefault="00000000" w:rsidRPr="00000000" w14:paraId="00001C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color w:val="0000ff"/>
        </w:rPr>
      </w:pPr>
      <w:r w:rsidDel="00000000" w:rsidR="00000000" w:rsidRPr="00000000">
        <w:rPr>
          <w:b w:val="1"/>
          <w:bCs w:val="1"/>
          <w:color w:val="0000ff"/>
          <w:rtl w:val="0"/>
        </w:rPr>
        <w:t xml:space="preserve">Capability: Grant/Revoke Premium Features</w:t>
      </w:r>
    </w:p>
    <w:p w:rsidR="00000000" w:rsidDel="00000000" w:rsidP="00000000" w:rsidRDefault="00000000" w:rsidRPr="00000000" w14:paraId="00001C1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color w:val="0000ff"/>
        </w:rPr>
      </w:pPr>
      <w:r w:rsidDel="00000000" w:rsidR="00000000" w:rsidRPr="00000000">
        <w:rPr>
          <w:b w:val="1"/>
          <w:bCs w:val="1"/>
          <w:color w:val="0000ff"/>
          <w:rtl w:val="0"/>
        </w:rPr>
        <w:t xml:space="preserve">Action</w:t>
      </w:r>
      <w:r w:rsidDel="00000000" w:rsidR="00000000" w:rsidRPr="00000000">
        <w:rPr>
          <w:color w:val="0000ff"/>
          <w:rtl w:val="0"/>
        </w:rPr>
        <w:t xml:space="preserve">: Admin toggles premium status.</w:t>
      </w:r>
    </w:p>
    <w:p w:rsidR="00000000" w:rsidDel="00000000" w:rsidP="00000000" w:rsidRDefault="00000000" w:rsidRPr="00000000" w14:paraId="00001C1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color w:val="0000ff"/>
        </w:rPr>
      </w:pPr>
      <w:r w:rsidDel="00000000" w:rsidR="00000000" w:rsidRPr="00000000">
        <w:rPr>
          <w:b w:val="1"/>
          <w:bCs w:val="1"/>
          <w:color w:val="0000ff"/>
          <w:rtl w:val="0"/>
        </w:rPr>
        <w:t xml:space="preserve">Effect</w:t>
      </w:r>
      <w:r w:rsidDel="00000000" w:rsidR="00000000" w:rsidRPr="00000000">
        <w:rPr>
          <w:color w:val="0000ff"/>
          <w:rtl w:val="0"/>
        </w:rPr>
        <w:t xml:space="preserve">: Grants access to premium stats/features (if applicable in MVP configuration)</w:t>
      </w:r>
    </w:p>
    <w:p w:rsidR="00000000" w:rsidDel="00000000" w:rsidP="00000000" w:rsidRDefault="00000000" w:rsidRPr="00000000" w14:paraId="00001C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Audit Logging (Mandatory)</w:t>
      </w:r>
    </w:p>
    <w:p w:rsidR="00000000" w:rsidDel="00000000" w:rsidP="00000000" w:rsidRDefault="00000000" w:rsidRPr="00000000" w14:paraId="00001C1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Requirement</w:t>
      </w:r>
      <w:r w:rsidDel="00000000" w:rsidR="00000000" w:rsidRPr="00000000">
        <w:rPr>
          <w:rtl w:val="0"/>
        </w:rPr>
        <w:t xml:space="preserve">: Every action above MUST be logged.</w:t>
      </w:r>
    </w:p>
    <w:p w:rsidR="00000000" w:rsidDel="00000000" w:rsidP="00000000" w:rsidRDefault="00000000" w:rsidRPr="00000000" w14:paraId="00001C1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Log Content</w:t>
      </w:r>
      <w:r w:rsidDel="00000000" w:rsidR="00000000" w:rsidRPr="00000000">
        <w:rPr>
          <w:rtl w:val="0"/>
        </w:rPr>
        <w:t xml:space="preserve">: Admin_ID, Target_User_ID, Action_Type, Timestamp, Reason_Code, Internal_Note.</w:t>
      </w:r>
    </w:p>
    <w:p w:rsidR="00000000" w:rsidDel="00000000" w:rsidP="00000000" w:rsidRDefault="00000000" w:rsidRPr="00000000" w14:paraId="00001C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Detailed view of the Admin User Detail View </w:t>
      </w:r>
    </w:p>
    <w:p w:rsidR="00000000" w:rsidDel="00000000" w:rsidP="00000000" w:rsidRDefault="00000000" w:rsidRPr="00000000" w14:paraId="00001C1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User Profile Context</w:t>
      </w:r>
      <w:r w:rsidDel="00000000" w:rsidR="00000000" w:rsidRPr="00000000">
        <w:rPr>
          <w:rtl w:val="0"/>
        </w:rPr>
      </w:r>
    </w:p>
    <w:p w:rsidR="00000000" w:rsidDel="00000000" w:rsidP="00000000" w:rsidRDefault="00000000" w:rsidRPr="00000000" w14:paraId="00001C1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User Header:</w:t>
      </w:r>
      <w:r w:rsidDel="00000000" w:rsidR="00000000" w:rsidRPr="00000000">
        <w:rPr>
          <w:rtl w:val="0"/>
        </w:rPr>
        <w:t xml:space="preserve"> [Avatar] username | </w:t>
      </w:r>
      <w:hyperlink r:id="rId13">
        <w:r w:rsidDel="00000000" w:rsidR="00000000" w:rsidRPr="00000000">
          <w:rPr>
            <w:color w:val="1155cc"/>
            <w:u w:val="single"/>
            <w:rtl w:val="0"/>
          </w:rPr>
          <w:t xml:space="preserve">user@email.com</w:t>
        </w:r>
      </w:hyperlink>
      <w:r w:rsidDel="00000000" w:rsidR="00000000" w:rsidRPr="00000000">
        <w:rPr>
          <w:rtl w:val="0"/>
        </w:rPr>
      </w:r>
    </w:p>
    <w:p w:rsidR="00000000" w:rsidDel="00000000" w:rsidP="00000000" w:rsidRDefault="00000000" w:rsidRPr="00000000" w14:paraId="00001C1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Status Badge:</w:t>
      </w:r>
      <w:r w:rsidDel="00000000" w:rsidR="00000000" w:rsidRPr="00000000">
        <w:rPr>
          <w:rtl w:val="0"/>
        </w:rPr>
        <w:t xml:space="preserve"> [Active] (Green) or [Suspended] (Red).</w:t>
      </w:r>
    </w:p>
    <w:p w:rsidR="00000000" w:rsidDel="00000000" w:rsidP="00000000" w:rsidRDefault="00000000" w:rsidRPr="00000000" w14:paraId="00001C1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Verification</w:t>
      </w:r>
      <w:r w:rsidDel="00000000" w:rsidR="00000000" w:rsidRPr="00000000">
        <w:rPr>
          <w:rtl w:val="0"/>
        </w:rPr>
        <w:t xml:space="preserve">: [Pending] | [Verified].</w:t>
      </w:r>
    </w:p>
    <w:p w:rsidR="00000000" w:rsidDel="00000000" w:rsidP="00000000" w:rsidRDefault="00000000" w:rsidRPr="00000000" w14:paraId="00001C2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Stats</w:t>
      </w:r>
      <w:r w:rsidDel="00000000" w:rsidR="00000000" w:rsidRPr="00000000">
        <w:rPr>
          <w:rtl w:val="0"/>
        </w:rPr>
        <w:t xml:space="preserve">:</w:t>
      </w:r>
    </w:p>
    <w:p w:rsidR="00000000" w:rsidDel="00000000" w:rsidP="00000000" w:rsidRDefault="00000000" w:rsidRPr="00000000" w14:paraId="00001C21">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Joined: Oct 12, 2025.</w:t>
      </w:r>
    </w:p>
    <w:p w:rsidR="00000000" w:rsidDel="00000000" w:rsidP="00000000" w:rsidRDefault="00000000" w:rsidRPr="00000000" w14:paraId="00001C22">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Leagues: 3 Active.</w:t>
      </w:r>
    </w:p>
    <w:p w:rsidR="00000000" w:rsidDel="00000000" w:rsidP="00000000" w:rsidRDefault="00000000" w:rsidRPr="00000000" w14:paraId="00001C23">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Wallet: $1,250.00.</w:t>
      </w:r>
    </w:p>
    <w:p w:rsidR="00000000" w:rsidDel="00000000" w:rsidP="00000000" w:rsidRDefault="00000000" w:rsidRPr="00000000" w14:paraId="00001C2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Admin Actions Panel</w:t>
      </w:r>
    </w:p>
    <w:p w:rsidR="00000000" w:rsidDel="00000000" w:rsidP="00000000" w:rsidRDefault="00000000" w:rsidRPr="00000000" w14:paraId="00001C2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Security Actions</w:t>
      </w:r>
      <w:r w:rsidDel="00000000" w:rsidR="00000000" w:rsidRPr="00000000">
        <w:rPr>
          <w:rtl w:val="0"/>
        </w:rPr>
        <w:t xml:space="preserve">:</w:t>
      </w:r>
    </w:p>
    <w:p w:rsidR="00000000" w:rsidDel="00000000" w:rsidP="00000000" w:rsidRDefault="00000000" w:rsidRPr="00000000" w14:paraId="00001C26">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[Button] Unlock Account (Resets login attempts).</w:t>
      </w:r>
    </w:p>
    <w:p w:rsidR="00000000" w:rsidDel="00000000" w:rsidP="00000000" w:rsidRDefault="00000000" w:rsidRPr="00000000" w14:paraId="00001C27">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[Button] Force Password Reset (Next login).</w:t>
      </w:r>
    </w:p>
    <w:p w:rsidR="00000000" w:rsidDel="00000000" w:rsidP="00000000" w:rsidRDefault="00000000" w:rsidRPr="00000000" w14:paraId="00001C2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Status Actions</w:t>
      </w:r>
      <w:r w:rsidDel="00000000" w:rsidR="00000000" w:rsidRPr="00000000">
        <w:rPr>
          <w:rtl w:val="0"/>
        </w:rPr>
        <w:t xml:space="preserve">:</w:t>
      </w:r>
    </w:p>
    <w:p w:rsidR="00000000" w:rsidDel="00000000" w:rsidP="00000000" w:rsidRDefault="00000000" w:rsidRPr="00000000" w14:paraId="00001C29">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Fonts w:ascii="Arial Unicode MS" w:cs="Arial Unicode MS" w:eastAsia="Arial Unicode MS" w:hAnsi="Arial Unicode MS"/>
          <w:rtl w:val="0"/>
        </w:rPr>
        <w:t xml:space="preserve">[Button] Suspend User → Opens Modal: Select Duration (24h, 7d, Custom) &amp; Reason.</w:t>
      </w:r>
    </w:p>
    <w:p w:rsidR="00000000" w:rsidDel="00000000" w:rsidP="00000000" w:rsidRDefault="00000000" w:rsidRPr="00000000" w14:paraId="00001C2A">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Fonts w:ascii="Arial Unicode MS" w:cs="Arial Unicode MS" w:eastAsia="Arial Unicode MS" w:hAnsi="Arial Unicode MS"/>
          <w:rtl w:val="0"/>
        </w:rPr>
        <w:t xml:space="preserve">[Button] Ban User → </w:t>
      </w:r>
      <w:r w:rsidDel="00000000" w:rsidR="00000000" w:rsidRPr="00000000">
        <w:rPr>
          <w:rtl w:val="0"/>
        </w:rPr>
        <w:t xml:space="preserve">Opens</w:t>
      </w:r>
      <w:r w:rsidDel="00000000" w:rsidR="00000000" w:rsidRPr="00000000">
        <w:rPr>
          <w:rtl w:val="0"/>
        </w:rPr>
        <w:t xml:space="preserve"> Modal: Enter Reason (Fraud, Abuse). Requires "Confirm" type-in.</w:t>
      </w:r>
    </w:p>
    <w:p w:rsidR="00000000" w:rsidDel="00000000" w:rsidP="00000000" w:rsidRDefault="00000000" w:rsidRPr="00000000" w14:paraId="00001C2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Data Actions</w:t>
      </w:r>
      <w:r w:rsidDel="00000000" w:rsidR="00000000" w:rsidRPr="00000000">
        <w:rPr>
          <w:rtl w:val="0"/>
        </w:rPr>
        <w:t xml:space="preserve">:</w:t>
      </w:r>
    </w:p>
    <w:p w:rsidR="00000000" w:rsidDel="00000000" w:rsidP="00000000" w:rsidRDefault="00000000" w:rsidRPr="00000000" w14:paraId="00001C2C">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Fonts w:ascii="Arial Unicode MS" w:cs="Arial Unicode MS" w:eastAsia="Arial Unicode MS" w:hAnsi="Arial Unicode MS"/>
          <w:rtl w:val="0"/>
        </w:rPr>
        <w:t xml:space="preserve">[Button] Override Verification → Toggle Verified Status.</w:t>
      </w:r>
    </w:p>
    <w:p w:rsidR="00000000" w:rsidDel="00000000" w:rsidP="00000000" w:rsidRDefault="00000000" w:rsidRPr="00000000" w14:paraId="00001C2D">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Fonts w:ascii="Arial Unicode MS" w:cs="Arial Unicode MS" w:eastAsia="Arial Unicode MS" w:hAnsi="Arial Unicode MS"/>
          <w:rtl w:val="0"/>
        </w:rPr>
        <w:t xml:space="preserve">[Button] Anonymize / Soft Delete → Requires "Danger" Confirmation.</w:t>
      </w:r>
    </w:p>
    <w:p w:rsidR="00000000" w:rsidDel="00000000" w:rsidP="00000000" w:rsidRDefault="00000000" w:rsidRPr="00000000" w14:paraId="00001C2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Audit History </w:t>
      </w:r>
      <w:r w:rsidDel="00000000" w:rsidR="00000000" w:rsidRPr="00000000">
        <w:rPr>
          <w:rtl w:val="0"/>
        </w:rPr>
        <w:t xml:space="preserve">(Bottom Section):</w:t>
      </w:r>
    </w:p>
    <w:p w:rsidR="00000000" w:rsidDel="00000000" w:rsidP="00000000" w:rsidRDefault="00000000" w:rsidRPr="00000000" w14:paraId="00001C2F">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200" w:before="0" w:line="276" w:lineRule="auto"/>
        <w:ind w:left="2880" w:right="0" w:hanging="360"/>
        <w:jc w:val="left"/>
        <w:rPr>
          <w:b w:val="1"/>
          <w:bCs w:val="1"/>
        </w:rPr>
      </w:pPr>
      <w:r w:rsidDel="00000000" w:rsidR="00000000" w:rsidRPr="00000000">
        <w:rPr>
          <w:rtl w:val="0"/>
        </w:rPr>
        <w:t xml:space="preserve">Table showing previous admin interventions on this specific user account. </w:t>
      </w:r>
      <w:r w:rsidDel="00000000" w:rsidR="00000000" w:rsidRPr="00000000">
        <w:rPr>
          <w:rtl w:val="0"/>
        </w:rPr>
      </w:r>
    </w:p>
    <w:p w:rsidR="00000000" w:rsidDel="00000000" w:rsidP="00000000" w:rsidRDefault="00000000" w:rsidRPr="00000000" w14:paraId="00001C30">
      <w:pPr>
        <w:ind w:left="0" w:firstLine="0"/>
        <w:rPr/>
      </w:pPr>
      <w:r w:rsidDel="00000000" w:rsidR="00000000" w:rsidRPr="00000000">
        <w:rPr>
          <w:rtl w:val="0"/>
        </w:rPr>
      </w:r>
    </w:p>
    <w:p w:rsidR="00000000" w:rsidDel="00000000" w:rsidP="00000000" w:rsidRDefault="00000000" w:rsidRPr="00000000" w14:paraId="00001C31">
      <w:pPr>
        <w:ind w:left="0" w:firstLine="0"/>
        <w:rPr/>
      </w:pPr>
      <w:r w:rsidDel="00000000" w:rsidR="00000000" w:rsidRPr="00000000">
        <w:rPr>
          <w:rtl w:val="0"/>
        </w:rPr>
        <w:t xml:space="preserve">Actor / Role : System (F2MX Platform) - Admin</w:t>
      </w:r>
    </w:p>
    <w:p w:rsidR="00000000" w:rsidDel="00000000" w:rsidP="00000000" w:rsidRDefault="00000000" w:rsidRPr="00000000" w14:paraId="00001C3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22"/>
          <w:szCs w:val="22"/>
        </w:rPr>
      </w:pPr>
      <w:bookmarkStart w:colFirst="0" w:colLast="0" w:name="_f40m72b06z3h" w:id="179"/>
      <w:bookmarkEnd w:id="179"/>
      <w:r w:rsidDel="00000000" w:rsidR="00000000" w:rsidRPr="00000000">
        <w:rPr>
          <w:b w:val="1"/>
          <w:bCs w:val="1"/>
          <w:sz w:val="22"/>
          <w:szCs w:val="22"/>
          <w:rtl w:val="0"/>
        </w:rPr>
        <w:t xml:space="preserve">User story -7.7 Emergency Broadcasts (Platform-Wide Alerts) </w:t>
      </w:r>
    </w:p>
    <w:p w:rsidR="00000000" w:rsidDel="00000000" w:rsidP="00000000" w:rsidRDefault="00000000" w:rsidRPr="00000000" w14:paraId="00001C33">
      <w:pPr>
        <w:ind w:left="0" w:firstLine="0"/>
        <w:rPr/>
      </w:pPr>
      <w:r w:rsidDel="00000000" w:rsidR="00000000" w:rsidRPr="00000000">
        <w:rPr>
          <w:rtl w:val="0"/>
        </w:rPr>
        <w:t xml:space="preserve">As an F2MX Admin, I want to send high-visibility emergency broadcast messages to all users or all active leagues, so that I can immediately communicate critical incidents (such as data provider outages, market pauses, or scoring corrections) directly to the user base.</w:t>
      </w:r>
    </w:p>
    <w:p w:rsidR="00000000" w:rsidDel="00000000" w:rsidP="00000000" w:rsidRDefault="00000000" w:rsidRPr="00000000" w14:paraId="00001C34">
      <w:pPr>
        <w:ind w:left="0" w:firstLine="0"/>
        <w:rPr>
          <w:b w:val="1"/>
          <w:bCs w:val="1"/>
        </w:rPr>
      </w:pPr>
      <w:r w:rsidDel="00000000" w:rsidR="00000000" w:rsidRPr="00000000">
        <w:rPr>
          <w:b w:val="1"/>
          <w:bCs w:val="1"/>
          <w:rtl w:val="0"/>
        </w:rPr>
        <w:t xml:space="preserve">Acceptance Criteria:</w:t>
      </w:r>
    </w:p>
    <w:p w:rsidR="00000000" w:rsidDel="00000000" w:rsidP="00000000" w:rsidRDefault="00000000" w:rsidRPr="00000000" w14:paraId="00001C35">
      <w:pPr>
        <w:numPr>
          <w:ilvl w:val="0"/>
          <w:numId w:val="58"/>
        </w:numPr>
        <w:spacing w:after="0" w:afterAutospacing="0"/>
        <w:ind w:left="720" w:hanging="360"/>
        <w:rPr>
          <w:b w:val="1"/>
          <w:bCs w:val="1"/>
        </w:rPr>
      </w:pPr>
      <w:r w:rsidDel="00000000" w:rsidR="00000000" w:rsidRPr="00000000">
        <w:rPr>
          <w:b w:val="1"/>
          <w:bCs w:val="1"/>
          <w:rtl w:val="0"/>
        </w:rPr>
        <w:t xml:space="preserve">Audience Selection:</w:t>
      </w:r>
    </w:p>
    <w:p w:rsidR="00000000" w:rsidDel="00000000" w:rsidP="00000000" w:rsidRDefault="00000000" w:rsidRPr="00000000" w14:paraId="00001C36">
      <w:pPr>
        <w:numPr>
          <w:ilvl w:val="1"/>
          <w:numId w:val="58"/>
        </w:numPr>
        <w:spacing w:after="0" w:afterAutospacing="0"/>
        <w:ind w:left="1440" w:hanging="360"/>
        <w:rPr>
          <w:u w:val="none"/>
        </w:rPr>
      </w:pPr>
      <w:r w:rsidDel="00000000" w:rsidR="00000000" w:rsidRPr="00000000">
        <w:rPr>
          <w:rtl w:val="0"/>
        </w:rPr>
        <w:t xml:space="preserve">The system allows the Admin to target "All Users" or "All Active Leagues".</w:t>
      </w:r>
    </w:p>
    <w:p w:rsidR="00000000" w:rsidDel="00000000" w:rsidP="00000000" w:rsidRDefault="00000000" w:rsidRPr="00000000" w14:paraId="00001C37">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(Note: Granular targeting is covered in US-7.10; this story focuses on platform-wide emergencies).</w:t>
      </w:r>
    </w:p>
    <w:p w:rsidR="00000000" w:rsidDel="00000000" w:rsidP="00000000" w:rsidRDefault="00000000" w:rsidRPr="00000000" w14:paraId="00001C3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Content Input:</w:t>
      </w:r>
    </w:p>
    <w:p w:rsidR="00000000" w:rsidDel="00000000" w:rsidP="00000000" w:rsidRDefault="00000000" w:rsidRPr="00000000" w14:paraId="00001C39">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Message Title:</w:t>
      </w:r>
      <w:r w:rsidDel="00000000" w:rsidR="00000000" w:rsidRPr="00000000">
        <w:rPr>
          <w:rtl w:val="0"/>
        </w:rPr>
        <w:t xml:space="preserve"> Text input field (e.g., "Market Update").</w:t>
      </w:r>
    </w:p>
    <w:p w:rsidR="00000000" w:rsidDel="00000000" w:rsidP="00000000" w:rsidRDefault="00000000" w:rsidRPr="00000000" w14:paraId="00001C3A">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b w:val="1"/>
          <w:bCs w:val="1"/>
          <w:rtl w:val="0"/>
        </w:rPr>
        <w:t xml:space="preserve">Message Body:</w:t>
      </w:r>
      <w:r w:rsidDel="00000000" w:rsidR="00000000" w:rsidRPr="00000000">
        <w:rPr>
          <w:rtl w:val="0"/>
        </w:rPr>
        <w:t xml:space="preserve"> Text area field for the detailed notification (e.g., "We are investigating a scoring delay. Trading is temporarily paused.").</w:t>
      </w:r>
    </w:p>
    <w:p w:rsidR="00000000" w:rsidDel="00000000" w:rsidP="00000000" w:rsidRDefault="00000000" w:rsidRPr="00000000" w14:paraId="00001C3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Delivery Channels (Multi-Channel Support):</w:t>
      </w:r>
    </w:p>
    <w:p w:rsidR="00000000" w:rsidDel="00000000" w:rsidP="00000000" w:rsidRDefault="00000000" w:rsidRPr="00000000" w14:paraId="00001C3C">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The Admin must be able to select In-App Banner AND/OR Push Notification.</w:t>
      </w:r>
    </w:p>
    <w:p w:rsidR="00000000" w:rsidDel="00000000" w:rsidP="00000000" w:rsidRDefault="00000000" w:rsidRPr="00000000" w14:paraId="00001C3D">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In-App Banner: Triggers a high-visibility, persistent banner at the top of the user's screen.</w:t>
      </w:r>
    </w:p>
    <w:p w:rsidR="00000000" w:rsidDel="00000000" w:rsidP="00000000" w:rsidRDefault="00000000" w:rsidRPr="00000000" w14:paraId="00001C3E">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Push Notification: Sends a standard mobile push alert to all devices with permissions enabled.</w:t>
      </w:r>
    </w:p>
    <w:p w:rsidR="00000000" w:rsidDel="00000000" w:rsidP="00000000" w:rsidRDefault="00000000" w:rsidRPr="00000000" w14:paraId="00001C3F">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0000ff"/>
        </w:rPr>
      </w:pPr>
      <w:r w:rsidDel="00000000" w:rsidR="00000000" w:rsidRPr="00000000">
        <w:rPr>
          <w:color w:val="0000ff"/>
          <w:rtl w:val="0"/>
        </w:rPr>
        <w:t xml:space="preserve">Note: Email support is optional for MVP, but Banner+Push is mandatory.</w:t>
      </w:r>
    </w:p>
    <w:p w:rsidR="00000000" w:rsidDel="00000000" w:rsidP="00000000" w:rsidRDefault="00000000" w:rsidRPr="00000000" w14:paraId="00001C4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Safeguards (Critical):</w:t>
      </w:r>
    </w:p>
    <w:p w:rsidR="00000000" w:rsidDel="00000000" w:rsidP="00000000" w:rsidRDefault="00000000" w:rsidRPr="00000000" w14:paraId="00001C41">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Upon clicking "Send", the system MUST display a confirmation modal ("Are you sure you want to alert [Count] users?").</w:t>
      </w:r>
    </w:p>
    <w:p w:rsidR="00000000" w:rsidDel="00000000" w:rsidP="00000000" w:rsidRDefault="00000000" w:rsidRPr="00000000" w14:paraId="00001C42">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The action requires an authorized Admin Role (RBAC).</w:t>
      </w:r>
    </w:p>
    <w:p w:rsidR="00000000" w:rsidDel="00000000" w:rsidP="00000000" w:rsidRDefault="00000000" w:rsidRPr="00000000" w14:paraId="00001C4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Audit Logging:</w:t>
      </w:r>
    </w:p>
    <w:p w:rsidR="00000000" w:rsidDel="00000000" w:rsidP="00000000" w:rsidRDefault="00000000" w:rsidRPr="00000000" w14:paraId="00001C44">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The system must log the following immutable details: Admin_ID, Timestamp, Message_Title, Message_Body, Channels_Used, and Reason_Code.</w:t>
      </w:r>
    </w:p>
    <w:p w:rsidR="00000000" w:rsidDel="00000000" w:rsidP="00000000" w:rsidRDefault="00000000" w:rsidRPr="00000000" w14:paraId="00001C4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Detailed view of the Admin Broadcast Console</w:t>
      </w:r>
    </w:p>
    <w:p w:rsidR="00000000" w:rsidDel="00000000" w:rsidP="00000000" w:rsidRDefault="00000000" w:rsidRPr="00000000" w14:paraId="00001C46">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Configuration</w:t>
      </w:r>
    </w:p>
    <w:p w:rsidR="00000000" w:rsidDel="00000000" w:rsidP="00000000" w:rsidRDefault="00000000" w:rsidRPr="00000000" w14:paraId="00001C47">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Campaign Type:</w:t>
      </w:r>
      <w:r w:rsidDel="00000000" w:rsidR="00000000" w:rsidRPr="00000000">
        <w:rPr>
          <w:rtl w:val="0"/>
        </w:rPr>
        <w:t xml:space="preserve"> "Emergency Broadcast" (Selected).</w:t>
      </w:r>
    </w:p>
    <w:p w:rsidR="00000000" w:rsidDel="00000000" w:rsidP="00000000" w:rsidRDefault="00000000" w:rsidRPr="00000000" w14:paraId="00001C48">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Target Audience:</w:t>
      </w:r>
      <w:r w:rsidDel="00000000" w:rsidR="00000000" w:rsidRPr="00000000">
        <w:rPr>
          <w:rtl w:val="0"/>
        </w:rPr>
        <w:t xml:space="preserve"> Dropdown: ["All Users (Platform-Wide)", "All Active Leagues"].</w:t>
      </w:r>
    </w:p>
    <w:p w:rsidR="00000000" w:rsidDel="00000000" w:rsidP="00000000" w:rsidRDefault="00000000" w:rsidRPr="00000000" w14:paraId="00001C49">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Channel Selection:</w:t>
      </w:r>
    </w:p>
    <w:p w:rsidR="00000000" w:rsidDel="00000000" w:rsidP="00000000" w:rsidRDefault="00000000" w:rsidRPr="00000000" w14:paraId="00001C4A">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[x] Push Notification (Immediate delivery).</w:t>
      </w:r>
    </w:p>
    <w:p w:rsidR="00000000" w:rsidDel="00000000" w:rsidP="00000000" w:rsidRDefault="00000000" w:rsidRPr="00000000" w14:paraId="00001C4B">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[x] In-App Banner (Displays at the top of the user's screen( on next app open/refresh).</w:t>
      </w:r>
    </w:p>
    <w:p w:rsidR="00000000" w:rsidDel="00000000" w:rsidP="00000000" w:rsidRDefault="00000000" w:rsidRPr="00000000" w14:paraId="00001C4C">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Content &amp; Execution</w:t>
      </w:r>
    </w:p>
    <w:p w:rsidR="00000000" w:rsidDel="00000000" w:rsidP="00000000" w:rsidRDefault="00000000" w:rsidRPr="00000000" w14:paraId="00001C4D">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Header</w:t>
      </w:r>
      <w:r w:rsidDel="00000000" w:rsidR="00000000" w:rsidRPr="00000000">
        <w:rPr>
          <w:rtl w:val="0"/>
        </w:rPr>
        <w:t xml:space="preserve">: "Compose Emergency Alert".</w:t>
      </w:r>
    </w:p>
    <w:p w:rsidR="00000000" w:rsidDel="00000000" w:rsidP="00000000" w:rsidRDefault="00000000" w:rsidRPr="00000000" w14:paraId="00001C4E">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Input Field</w:t>
      </w:r>
      <w:r w:rsidDel="00000000" w:rsidR="00000000" w:rsidRPr="00000000">
        <w:rPr>
          <w:rtl w:val="0"/>
        </w:rPr>
        <w:t xml:space="preserve">: Message Title (Max 50 chars).</w:t>
      </w:r>
    </w:p>
    <w:p w:rsidR="00000000" w:rsidDel="00000000" w:rsidP="00000000" w:rsidRDefault="00000000" w:rsidRPr="00000000" w14:paraId="00001C4F">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Placeholder: "Urgent: Market Paused"</w:t>
      </w:r>
    </w:p>
    <w:p w:rsidR="00000000" w:rsidDel="00000000" w:rsidP="00000000" w:rsidRDefault="00000000" w:rsidRPr="00000000" w14:paraId="00001C50">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Text Area</w:t>
      </w:r>
      <w:r w:rsidDel="00000000" w:rsidR="00000000" w:rsidRPr="00000000">
        <w:rPr>
          <w:rtl w:val="0"/>
        </w:rPr>
        <w:t xml:space="preserve">: Message Body (Max 250 chars).</w:t>
      </w:r>
    </w:p>
    <w:p w:rsidR="00000000" w:rsidDel="00000000" w:rsidP="00000000" w:rsidRDefault="00000000" w:rsidRPr="00000000" w14:paraId="00001C51">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Placeholder: "We are experiencing a data feed issue. Trading is paused until further notice."</w:t>
      </w:r>
    </w:p>
    <w:p w:rsidR="00000000" w:rsidDel="00000000" w:rsidP="00000000" w:rsidRDefault="00000000" w:rsidRPr="00000000" w14:paraId="00001C52">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Preview Card</w:t>
      </w:r>
      <w:r w:rsidDel="00000000" w:rsidR="00000000" w:rsidRPr="00000000">
        <w:rPr>
          <w:rtl w:val="0"/>
        </w:rPr>
        <w:t xml:space="preserve">: Visual mockup of how the Push/Banner will look on a mobile device.</w:t>
      </w:r>
    </w:p>
    <w:p w:rsidR="00000000" w:rsidDel="00000000" w:rsidP="00000000" w:rsidRDefault="00000000" w:rsidRPr="00000000" w14:paraId="00001C53">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Action Button</w:t>
      </w:r>
      <w:r w:rsidDel="00000000" w:rsidR="00000000" w:rsidRPr="00000000">
        <w:rPr>
          <w:rtl w:val="0"/>
        </w:rPr>
        <w:t xml:space="preserve">: "SEND BROADCAST" (Red/Danger Style).</w:t>
      </w:r>
    </w:p>
    <w:p w:rsidR="00000000" w:rsidDel="00000000" w:rsidP="00000000" w:rsidRDefault="00000000" w:rsidRPr="00000000" w14:paraId="00001C54">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200" w:before="0" w:line="276" w:lineRule="auto"/>
        <w:ind w:left="2880" w:right="0" w:hanging="360"/>
        <w:jc w:val="left"/>
        <w:rPr>
          <w:b w:val="1"/>
          <w:bCs w:val="1"/>
        </w:rPr>
      </w:pPr>
      <w:r w:rsidDel="00000000" w:rsidR="00000000" w:rsidRPr="00000000">
        <w:rPr>
          <w:rtl w:val="0"/>
        </w:rPr>
        <w:t xml:space="preserve">Triggers Modal: "CONFIRM BROADCAST: This will be sent immediately to 50,000+ users. This action cannot be undone." </w:t>
      </w:r>
    </w:p>
    <w:p w:rsidR="00000000" w:rsidDel="00000000" w:rsidP="00000000" w:rsidRDefault="00000000" w:rsidRPr="00000000" w14:paraId="00001C55">
      <w:pPr>
        <w:ind w:left="0" w:firstLine="0"/>
        <w:rPr/>
      </w:pPr>
      <w:r w:rsidDel="00000000" w:rsidR="00000000" w:rsidRPr="00000000">
        <w:rPr>
          <w:rtl w:val="0"/>
        </w:rPr>
      </w:r>
    </w:p>
    <w:p w:rsidR="00000000" w:rsidDel="00000000" w:rsidP="00000000" w:rsidRDefault="00000000" w:rsidRPr="00000000" w14:paraId="00001C56">
      <w:pPr>
        <w:ind w:left="0" w:firstLine="0"/>
        <w:rPr/>
      </w:pPr>
      <w:r w:rsidDel="00000000" w:rsidR="00000000" w:rsidRPr="00000000">
        <w:rPr>
          <w:rtl w:val="0"/>
        </w:rPr>
        <w:t xml:space="preserve">{Actor / Role : System (F2MX Platform) - Admin</w:t>
      </w:r>
    </w:p>
    <w:p w:rsidR="00000000" w:rsidDel="00000000" w:rsidP="00000000" w:rsidRDefault="00000000" w:rsidRPr="00000000" w14:paraId="00001C57">
      <w:pPr>
        <w:pStyle w:val="Heading3"/>
        <w:ind w:left="0" w:firstLine="0"/>
        <w:rPr/>
      </w:pPr>
      <w:bookmarkStart w:colFirst="0" w:colLast="0" w:name="_xdela65sroo5" w:id="180"/>
      <w:bookmarkEnd w:id="180"/>
      <w:r w:rsidDel="00000000" w:rsidR="00000000" w:rsidRPr="00000000">
        <w:rPr>
          <w:b w:val="1"/>
          <w:bCs w:val="1"/>
          <w:sz w:val="22"/>
          <w:szCs w:val="22"/>
          <w:rtl w:val="0"/>
        </w:rPr>
        <w:t xml:space="preserve">User story -7.8 Admin Wallet Adjustments (Financial Remediation &amp; Support)</w:t>
      </w:r>
      <w:r w:rsidDel="00000000" w:rsidR="00000000" w:rsidRPr="00000000">
        <w:rPr>
          <w:rtl w:val="0"/>
        </w:rPr>
        <w:t xml:space="preserve"> </w:t>
      </w:r>
    </w:p>
    <w:p w:rsidR="00000000" w:rsidDel="00000000" w:rsidP="00000000" w:rsidRDefault="00000000" w:rsidRPr="00000000" w14:paraId="00001C58">
      <w:pPr>
        <w:ind w:left="0" w:firstLine="0"/>
        <w:rPr/>
      </w:pPr>
      <w:r w:rsidDel="00000000" w:rsidR="00000000" w:rsidRPr="00000000">
        <w:rPr>
          <w:rtl w:val="0"/>
        </w:rPr>
        <w:t xml:space="preserve">As an F2MX Admin, I want to manually adjust user wallet balances (Global or League-specific), reconcile failed buy-ins, and issue promotional credits, so that I can resolve customer support tickets (e.g., "I paid but didn't get coins") and remediate financial discrepancies with a full audit trail.</w:t>
      </w:r>
    </w:p>
    <w:p w:rsidR="00000000" w:rsidDel="00000000" w:rsidP="00000000" w:rsidRDefault="00000000" w:rsidRPr="00000000" w14:paraId="00001C59">
      <w:pPr>
        <w:ind w:left="0" w:firstLine="0"/>
        <w:rPr>
          <w:b w:val="1"/>
          <w:bCs w:val="1"/>
        </w:rPr>
      </w:pPr>
      <w:r w:rsidDel="00000000" w:rsidR="00000000" w:rsidRPr="00000000">
        <w:rPr>
          <w:b w:val="1"/>
          <w:bCs w:val="1"/>
          <w:rtl w:val="0"/>
        </w:rPr>
        <w:t xml:space="preserve">Acceptance Criteria:</w:t>
      </w:r>
    </w:p>
    <w:p w:rsidR="00000000" w:rsidDel="00000000" w:rsidP="00000000" w:rsidRDefault="00000000" w:rsidRPr="00000000" w14:paraId="00001C5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Capability</w:t>
      </w:r>
      <w:r w:rsidDel="00000000" w:rsidR="00000000" w:rsidRPr="00000000">
        <w:rPr>
          <w:rtl w:val="0"/>
        </w:rPr>
        <w:t xml:space="preserve">: </w:t>
      </w:r>
      <w:r w:rsidDel="00000000" w:rsidR="00000000" w:rsidRPr="00000000">
        <w:rPr>
          <w:b w:val="1"/>
          <w:bCs w:val="1"/>
          <w:rtl w:val="0"/>
        </w:rPr>
        <w:t xml:space="preserve">Multi-Wallet Selection</w:t>
      </w:r>
    </w:p>
    <w:p w:rsidR="00000000" w:rsidDel="00000000" w:rsidP="00000000" w:rsidRDefault="00000000" w:rsidRPr="00000000" w14:paraId="00001C5B">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Action</w:t>
      </w:r>
      <w:r w:rsidDel="00000000" w:rsidR="00000000" w:rsidRPr="00000000">
        <w:rPr>
          <w:rtl w:val="0"/>
        </w:rPr>
        <w:t xml:space="preserve">: Admin must select the target wallet for the adjustment.</w:t>
      </w:r>
    </w:p>
    <w:p w:rsidR="00000000" w:rsidDel="00000000" w:rsidP="00000000" w:rsidRDefault="00000000" w:rsidRPr="00000000" w14:paraId="00001C5C">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1C5D">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Global User Wallet: (Persistent platform currency).</w:t>
      </w:r>
    </w:p>
    <w:p w:rsidR="00000000" w:rsidDel="00000000" w:rsidP="00000000" w:rsidRDefault="00000000" w:rsidRPr="00000000" w14:paraId="00001C5E">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Specific League Wallet: (Game currency for a specific League ID).</w:t>
      </w:r>
    </w:p>
    <w:p w:rsidR="00000000" w:rsidDel="00000000" w:rsidP="00000000" w:rsidRDefault="00000000" w:rsidRPr="00000000" w14:paraId="00001C5F">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Effect</w:t>
      </w:r>
      <w:r w:rsidDel="00000000" w:rsidR="00000000" w:rsidRPr="00000000">
        <w:rPr>
          <w:rtl w:val="0"/>
        </w:rPr>
        <w:t xml:space="preserve">: The adjustment applies only to the selected context. (e.g., Adding funds to "Office League" does not affect "Global Wallet").</w:t>
      </w:r>
    </w:p>
    <w:p w:rsidR="00000000" w:rsidDel="00000000" w:rsidP="00000000" w:rsidRDefault="00000000" w:rsidRPr="00000000" w14:paraId="00001C6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Capability</w:t>
      </w:r>
      <w:r w:rsidDel="00000000" w:rsidR="00000000" w:rsidRPr="00000000">
        <w:rPr>
          <w:rtl w:val="0"/>
        </w:rPr>
        <w:t xml:space="preserve">: </w:t>
      </w:r>
      <w:r w:rsidDel="00000000" w:rsidR="00000000" w:rsidRPr="00000000">
        <w:rPr>
          <w:b w:val="1"/>
          <w:bCs w:val="1"/>
          <w:rtl w:val="0"/>
        </w:rPr>
        <w:t xml:space="preserve">Adjustment Operations (Credit/Debit)</w:t>
      </w:r>
    </w:p>
    <w:p w:rsidR="00000000" w:rsidDel="00000000" w:rsidP="00000000" w:rsidRDefault="00000000" w:rsidRPr="00000000" w14:paraId="00001C61">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Credit (Deposit):</w:t>
      </w:r>
      <w:r w:rsidDel="00000000" w:rsidR="00000000" w:rsidRPr="00000000">
        <w:rPr>
          <w:rtl w:val="0"/>
        </w:rPr>
        <w:t xml:space="preserve"> Admin inputs amount to ADD to the balance.</w:t>
      </w:r>
    </w:p>
    <w:p w:rsidR="00000000" w:rsidDel="00000000" w:rsidP="00000000" w:rsidRDefault="00000000" w:rsidRPr="00000000" w14:paraId="00001C62">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Use Case: Refunds, Goodwill, Promo issuance, Missing Buy-in.</w:t>
      </w:r>
    </w:p>
    <w:p w:rsidR="00000000" w:rsidDel="00000000" w:rsidP="00000000" w:rsidRDefault="00000000" w:rsidRPr="00000000" w14:paraId="00001C63">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Debit (Withdraw):</w:t>
      </w:r>
      <w:r w:rsidDel="00000000" w:rsidR="00000000" w:rsidRPr="00000000">
        <w:rPr>
          <w:rtl w:val="0"/>
        </w:rPr>
        <w:t xml:space="preserve"> Admin inputs amount to REMOVE from the balance.</w:t>
      </w:r>
    </w:p>
    <w:p w:rsidR="00000000" w:rsidDel="00000000" w:rsidP="00000000" w:rsidRDefault="00000000" w:rsidRPr="00000000" w14:paraId="00001C64">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Use Case: Reversing an accidental double-credit, correcting exploit gains.</w:t>
      </w:r>
    </w:p>
    <w:p w:rsidR="00000000" w:rsidDel="00000000" w:rsidP="00000000" w:rsidRDefault="00000000" w:rsidRPr="00000000" w14:paraId="00001C65">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Constraint</w:t>
      </w:r>
      <w:r w:rsidDel="00000000" w:rsidR="00000000" w:rsidRPr="00000000">
        <w:rPr>
          <w:rtl w:val="0"/>
        </w:rPr>
        <w:t xml:space="preserve">: Admin cannot debit a wallet below $0 (Negative balances are not permitted in MVP).</w:t>
      </w:r>
    </w:p>
    <w:p w:rsidR="00000000" w:rsidDel="00000000" w:rsidP="00000000" w:rsidRDefault="00000000" w:rsidRPr="00000000" w14:paraId="00001C6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Capability: Manage Buy-In Conversion Modes (Platform Economics)</w:t>
      </w:r>
    </w:p>
    <w:p w:rsidR="00000000" w:rsidDel="00000000" w:rsidP="00000000" w:rsidRDefault="00000000" w:rsidRPr="00000000" w14:paraId="00001C67">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b w:val="1"/>
          <w:bCs w:val="1"/>
          <w:rtl w:val="0"/>
        </w:rPr>
        <w:t xml:space="preserve">Action</w:t>
      </w:r>
      <w:r w:rsidDel="00000000" w:rsidR="00000000" w:rsidRPr="00000000">
        <w:rPr>
          <w:rtl w:val="0"/>
        </w:rPr>
        <w:t xml:space="preserve">: Admin accesses the platform-wide Buy-In Configuration settings.</w:t>
      </w:r>
    </w:p>
    <w:p w:rsidR="00000000" w:rsidDel="00000000" w:rsidP="00000000" w:rsidRDefault="00000000" w:rsidRPr="00000000" w14:paraId="00001C68">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b w:val="1"/>
          <w:bCs w:val="1"/>
          <w:rtl w:val="0"/>
        </w:rPr>
        <w:t xml:space="preserve">Effect</w:t>
      </w:r>
      <w:r w:rsidDel="00000000" w:rsidR="00000000" w:rsidRPr="00000000">
        <w:rPr>
          <w:rtl w:val="0"/>
        </w:rPr>
        <w:t xml:space="preserve">: Admin can toggle the entire platform's buy-in architecture between Mode A (Fixed Buy-In Conversion) and Mode B (Configurable Buy-In Conversion).</w:t>
      </w:r>
    </w:p>
    <w:p w:rsidR="00000000" w:rsidDel="00000000" w:rsidP="00000000" w:rsidRDefault="00000000" w:rsidRPr="00000000" w14:paraId="00001C69">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b w:val="1"/>
          <w:bCs w:val="1"/>
          <w:rtl w:val="0"/>
        </w:rPr>
        <w:t xml:space="preserve">Configuration</w:t>
      </w:r>
      <w:r w:rsidDel="00000000" w:rsidR="00000000" w:rsidRPr="00000000">
        <w:rPr>
          <w:rtl w:val="0"/>
        </w:rPr>
        <w:t xml:space="preserve">: Admin can define the exact allowable percentage limits for these modes (e.g., setting the Mode B allowable range to 0%-40%) without requiring developer intervention.</w:t>
      </w:r>
    </w:p>
    <w:p w:rsidR="00000000" w:rsidDel="00000000" w:rsidP="00000000" w:rsidRDefault="00000000" w:rsidRPr="00000000" w14:paraId="00001C6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Capability: Buy-In Reconciliation (Fixing "Charged but not Credited")</w:t>
      </w:r>
    </w:p>
    <w:p w:rsidR="00000000" w:rsidDel="00000000" w:rsidP="00000000" w:rsidRDefault="00000000" w:rsidRPr="00000000" w14:paraId="00001C6B">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Context</w:t>
      </w:r>
      <w:r w:rsidDel="00000000" w:rsidR="00000000" w:rsidRPr="00000000">
        <w:rPr>
          <w:rtl w:val="0"/>
        </w:rPr>
        <w:t xml:space="preserve">: User purchased a Buy-In via App Store, was charged, but the app crashed/failed to credit the league.</w:t>
      </w:r>
    </w:p>
    <w:p w:rsidR="00000000" w:rsidDel="00000000" w:rsidP="00000000" w:rsidRDefault="00000000" w:rsidRPr="00000000" w14:paraId="00001C6C">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Action</w:t>
      </w:r>
      <w:r w:rsidDel="00000000" w:rsidR="00000000" w:rsidRPr="00000000">
        <w:rPr>
          <w:rtl w:val="0"/>
        </w:rPr>
        <w:t xml:space="preserve">: Admin selects "Reconcile Buy-In"</w:t>
      </w:r>
    </w:p>
    <w:p w:rsidR="00000000" w:rsidDel="00000000" w:rsidP="00000000" w:rsidRDefault="00000000" w:rsidRPr="00000000" w14:paraId="00001C6D">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Input</w:t>
      </w:r>
      <w:r w:rsidDel="00000000" w:rsidR="00000000" w:rsidRPr="00000000">
        <w:rPr>
          <w:rtl w:val="0"/>
        </w:rPr>
        <w:t xml:space="preserve">: Admin enters the External Transaction ID (from Apple/Google receipt).</w:t>
      </w:r>
    </w:p>
    <w:p w:rsidR="00000000" w:rsidDel="00000000" w:rsidP="00000000" w:rsidRDefault="00000000" w:rsidRPr="00000000" w14:paraId="00001C6E">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Effect</w:t>
      </w:r>
      <w:r w:rsidDel="00000000" w:rsidR="00000000" w:rsidRPr="00000000">
        <w:rPr>
          <w:rtl w:val="0"/>
        </w:rPr>
        <w:t xml:space="preserve">: System verifies ID uniqueness (to prevent replay), credits the specific League Wallet, and logs the reconciliation.</w:t>
      </w:r>
    </w:p>
    <w:p w:rsidR="00000000" w:rsidDel="00000000" w:rsidP="00000000" w:rsidRDefault="00000000" w:rsidRPr="00000000" w14:paraId="00001C6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Capability</w:t>
      </w:r>
      <w:r w:rsidDel="00000000" w:rsidR="00000000" w:rsidRPr="00000000">
        <w:rPr>
          <w:rtl w:val="0"/>
        </w:rPr>
        <w:t xml:space="preserve">: </w:t>
      </w:r>
      <w:r w:rsidDel="00000000" w:rsidR="00000000" w:rsidRPr="00000000">
        <w:rPr>
          <w:b w:val="1"/>
          <w:bCs w:val="1"/>
          <w:rtl w:val="0"/>
        </w:rPr>
        <w:t xml:space="preserve">Wallet Freeze (Abuse Control)</w:t>
      </w:r>
    </w:p>
    <w:p w:rsidR="00000000" w:rsidDel="00000000" w:rsidP="00000000" w:rsidRDefault="00000000" w:rsidRPr="00000000" w14:paraId="00001C70">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Action</w:t>
      </w:r>
      <w:r w:rsidDel="00000000" w:rsidR="00000000" w:rsidRPr="00000000">
        <w:rPr>
          <w:rtl w:val="0"/>
        </w:rPr>
        <w:t xml:space="preserve">: Admin toggles "Freeze Trading" for a specific user in a specific league (or globally).</w:t>
      </w:r>
    </w:p>
    <w:p w:rsidR="00000000" w:rsidDel="00000000" w:rsidP="00000000" w:rsidRDefault="00000000" w:rsidRPr="00000000" w14:paraId="00001C71">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Effect</w:t>
      </w:r>
      <w:r w:rsidDel="00000000" w:rsidR="00000000" w:rsidRPr="00000000">
        <w:rPr>
          <w:rtl w:val="0"/>
        </w:rPr>
        <w:t xml:space="preserve">: The user retains their assets but is blocked from executing new Buy/Sell orders or purchasing Buy-Ins.</w:t>
      </w:r>
    </w:p>
    <w:p w:rsidR="00000000" w:rsidDel="00000000" w:rsidP="00000000" w:rsidRDefault="00000000" w:rsidRPr="00000000" w14:paraId="00001C72">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Use Case</w:t>
      </w:r>
      <w:r w:rsidDel="00000000" w:rsidR="00000000" w:rsidRPr="00000000">
        <w:rPr>
          <w:rtl w:val="0"/>
        </w:rPr>
        <w:t xml:space="preserve">: Suspected collusion or credit card fraud investigation.</w:t>
      </w:r>
    </w:p>
    <w:p w:rsidR="00000000" w:rsidDel="00000000" w:rsidP="00000000" w:rsidRDefault="00000000" w:rsidRPr="00000000" w14:paraId="00001C7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Capability</w:t>
      </w:r>
      <w:r w:rsidDel="00000000" w:rsidR="00000000" w:rsidRPr="00000000">
        <w:rPr>
          <w:rtl w:val="0"/>
        </w:rPr>
        <w:t xml:space="preserve">: </w:t>
      </w:r>
      <w:r w:rsidDel="00000000" w:rsidR="00000000" w:rsidRPr="00000000">
        <w:rPr>
          <w:b w:val="1"/>
          <w:bCs w:val="1"/>
          <w:rtl w:val="0"/>
        </w:rPr>
        <w:t xml:space="preserve">Manage Buy-In Conversion Modes:</w:t>
      </w:r>
      <w:r w:rsidDel="00000000" w:rsidR="00000000" w:rsidRPr="00000000">
        <w:rPr>
          <w:rtl w:val="0"/>
        </w:rPr>
        <w:t xml:space="preserve"> </w:t>
      </w:r>
    </w:p>
    <w:p w:rsidR="00000000" w:rsidDel="00000000" w:rsidP="00000000" w:rsidRDefault="00000000" w:rsidRPr="00000000" w14:paraId="00001C74">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Admins must be able to configure platform-wide buy-in economics. This includes the ability to switch the platform between "Mode A" (Fixed Conversion Rate) and "Mode B" (Configurable Conversion Range), and to define the exact allowable percentage ranges without developer intervention.</w:t>
      </w:r>
    </w:p>
    <w:p w:rsidR="00000000" w:rsidDel="00000000" w:rsidP="00000000" w:rsidRDefault="00000000" w:rsidRPr="00000000" w14:paraId="00001C7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Mandatory Audit Logging (The "Why")</w:t>
      </w:r>
    </w:p>
    <w:p w:rsidR="00000000" w:rsidDel="00000000" w:rsidP="00000000" w:rsidRDefault="00000000" w:rsidRPr="00000000" w14:paraId="00001C76">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Constraint</w:t>
      </w:r>
      <w:r w:rsidDel="00000000" w:rsidR="00000000" w:rsidRPr="00000000">
        <w:rPr>
          <w:rtl w:val="0"/>
        </w:rPr>
        <w:t xml:space="preserve">: The "Submit" button is DISABLED until a Reason Code is selected.</w:t>
      </w:r>
    </w:p>
    <w:p w:rsidR="00000000" w:rsidDel="00000000" w:rsidP="00000000" w:rsidRDefault="00000000" w:rsidRPr="00000000" w14:paraId="00001C77">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Inputs</w:t>
      </w:r>
      <w:r w:rsidDel="00000000" w:rsidR="00000000" w:rsidRPr="00000000">
        <w:rPr>
          <w:rtl w:val="0"/>
        </w:rPr>
        <w:t xml:space="preserve">:</w:t>
      </w:r>
    </w:p>
    <w:p w:rsidR="00000000" w:rsidDel="00000000" w:rsidP="00000000" w:rsidRDefault="00000000" w:rsidRPr="00000000" w14:paraId="00001C78">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Reason Code (Dropdown): "System Error", "Billing Correction", "Goodwill/Customer Service", "Fraud Correction", "Promotional Grant".</w:t>
      </w:r>
    </w:p>
    <w:p w:rsidR="00000000" w:rsidDel="00000000" w:rsidP="00000000" w:rsidRDefault="00000000" w:rsidRPr="00000000" w14:paraId="00001C79">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Internal Note (Text): Reference Ticket # (e.g., "Zendesk #9922 - User charged twice").</w:t>
      </w:r>
    </w:p>
    <w:p w:rsidR="00000000" w:rsidDel="00000000" w:rsidP="00000000" w:rsidRDefault="00000000" w:rsidRPr="00000000" w14:paraId="00001C7A">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Ledger Effect:</w:t>
      </w:r>
      <w:r w:rsidDel="00000000" w:rsidR="00000000" w:rsidRPr="00000000">
        <w:rPr>
          <w:rtl w:val="0"/>
        </w:rPr>
        <w:t xml:space="preserve"> The system generates an immutable ledger entry with Initiator = Admin and Category = Manual_Adjustment.</w:t>
      </w:r>
    </w:p>
    <w:p w:rsidR="00000000" w:rsidDel="00000000" w:rsidP="00000000" w:rsidRDefault="00000000" w:rsidRPr="00000000" w14:paraId="00001C7B">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Ledger Entry Details</w:t>
      </w:r>
    </w:p>
    <w:p w:rsidR="00000000" w:rsidDel="00000000" w:rsidP="00000000" w:rsidRDefault="00000000" w:rsidRPr="00000000" w14:paraId="00001C7C">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Every adjustment must record: Transaction_ID, Timestamp, Admin_ID, User_ID, League_ID (if applicable), Amount, Previous_Balance, New_Balance, and Reason_Code.</w:t>
      </w:r>
    </w:p>
    <w:p w:rsidR="00000000" w:rsidDel="00000000" w:rsidP="00000000" w:rsidRDefault="00000000" w:rsidRPr="00000000" w14:paraId="00001C7D">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Detailed view of the Admin Wallet Support Tool.</w:t>
      </w:r>
    </w:p>
    <w:p w:rsidR="00000000" w:rsidDel="00000000" w:rsidP="00000000" w:rsidRDefault="00000000" w:rsidRPr="00000000" w14:paraId="00001C7E">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User Financial Context</w:t>
      </w:r>
    </w:p>
    <w:p w:rsidR="00000000" w:rsidDel="00000000" w:rsidP="00000000" w:rsidRDefault="00000000" w:rsidRPr="00000000" w14:paraId="00001C7F">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User: user_123 (Verified).</w:t>
      </w:r>
    </w:p>
    <w:p w:rsidR="00000000" w:rsidDel="00000000" w:rsidP="00000000" w:rsidRDefault="00000000" w:rsidRPr="00000000" w14:paraId="00001C80">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Global Wallet Balance: $50.00.</w:t>
      </w:r>
    </w:p>
    <w:p w:rsidR="00000000" w:rsidDel="00000000" w:rsidP="00000000" w:rsidRDefault="00000000" w:rsidRPr="00000000" w14:paraId="00001C81">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Active Leagues List:</w:t>
      </w:r>
    </w:p>
    <w:p w:rsidR="00000000" w:rsidDel="00000000" w:rsidP="00000000" w:rsidRDefault="00000000" w:rsidRPr="00000000" w14:paraId="00001C82">
      <w:pPr>
        <w:keepNext w:val="0"/>
        <w:keepLines w:val="0"/>
        <w:pageBreakBefore w:val="0"/>
        <w:widowControl w:val="1"/>
        <w:numPr>
          <w:ilvl w:val="4"/>
          <w:numId w:val="58"/>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1. "Work League" (ID: 55) - Balance: $1,200.</w:t>
      </w:r>
    </w:p>
    <w:p w:rsidR="00000000" w:rsidDel="00000000" w:rsidP="00000000" w:rsidRDefault="00000000" w:rsidRPr="00000000" w14:paraId="00001C83">
      <w:pPr>
        <w:keepNext w:val="0"/>
        <w:keepLines w:val="0"/>
        <w:pageBreakBefore w:val="0"/>
        <w:widowControl w:val="1"/>
        <w:numPr>
          <w:ilvl w:val="4"/>
          <w:numId w:val="58"/>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2. "Friends League" (ID: 88) - Balance: $450. [Status: FROZEN].</w:t>
      </w:r>
    </w:p>
    <w:p w:rsidR="00000000" w:rsidDel="00000000" w:rsidP="00000000" w:rsidRDefault="00000000" w:rsidRPr="00000000" w14:paraId="00001C84">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Recent Transactions:</w:t>
      </w:r>
    </w:p>
    <w:p w:rsidR="00000000" w:rsidDel="00000000" w:rsidP="00000000" w:rsidRDefault="00000000" w:rsidRPr="00000000" w14:paraId="00001C85">
      <w:pPr>
        <w:keepNext w:val="0"/>
        <w:keepLines w:val="0"/>
        <w:pageBreakBefore w:val="0"/>
        <w:widowControl w:val="1"/>
        <w:numPr>
          <w:ilvl w:val="4"/>
          <w:numId w:val="58"/>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[Today 9:00 AM] Buy-In (+$10) - Failed.</w:t>
      </w:r>
    </w:p>
    <w:p w:rsidR="00000000" w:rsidDel="00000000" w:rsidP="00000000" w:rsidRDefault="00000000" w:rsidRPr="00000000" w14:paraId="00001C86">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Adjustment Console</w:t>
      </w:r>
    </w:p>
    <w:p w:rsidR="00000000" w:rsidDel="00000000" w:rsidP="00000000" w:rsidRDefault="00000000" w:rsidRPr="00000000" w14:paraId="00001C87">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Step 1: Select Scope</w:t>
      </w:r>
    </w:p>
    <w:p w:rsidR="00000000" w:rsidDel="00000000" w:rsidP="00000000" w:rsidRDefault="00000000" w:rsidRPr="00000000" w14:paraId="00001C88">
      <w:pPr>
        <w:keepNext w:val="0"/>
        <w:keepLines w:val="0"/>
        <w:pageBreakBefore w:val="0"/>
        <w:widowControl w:val="1"/>
        <w:numPr>
          <w:ilvl w:val="4"/>
          <w:numId w:val="58"/>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[Radio] Global User Wallet</w:t>
      </w:r>
    </w:p>
    <w:p w:rsidR="00000000" w:rsidDel="00000000" w:rsidP="00000000" w:rsidRDefault="00000000" w:rsidRPr="00000000" w14:paraId="00001C89">
      <w:pPr>
        <w:keepNext w:val="0"/>
        <w:keepLines w:val="0"/>
        <w:pageBreakBefore w:val="0"/>
        <w:widowControl w:val="1"/>
        <w:numPr>
          <w:ilvl w:val="4"/>
          <w:numId w:val="58"/>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Fonts w:ascii="Arial Unicode MS" w:cs="Arial Unicode MS" w:eastAsia="Arial Unicode MS" w:hAnsi="Arial Unicode MS"/>
          <w:rtl w:val="0"/>
        </w:rPr>
        <w:t xml:space="preserve">[Radio] League Wallet → [Dropdown: "Work League"]</w:t>
      </w:r>
    </w:p>
    <w:p w:rsidR="00000000" w:rsidDel="00000000" w:rsidP="00000000" w:rsidRDefault="00000000" w:rsidRPr="00000000" w14:paraId="00001C8A">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Step 2: Operation</w:t>
      </w:r>
    </w:p>
    <w:p w:rsidR="00000000" w:rsidDel="00000000" w:rsidP="00000000" w:rsidRDefault="00000000" w:rsidRPr="00000000" w14:paraId="00001C8B">
      <w:pPr>
        <w:keepNext w:val="0"/>
        <w:keepLines w:val="0"/>
        <w:pageBreakBefore w:val="0"/>
        <w:widowControl w:val="1"/>
        <w:numPr>
          <w:ilvl w:val="4"/>
          <w:numId w:val="58"/>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[Button Group] CREDIT (+) | DEBIT (-) | FREEZE</w:t>
      </w:r>
    </w:p>
    <w:p w:rsidR="00000000" w:rsidDel="00000000" w:rsidP="00000000" w:rsidRDefault="00000000" w:rsidRPr="00000000" w14:paraId="00001C8C">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Step 3: Details</w:t>
      </w:r>
    </w:p>
    <w:p w:rsidR="00000000" w:rsidDel="00000000" w:rsidP="00000000" w:rsidRDefault="00000000" w:rsidRPr="00000000" w14:paraId="00001C8D">
      <w:pPr>
        <w:keepNext w:val="0"/>
        <w:keepLines w:val="0"/>
        <w:pageBreakBefore w:val="0"/>
        <w:widowControl w:val="1"/>
        <w:numPr>
          <w:ilvl w:val="4"/>
          <w:numId w:val="58"/>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Amount: $10.00.</w:t>
      </w:r>
    </w:p>
    <w:p w:rsidR="00000000" w:rsidDel="00000000" w:rsidP="00000000" w:rsidRDefault="00000000" w:rsidRPr="00000000" w14:paraId="00001C8E">
      <w:pPr>
        <w:keepNext w:val="0"/>
        <w:keepLines w:val="0"/>
        <w:pageBreakBefore w:val="0"/>
        <w:widowControl w:val="1"/>
        <w:numPr>
          <w:ilvl w:val="4"/>
          <w:numId w:val="58"/>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Reason Code: [Dropdown: Billing Correction / Missing Buy-In].</w:t>
      </w:r>
    </w:p>
    <w:p w:rsidR="00000000" w:rsidDel="00000000" w:rsidP="00000000" w:rsidRDefault="00000000" w:rsidRPr="00000000" w14:paraId="00001C8F">
      <w:pPr>
        <w:keepNext w:val="0"/>
        <w:keepLines w:val="0"/>
        <w:pageBreakBefore w:val="0"/>
        <w:widowControl w:val="1"/>
        <w:numPr>
          <w:ilvl w:val="4"/>
          <w:numId w:val="58"/>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Ticket Ref: "Ticket #404 - Payment gateway timeout".</w:t>
      </w:r>
    </w:p>
    <w:p w:rsidR="00000000" w:rsidDel="00000000" w:rsidP="00000000" w:rsidRDefault="00000000" w:rsidRPr="00000000" w14:paraId="00001C90">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Step 4: Execute</w:t>
      </w:r>
    </w:p>
    <w:p w:rsidR="00000000" w:rsidDel="00000000" w:rsidP="00000000" w:rsidRDefault="00000000" w:rsidRPr="00000000" w14:paraId="00001C91">
      <w:pPr>
        <w:keepNext w:val="0"/>
        <w:keepLines w:val="0"/>
        <w:pageBreakBefore w:val="0"/>
        <w:widowControl w:val="1"/>
        <w:numPr>
          <w:ilvl w:val="4"/>
          <w:numId w:val="58"/>
        </w:numPr>
        <w:pBdr>
          <w:top w:space="0" w:sz="0" w:val="nil"/>
          <w:left w:space="0" w:sz="0" w:val="nil"/>
          <w:bottom w:space="0" w:sz="0" w:val="nil"/>
          <w:right w:space="0" w:sz="0" w:val="nil"/>
          <w:between w:space="0" w:sz="0" w:val="nil"/>
        </w:pBdr>
        <w:shd w:fill="auto" w:val="clear"/>
        <w:spacing w:after="0" w:afterAutospacing="0" w:before="0" w:line="276" w:lineRule="auto"/>
        <w:ind w:left="3600" w:right="0" w:hanging="360"/>
        <w:jc w:val="left"/>
        <w:rPr>
          <w:b w:val="1"/>
          <w:bCs w:val="1"/>
        </w:rPr>
      </w:pPr>
      <w:r w:rsidDel="00000000" w:rsidR="00000000" w:rsidRPr="00000000">
        <w:rPr>
          <w:rtl w:val="0"/>
        </w:rPr>
        <w:t xml:space="preserve">Button: "PROCESS ADJUSTMENT" (Requires "Are you sure?" confirmation modal). </w:t>
      </w:r>
    </w:p>
    <w:p w:rsidR="00000000" w:rsidDel="00000000" w:rsidP="00000000" w:rsidRDefault="00000000" w:rsidRPr="00000000" w14:paraId="00001C92">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Summary of the Workflow (Connecting the User to the Admin)</w:t>
      </w:r>
    </w:p>
    <w:p w:rsidR="00000000" w:rsidDel="00000000" w:rsidP="00000000" w:rsidRDefault="00000000" w:rsidRPr="00000000" w14:paraId="00001C93">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The user realizes they are missing money.</w:t>
      </w:r>
    </w:p>
    <w:p w:rsidR="00000000" w:rsidDel="00000000" w:rsidP="00000000" w:rsidRDefault="00000000" w:rsidRPr="00000000" w14:paraId="00001C94">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The user goes to "Help" in the app and submits a request.</w:t>
      </w:r>
    </w:p>
    <w:p w:rsidR="00000000" w:rsidDel="00000000" w:rsidP="00000000" w:rsidRDefault="00000000" w:rsidRPr="00000000" w14:paraId="00001C95">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The system routes this request to the Ops Team's external tool (e.g., Jira, Trello, or Email Inbox).</w:t>
      </w:r>
    </w:p>
    <w:p w:rsidR="00000000" w:rsidDel="00000000" w:rsidP="00000000" w:rsidRDefault="00000000" w:rsidRPr="00000000" w14:paraId="00001C96">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Ops Team receives the request and assigns it ID #404.</w:t>
      </w:r>
    </w:p>
    <w:p w:rsidR="00000000" w:rsidDel="00000000" w:rsidP="00000000" w:rsidRDefault="00000000" w:rsidRPr="00000000" w14:paraId="00001C97">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u w:val="none"/>
        </w:rPr>
      </w:pPr>
      <w:r w:rsidDel="00000000" w:rsidR="00000000" w:rsidRPr="00000000">
        <w:rPr>
          <w:rtl w:val="0"/>
        </w:rPr>
        <w:t xml:space="preserve">Admin logs into F2MX Admin Console (User Story 7.8).</w:t>
      </w:r>
    </w:p>
    <w:p w:rsidR="00000000" w:rsidDel="00000000" w:rsidP="00000000" w:rsidRDefault="00000000" w:rsidRPr="00000000" w14:paraId="00001C98">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200" w:before="0" w:line="276" w:lineRule="auto"/>
        <w:ind w:left="2880" w:right="0" w:hanging="360"/>
        <w:jc w:val="left"/>
        <w:rPr>
          <w:u w:val="none"/>
        </w:rPr>
      </w:pPr>
      <w:r w:rsidDel="00000000" w:rsidR="00000000" w:rsidRPr="00000000">
        <w:rPr>
          <w:rtl w:val="0"/>
        </w:rPr>
        <w:t xml:space="preserve">Admin credits the user $10 and types "Ticket #404" into the Ticket Ref field to log why they did it.</w:t>
      </w:r>
    </w:p>
    <w:p w:rsidR="00000000" w:rsidDel="00000000" w:rsidP="00000000" w:rsidRDefault="00000000" w:rsidRPr="00000000" w14:paraId="00001C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sz w:val="22"/>
          <w:szCs w:val="22"/>
        </w:rPr>
      </w:pPr>
      <w:r w:rsidDel="00000000" w:rsidR="00000000" w:rsidRPr="00000000">
        <w:rPr>
          <w:rtl w:val="0"/>
        </w:rPr>
      </w:r>
    </w:p>
    <w:p w:rsidR="00000000" w:rsidDel="00000000" w:rsidP="00000000" w:rsidRDefault="00000000" w:rsidRPr="00000000" w14:paraId="00001C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Actor / Role : System (F2MX Platform) - Super Admin</w:t>
      </w:r>
    </w:p>
    <w:p w:rsidR="00000000" w:rsidDel="00000000" w:rsidP="00000000" w:rsidRDefault="00000000" w:rsidRPr="00000000" w14:paraId="00001C9B">
      <w:pPr>
        <w:pStyle w:val="Heading3"/>
        <w:rPr/>
      </w:pPr>
      <w:bookmarkStart w:colFirst="0" w:colLast="0" w:name="_bnquj8xvt8av" w:id="181"/>
      <w:bookmarkEnd w:id="181"/>
      <w:r w:rsidDel="00000000" w:rsidR="00000000" w:rsidRPr="00000000">
        <w:rPr>
          <w:b w:val="1"/>
          <w:bCs w:val="1"/>
          <w:sz w:val="22"/>
          <w:szCs w:val="22"/>
          <w:rtl w:val="0"/>
        </w:rPr>
        <w:t xml:space="preserve">User story -7.9 Internal Admin User Management (RBAC)</w:t>
      </w:r>
      <w:r w:rsidDel="00000000" w:rsidR="00000000" w:rsidRPr="00000000">
        <w:rPr>
          <w:rtl w:val="0"/>
        </w:rPr>
        <w:t xml:space="preserve"> </w:t>
      </w:r>
    </w:p>
    <w:p w:rsidR="00000000" w:rsidDel="00000000" w:rsidP="00000000" w:rsidRDefault="00000000" w:rsidRPr="00000000" w14:paraId="00001C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As a Super Admin, I want to create &amp; invite and manage internal F2MX staff accounts and assign them specific roles (Support Agent, Ops Admin, Super Admin), so that I can delegate operational tasks while enforcing "Least Privilege" security access.</w:t>
      </w:r>
    </w:p>
    <w:p w:rsidR="00000000" w:rsidDel="00000000" w:rsidP="00000000" w:rsidRDefault="00000000" w:rsidRPr="00000000" w14:paraId="00001C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rPr>
      </w:pPr>
      <w:r w:rsidDel="00000000" w:rsidR="00000000" w:rsidRPr="00000000">
        <w:rPr>
          <w:b w:val="1"/>
          <w:bCs w:val="1"/>
          <w:rtl w:val="0"/>
        </w:rPr>
        <w:t xml:space="preserve">Acceptance Criteria &amp; Functional Flow:</w:t>
      </w:r>
    </w:p>
    <w:p w:rsidR="00000000" w:rsidDel="00000000" w:rsidP="00000000" w:rsidRDefault="00000000" w:rsidRPr="00000000" w14:paraId="00001C9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Access Point :</w:t>
      </w:r>
    </w:p>
    <w:p w:rsidR="00000000" w:rsidDel="00000000" w:rsidP="00000000" w:rsidRDefault="00000000" w:rsidRPr="00000000" w14:paraId="00001C9F">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This feature is accessible ONLY to users with the Super Admin role.</w:t>
      </w:r>
    </w:p>
    <w:p w:rsidR="00000000" w:rsidDel="00000000" w:rsidP="00000000" w:rsidRDefault="00000000" w:rsidRPr="00000000" w14:paraId="00001CA0">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Fonts w:ascii="Arial Unicode MS" w:cs="Arial Unicode MS" w:eastAsia="Arial Unicode MS" w:hAnsi="Arial Unicode MS"/>
          <w:rtl w:val="0"/>
        </w:rPr>
        <w:t xml:space="preserve"> Location: Admin Console → Settings / Configuration → Staff Management.</w:t>
      </w:r>
    </w:p>
    <w:p w:rsidR="00000000" w:rsidDel="00000000" w:rsidP="00000000" w:rsidRDefault="00000000" w:rsidRPr="00000000" w14:paraId="00001C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color w:val="0000ff"/>
        </w:rPr>
      </w:pPr>
      <w:r w:rsidDel="00000000" w:rsidR="00000000" w:rsidRPr="00000000">
        <w:rPr>
          <w:b w:val="1"/>
          <w:bCs w:val="1"/>
          <w:color w:val="0000ff"/>
          <w:rtl w:val="0"/>
        </w:rPr>
        <w:t xml:space="preserve">Capability: Create &amp; Invite New Admin :</w:t>
      </w:r>
    </w:p>
    <w:p w:rsidR="00000000" w:rsidDel="00000000" w:rsidP="00000000" w:rsidRDefault="00000000" w:rsidRPr="00000000" w14:paraId="00001CA2">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color w:val="0000ff"/>
        </w:rPr>
      </w:pPr>
      <w:r w:rsidDel="00000000" w:rsidR="00000000" w:rsidRPr="00000000">
        <w:rPr>
          <w:color w:val="0000ff"/>
          <w:rtl w:val="0"/>
        </w:rPr>
        <w:t xml:space="preserve"> </w:t>
      </w:r>
      <w:r w:rsidDel="00000000" w:rsidR="00000000" w:rsidRPr="00000000">
        <w:rPr>
          <w:b w:val="1"/>
          <w:bCs w:val="1"/>
          <w:color w:val="0000ff"/>
          <w:rtl w:val="0"/>
        </w:rPr>
        <w:t xml:space="preserve">Action</w:t>
      </w:r>
      <w:r w:rsidDel="00000000" w:rsidR="00000000" w:rsidRPr="00000000">
        <w:rPr>
          <w:color w:val="0000ff"/>
          <w:rtl w:val="0"/>
        </w:rPr>
        <w:t xml:space="preserve">: Click [Create New Admin /Invite New Staff] button.</w:t>
      </w:r>
    </w:p>
    <w:p w:rsidR="00000000" w:rsidDel="00000000" w:rsidP="00000000" w:rsidRDefault="00000000" w:rsidRPr="00000000" w14:paraId="00001CA3">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color w:val="0000ff"/>
        </w:rPr>
      </w:pPr>
      <w:r w:rsidDel="00000000" w:rsidR="00000000" w:rsidRPr="00000000">
        <w:rPr>
          <w:b w:val="1"/>
          <w:bCs w:val="1"/>
          <w:color w:val="0000ff"/>
          <w:rtl w:val="0"/>
        </w:rPr>
        <w:t xml:space="preserve"> Input Fields:</w:t>
      </w:r>
    </w:p>
    <w:p w:rsidR="00000000" w:rsidDel="00000000" w:rsidP="00000000" w:rsidRDefault="00000000" w:rsidRPr="00000000" w14:paraId="00001CA4">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color w:val="0000ff"/>
        </w:rPr>
      </w:pPr>
      <w:r w:rsidDel="00000000" w:rsidR="00000000" w:rsidRPr="00000000">
        <w:rPr>
          <w:b w:val="1"/>
          <w:bCs w:val="1"/>
          <w:color w:val="0000ff"/>
          <w:rtl w:val="0"/>
        </w:rPr>
        <w:t xml:space="preserve">Email Address:</w:t>
      </w:r>
      <w:r w:rsidDel="00000000" w:rsidR="00000000" w:rsidRPr="00000000">
        <w:rPr>
          <w:color w:val="0000ff"/>
          <w:rtl w:val="0"/>
        </w:rPr>
        <w:t xml:space="preserve"> (Must be a valid corporate domain email).</w:t>
      </w:r>
    </w:p>
    <w:p w:rsidR="00000000" w:rsidDel="00000000" w:rsidP="00000000" w:rsidRDefault="00000000" w:rsidRPr="00000000" w14:paraId="00001CA5">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color w:val="0000ff"/>
        </w:rPr>
      </w:pPr>
      <w:r w:rsidDel="00000000" w:rsidR="00000000" w:rsidRPr="00000000">
        <w:rPr>
          <w:b w:val="1"/>
          <w:bCs w:val="1"/>
          <w:color w:val="0000ff"/>
          <w:rtl w:val="0"/>
        </w:rPr>
        <w:t xml:space="preserve">Role Selection:</w:t>
      </w:r>
      <w:r w:rsidDel="00000000" w:rsidR="00000000" w:rsidRPr="00000000">
        <w:rPr>
          <w:color w:val="0000ff"/>
          <w:rtl w:val="0"/>
        </w:rPr>
        <w:t xml:space="preserve"> Dropdown menu with three fixed MVP options (see criterion #3).</w:t>
      </w:r>
    </w:p>
    <w:p w:rsidR="00000000" w:rsidDel="00000000" w:rsidP="00000000" w:rsidRDefault="00000000" w:rsidRPr="00000000" w14:paraId="00001CA6">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color w:val="0000ff"/>
        </w:rPr>
      </w:pPr>
      <w:r w:rsidDel="00000000" w:rsidR="00000000" w:rsidRPr="00000000">
        <w:rPr>
          <w:b w:val="1"/>
          <w:bCs w:val="1"/>
          <w:color w:val="0000ff"/>
          <w:rtl w:val="0"/>
        </w:rPr>
        <w:t xml:space="preserve">Name</w:t>
      </w:r>
      <w:r w:rsidDel="00000000" w:rsidR="00000000" w:rsidRPr="00000000">
        <w:rPr>
          <w:color w:val="0000ff"/>
          <w:rtl w:val="0"/>
        </w:rPr>
        <w:t xml:space="preserve">: First and Last Name.</w:t>
      </w:r>
    </w:p>
    <w:p w:rsidR="00000000" w:rsidDel="00000000" w:rsidP="00000000" w:rsidRDefault="00000000" w:rsidRPr="00000000" w14:paraId="00001CA7">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color w:val="0000ff"/>
        </w:rPr>
      </w:pPr>
      <w:r w:rsidDel="00000000" w:rsidR="00000000" w:rsidRPr="00000000">
        <w:rPr>
          <w:b w:val="1"/>
          <w:bCs w:val="1"/>
          <w:color w:val="0000ff"/>
          <w:rtl w:val="0"/>
        </w:rPr>
        <w:t xml:space="preserve">Mobile Number: </w:t>
      </w:r>
      <w:r w:rsidDel="00000000" w:rsidR="00000000" w:rsidRPr="00000000">
        <w:rPr>
          <w:color w:val="0000ff"/>
          <w:rtl w:val="0"/>
        </w:rPr>
        <w:t xml:space="preserve">Along with the Country code.</w:t>
      </w:r>
    </w:p>
    <w:p w:rsidR="00000000" w:rsidDel="00000000" w:rsidP="00000000" w:rsidRDefault="00000000" w:rsidRPr="00000000" w14:paraId="00001CA8">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color w:val="0000ff"/>
        </w:rPr>
      </w:pPr>
      <w:r w:rsidDel="00000000" w:rsidR="00000000" w:rsidRPr="00000000">
        <w:rPr>
          <w:b w:val="1"/>
          <w:bCs w:val="1"/>
          <w:color w:val="0000ff"/>
          <w:rtl w:val="0"/>
        </w:rPr>
        <w:t xml:space="preserve">Execution:</w:t>
      </w:r>
      <w:r w:rsidDel="00000000" w:rsidR="00000000" w:rsidRPr="00000000">
        <w:rPr>
          <w:color w:val="0000ff"/>
          <w:rtl w:val="0"/>
        </w:rPr>
        <w:t xml:space="preserve"> Upon clicking "Create &amp; Send Invite," the system sends a secure, time-limited registration link to the email address.</w:t>
      </w:r>
    </w:p>
    <w:p w:rsidR="00000000" w:rsidDel="00000000" w:rsidP="00000000" w:rsidRDefault="00000000" w:rsidRPr="00000000" w14:paraId="00001CA9">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color w:val="0000ff"/>
        </w:rPr>
      </w:pPr>
      <w:r w:rsidDel="00000000" w:rsidR="00000000" w:rsidRPr="00000000">
        <w:rPr>
          <w:color w:val="0000ff"/>
          <w:rtl w:val="0"/>
        </w:rPr>
        <w:t xml:space="preserve">Status: The new user appears in the list as "Pending" until they set their password.</w:t>
      </w:r>
    </w:p>
    <w:p w:rsidR="00000000" w:rsidDel="00000000" w:rsidP="00000000" w:rsidRDefault="00000000" w:rsidRPr="00000000" w14:paraId="00001C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Role Definitions &amp; Permissions (The "Effect" / Options):</w:t>
      </w:r>
    </w:p>
    <w:p w:rsidR="00000000" w:rsidDel="00000000" w:rsidP="00000000" w:rsidRDefault="00000000" w:rsidRPr="00000000" w14:paraId="00001CAB">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The system must enforce these three distinct roles :</w:t>
      </w:r>
      <w:r w:rsidDel="00000000" w:rsidR="00000000" w:rsidRPr="00000000">
        <w:rPr>
          <w:rtl w:val="0"/>
        </w:rPr>
      </w:r>
    </w:p>
    <w:p w:rsidR="00000000" w:rsidDel="00000000" w:rsidP="00000000" w:rsidRDefault="00000000" w:rsidRPr="00000000" w14:paraId="00001CAC">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 A. Support Agent:</w:t>
      </w:r>
    </w:p>
    <w:p w:rsidR="00000000" w:rsidDel="00000000" w:rsidP="00000000" w:rsidRDefault="00000000" w:rsidRPr="00000000" w14:paraId="00001CAD">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Can View:</w:t>
      </w:r>
      <w:r w:rsidDel="00000000" w:rsidR="00000000" w:rsidRPr="00000000">
        <w:rPr>
          <w:rtl w:val="0"/>
        </w:rPr>
        <w:t xml:space="preserve"> User Profiles, Matchups, Trade History, Ledger (Read-Only).</w:t>
      </w:r>
    </w:p>
    <w:p w:rsidR="00000000" w:rsidDel="00000000" w:rsidP="00000000" w:rsidRDefault="00000000" w:rsidRPr="00000000" w14:paraId="00001CAE">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Can Perform: </w:t>
      </w:r>
      <w:r w:rsidDel="00000000" w:rsidR="00000000" w:rsidRPr="00000000">
        <w:rPr>
          <w:rtl w:val="0"/>
        </w:rPr>
        <w:t xml:space="preserve">Password Resets (US-7.6), Account Unlocks (US-7.6).</w:t>
      </w:r>
    </w:p>
    <w:p w:rsidR="00000000" w:rsidDel="00000000" w:rsidP="00000000" w:rsidRDefault="00000000" w:rsidRPr="00000000" w14:paraId="00001CAF">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Can’t /Blocked</w:t>
      </w:r>
      <w:r w:rsidDel="00000000" w:rsidR="00000000" w:rsidRPr="00000000">
        <w:rPr>
          <w:rtl w:val="0"/>
        </w:rPr>
        <w:t xml:space="preserve">: Cannot adjust Wallets, cannot change Market Pricing, cannot override Scores.</w:t>
      </w:r>
    </w:p>
    <w:p w:rsidR="00000000" w:rsidDel="00000000" w:rsidP="00000000" w:rsidRDefault="00000000" w:rsidRPr="00000000" w14:paraId="00001CB0">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B. Ops Admin:</w:t>
      </w:r>
    </w:p>
    <w:p w:rsidR="00000000" w:rsidDel="00000000" w:rsidP="00000000" w:rsidRDefault="00000000" w:rsidRPr="00000000" w14:paraId="00001CB1">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Can View</w:t>
      </w:r>
      <w:r w:rsidDel="00000000" w:rsidR="00000000" w:rsidRPr="00000000">
        <w:rPr>
          <w:rtl w:val="0"/>
        </w:rPr>
        <w:t xml:space="preserve">: All Support views + Market Data + Scoring Logs.</w:t>
      </w:r>
    </w:p>
    <w:p w:rsidR="00000000" w:rsidDel="00000000" w:rsidP="00000000" w:rsidRDefault="00000000" w:rsidRPr="00000000" w14:paraId="00001CB2">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Can Perform: </w:t>
      </w:r>
      <w:r w:rsidDel="00000000" w:rsidR="00000000" w:rsidRPr="00000000">
        <w:rPr>
          <w:rtl w:val="0"/>
        </w:rPr>
        <w:t xml:space="preserve">Market Pauses (US-7.4), Scoring Overrides (US-7.5), Wallet Adjustments (US-7.8), Emergency Broadcasts (US-7.7).</w:t>
      </w:r>
    </w:p>
    <w:p w:rsidR="00000000" w:rsidDel="00000000" w:rsidP="00000000" w:rsidRDefault="00000000" w:rsidRPr="00000000" w14:paraId="00001CB3">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Can’t/Blocked: </w:t>
      </w:r>
      <w:r w:rsidDel="00000000" w:rsidR="00000000" w:rsidRPr="00000000">
        <w:rPr>
          <w:rtl w:val="0"/>
        </w:rPr>
        <w:t xml:space="preserve">Cannot create/delete other Admins.</w:t>
      </w:r>
    </w:p>
    <w:p w:rsidR="00000000" w:rsidDel="00000000" w:rsidP="00000000" w:rsidRDefault="00000000" w:rsidRPr="00000000" w14:paraId="00001CB4">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 Super Admin:</w:t>
      </w:r>
    </w:p>
    <w:p w:rsidR="00000000" w:rsidDel="00000000" w:rsidP="00000000" w:rsidRDefault="00000000" w:rsidRPr="00000000" w14:paraId="00001CB5">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Can View/Perform:</w:t>
      </w:r>
      <w:r w:rsidDel="00000000" w:rsidR="00000000" w:rsidRPr="00000000">
        <w:rPr>
          <w:rtl w:val="0"/>
        </w:rPr>
        <w:t xml:space="preserve"> All capabilities.</w:t>
      </w:r>
    </w:p>
    <w:p w:rsidR="00000000" w:rsidDel="00000000" w:rsidP="00000000" w:rsidRDefault="00000000" w:rsidRPr="00000000" w14:paraId="00001CB6">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Exclusive Rights:</w:t>
      </w:r>
      <w:r w:rsidDel="00000000" w:rsidR="00000000" w:rsidRPr="00000000">
        <w:rPr>
          <w:rtl w:val="0"/>
        </w:rPr>
        <w:t xml:space="preserve"> Manage Staff (US-7.9), Configure Global System Parameters (e.g., Tax/Fee settings).</w:t>
      </w:r>
    </w:p>
    <w:p w:rsidR="00000000" w:rsidDel="00000000" w:rsidP="00000000" w:rsidRDefault="00000000" w:rsidRPr="00000000" w14:paraId="00001CB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Capability: Revoke or Modify Access:</w:t>
      </w:r>
    </w:p>
    <w:p w:rsidR="00000000" w:rsidDel="00000000" w:rsidP="00000000" w:rsidRDefault="00000000" w:rsidRPr="00000000" w14:paraId="00001CB8">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Edit Role</w:t>
      </w:r>
      <w:r w:rsidDel="00000000" w:rsidR="00000000" w:rsidRPr="00000000">
        <w:rPr>
          <w:rtl w:val="0"/>
        </w:rPr>
        <w:t xml:space="preserve">: Super Admin can change a user from "Support Agent" to "Ops Admin". Effect is immediate upon save.</w:t>
      </w:r>
    </w:p>
    <w:p w:rsidR="00000000" w:rsidDel="00000000" w:rsidP="00000000" w:rsidRDefault="00000000" w:rsidRPr="00000000" w14:paraId="00001CB9">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 </w:t>
      </w:r>
      <w:r w:rsidDel="00000000" w:rsidR="00000000" w:rsidRPr="00000000">
        <w:rPr>
          <w:b w:val="1"/>
          <w:bCs w:val="1"/>
          <w:rtl w:val="0"/>
        </w:rPr>
        <w:t xml:space="preserve">Revoke/Deactivate</w:t>
      </w:r>
      <w:r w:rsidDel="00000000" w:rsidR="00000000" w:rsidRPr="00000000">
        <w:rPr>
          <w:rtl w:val="0"/>
        </w:rPr>
        <w:t xml:space="preserve">: Super Admin can click [Deactivate Account].</w:t>
      </w:r>
    </w:p>
    <w:p w:rsidR="00000000" w:rsidDel="00000000" w:rsidP="00000000" w:rsidRDefault="00000000" w:rsidRPr="00000000" w14:paraId="00001CBA">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Effect</w:t>
      </w:r>
      <w:r w:rsidDel="00000000" w:rsidR="00000000" w:rsidRPr="00000000">
        <w:rPr>
          <w:rtl w:val="0"/>
        </w:rPr>
        <w:t xml:space="preserve">: The target admin's active session is killed immediately. They can no longer log in.</w:t>
      </w:r>
    </w:p>
    <w:p w:rsidR="00000000" w:rsidDel="00000000" w:rsidP="00000000" w:rsidRDefault="00000000" w:rsidRPr="00000000" w14:paraId="00001CBB">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Constraint</w:t>
      </w:r>
      <w:r w:rsidDel="00000000" w:rsidR="00000000" w:rsidRPr="00000000">
        <w:rPr>
          <w:rtl w:val="0"/>
        </w:rPr>
        <w:t xml:space="preserve">: Admin accounts are never deleted, only deactivated, to preserve audit trails of their past actions .</w:t>
      </w:r>
    </w:p>
    <w:p w:rsidR="00000000" w:rsidDel="00000000" w:rsidP="00000000" w:rsidRDefault="00000000" w:rsidRPr="00000000" w14:paraId="00001C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Audit Logging (Mandatory):</w:t>
      </w:r>
    </w:p>
    <w:p w:rsidR="00000000" w:rsidDel="00000000" w:rsidP="00000000" w:rsidRDefault="00000000" w:rsidRPr="00000000" w14:paraId="00001CBD">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Every creation, role change, or deactivation must be logged in the Security Log.</w:t>
      </w:r>
    </w:p>
    <w:p w:rsidR="00000000" w:rsidDel="00000000" w:rsidP="00000000" w:rsidRDefault="00000000" w:rsidRPr="00000000" w14:paraId="00001CBE">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Log Payload: </w:t>
      </w:r>
    </w:p>
    <w:p w:rsidR="00000000" w:rsidDel="00000000" w:rsidP="00000000" w:rsidRDefault="00000000" w:rsidRPr="00000000" w14:paraId="00001CBF">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Actor: </w:t>
      </w:r>
      <w:r w:rsidDel="00000000" w:rsidR="00000000" w:rsidRPr="00000000">
        <w:rPr>
          <w:rtl w:val="0"/>
        </w:rPr>
        <w:t xml:space="preserve">Super_Admin_ID, </w:t>
      </w:r>
    </w:p>
    <w:p w:rsidR="00000000" w:rsidDel="00000000" w:rsidP="00000000" w:rsidRDefault="00000000" w:rsidRPr="00000000" w14:paraId="00001CC0">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Target</w:t>
      </w:r>
      <w:r w:rsidDel="00000000" w:rsidR="00000000" w:rsidRPr="00000000">
        <w:rPr>
          <w:rtl w:val="0"/>
        </w:rPr>
        <w:t xml:space="preserve">: Staff_ID, </w:t>
      </w:r>
    </w:p>
    <w:p w:rsidR="00000000" w:rsidDel="00000000" w:rsidP="00000000" w:rsidRDefault="00000000" w:rsidRPr="00000000" w14:paraId="00001CC1">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Action</w:t>
      </w:r>
      <w:r w:rsidDel="00000000" w:rsidR="00000000" w:rsidRPr="00000000">
        <w:rPr>
          <w:rtl w:val="0"/>
        </w:rPr>
        <w:t xml:space="preserve">: Role_Change, Old_Role: Support, New_Role: Ops, Timestamp.</w:t>
      </w:r>
    </w:p>
    <w:p w:rsidR="00000000" w:rsidDel="00000000" w:rsidP="00000000" w:rsidRDefault="00000000" w:rsidRPr="00000000" w14:paraId="00001CC2">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Staff Management List (Super Admin View)</w:t>
      </w:r>
    </w:p>
    <w:p w:rsidR="00000000" w:rsidDel="00000000" w:rsidP="00000000" w:rsidRDefault="00000000" w:rsidRPr="00000000" w14:paraId="00001CC3">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Header: "Internal Staff Access"</w:t>
      </w:r>
    </w:p>
    <w:p w:rsidR="00000000" w:rsidDel="00000000" w:rsidP="00000000" w:rsidRDefault="00000000" w:rsidRPr="00000000" w14:paraId="00001CC4">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Top Right Button: [ Create Admin / + Invite Staff ]</w:t>
      </w:r>
    </w:p>
    <w:p w:rsidR="00000000" w:rsidDel="00000000" w:rsidP="00000000" w:rsidRDefault="00000000" w:rsidRPr="00000000" w14:paraId="00001CC5">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Data Grid:</w:t>
      </w:r>
    </w:p>
    <w:p w:rsidR="00000000" w:rsidDel="00000000" w:rsidP="00000000" w:rsidRDefault="00000000" w:rsidRPr="00000000" w14:paraId="00001CC6">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Row 1: john.doe@f2mx.com | Role: Super Admin | Status: Active | Last Login: Today 9:00 AM</w:t>
      </w:r>
    </w:p>
    <w:p w:rsidR="00000000" w:rsidDel="00000000" w:rsidP="00000000" w:rsidRDefault="00000000" w:rsidRPr="00000000" w14:paraId="00001CC7">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Row 2: jane.smith@f2mx.com | Role: Ops Admin | Status: Active | [Edit] [Deactivate]</w:t>
      </w:r>
    </w:p>
    <w:p w:rsidR="00000000" w:rsidDel="00000000" w:rsidP="00000000" w:rsidRDefault="00000000" w:rsidRPr="00000000" w14:paraId="00001CC8">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Row 3: support@f2mx.com | Role: Support Agent | Status: Pending Invite | [Resend Invite]</w:t>
      </w:r>
    </w:p>
    <w:p w:rsidR="00000000" w:rsidDel="00000000" w:rsidP="00000000" w:rsidRDefault="00000000" w:rsidRPr="00000000" w14:paraId="00001CC9">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Create / Invite Modal (Pop-up)</w:t>
      </w:r>
    </w:p>
    <w:p w:rsidR="00000000" w:rsidDel="00000000" w:rsidP="00000000" w:rsidRDefault="00000000" w:rsidRPr="00000000" w14:paraId="00001CCA">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Title: "Grant Admin Access"</w:t>
      </w:r>
    </w:p>
    <w:p w:rsidR="00000000" w:rsidDel="00000000" w:rsidP="00000000" w:rsidRDefault="00000000" w:rsidRPr="00000000" w14:paraId="00001CCB">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Field: Email Address [ Text Input ]</w:t>
      </w:r>
    </w:p>
    <w:p w:rsidR="00000000" w:rsidDel="00000000" w:rsidP="00000000" w:rsidRDefault="00000000" w:rsidRPr="00000000" w14:paraId="00001CCC">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Field: Assign Role [ Dropdown ]</w:t>
      </w:r>
    </w:p>
    <w:p w:rsidR="00000000" w:rsidDel="00000000" w:rsidP="00000000" w:rsidRDefault="00000000" w:rsidRPr="00000000" w14:paraId="00001CCD">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u w:val="none"/>
        </w:rPr>
      </w:pPr>
      <w:r w:rsidDel="00000000" w:rsidR="00000000" w:rsidRPr="00000000">
        <w:rPr>
          <w:rtl w:val="0"/>
        </w:rPr>
        <w:t xml:space="preserve">Field: Phone Number  [ Text Input ]</w:t>
      </w:r>
    </w:p>
    <w:p w:rsidR="00000000" w:rsidDel="00000000" w:rsidP="00000000" w:rsidRDefault="00000000" w:rsidRPr="00000000" w14:paraId="00001CCE">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Option: Support Agent (Restricted: Read-Only &amp; User Help)</w:t>
      </w:r>
    </w:p>
    <w:p w:rsidR="00000000" w:rsidDel="00000000" w:rsidP="00000000" w:rsidRDefault="00000000" w:rsidRPr="00000000" w14:paraId="00001CCF">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Option: Ops Admin (Market &amp; Scoring Controls)</w:t>
      </w:r>
    </w:p>
    <w:p w:rsidR="00000000" w:rsidDel="00000000" w:rsidP="00000000" w:rsidRDefault="00000000" w:rsidRPr="00000000" w14:paraId="00001CD0">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left"/>
        <w:rPr>
          <w:b w:val="1"/>
          <w:bCs w:val="1"/>
        </w:rPr>
      </w:pPr>
      <w:r w:rsidDel="00000000" w:rsidR="00000000" w:rsidRPr="00000000">
        <w:rPr>
          <w:rtl w:val="0"/>
        </w:rPr>
        <w:t xml:space="preserve">Option: Super Admin (Full Access)</w:t>
      </w:r>
    </w:p>
    <w:p w:rsidR="00000000" w:rsidDel="00000000" w:rsidP="00000000" w:rsidRDefault="00000000" w:rsidRPr="00000000" w14:paraId="00001CD1">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Warning Text: "Ops and Super Admins can affect live financial ledgers. Ensure this user is authorized."</w:t>
      </w:r>
    </w:p>
    <w:p w:rsidR="00000000" w:rsidDel="00000000" w:rsidP="00000000" w:rsidRDefault="00000000" w:rsidRPr="00000000" w14:paraId="00001CD2">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Button: [ Send Invitation ]</w:t>
      </w:r>
    </w:p>
    <w:p w:rsidR="00000000" w:rsidDel="00000000" w:rsidP="00000000" w:rsidRDefault="00000000" w:rsidRPr="00000000" w14:paraId="00001CD3">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Edit/Revoke Modal</w:t>
      </w:r>
    </w:p>
    <w:p w:rsidR="00000000" w:rsidDel="00000000" w:rsidP="00000000" w:rsidRDefault="00000000" w:rsidRPr="00000000" w14:paraId="00001CD4">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Title: "Edit Access: Jane Smith"</w:t>
      </w:r>
    </w:p>
    <w:p w:rsidR="00000000" w:rsidDel="00000000" w:rsidP="00000000" w:rsidRDefault="00000000" w:rsidRPr="00000000" w14:paraId="00001CD5">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Toggle: Active / Inactive (Switching to Inactive immediately bans access).</w:t>
      </w:r>
    </w:p>
    <w:p w:rsidR="00000000" w:rsidDel="00000000" w:rsidP="00000000" w:rsidRDefault="00000000" w:rsidRPr="00000000" w14:paraId="00001CD6">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rtl w:val="0"/>
        </w:rPr>
        <w:t xml:space="preserve">Dropdown: Change Role.</w:t>
      </w:r>
    </w:p>
    <w:p w:rsidR="00000000" w:rsidDel="00000000" w:rsidP="00000000" w:rsidRDefault="00000000" w:rsidRPr="00000000" w14:paraId="00001CD7">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b w:val="1"/>
          <w:bCs w:val="1"/>
        </w:rPr>
      </w:pPr>
      <w:r w:rsidDel="00000000" w:rsidR="00000000" w:rsidRPr="00000000">
        <w:rPr>
          <w:rtl w:val="0"/>
        </w:rPr>
        <w:t xml:space="preserve">Button: [ Save Changes ] </w:t>
      </w:r>
    </w:p>
    <w:p w:rsidR="00000000" w:rsidDel="00000000" w:rsidP="00000000" w:rsidRDefault="00000000" w:rsidRPr="00000000" w14:paraId="00001C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1C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Actor / Role : System (F2MX Platform) - F2MX Admin (Support / Ops)</w:t>
      </w:r>
    </w:p>
    <w:p w:rsidR="00000000" w:rsidDel="00000000" w:rsidP="00000000" w:rsidRDefault="00000000" w:rsidRPr="00000000" w14:paraId="00001CDA">
      <w:pPr>
        <w:pStyle w:val="Heading3"/>
        <w:rPr/>
      </w:pPr>
      <w:bookmarkStart w:colFirst="0" w:colLast="0" w:name="_bqz52lgq73mc" w:id="182"/>
      <w:bookmarkEnd w:id="182"/>
      <w:r w:rsidDel="00000000" w:rsidR="00000000" w:rsidRPr="00000000">
        <w:rPr>
          <w:b w:val="1"/>
          <w:bCs w:val="1"/>
          <w:sz w:val="22"/>
          <w:szCs w:val="22"/>
          <w:rtl w:val="0"/>
        </w:rPr>
        <w:t xml:space="preserve">User story -7.10 Master User List &amp; Detail Search</w:t>
      </w:r>
      <w:r w:rsidDel="00000000" w:rsidR="00000000" w:rsidRPr="00000000">
        <w:rPr>
          <w:rtl w:val="0"/>
        </w:rPr>
        <w:t xml:space="preserve"> </w:t>
      </w:r>
    </w:p>
    <w:p w:rsidR="00000000" w:rsidDel="00000000" w:rsidP="00000000" w:rsidRDefault="00000000" w:rsidRPr="00000000" w14:paraId="00001C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As an F2MX Admin, I want to search and view a master list of all App Users and drill down into their complete details, so that I can locate specific accounts to investigate fraud, resolve support tickets, or apply administrative actions.</w:t>
      </w:r>
    </w:p>
    <w:p w:rsidR="00000000" w:rsidDel="00000000" w:rsidP="00000000" w:rsidRDefault="00000000" w:rsidRPr="00000000" w14:paraId="00001C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rPr>
      </w:pPr>
      <w:r w:rsidDel="00000000" w:rsidR="00000000" w:rsidRPr="00000000">
        <w:rPr>
          <w:b w:val="1"/>
          <w:bCs w:val="1"/>
          <w:rtl w:val="0"/>
        </w:rPr>
        <w:t xml:space="preserve">Acceptance Criteria:</w:t>
      </w:r>
    </w:p>
    <w:p w:rsidR="00000000" w:rsidDel="00000000" w:rsidP="00000000" w:rsidRDefault="00000000" w:rsidRPr="00000000" w14:paraId="00001CD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Search Capabilities:</w:t>
      </w:r>
    </w:p>
    <w:p w:rsidR="00000000" w:rsidDel="00000000" w:rsidP="00000000" w:rsidRDefault="00000000" w:rsidRPr="00000000" w14:paraId="00001CDE">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Admin must be able to search the user base by Username, Email Address..</w:t>
      </w:r>
    </w:p>
    <w:p w:rsidR="00000000" w:rsidDel="00000000" w:rsidP="00000000" w:rsidRDefault="00000000" w:rsidRPr="00000000" w14:paraId="00001CDF">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b w:val="1"/>
          <w:bCs w:val="1"/>
          <w:rtl w:val="0"/>
        </w:rPr>
        <w:t xml:space="preserve">Filters</w:t>
      </w:r>
      <w:r w:rsidDel="00000000" w:rsidR="00000000" w:rsidRPr="00000000">
        <w:rPr>
          <w:rtl w:val="0"/>
        </w:rPr>
        <w:t xml:space="preserve">: Admin can filter results by Account Status (Active, Suspended, Banned) or XP Tier (e.g., "Show me all Head Coach tier users").</w:t>
      </w:r>
    </w:p>
    <w:p w:rsidR="00000000" w:rsidDel="00000000" w:rsidP="00000000" w:rsidRDefault="00000000" w:rsidRPr="00000000" w14:paraId="00001CE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Master List Columns:</w:t>
      </w:r>
    </w:p>
    <w:p w:rsidR="00000000" w:rsidDel="00000000" w:rsidP="00000000" w:rsidRDefault="00000000" w:rsidRPr="00000000" w14:paraId="00001CE1">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The search results table must display: User ID, Username, Email (masked for lower roles),Phone Number, Current XP, Wallet Balance (Global), Account Status, and Date Joined.</w:t>
      </w:r>
    </w:p>
    <w:p w:rsidR="00000000" w:rsidDel="00000000" w:rsidP="00000000" w:rsidRDefault="00000000" w:rsidRPr="00000000" w14:paraId="00001CE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User Detail View (The "360 View"):</w:t>
      </w:r>
    </w:p>
    <w:p w:rsidR="00000000" w:rsidDel="00000000" w:rsidP="00000000" w:rsidRDefault="00000000" w:rsidRPr="00000000" w14:paraId="00001CE3">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rPr>
      </w:pPr>
      <w:r w:rsidDel="00000000" w:rsidR="00000000" w:rsidRPr="00000000">
        <w:rPr>
          <w:rtl w:val="0"/>
        </w:rPr>
        <w:t xml:space="preserve">Clicking a row navigates to the User Detail View which aggregates:</w:t>
      </w:r>
    </w:p>
    <w:p w:rsidR="00000000" w:rsidDel="00000000" w:rsidP="00000000" w:rsidRDefault="00000000" w:rsidRPr="00000000" w14:paraId="00001CE4">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Profile</w:t>
      </w:r>
      <w:r w:rsidDel="00000000" w:rsidR="00000000" w:rsidRPr="00000000">
        <w:rPr>
          <w:rtl w:val="0"/>
        </w:rPr>
        <w:t xml:space="preserve">: Identity info, Avatar, Bio.</w:t>
      </w:r>
    </w:p>
    <w:p w:rsidR="00000000" w:rsidDel="00000000" w:rsidP="00000000" w:rsidRDefault="00000000" w:rsidRPr="00000000" w14:paraId="00001CE5">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Financials</w:t>
      </w:r>
      <w:r w:rsidDel="00000000" w:rsidR="00000000" w:rsidRPr="00000000">
        <w:rPr>
          <w:rtl w:val="0"/>
        </w:rPr>
        <w:t xml:space="preserve">: Global Wallet Balance + List of League Wallet Balances.</w:t>
      </w:r>
    </w:p>
    <w:p w:rsidR="00000000" w:rsidDel="00000000" w:rsidP="00000000" w:rsidRDefault="00000000" w:rsidRPr="00000000" w14:paraId="00001CE6">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History</w:t>
      </w:r>
      <w:r w:rsidDel="00000000" w:rsidR="00000000" w:rsidRPr="00000000">
        <w:rPr>
          <w:rtl w:val="0"/>
        </w:rPr>
        <w:t xml:space="preserve">: Link to Trade History and Ledger .</w:t>
      </w:r>
    </w:p>
    <w:p w:rsidR="00000000" w:rsidDel="00000000" w:rsidP="00000000" w:rsidRDefault="00000000" w:rsidRPr="00000000" w14:paraId="00001CE7">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b w:val="1"/>
          <w:bCs w:val="1"/>
        </w:rPr>
      </w:pPr>
      <w:r w:rsidDel="00000000" w:rsidR="00000000" w:rsidRPr="00000000">
        <w:rPr>
          <w:b w:val="1"/>
          <w:bCs w:val="1"/>
          <w:rtl w:val="0"/>
        </w:rPr>
        <w:t xml:space="preserve">Actions</w:t>
      </w:r>
      <w:r w:rsidDel="00000000" w:rsidR="00000000" w:rsidRPr="00000000">
        <w:rPr>
          <w:rtl w:val="0"/>
        </w:rPr>
        <w:t xml:space="preserve">: Access to the "Admin Action Buttons" defined in US-7.6 (Ban/Suspend/Reset) and US-7.8 (Wallet Adjust).</w:t>
      </w:r>
    </w:p>
    <w:p w:rsidR="00000000" w:rsidDel="00000000" w:rsidP="00000000" w:rsidRDefault="00000000" w:rsidRPr="00000000" w14:paraId="00001CE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Privacy Masking:</w:t>
      </w:r>
    </w:p>
    <w:p w:rsidR="00000000" w:rsidDel="00000000" w:rsidP="00000000" w:rsidRDefault="00000000" w:rsidRPr="00000000" w14:paraId="00001CE9">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1"/>
          <w:bCs w:val="1"/>
        </w:rPr>
      </w:pPr>
      <w:r w:rsidDel="00000000" w:rsidR="00000000" w:rsidRPr="00000000">
        <w:rPr>
          <w:rtl w:val="0"/>
        </w:rPr>
        <w:t xml:space="preserve">Personally Identifiable Information (PII) like Email should be partially masked for "Support Agent" roles if configured, but fully visible to "Super Admins".</w:t>
      </w:r>
    </w:p>
    <w:p w:rsidR="00000000" w:rsidDel="00000000" w:rsidP="00000000" w:rsidRDefault="00000000" w:rsidRPr="00000000" w14:paraId="00001C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t xml:space="preserve">Actor / Role : System (F2MX Platform) - F2MX Admin </w:t>
      </w:r>
    </w:p>
    <w:p w:rsidR="00000000" w:rsidDel="00000000" w:rsidP="00000000" w:rsidRDefault="00000000" w:rsidRPr="00000000" w14:paraId="00001CEC">
      <w:pPr>
        <w:pStyle w:val="Heading3"/>
        <w:rPr/>
      </w:pPr>
      <w:bookmarkStart w:colFirst="0" w:colLast="0" w:name="_2rk11vfd7ina" w:id="183"/>
      <w:bookmarkEnd w:id="183"/>
      <w:r w:rsidDel="00000000" w:rsidR="00000000" w:rsidRPr="00000000">
        <w:rPr>
          <w:b w:val="1"/>
          <w:bCs w:val="1"/>
          <w:sz w:val="22"/>
          <w:szCs w:val="22"/>
          <w:rtl w:val="0"/>
        </w:rPr>
        <w:t xml:space="preserve">User story</w:t>
      </w:r>
      <w:r w:rsidDel="00000000" w:rsidR="00000000" w:rsidRPr="00000000">
        <w:rPr>
          <w:rtl w:val="0"/>
        </w:rPr>
        <w:t xml:space="preserve"> </w:t>
      </w:r>
      <w:r w:rsidDel="00000000" w:rsidR="00000000" w:rsidRPr="00000000">
        <w:rPr>
          <w:b w:val="1"/>
          <w:bCs w:val="1"/>
          <w:sz w:val="22"/>
          <w:szCs w:val="22"/>
          <w:rtl w:val="0"/>
        </w:rPr>
        <w:t xml:space="preserve">-7.11 Admin XP Governance &amp; Remediation</w:t>
      </w:r>
      <w:r w:rsidDel="00000000" w:rsidR="00000000" w:rsidRPr="00000000">
        <w:rPr>
          <w:rtl w:val="0"/>
        </w:rPr>
        <w:t xml:space="preserve"> </w:t>
      </w:r>
    </w:p>
    <w:p w:rsidR="00000000" w:rsidDel="00000000" w:rsidP="00000000" w:rsidRDefault="00000000" w:rsidRPr="00000000" w14:paraId="00001C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As an F2MX Admin, I want to view a user’s XP history and apply manual XP adjustments using reason codes, so that XP issues can be remediated with full auditability. </w:t>
      </w:r>
    </w:p>
    <w:p w:rsidR="00000000" w:rsidDel="00000000" w:rsidP="00000000" w:rsidRDefault="00000000" w:rsidRPr="00000000" w14:paraId="00001C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rPr>
      </w:pPr>
      <w:r w:rsidDel="00000000" w:rsidR="00000000" w:rsidRPr="00000000">
        <w:rPr>
          <w:b w:val="1"/>
          <w:bCs w:val="1"/>
          <w:rtl w:val="0"/>
        </w:rPr>
        <w:t xml:space="preserve">Acceptance Criteria:</w:t>
      </w:r>
    </w:p>
    <w:p w:rsidR="00000000" w:rsidDel="00000000" w:rsidP="00000000" w:rsidRDefault="00000000" w:rsidRPr="00000000" w14:paraId="00001CEF">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View XP Audit Log</w:t>
      </w:r>
      <w:r w:rsidDel="00000000" w:rsidR="00000000" w:rsidRPr="00000000">
        <w:rPr>
          <w:rtl w:val="0"/>
        </w:rPr>
        <w:t xml:space="preserve">: Admins must be able to view a chronological log of all XP changes for a specific user, including matchup results, automated adjustments, and manual adjustments.</w:t>
      </w:r>
    </w:p>
    <w:p w:rsidR="00000000" w:rsidDel="00000000" w:rsidP="00000000" w:rsidRDefault="00000000" w:rsidRPr="00000000" w14:paraId="00001CF0">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Apply Manual Adjustment</w:t>
      </w:r>
      <w:r w:rsidDel="00000000" w:rsidR="00000000" w:rsidRPr="00000000">
        <w:rPr>
          <w:rtl w:val="0"/>
        </w:rPr>
        <w:t xml:space="preserve">: Admins can manually add or deduct XP from a user's profile.</w:t>
      </w:r>
    </w:p>
    <w:p w:rsidR="00000000" w:rsidDel="00000000" w:rsidP="00000000" w:rsidRDefault="00000000" w:rsidRPr="00000000" w14:paraId="00001CF1">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Mandatory Safeguards</w:t>
      </w:r>
      <w:r w:rsidDel="00000000" w:rsidR="00000000" w:rsidRPr="00000000">
        <w:rPr>
          <w:rtl w:val="0"/>
        </w:rPr>
        <w:t xml:space="preserve">: Any manual XP adjustment MUST require a selected Reason Code (e.g., "Stat Correction Remediation", "System Error") and an internal note.</w:t>
      </w:r>
    </w:p>
    <w:p w:rsidR="00000000" w:rsidDel="00000000" w:rsidP="00000000" w:rsidRDefault="00000000" w:rsidRPr="00000000" w14:paraId="00001CF2">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b w:val="1"/>
          <w:bCs w:val="1"/>
          <w:rtl w:val="0"/>
        </w:rPr>
        <w:t xml:space="preserve">Auditability</w:t>
      </w:r>
      <w:r w:rsidDel="00000000" w:rsidR="00000000" w:rsidRPr="00000000">
        <w:rPr>
          <w:rtl w:val="0"/>
        </w:rPr>
        <w:t xml:space="preserve">: The action is restricted by RBAC (Role-Based Access Control) and generates an immutable security log capturing the Admin ID, User ID, Original XP, New XP, and Timestamp.</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b w:val="1"/>
          <w:bCs w:val="1"/>
          <w:sz w:val="22"/>
          <w:szCs w:val="22"/>
        </w:rPr>
      </w:pPr>
      <w:r w:rsidDel="00000000" w:rsidR="00000000" w:rsidRPr="00000000">
        <w:rPr>
          <w:rtl w:val="0"/>
        </w:rPr>
        <w:t xml:space="preserve">Actor / Role : System (F2MX Platform) - F2MX Admin </w:t>
      </w:r>
      <w:r w:rsidDel="00000000" w:rsidR="00000000" w:rsidRPr="00000000">
        <w:rPr>
          <w:rtl w:val="0"/>
        </w:rPr>
      </w:r>
    </w:p>
    <w:p w:rsidR="00000000" w:rsidDel="00000000" w:rsidP="00000000" w:rsidRDefault="00000000" w:rsidRPr="00000000" w14:paraId="00001CF5">
      <w:pPr>
        <w:pStyle w:val="Heading3"/>
        <w:rPr/>
      </w:pPr>
      <w:bookmarkStart w:colFirst="0" w:colLast="0" w:name="_9ze4hl5n281f" w:id="184"/>
      <w:bookmarkEnd w:id="184"/>
      <w:r w:rsidDel="00000000" w:rsidR="00000000" w:rsidRPr="00000000">
        <w:rPr>
          <w:b w:val="1"/>
          <w:bCs w:val="1"/>
          <w:sz w:val="22"/>
          <w:szCs w:val="22"/>
          <w:rtl w:val="0"/>
        </w:rPr>
        <w:t xml:space="preserve">User story</w:t>
      </w:r>
      <w:r w:rsidDel="00000000" w:rsidR="00000000" w:rsidRPr="00000000">
        <w:rPr>
          <w:rtl w:val="0"/>
        </w:rPr>
        <w:t xml:space="preserve"> </w:t>
      </w:r>
      <w:r w:rsidDel="00000000" w:rsidR="00000000" w:rsidRPr="00000000">
        <w:rPr>
          <w:b w:val="1"/>
          <w:bCs w:val="1"/>
          <w:sz w:val="22"/>
          <w:szCs w:val="22"/>
          <w:rtl w:val="0"/>
        </w:rPr>
        <w:t xml:space="preserve">-7.12 Targeted Messaging (Admin Communications)</w:t>
      </w:r>
      <w:r w:rsidDel="00000000" w:rsidR="00000000" w:rsidRPr="00000000">
        <w:rPr>
          <w:rtl w:val="0"/>
        </w:rPr>
        <w:t xml:space="preserve"> </w:t>
      </w:r>
    </w:p>
    <w:p w:rsidR="00000000" w:rsidDel="00000000" w:rsidP="00000000" w:rsidRDefault="00000000" w:rsidRPr="00000000" w14:paraId="00001C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As an F2MX Admin, I want to send targeted messages to specific users or leagues, so that I can communicate important information to the right audience without broadcasting to the entire platform. </w:t>
      </w:r>
    </w:p>
    <w:p w:rsidR="00000000" w:rsidDel="00000000" w:rsidP="00000000" w:rsidRDefault="00000000" w:rsidRPr="00000000" w14:paraId="00001C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rPr>
      </w:pPr>
      <w:r w:rsidDel="00000000" w:rsidR="00000000" w:rsidRPr="00000000">
        <w:rPr>
          <w:b w:val="1"/>
          <w:bCs w:val="1"/>
          <w:rtl w:val="0"/>
        </w:rPr>
        <w:t xml:space="preserve">Acceptance Criteria:</w:t>
      </w:r>
    </w:p>
    <w:p w:rsidR="00000000" w:rsidDel="00000000" w:rsidP="00000000" w:rsidRDefault="00000000" w:rsidRPr="00000000" w14:paraId="00001CF8">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Audience Segmentation (MVP Limits): </w:t>
      </w:r>
      <w:r w:rsidDel="00000000" w:rsidR="00000000" w:rsidRPr="00000000">
        <w:rPr>
          <w:rtl w:val="0"/>
        </w:rPr>
        <w:t xml:space="preserve">The system must allow Admins to select recipients by Specific User IDs/Emails or Specific League IDs. (Note: Advanced segmentation by XP Tiers or activity is excluded from MVP).</w:t>
      </w:r>
    </w:p>
    <w:p w:rsidR="00000000" w:rsidDel="00000000" w:rsidP="00000000" w:rsidRDefault="00000000" w:rsidRPr="00000000" w14:paraId="00001CF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bCs w:val="1"/>
          <w:rtl w:val="0"/>
        </w:rPr>
        <w:t xml:space="preserve">Channel Selection</w:t>
      </w:r>
      <w:r w:rsidDel="00000000" w:rsidR="00000000" w:rsidRPr="00000000">
        <w:rPr>
          <w:rtl w:val="0"/>
        </w:rPr>
        <w:t xml:space="preserve">: Messages can be delivered via Email and Push Notification (SMS is strictly prohibited for targeted messages).</w:t>
      </w:r>
    </w:p>
    <w:p w:rsidR="00000000" w:rsidDel="00000000" w:rsidP="00000000" w:rsidRDefault="00000000" w:rsidRPr="00000000" w14:paraId="00001CF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bCs w:val="1"/>
          <w:rtl w:val="0"/>
        </w:rPr>
        <w:t xml:space="preserve">Audit Logging</w:t>
      </w:r>
      <w:r w:rsidDel="00000000" w:rsidR="00000000" w:rsidRPr="00000000">
        <w:rPr>
          <w:rtl w:val="0"/>
        </w:rPr>
        <w:t xml:space="preserve">: The system must generate an immutable log of the send event, including: Message Content, Recipient Definition/Count, Sender Role, and Timestamp.</w:t>
      </w:r>
    </w:p>
    <w:p w:rsidR="00000000" w:rsidDel="00000000" w:rsidP="00000000" w:rsidRDefault="00000000" w:rsidRPr="00000000" w14:paraId="00001CF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b w:val="1"/>
          <w:bCs w:val="1"/>
          <w:rtl w:val="0"/>
        </w:rPr>
        <w:t xml:space="preserve">Visibility:</w:t>
      </w:r>
      <w:r w:rsidDel="00000000" w:rsidR="00000000" w:rsidRPr="00000000">
        <w:rPr>
          <w:rtl w:val="0"/>
        </w:rPr>
        <w:t xml:space="preserve"> Sent messages must appear in the targeted users' Activity Feed.</w:t>
      </w:r>
      <w:r w:rsidDel="00000000" w:rsidR="00000000" w:rsidRPr="00000000">
        <w:rPr>
          <w:rtl w:val="0"/>
        </w:rPr>
      </w:r>
    </w:p>
    <w:p w:rsidR="00000000" w:rsidDel="00000000" w:rsidP="00000000" w:rsidRDefault="00000000" w:rsidRPr="00000000" w14:paraId="00001CFC">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highlight w:val="white"/>
        </w:rPr>
      </w:pPr>
      <w:bookmarkStart w:colFirst="0" w:colLast="0" w:name="_9a7g5cw1ofos" w:id="185"/>
      <w:bookmarkEnd w:id="18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30"/>
          <w:szCs w:val="30"/>
          <w:shd w:fill="d9d2e9" w:val="clear"/>
        </w:rPr>
      </w:pPr>
      <w:bookmarkStart w:colFirst="0" w:colLast="0" w:name="_uw5zlo4tglue" w:id="186"/>
      <w:bookmarkEnd w:id="186"/>
      <w:r w:rsidDel="00000000" w:rsidR="00000000" w:rsidRPr="00000000">
        <w:rPr>
          <w:b w:val="1"/>
          <w:bCs w:val="1"/>
          <w:sz w:val="30"/>
          <w:szCs w:val="30"/>
          <w:shd w:fill="d9d2e9" w:val="clear"/>
          <w:rtl w:val="0"/>
        </w:rPr>
        <w:t xml:space="preserve">Epic 8: Market Intelligence, Governance, &amp; Support</w:t>
      </w:r>
    </w:p>
    <w:p w:rsidR="00000000" w:rsidDel="00000000" w:rsidP="00000000" w:rsidRDefault="00000000" w:rsidRPr="00000000" w14:paraId="00001CFE">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t xml:space="preserve">Actor / Role : System (F2MX Platform) - User</w:t>
      </w:r>
    </w:p>
    <w:p w:rsidR="00000000" w:rsidDel="00000000" w:rsidP="00000000" w:rsidRDefault="00000000" w:rsidRPr="00000000" w14:paraId="00001CFF">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pPr>
      <w:bookmarkStart w:colFirst="0" w:colLast="0" w:name="_2kmqtpbj2dz0" w:id="187"/>
      <w:bookmarkEnd w:id="187"/>
      <w:r w:rsidDel="00000000" w:rsidR="00000000" w:rsidRPr="00000000">
        <w:rPr>
          <w:b w:val="1"/>
          <w:bCs w:val="1"/>
          <w:sz w:val="22"/>
          <w:szCs w:val="22"/>
          <w:rtl w:val="0"/>
        </w:rPr>
        <w:t xml:space="preserve">User story -8.1 Historical Player Price Charts</w:t>
      </w:r>
      <w:r w:rsidDel="00000000" w:rsidR="00000000" w:rsidRPr="00000000">
        <w:rPr>
          <w:rtl w:val="0"/>
        </w:rPr>
        <w:t xml:space="preserve"> </w:t>
      </w:r>
    </w:p>
    <w:p w:rsidR="00000000" w:rsidDel="00000000" w:rsidP="00000000" w:rsidRDefault="00000000" w:rsidRPr="00000000" w14:paraId="00001D00">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t xml:space="preserve">As a User, I want to view a historical price chart for any player, so that I can analyze price trends (performance vs. momentum) over time before making a buy or sell decision.</w:t>
      </w:r>
    </w:p>
    <w:p w:rsidR="00000000" w:rsidDel="00000000" w:rsidP="00000000" w:rsidRDefault="00000000" w:rsidRPr="00000000" w14:paraId="00001D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02">
      <w:pPr>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rPr>
          <w:u w:val="none"/>
        </w:rPr>
      </w:pPr>
      <w:r w:rsidDel="00000000" w:rsidR="00000000" w:rsidRPr="00000000">
        <w:rPr>
          <w:b w:val="1"/>
          <w:bCs w:val="1"/>
          <w:rtl w:val="0"/>
        </w:rPr>
        <w:t xml:space="preserve">Visual Display</w:t>
      </w:r>
      <w:r w:rsidDel="00000000" w:rsidR="00000000" w:rsidRPr="00000000">
        <w:rPr>
          <w:rtl w:val="0"/>
        </w:rPr>
        <w:t xml:space="preserve">: The system must render a line chart showing the player's Published_Price history.</w:t>
      </w:r>
    </w:p>
    <w:p w:rsidR="00000000" w:rsidDel="00000000" w:rsidP="00000000" w:rsidRDefault="00000000" w:rsidRPr="00000000" w14:paraId="00001D03">
      <w:pPr>
        <w:keepNext w:val="0"/>
        <w:keepLines w:val="0"/>
        <w:pageBreakBefore w:val="0"/>
        <w:widowControl w:val="1"/>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Timeframes</w:t>
      </w:r>
      <w:r w:rsidDel="00000000" w:rsidR="00000000" w:rsidRPr="00000000">
        <w:rPr>
          <w:rtl w:val="0"/>
        </w:rPr>
        <w:t xml:space="preserve">: Users must be able to toggle the time scale (e.g., "24H", "1W", "Season", "All").</w:t>
      </w:r>
    </w:p>
    <w:p w:rsidR="00000000" w:rsidDel="00000000" w:rsidP="00000000" w:rsidRDefault="00000000" w:rsidRPr="00000000" w14:paraId="00001D04">
      <w:pPr>
        <w:keepNext w:val="0"/>
        <w:keepLines w:val="0"/>
        <w:pageBreakBefore w:val="0"/>
        <w:widowControl w:val="1"/>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Data Source</w:t>
      </w:r>
      <w:r w:rsidDel="00000000" w:rsidR="00000000" w:rsidRPr="00000000">
        <w:rPr>
          <w:rtl w:val="0"/>
        </w:rPr>
        <w:t xml:space="preserve">: The chart must plot the Published Price points stored in the database (not every internal computed price).</w:t>
      </w:r>
    </w:p>
    <w:p w:rsidR="00000000" w:rsidDel="00000000" w:rsidP="00000000" w:rsidRDefault="00000000" w:rsidRPr="00000000" w14:paraId="00001D05">
      <w:pPr>
        <w:keepNext w:val="0"/>
        <w:keepLines w:val="0"/>
        <w:pageBreakBefore w:val="0"/>
        <w:widowControl w:val="1"/>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Disclaimer</w:t>
      </w:r>
      <w:r w:rsidDel="00000000" w:rsidR="00000000" w:rsidRPr="00000000">
        <w:rPr>
          <w:rtl w:val="0"/>
        </w:rPr>
        <w:t xml:space="preserve">: The view must clearly indicate that past performance does not guarantee future results (Informational Only).</w:t>
      </w:r>
    </w:p>
    <w:p w:rsidR="00000000" w:rsidDel="00000000" w:rsidP="00000000" w:rsidRDefault="00000000" w:rsidRPr="00000000" w14:paraId="00001D06">
      <w:pPr>
        <w:keepNext w:val="0"/>
        <w:keepLines w:val="0"/>
        <w:pageBreakBefore w:val="0"/>
        <w:widowControl w:val="1"/>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Responsiveness</w:t>
      </w:r>
      <w:r w:rsidDel="00000000" w:rsidR="00000000" w:rsidRPr="00000000">
        <w:rPr>
          <w:rtl w:val="0"/>
        </w:rPr>
        <w:t xml:space="preserve">: Charts must update as new prices are published (every ~45 seconds per system config).</w:t>
      </w:r>
    </w:p>
    <w:p w:rsidR="00000000" w:rsidDel="00000000" w:rsidP="00000000" w:rsidRDefault="00000000" w:rsidRPr="00000000" w14:paraId="00001D07">
      <w:pPr>
        <w:keepNext w:val="0"/>
        <w:keepLines w:val="0"/>
        <w:pageBreakBefore w:val="0"/>
        <w:widowControl w:val="1"/>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Detailed view of the Price Chart Tab.</w:t>
      </w:r>
    </w:p>
    <w:p w:rsidR="00000000" w:rsidDel="00000000" w:rsidP="00000000" w:rsidRDefault="00000000" w:rsidRPr="00000000" w14:paraId="00001D08">
      <w:pPr>
        <w:keepNext w:val="0"/>
        <w:keepLines w:val="0"/>
        <w:pageBreakBefore w:val="0"/>
        <w:widowControl w:val="1"/>
        <w:numPr>
          <w:ilvl w:val="1"/>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Player Header: "Patrick Mahomes - $152.40".</w:t>
      </w:r>
    </w:p>
    <w:p w:rsidR="00000000" w:rsidDel="00000000" w:rsidP="00000000" w:rsidRDefault="00000000" w:rsidRPr="00000000" w14:paraId="00001D09">
      <w:pPr>
        <w:keepNext w:val="0"/>
        <w:keepLines w:val="0"/>
        <w:pageBreakBefore w:val="0"/>
        <w:widowControl w:val="1"/>
        <w:numPr>
          <w:ilvl w:val="1"/>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Trend Indicator: Green Arrow (+2.5%).</w:t>
      </w:r>
    </w:p>
    <w:p w:rsidR="00000000" w:rsidDel="00000000" w:rsidP="00000000" w:rsidRDefault="00000000" w:rsidRPr="00000000" w14:paraId="00001D0A">
      <w:pPr>
        <w:keepNext w:val="0"/>
        <w:keepLines w:val="0"/>
        <w:pageBreakBefore w:val="0"/>
        <w:widowControl w:val="1"/>
        <w:numPr>
          <w:ilvl w:val="1"/>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Graph: Line chart showing price movement.</w:t>
      </w:r>
    </w:p>
    <w:p w:rsidR="00000000" w:rsidDel="00000000" w:rsidP="00000000" w:rsidRDefault="00000000" w:rsidRPr="00000000" w14:paraId="00001D0B">
      <w:pPr>
        <w:keepNext w:val="0"/>
        <w:keepLines w:val="0"/>
        <w:pageBreakBefore w:val="0"/>
        <w:widowControl w:val="1"/>
        <w:numPr>
          <w:ilvl w:val="1"/>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X-Axis: Time (Dates/Hours).</w:t>
      </w:r>
    </w:p>
    <w:p w:rsidR="00000000" w:rsidDel="00000000" w:rsidP="00000000" w:rsidRDefault="00000000" w:rsidRPr="00000000" w14:paraId="00001D0C">
      <w:pPr>
        <w:keepNext w:val="0"/>
        <w:keepLines w:val="0"/>
        <w:pageBreakBefore w:val="0"/>
        <w:widowControl w:val="1"/>
        <w:numPr>
          <w:ilvl w:val="1"/>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Y-Axis: Price ($).</w:t>
      </w:r>
    </w:p>
    <w:p w:rsidR="00000000" w:rsidDel="00000000" w:rsidP="00000000" w:rsidRDefault="00000000" w:rsidRPr="00000000" w14:paraId="00001D0D">
      <w:pPr>
        <w:keepNext w:val="0"/>
        <w:keepLines w:val="0"/>
        <w:pageBreakBefore w:val="0"/>
        <w:widowControl w:val="1"/>
        <w:numPr>
          <w:ilvl w:val="1"/>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1440" w:right="0" w:hanging="360"/>
        <w:jc w:val="left"/>
      </w:pPr>
      <w:r w:rsidDel="00000000" w:rsidR="00000000" w:rsidRPr="00000000">
        <w:rPr>
          <w:rtl w:val="0"/>
        </w:rPr>
        <w:t xml:space="preserve">Options/Toggles: [1D] [1W] [1M] [YTD]. </w:t>
      </w:r>
    </w:p>
    <w:p w:rsidR="00000000" w:rsidDel="00000000" w:rsidP="00000000" w:rsidRDefault="00000000" w:rsidRPr="00000000" w14:paraId="00001D0E">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r>
    </w:p>
    <w:p w:rsidR="00000000" w:rsidDel="00000000" w:rsidP="00000000" w:rsidRDefault="00000000" w:rsidRPr="00000000" w14:paraId="00001D0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t xml:space="preserve">Actor / Role : System /Organization (F2MX Platform) - User</w:t>
      </w:r>
    </w:p>
    <w:p w:rsidR="00000000" w:rsidDel="00000000" w:rsidP="00000000" w:rsidRDefault="00000000" w:rsidRPr="00000000" w14:paraId="00001D10">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pPr>
      <w:bookmarkStart w:colFirst="0" w:colLast="0" w:name="_ly8pdcc4ww5c" w:id="188"/>
      <w:bookmarkEnd w:id="188"/>
      <w:r w:rsidDel="00000000" w:rsidR="00000000" w:rsidRPr="00000000">
        <w:rPr>
          <w:b w:val="1"/>
          <w:bCs w:val="1"/>
          <w:sz w:val="22"/>
          <w:szCs w:val="22"/>
          <w:rtl w:val="0"/>
        </w:rPr>
        <w:t xml:space="preserve">User story -8.2 Time &amp; Sales Log (Market Ticker)</w:t>
      </w:r>
      <w:r w:rsidDel="00000000" w:rsidR="00000000" w:rsidRPr="00000000">
        <w:rPr>
          <w:rtl w:val="0"/>
        </w:rPr>
        <w:t xml:space="preserve"> </w:t>
      </w:r>
    </w:p>
    <w:p w:rsidR="00000000" w:rsidDel="00000000" w:rsidP="00000000" w:rsidRDefault="00000000" w:rsidRPr="00000000" w14:paraId="00001D1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t xml:space="preserve">As a User, I want to view a real-time list of recent trades for a specific NFL player (the "Time &amp; Sales" view), so that I can see active market volume and verify the price others are paying.</w:t>
      </w:r>
    </w:p>
    <w:p w:rsidR="00000000" w:rsidDel="00000000" w:rsidP="00000000" w:rsidRDefault="00000000" w:rsidRPr="00000000" w14:paraId="00001D1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13">
      <w:pPr>
        <w:numPr>
          <w:ilvl w:val="0"/>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rPr>
          <w:u w:val="none"/>
        </w:rPr>
      </w:pPr>
      <w:r w:rsidDel="00000000" w:rsidR="00000000" w:rsidRPr="00000000">
        <w:rPr>
          <w:b w:val="1"/>
          <w:bCs w:val="1"/>
          <w:rtl w:val="0"/>
        </w:rPr>
        <w:t xml:space="preserve">Anonymity</w:t>
      </w:r>
      <w:r w:rsidDel="00000000" w:rsidR="00000000" w:rsidRPr="00000000">
        <w:rPr>
          <w:rtl w:val="0"/>
        </w:rPr>
        <w:t xml:space="preserve">: The log must display executed trades without revealing User IDs or specific League IDs (Market is global, user identity is private).</w:t>
      </w:r>
    </w:p>
    <w:p w:rsidR="00000000" w:rsidDel="00000000" w:rsidP="00000000" w:rsidRDefault="00000000" w:rsidRPr="00000000" w14:paraId="00001D14">
      <w:pPr>
        <w:keepNext w:val="0"/>
        <w:keepLines w:val="0"/>
        <w:pageBreakBefore w:val="0"/>
        <w:widowControl w:val="1"/>
        <w:numPr>
          <w:ilvl w:val="0"/>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rPr>
      </w:pPr>
      <w:r w:rsidDel="00000000" w:rsidR="00000000" w:rsidRPr="00000000">
        <w:rPr>
          <w:b w:val="1"/>
          <w:bCs w:val="1"/>
          <w:rtl w:val="0"/>
        </w:rPr>
        <w:t xml:space="preserve">Content Columns:</w:t>
      </w:r>
      <w:r w:rsidDel="00000000" w:rsidR="00000000" w:rsidRPr="00000000">
        <w:rPr>
          <w:rtl w:val="0"/>
        </w:rPr>
      </w:r>
    </w:p>
    <w:p w:rsidR="00000000" w:rsidDel="00000000" w:rsidP="00000000" w:rsidRDefault="00000000" w:rsidRPr="00000000" w14:paraId="00001D15">
      <w:pPr>
        <w:keepNext w:val="0"/>
        <w:keepLines w:val="0"/>
        <w:pageBreakBefore w:val="0"/>
        <w:widowControl w:val="1"/>
        <w:numPr>
          <w:ilvl w:val="1"/>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Date &amp; </w:t>
      </w:r>
      <w:r w:rsidDel="00000000" w:rsidR="00000000" w:rsidRPr="00000000">
        <w:rPr>
          <w:rtl w:val="0"/>
        </w:rPr>
        <w:t xml:space="preserve">Time: Execution Date &amp; Timestamp.</w:t>
      </w:r>
    </w:p>
    <w:p w:rsidR="00000000" w:rsidDel="00000000" w:rsidP="00000000" w:rsidRDefault="00000000" w:rsidRPr="00000000" w14:paraId="00001D16">
      <w:pPr>
        <w:keepNext w:val="0"/>
        <w:keepLines w:val="0"/>
        <w:pageBreakBefore w:val="0"/>
        <w:widowControl w:val="1"/>
        <w:numPr>
          <w:ilvl w:val="1"/>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Price: Execution Price.</w:t>
      </w:r>
    </w:p>
    <w:p w:rsidR="00000000" w:rsidDel="00000000" w:rsidP="00000000" w:rsidRDefault="00000000" w:rsidRPr="00000000" w14:paraId="00001D17">
      <w:pPr>
        <w:keepNext w:val="0"/>
        <w:keepLines w:val="0"/>
        <w:pageBreakBefore w:val="0"/>
        <w:widowControl w:val="1"/>
        <w:numPr>
          <w:ilvl w:val="1"/>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Side: Color-coded indicator (e.g., Green for Buy/Ask execution, Red for Sell/Bid execution).</w:t>
      </w:r>
    </w:p>
    <w:p w:rsidR="00000000" w:rsidDel="00000000" w:rsidP="00000000" w:rsidRDefault="00000000" w:rsidRPr="00000000" w14:paraId="00001D18">
      <w:pPr>
        <w:keepNext w:val="0"/>
        <w:keepLines w:val="0"/>
        <w:pageBreakBefore w:val="0"/>
        <w:widowControl w:val="1"/>
        <w:numPr>
          <w:ilvl w:val="0"/>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Scope</w:t>
      </w:r>
      <w:r w:rsidDel="00000000" w:rsidR="00000000" w:rsidRPr="00000000">
        <w:rPr>
          <w:rtl w:val="0"/>
        </w:rPr>
        <w:t xml:space="preserve">: The log shows the last N transactions globally for that player.</w:t>
      </w:r>
    </w:p>
    <w:p w:rsidR="00000000" w:rsidDel="00000000" w:rsidP="00000000" w:rsidRDefault="00000000" w:rsidRPr="00000000" w14:paraId="00001D19">
      <w:pPr>
        <w:keepNext w:val="0"/>
        <w:keepLines w:val="0"/>
        <w:pageBreakBefore w:val="0"/>
        <w:widowControl w:val="1"/>
        <w:numPr>
          <w:ilvl w:val="0"/>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Refresh</w:t>
      </w:r>
      <w:r w:rsidDel="00000000" w:rsidR="00000000" w:rsidRPr="00000000">
        <w:rPr>
          <w:rtl w:val="0"/>
        </w:rPr>
        <w:t xml:space="preserve">: The log updates in near real-time as new trades execute across the platform.</w:t>
      </w:r>
    </w:p>
    <w:p w:rsidR="00000000" w:rsidDel="00000000" w:rsidP="00000000" w:rsidRDefault="00000000" w:rsidRPr="00000000" w14:paraId="00001D1A">
      <w:pPr>
        <w:keepNext w:val="0"/>
        <w:keepLines w:val="0"/>
        <w:pageBreakBefore w:val="0"/>
        <w:widowControl w:val="1"/>
        <w:numPr>
          <w:ilvl w:val="0"/>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Detailed view of the Time &amp; Sales Widget</w:t>
      </w:r>
      <w:r w:rsidDel="00000000" w:rsidR="00000000" w:rsidRPr="00000000">
        <w:rPr>
          <w:rtl w:val="0"/>
        </w:rPr>
        <w:t xml:space="preserve">.</w:t>
      </w:r>
    </w:p>
    <w:p w:rsidR="00000000" w:rsidDel="00000000" w:rsidP="00000000" w:rsidRDefault="00000000" w:rsidRPr="00000000" w14:paraId="00001D1B">
      <w:pPr>
        <w:keepNext w:val="0"/>
        <w:keepLines w:val="0"/>
        <w:pageBreakBefore w:val="0"/>
        <w:widowControl w:val="1"/>
        <w:numPr>
          <w:ilvl w:val="1"/>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Header: "Global Market Activity".</w:t>
      </w:r>
    </w:p>
    <w:p w:rsidR="00000000" w:rsidDel="00000000" w:rsidP="00000000" w:rsidRDefault="00000000" w:rsidRPr="00000000" w14:paraId="00001D1C">
      <w:pPr>
        <w:keepNext w:val="0"/>
        <w:keepLines w:val="0"/>
        <w:pageBreakBefore w:val="0"/>
        <w:widowControl w:val="1"/>
        <w:numPr>
          <w:ilvl w:val="1"/>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Row 1: 10:42:05 AM | $124.50 | BUY (Green).</w:t>
      </w:r>
    </w:p>
    <w:p w:rsidR="00000000" w:rsidDel="00000000" w:rsidP="00000000" w:rsidRDefault="00000000" w:rsidRPr="00000000" w14:paraId="00001D1D">
      <w:pPr>
        <w:keepNext w:val="0"/>
        <w:keepLines w:val="0"/>
        <w:pageBreakBefore w:val="0"/>
        <w:widowControl w:val="1"/>
        <w:numPr>
          <w:ilvl w:val="1"/>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Row 2: 10:41:50 AM | $122.00 | SELL (Red).</w:t>
      </w:r>
    </w:p>
    <w:p w:rsidR="00000000" w:rsidDel="00000000" w:rsidP="00000000" w:rsidRDefault="00000000" w:rsidRPr="00000000" w14:paraId="00001D1E">
      <w:pPr>
        <w:keepNext w:val="0"/>
        <w:keepLines w:val="0"/>
        <w:pageBreakBefore w:val="0"/>
        <w:widowControl w:val="1"/>
        <w:numPr>
          <w:ilvl w:val="1"/>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1440" w:right="0" w:hanging="360"/>
        <w:jc w:val="left"/>
      </w:pPr>
      <w:r w:rsidDel="00000000" w:rsidR="00000000" w:rsidRPr="00000000">
        <w:rPr>
          <w:rtl w:val="0"/>
        </w:rPr>
        <w:t xml:space="preserve">Row 3: 10:41:15 AM | $122.00 | SELL (Red). </w:t>
      </w:r>
    </w:p>
    <w:p w:rsidR="00000000" w:rsidDel="00000000" w:rsidP="00000000" w:rsidRDefault="00000000" w:rsidRPr="00000000" w14:paraId="00001D1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r>
    </w:p>
    <w:p w:rsidR="00000000" w:rsidDel="00000000" w:rsidP="00000000" w:rsidRDefault="00000000" w:rsidRPr="00000000" w14:paraId="00001D20">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t xml:space="preserve">Actor / Role : System  (F2MX Platform) - User</w:t>
      </w:r>
    </w:p>
    <w:p w:rsidR="00000000" w:rsidDel="00000000" w:rsidP="00000000" w:rsidRDefault="00000000" w:rsidRPr="00000000" w14:paraId="00001D21">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pPr>
      <w:bookmarkStart w:colFirst="0" w:colLast="0" w:name="_8oqdbn3who3y" w:id="189"/>
      <w:bookmarkEnd w:id="189"/>
      <w:r w:rsidDel="00000000" w:rsidR="00000000" w:rsidRPr="00000000">
        <w:rPr>
          <w:b w:val="1"/>
          <w:bCs w:val="1"/>
          <w:sz w:val="22"/>
          <w:szCs w:val="22"/>
          <w:rtl w:val="0"/>
        </w:rPr>
        <w:t xml:space="preserve">User story -8.3 Trade Constraints &amp; Lock Status (Eligibility View)</w:t>
      </w:r>
      <w:r w:rsidDel="00000000" w:rsidR="00000000" w:rsidRPr="00000000">
        <w:rPr>
          <w:rtl w:val="0"/>
        </w:rPr>
        <w:t xml:space="preserve"> </w:t>
      </w:r>
    </w:p>
    <w:p w:rsidR="00000000" w:rsidDel="00000000" w:rsidP="00000000" w:rsidRDefault="00000000" w:rsidRPr="00000000" w14:paraId="00001D2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t xml:space="preserve">As a User, I want to clearly see if a player is "Sell-Locked" or ineligible for trading, along with the specific reason and time remaining, so that I understand why a specific trade might be blocked.</w:t>
      </w:r>
    </w:p>
    <w:p w:rsidR="00000000" w:rsidDel="00000000" w:rsidP="00000000" w:rsidRDefault="00000000" w:rsidRPr="00000000" w14:paraId="00001D2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24">
      <w:pPr>
        <w:numPr>
          <w:ilvl w:val="0"/>
          <w:numId w:val="3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rPr>
          <w:u w:val="none"/>
        </w:rPr>
      </w:pPr>
      <w:r w:rsidDel="00000000" w:rsidR="00000000" w:rsidRPr="00000000">
        <w:rPr>
          <w:b w:val="1"/>
          <w:bCs w:val="1"/>
          <w:rtl w:val="0"/>
        </w:rPr>
        <w:t xml:space="preserve">Status Indication:</w:t>
      </w:r>
      <w:r w:rsidDel="00000000" w:rsidR="00000000" w:rsidRPr="00000000">
        <w:rPr>
          <w:rtl w:val="0"/>
        </w:rPr>
        <w:t xml:space="preserve"> If a player is locked, the Trading Screen must display a "LOCKED" or "INELIGIBLE" status.</w:t>
      </w:r>
    </w:p>
    <w:p w:rsidR="00000000" w:rsidDel="00000000" w:rsidP="00000000" w:rsidRDefault="00000000" w:rsidRPr="00000000" w14:paraId="00001D25">
      <w:pPr>
        <w:numPr>
          <w:ilvl w:val="0"/>
          <w:numId w:val="3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rPr>
          <w:u w:val="none"/>
        </w:rPr>
      </w:pPr>
      <w:r w:rsidDel="00000000" w:rsidR="00000000" w:rsidRPr="00000000">
        <w:rPr>
          <w:b w:val="1"/>
          <w:bCs w:val="1"/>
          <w:rtl w:val="0"/>
        </w:rPr>
        <w:t xml:space="preserve">Reason Display:</w:t>
      </w:r>
      <w:r w:rsidDel="00000000" w:rsidR="00000000" w:rsidRPr="00000000">
        <w:rPr>
          <w:rtl w:val="0"/>
        </w:rPr>
        <w:t xml:space="preserve"> The system must display the specific reason for the lock:</w:t>
      </w:r>
    </w:p>
    <w:p w:rsidR="00000000" w:rsidDel="00000000" w:rsidP="00000000" w:rsidRDefault="00000000" w:rsidRPr="00000000" w14:paraId="00001D26">
      <w:pPr>
        <w:keepNext w:val="0"/>
        <w:keepLines w:val="0"/>
        <w:pageBreakBefore w:val="0"/>
        <w:widowControl w:val="1"/>
        <w:numPr>
          <w:ilvl w:val="0"/>
          <w:numId w:val="3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Minimum Hold Time</w:t>
      </w:r>
      <w:r w:rsidDel="00000000" w:rsidR="00000000" w:rsidRPr="00000000">
        <w:rPr>
          <w:rtl w:val="0"/>
        </w:rPr>
        <w:t xml:space="preserve">: "Locked for 1 minutes" (MVP Default Rule) </w:t>
      </w:r>
    </w:p>
    <w:p w:rsidR="00000000" w:rsidDel="00000000" w:rsidP="00000000" w:rsidRDefault="00000000" w:rsidRPr="00000000" w14:paraId="00001D27">
      <w:pPr>
        <w:keepNext w:val="0"/>
        <w:keepLines w:val="0"/>
        <w:pageBreakBefore w:val="0"/>
        <w:widowControl w:val="1"/>
        <w:numPr>
          <w:ilvl w:val="0"/>
          <w:numId w:val="3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Season-Ending Injury:</w:t>
      </w:r>
      <w:r w:rsidDel="00000000" w:rsidR="00000000" w:rsidRPr="00000000">
        <w:rPr>
          <w:rtl w:val="0"/>
        </w:rPr>
        <w:t xml:space="preserve"> "Locked (Season-Ending Injury)".</w:t>
      </w:r>
    </w:p>
    <w:p w:rsidR="00000000" w:rsidDel="00000000" w:rsidP="00000000" w:rsidRDefault="00000000" w:rsidRPr="00000000" w14:paraId="00001D28">
      <w:pPr>
        <w:keepNext w:val="0"/>
        <w:keepLines w:val="0"/>
        <w:pageBreakBefore w:val="0"/>
        <w:widowControl w:val="1"/>
        <w:numPr>
          <w:ilvl w:val="0"/>
          <w:numId w:val="3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720" w:right="0" w:hanging="360"/>
        <w:jc w:val="left"/>
      </w:pPr>
      <w:r w:rsidDel="00000000" w:rsidR="00000000" w:rsidRPr="00000000">
        <w:rPr>
          <w:b w:val="1"/>
          <w:bCs w:val="1"/>
          <w:rtl w:val="0"/>
        </w:rPr>
        <w:t xml:space="preserve">Countdowns</w:t>
      </w:r>
      <w:r w:rsidDel="00000000" w:rsidR="00000000" w:rsidRPr="00000000">
        <w:rPr>
          <w:rtl w:val="0"/>
        </w:rPr>
        <w:t xml:space="preserve">: Time-based locks must show a countdown timer (e.g., "Can sell in 04:59") [Source 185].</w:t>
      </w:r>
    </w:p>
    <w:p w:rsidR="00000000" w:rsidDel="00000000" w:rsidP="00000000" w:rsidRDefault="00000000" w:rsidRPr="00000000" w14:paraId="00001D2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r>
    </w:p>
    <w:p w:rsidR="00000000" w:rsidDel="00000000" w:rsidP="00000000" w:rsidRDefault="00000000" w:rsidRPr="00000000" w14:paraId="00001D2A">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t xml:space="preserve">Actor / Role : System /Organization (F2MX Platform) - Commissioner</w:t>
      </w:r>
    </w:p>
    <w:p w:rsidR="00000000" w:rsidDel="00000000" w:rsidP="00000000" w:rsidRDefault="00000000" w:rsidRPr="00000000" w14:paraId="00001D2B">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pPr>
      <w:bookmarkStart w:colFirst="0" w:colLast="0" w:name="_os4mhqeinzpw" w:id="190"/>
      <w:bookmarkEnd w:id="190"/>
      <w:r w:rsidDel="00000000" w:rsidR="00000000" w:rsidRPr="00000000">
        <w:rPr>
          <w:b w:val="1"/>
          <w:bCs w:val="1"/>
          <w:sz w:val="22"/>
          <w:szCs w:val="22"/>
          <w:rtl w:val="0"/>
        </w:rPr>
        <w:t xml:space="preserve">User story -8.4 Commissioner Member Removal</w:t>
      </w:r>
      <w:r w:rsidDel="00000000" w:rsidR="00000000" w:rsidRPr="00000000">
        <w:rPr>
          <w:rtl w:val="0"/>
        </w:rPr>
        <w:t xml:space="preserve"> </w:t>
      </w:r>
    </w:p>
    <w:p w:rsidR="00000000" w:rsidDel="00000000" w:rsidP="00000000" w:rsidRDefault="00000000" w:rsidRPr="00000000" w14:paraId="00001D2C">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t xml:space="preserve">As a League Commissioner, I want to remove a user from the league mid-season (due to inactivity or abuse), so that I can maintain the integrity of my private league.</w:t>
      </w:r>
    </w:p>
    <w:p w:rsidR="00000000" w:rsidDel="00000000" w:rsidP="00000000" w:rsidRDefault="00000000" w:rsidRPr="00000000" w14:paraId="00001D2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2E">
      <w:pPr>
        <w:numPr>
          <w:ilvl w:val="0"/>
          <w:numId w:val="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rPr>
          <w:u w:val="none"/>
        </w:rPr>
      </w:pPr>
      <w:r w:rsidDel="00000000" w:rsidR="00000000" w:rsidRPr="00000000">
        <w:rPr>
          <w:b w:val="1"/>
          <w:bCs w:val="1"/>
          <w:rtl w:val="0"/>
        </w:rPr>
        <w:t xml:space="preserve">Action</w:t>
      </w:r>
      <w:r w:rsidDel="00000000" w:rsidR="00000000" w:rsidRPr="00000000">
        <w:rPr>
          <w:rtl w:val="0"/>
        </w:rPr>
        <w:t xml:space="preserve">: Commissioner selects a member from the league list and clicks "Remove from League".</w:t>
      </w:r>
    </w:p>
    <w:p w:rsidR="00000000" w:rsidDel="00000000" w:rsidP="00000000" w:rsidRDefault="00000000" w:rsidRPr="00000000" w14:paraId="00001D2F">
      <w:pPr>
        <w:keepNext w:val="0"/>
        <w:keepLines w:val="0"/>
        <w:pageBreakBefore w:val="0"/>
        <w:widowControl w:val="1"/>
        <w:numPr>
          <w:ilvl w:val="0"/>
          <w:numId w:val="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Input</w:t>
      </w:r>
      <w:r w:rsidDel="00000000" w:rsidR="00000000" w:rsidRPr="00000000">
        <w:rPr>
          <w:rtl w:val="0"/>
        </w:rPr>
        <w:t xml:space="preserve">: Commissioner may provide an optional "Reason for Removal" (logged in audit trail).</w:t>
      </w:r>
    </w:p>
    <w:p w:rsidR="00000000" w:rsidDel="00000000" w:rsidP="00000000" w:rsidRDefault="00000000" w:rsidRPr="00000000" w14:paraId="00001D30">
      <w:pPr>
        <w:keepNext w:val="0"/>
        <w:keepLines w:val="0"/>
        <w:pageBreakBefore w:val="0"/>
        <w:widowControl w:val="1"/>
        <w:numPr>
          <w:ilvl w:val="0"/>
          <w:numId w:val="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rPr>
      </w:pPr>
      <w:r w:rsidDel="00000000" w:rsidR="00000000" w:rsidRPr="00000000">
        <w:rPr>
          <w:b w:val="1"/>
          <w:bCs w:val="1"/>
          <w:rtl w:val="0"/>
        </w:rPr>
        <w:t xml:space="preserve">Asset Persistence (Critical):</w:t>
      </w:r>
    </w:p>
    <w:p w:rsidR="00000000" w:rsidDel="00000000" w:rsidP="00000000" w:rsidRDefault="00000000" w:rsidRPr="00000000" w14:paraId="00001D31">
      <w:pPr>
        <w:keepNext w:val="0"/>
        <w:keepLines w:val="0"/>
        <w:pageBreakBefore w:val="0"/>
        <w:widowControl w:val="1"/>
        <w:numPr>
          <w:ilvl w:val="1"/>
          <w:numId w:val="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The user is removed from the League Roster.</w:t>
      </w:r>
    </w:p>
    <w:p w:rsidR="00000000" w:rsidDel="00000000" w:rsidP="00000000" w:rsidRDefault="00000000" w:rsidRPr="00000000" w14:paraId="00001D32">
      <w:pPr>
        <w:keepNext w:val="0"/>
        <w:keepLines w:val="0"/>
        <w:pageBreakBefore w:val="0"/>
        <w:widowControl w:val="1"/>
        <w:numPr>
          <w:ilvl w:val="1"/>
          <w:numId w:val="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The Team Slot remains.</w:t>
      </w:r>
    </w:p>
    <w:p w:rsidR="00000000" w:rsidDel="00000000" w:rsidP="00000000" w:rsidRDefault="00000000" w:rsidRPr="00000000" w14:paraId="00001D33">
      <w:pPr>
        <w:keepNext w:val="0"/>
        <w:keepLines w:val="0"/>
        <w:pageBreakBefore w:val="0"/>
        <w:widowControl w:val="1"/>
        <w:numPr>
          <w:ilvl w:val="1"/>
          <w:numId w:val="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The Roster (players) and League Currency (balance) stay with the Slot, not the departing user.</w:t>
      </w:r>
    </w:p>
    <w:p w:rsidR="00000000" w:rsidDel="00000000" w:rsidP="00000000" w:rsidRDefault="00000000" w:rsidRPr="00000000" w14:paraId="00001D34">
      <w:pPr>
        <w:keepNext w:val="0"/>
        <w:keepLines w:val="0"/>
        <w:pageBreakBefore w:val="0"/>
        <w:widowControl w:val="1"/>
        <w:numPr>
          <w:ilvl w:val="0"/>
          <w:numId w:val="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rPr>
      </w:pPr>
      <w:r w:rsidDel="00000000" w:rsidR="00000000" w:rsidRPr="00000000">
        <w:rPr>
          <w:b w:val="1"/>
          <w:bCs w:val="1"/>
          <w:rtl w:val="0"/>
        </w:rPr>
        <w:t xml:space="preserve">Replacement Status</w:t>
      </w:r>
      <w:r w:rsidDel="00000000" w:rsidR="00000000" w:rsidRPr="00000000">
        <w:rPr>
          <w:rtl w:val="0"/>
        </w:rPr>
        <w:t xml:space="preserve">: The slot becomes "Vacant" and can be filled by inviting a new user.</w:t>
      </w:r>
    </w:p>
    <w:p w:rsidR="00000000" w:rsidDel="00000000" w:rsidP="00000000" w:rsidRDefault="00000000" w:rsidRPr="00000000" w14:paraId="00001D35">
      <w:pPr>
        <w:keepNext w:val="0"/>
        <w:keepLines w:val="0"/>
        <w:pageBreakBefore w:val="0"/>
        <w:widowControl w:val="1"/>
        <w:numPr>
          <w:ilvl w:val="0"/>
          <w:numId w:val="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rPr>
      </w:pPr>
      <w:r w:rsidDel="00000000" w:rsidR="00000000" w:rsidRPr="00000000">
        <w:rPr>
          <w:b w:val="1"/>
          <w:bCs w:val="1"/>
          <w:rtl w:val="0"/>
        </w:rPr>
        <w:t xml:space="preserve">Notification</w:t>
      </w:r>
      <w:r w:rsidDel="00000000" w:rsidR="00000000" w:rsidRPr="00000000">
        <w:rPr>
          <w:rtl w:val="0"/>
        </w:rPr>
        <w:t xml:space="preserve">: The removed user receives a notification.</w:t>
      </w:r>
    </w:p>
    <w:p w:rsidR="00000000" w:rsidDel="00000000" w:rsidP="00000000" w:rsidRDefault="00000000" w:rsidRPr="00000000" w14:paraId="00001D36">
      <w:pPr>
        <w:keepNext w:val="0"/>
        <w:keepLines w:val="0"/>
        <w:pageBreakBefore w:val="0"/>
        <w:widowControl w:val="1"/>
        <w:numPr>
          <w:ilvl w:val="0"/>
          <w:numId w:val="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rPr>
      </w:pPr>
      <w:r w:rsidDel="00000000" w:rsidR="00000000" w:rsidRPr="00000000">
        <w:rPr>
          <w:b w:val="1"/>
          <w:bCs w:val="1"/>
          <w:rtl w:val="0"/>
        </w:rPr>
        <w:t xml:space="preserve">Detailed view of the Member Management Screen.</w:t>
      </w:r>
      <w:r w:rsidDel="00000000" w:rsidR="00000000" w:rsidRPr="00000000">
        <w:rPr>
          <w:rtl w:val="0"/>
        </w:rPr>
      </w:r>
    </w:p>
    <w:p w:rsidR="00000000" w:rsidDel="00000000" w:rsidP="00000000" w:rsidRDefault="00000000" w:rsidRPr="00000000" w14:paraId="00001D37">
      <w:pPr>
        <w:keepNext w:val="0"/>
        <w:keepLines w:val="0"/>
        <w:pageBreakBefore w:val="0"/>
        <w:widowControl w:val="1"/>
        <w:numPr>
          <w:ilvl w:val="1"/>
          <w:numId w:val="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b w:val="1"/>
          <w:bCs w:val="1"/>
          <w:rtl w:val="0"/>
        </w:rPr>
        <w:t xml:space="preserve">Member List</w:t>
      </w:r>
      <w:r w:rsidDel="00000000" w:rsidR="00000000" w:rsidRPr="00000000">
        <w:rPr>
          <w:rtl w:val="0"/>
        </w:rPr>
        <w:t xml:space="preserve">: "Inactive Dave".</w:t>
      </w:r>
    </w:p>
    <w:p w:rsidR="00000000" w:rsidDel="00000000" w:rsidP="00000000" w:rsidRDefault="00000000" w:rsidRPr="00000000" w14:paraId="00001D38">
      <w:pPr>
        <w:keepNext w:val="0"/>
        <w:keepLines w:val="0"/>
        <w:pageBreakBefore w:val="0"/>
        <w:widowControl w:val="1"/>
        <w:numPr>
          <w:ilvl w:val="1"/>
          <w:numId w:val="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b w:val="1"/>
          <w:bCs w:val="1"/>
          <w:rtl w:val="0"/>
        </w:rPr>
        <w:t xml:space="preserve">Status</w:t>
      </w:r>
      <w:r w:rsidDel="00000000" w:rsidR="00000000" w:rsidRPr="00000000">
        <w:rPr>
          <w:rtl w:val="0"/>
        </w:rPr>
        <w:t xml:space="preserve">: Active.</w:t>
      </w:r>
    </w:p>
    <w:p w:rsidR="00000000" w:rsidDel="00000000" w:rsidP="00000000" w:rsidRDefault="00000000" w:rsidRPr="00000000" w14:paraId="00001D39">
      <w:pPr>
        <w:keepNext w:val="0"/>
        <w:keepLines w:val="0"/>
        <w:pageBreakBefore w:val="0"/>
        <w:widowControl w:val="1"/>
        <w:numPr>
          <w:ilvl w:val="1"/>
          <w:numId w:val="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b w:val="1"/>
          <w:bCs w:val="1"/>
          <w:rtl w:val="0"/>
        </w:rPr>
        <w:t xml:space="preserve">Action</w:t>
      </w:r>
      <w:r w:rsidDel="00000000" w:rsidR="00000000" w:rsidRPr="00000000">
        <w:rPr>
          <w:rtl w:val="0"/>
        </w:rPr>
        <w:t xml:space="preserve">: [Button] "Remove User".</w:t>
      </w:r>
    </w:p>
    <w:p w:rsidR="00000000" w:rsidDel="00000000" w:rsidP="00000000" w:rsidRDefault="00000000" w:rsidRPr="00000000" w14:paraId="00001D3A">
      <w:pPr>
        <w:keepNext w:val="0"/>
        <w:keepLines w:val="0"/>
        <w:pageBreakBefore w:val="0"/>
        <w:widowControl w:val="1"/>
        <w:numPr>
          <w:ilvl w:val="1"/>
          <w:numId w:val="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b w:val="1"/>
          <w:bCs w:val="1"/>
          <w:rtl w:val="0"/>
        </w:rPr>
        <w:t xml:space="preserve">Modal Warning</w:t>
      </w:r>
      <w:r w:rsidDel="00000000" w:rsidR="00000000" w:rsidRPr="00000000">
        <w:rPr>
          <w:rtl w:val="0"/>
        </w:rPr>
        <w:t xml:space="preserve">: "Are you sure? Dave's team and funds will remain in the league for a replacement owner."</w:t>
      </w:r>
    </w:p>
    <w:p w:rsidR="00000000" w:rsidDel="00000000" w:rsidP="00000000" w:rsidRDefault="00000000" w:rsidRPr="00000000" w14:paraId="00001D3B">
      <w:pPr>
        <w:keepNext w:val="0"/>
        <w:keepLines w:val="0"/>
        <w:pageBreakBefore w:val="0"/>
        <w:widowControl w:val="1"/>
        <w:numPr>
          <w:ilvl w:val="1"/>
          <w:numId w:val="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b w:val="1"/>
          <w:bCs w:val="1"/>
          <w:rtl w:val="0"/>
        </w:rPr>
        <w:t xml:space="preserve">Input</w:t>
      </w:r>
      <w:r w:rsidDel="00000000" w:rsidR="00000000" w:rsidRPr="00000000">
        <w:rPr>
          <w:rtl w:val="0"/>
        </w:rPr>
        <w:t xml:space="preserve">: "Reason: Inactivity".</w:t>
      </w:r>
    </w:p>
    <w:p w:rsidR="00000000" w:rsidDel="00000000" w:rsidP="00000000" w:rsidRDefault="00000000" w:rsidRPr="00000000" w14:paraId="00001D3C">
      <w:pPr>
        <w:keepNext w:val="0"/>
        <w:keepLines w:val="0"/>
        <w:pageBreakBefore w:val="0"/>
        <w:widowControl w:val="1"/>
        <w:numPr>
          <w:ilvl w:val="1"/>
          <w:numId w:val="6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1440" w:right="0" w:hanging="360"/>
        <w:jc w:val="left"/>
        <w:rPr>
          <w:b w:val="1"/>
          <w:bCs w:val="1"/>
        </w:rPr>
      </w:pPr>
      <w:r w:rsidDel="00000000" w:rsidR="00000000" w:rsidRPr="00000000">
        <w:rPr>
          <w:b w:val="1"/>
          <w:bCs w:val="1"/>
          <w:rtl w:val="0"/>
        </w:rPr>
        <w:t xml:space="preserve">Confirm</w:t>
      </w:r>
      <w:r w:rsidDel="00000000" w:rsidR="00000000" w:rsidRPr="00000000">
        <w:rPr>
          <w:rtl w:val="0"/>
        </w:rPr>
        <w:t xml:space="preserve">: "Yes, Remove". }</w:t>
      </w:r>
    </w:p>
    <w:p w:rsidR="00000000" w:rsidDel="00000000" w:rsidP="00000000" w:rsidRDefault="00000000" w:rsidRPr="00000000" w14:paraId="00001D3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r>
    </w:p>
    <w:p w:rsidR="00000000" w:rsidDel="00000000" w:rsidP="00000000" w:rsidRDefault="00000000" w:rsidRPr="00000000" w14:paraId="00001D3E">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t xml:space="preserve">Actor / Role : System (F2MX Platform) - Commissioner</w:t>
      </w:r>
    </w:p>
    <w:p w:rsidR="00000000" w:rsidDel="00000000" w:rsidP="00000000" w:rsidRDefault="00000000" w:rsidRPr="00000000" w14:paraId="00001D3F">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pPr>
      <w:bookmarkStart w:colFirst="0" w:colLast="0" w:name="_irit636i4uu9" w:id="191"/>
      <w:bookmarkEnd w:id="191"/>
      <w:r w:rsidDel="00000000" w:rsidR="00000000" w:rsidRPr="00000000">
        <w:rPr>
          <w:b w:val="1"/>
          <w:bCs w:val="1"/>
          <w:sz w:val="22"/>
          <w:szCs w:val="22"/>
          <w:rtl w:val="0"/>
        </w:rPr>
        <w:t xml:space="preserve">User story -8.5 League Reactivation (Season Rollover)</w:t>
      </w:r>
      <w:r w:rsidDel="00000000" w:rsidR="00000000" w:rsidRPr="00000000">
        <w:rPr>
          <w:rtl w:val="0"/>
        </w:rPr>
        <w:t xml:space="preserve"> </w:t>
      </w:r>
    </w:p>
    <w:p w:rsidR="00000000" w:rsidDel="00000000" w:rsidP="00000000" w:rsidRDefault="00000000" w:rsidRPr="00000000" w14:paraId="00001D40">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t xml:space="preserve">As a League Commissioner, I want to reactivate a completed league for the new season, so that I can keep the same group of friends together without rebuilding the league from scratch.</w:t>
      </w:r>
    </w:p>
    <w:p w:rsidR="00000000" w:rsidDel="00000000" w:rsidP="00000000" w:rsidRDefault="00000000" w:rsidRPr="00000000" w14:paraId="00001D4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42">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200" w:line="240" w:lineRule="auto"/>
        <w:ind w:left="720" w:hanging="360"/>
        <w:rPr>
          <w:u w:val="none"/>
        </w:rPr>
      </w:pPr>
      <w:r w:rsidDel="00000000" w:rsidR="00000000" w:rsidRPr="00000000">
        <w:rPr>
          <w:b w:val="1"/>
          <w:bCs w:val="1"/>
          <w:rtl w:val="0"/>
        </w:rPr>
        <w:t xml:space="preserve">Availability</w:t>
      </w:r>
      <w:r w:rsidDel="00000000" w:rsidR="00000000" w:rsidRPr="00000000">
        <w:rPr>
          <w:rtl w:val="0"/>
        </w:rPr>
        <w:t xml:space="preserve">: The "Reactivate League" option appears only after the previous season is marked Completed and before the new season starts.</w:t>
      </w:r>
    </w:p>
    <w:p w:rsidR="00000000" w:rsidDel="00000000" w:rsidP="00000000" w:rsidRDefault="00000000" w:rsidRPr="00000000" w14:paraId="00001D43">
      <w:pPr>
        <w:keepNext w:val="0"/>
        <w:keepLines w:val="0"/>
        <w:pageBreakBefore w:val="0"/>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200" w:before="0" w:line="240" w:lineRule="auto"/>
        <w:ind w:left="720" w:right="0" w:hanging="360"/>
        <w:jc w:val="left"/>
        <w:rPr/>
      </w:pPr>
      <w:r w:rsidDel="00000000" w:rsidR="00000000" w:rsidRPr="00000000">
        <w:rPr>
          <w:b w:val="1"/>
          <w:bCs w:val="1"/>
          <w:rtl w:val="0"/>
        </w:rPr>
        <w:t xml:space="preserve">Trigger A (Short League):</w:t>
      </w:r>
      <w:r w:rsidDel="00000000" w:rsidR="00000000" w:rsidRPr="00000000">
        <w:rPr>
          <w:rtl w:val="0"/>
        </w:rPr>
        <w:t xml:space="preserve"> If a league is 7 weeks or fewer, a pop-up appears in the Commissioner’s Leagues Dashboard/Locker Room upon completion: "Do you want to reactivate this league for the current season?".</w:t>
      </w:r>
    </w:p>
    <w:p w:rsidR="00000000" w:rsidDel="00000000" w:rsidP="00000000" w:rsidRDefault="00000000" w:rsidRPr="00000000" w14:paraId="00001D44">
      <w:pPr>
        <w:keepNext w:val="0"/>
        <w:keepLines w:val="0"/>
        <w:pageBreakBefore w:val="0"/>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200" w:before="0" w:line="240" w:lineRule="auto"/>
        <w:ind w:left="720" w:right="0" w:hanging="360"/>
        <w:jc w:val="left"/>
        <w:rPr/>
      </w:pPr>
      <w:r w:rsidDel="00000000" w:rsidR="00000000" w:rsidRPr="00000000">
        <w:rPr>
          <w:b w:val="1"/>
          <w:bCs w:val="1"/>
          <w:rtl w:val="0"/>
        </w:rPr>
        <w:t xml:space="preserve">Trigger B (Season Rollover</w:t>
      </w:r>
      <w:r w:rsidDel="00000000" w:rsidR="00000000" w:rsidRPr="00000000">
        <w:rPr>
          <w:rtl w:val="0"/>
        </w:rPr>
        <w:t xml:space="preserve">): For standard leagues, the button is available on the Dashboard card (e.g., rolling 2024 league to 2025).</w:t>
      </w:r>
    </w:p>
    <w:p w:rsidR="00000000" w:rsidDel="00000000" w:rsidP="00000000" w:rsidRDefault="00000000" w:rsidRPr="00000000" w14:paraId="00001D45">
      <w:pPr>
        <w:keepNext w:val="0"/>
        <w:keepLines w:val="0"/>
        <w:pageBreakBefore w:val="0"/>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200" w:before="0" w:line="240" w:lineRule="auto"/>
        <w:ind w:left="720" w:right="0" w:hanging="360"/>
        <w:jc w:val="left"/>
        <w:rPr>
          <w:b w:val="1"/>
          <w:bCs w:val="1"/>
        </w:rPr>
      </w:pPr>
      <w:r w:rsidDel="00000000" w:rsidR="00000000" w:rsidRPr="00000000">
        <w:rPr>
          <w:b w:val="1"/>
          <w:bCs w:val="1"/>
          <w:rtl w:val="0"/>
        </w:rPr>
        <w:t xml:space="preserve">Configuration Carry-Over:</w:t>
      </w:r>
    </w:p>
    <w:p w:rsidR="00000000" w:rsidDel="00000000" w:rsidP="00000000" w:rsidRDefault="00000000" w:rsidRPr="00000000" w14:paraId="00001D46">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b w:val="1"/>
          <w:bCs w:val="1"/>
          <w:rtl w:val="0"/>
        </w:rPr>
        <w:t xml:space="preserve">Settings</w:t>
      </w:r>
      <w:r w:rsidDel="00000000" w:rsidR="00000000" w:rsidRPr="00000000">
        <w:rPr>
          <w:rtl w:val="0"/>
        </w:rPr>
        <w:t xml:space="preserve">: League Name, Member List, and Settings (Scoring/Caps/Size) are copied forward automatically.</w:t>
      </w:r>
    </w:p>
    <w:p w:rsidR="00000000" w:rsidDel="00000000" w:rsidP="00000000" w:rsidRDefault="00000000" w:rsidRPr="00000000" w14:paraId="00001D47">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b w:val="1"/>
          <w:bCs w:val="1"/>
          <w:rtl w:val="0"/>
        </w:rPr>
        <w:t xml:space="preserve">Edits</w:t>
      </w:r>
      <w:r w:rsidDel="00000000" w:rsidR="00000000" w:rsidRPr="00000000">
        <w:rPr>
          <w:rtl w:val="0"/>
        </w:rPr>
        <w:t xml:space="preserve">: The Commissioner allows the "Keep the same settings?" Option. If "No" is selected, they can edit mutable settings (e.g., Max Buy-In).</w:t>
      </w:r>
    </w:p>
    <w:p w:rsidR="00000000" w:rsidDel="00000000" w:rsidP="00000000" w:rsidRDefault="00000000" w:rsidRPr="00000000" w14:paraId="00001D48">
      <w:pPr>
        <w:keepNext w:val="0"/>
        <w:keepLines w:val="0"/>
        <w:pageBreakBefore w:val="0"/>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rPr>
      </w:pPr>
      <w:r w:rsidDel="00000000" w:rsidR="00000000" w:rsidRPr="00000000">
        <w:rPr>
          <w:b w:val="1"/>
          <w:bCs w:val="1"/>
          <w:rtl w:val="0"/>
        </w:rPr>
        <w:t xml:space="preserve">Mandatory Schedule Updates (The "Date Range"):</w:t>
      </w:r>
    </w:p>
    <w:p w:rsidR="00000000" w:rsidDel="00000000" w:rsidP="00000000" w:rsidRDefault="00000000" w:rsidRPr="00000000" w14:paraId="00001D49">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b w:val="1"/>
          <w:bCs w:val="1"/>
          <w:rtl w:val="0"/>
        </w:rPr>
        <w:t xml:space="preserve">Start Date</w:t>
      </w:r>
      <w:r w:rsidDel="00000000" w:rsidR="00000000" w:rsidRPr="00000000">
        <w:rPr>
          <w:rtl w:val="0"/>
        </w:rPr>
        <w:t xml:space="preserve">: Commissioner MUST select a new League Start Date (on/after Market Open).</w:t>
      </w:r>
    </w:p>
    <w:p w:rsidR="00000000" w:rsidDel="00000000" w:rsidP="00000000" w:rsidRDefault="00000000" w:rsidRPr="00000000" w14:paraId="00001D4A">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b w:val="1"/>
          <w:bCs w:val="1"/>
          <w:rtl w:val="0"/>
        </w:rPr>
        <w:t xml:space="preserve">End Date</w:t>
      </w:r>
      <w:r w:rsidDel="00000000" w:rsidR="00000000" w:rsidRPr="00000000">
        <w:rPr>
          <w:rtl w:val="0"/>
        </w:rPr>
        <w:t xml:space="preserve">: Commissioner MUST select a new League End Date (on/after Market Open).</w:t>
      </w:r>
    </w:p>
    <w:p w:rsidR="00000000" w:rsidDel="00000000" w:rsidP="00000000" w:rsidRDefault="00000000" w:rsidRPr="00000000" w14:paraId="00001D4B">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b w:val="1"/>
          <w:bCs w:val="1"/>
          <w:rtl w:val="0"/>
        </w:rPr>
        <w:t xml:space="preserve">Note</w:t>
      </w:r>
      <w:r w:rsidDel="00000000" w:rsidR="00000000" w:rsidRPr="00000000">
        <w:rPr>
          <w:rtl w:val="0"/>
        </w:rPr>
        <w:t xml:space="preserve">: The system prevents selecting dates in the past.</w:t>
      </w:r>
    </w:p>
    <w:p w:rsidR="00000000" w:rsidDel="00000000" w:rsidP="00000000" w:rsidRDefault="00000000" w:rsidRPr="00000000" w14:paraId="00001D4C">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u w:val="none"/>
        </w:rPr>
      </w:pPr>
      <w:r w:rsidDel="00000000" w:rsidR="00000000" w:rsidRPr="00000000">
        <w:rPr>
          <w:b w:val="1"/>
          <w:bCs w:val="1"/>
          <w:rtl w:val="0"/>
        </w:rPr>
        <w:t xml:space="preserve">Confirm User Count:</w:t>
      </w:r>
      <w:r w:rsidDel="00000000" w:rsidR="00000000" w:rsidRPr="00000000">
        <w:rPr>
          <w:rtl w:val="0"/>
        </w:rPr>
        <w:t xml:space="preserve"> Along with the new Start and End dates, the Commissioner must review and confirm (or update) the total user count for the reactivated season</w:t>
      </w:r>
    </w:p>
    <w:p w:rsidR="00000000" w:rsidDel="00000000" w:rsidP="00000000" w:rsidRDefault="00000000" w:rsidRPr="00000000" w14:paraId="00001D4D">
      <w:pPr>
        <w:keepNext w:val="0"/>
        <w:keepLines w:val="0"/>
        <w:pageBreakBefore w:val="0"/>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rPr>
      </w:pPr>
      <w:r w:rsidDel="00000000" w:rsidR="00000000" w:rsidRPr="00000000">
        <w:rPr>
          <w:b w:val="1"/>
          <w:bCs w:val="1"/>
          <w:rtl w:val="0"/>
        </w:rPr>
        <w:t xml:space="preserve">Financial &amp; Asset Resets (The "Fresh Start"):</w:t>
      </w:r>
    </w:p>
    <w:p w:rsidR="00000000" w:rsidDel="00000000" w:rsidP="00000000" w:rsidRDefault="00000000" w:rsidRPr="00000000" w14:paraId="00001D4E">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pPr>
      <w:r w:rsidDel="00000000" w:rsidR="00000000" w:rsidRPr="00000000">
        <w:rPr>
          <w:b w:val="1"/>
          <w:bCs w:val="1"/>
          <w:rtl w:val="0"/>
        </w:rPr>
        <w:t xml:space="preserve">League Wallets</w:t>
      </w:r>
      <w:r w:rsidDel="00000000" w:rsidR="00000000" w:rsidRPr="00000000">
        <w:rPr>
          <w:rtl w:val="0"/>
        </w:rPr>
        <w:t xml:space="preserve">: Reset to "Starting Allocation" (fresh funds, e.g., $1,000). Previous profits are settled to User Wallets.</w:t>
      </w:r>
    </w:p>
    <w:p w:rsidR="00000000" w:rsidDel="00000000" w:rsidP="00000000" w:rsidRDefault="00000000" w:rsidRPr="00000000" w14:paraId="00001D4F">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pPr>
      <w:r w:rsidDel="00000000" w:rsidR="00000000" w:rsidRPr="00000000">
        <w:rPr>
          <w:b w:val="1"/>
          <w:bCs w:val="1"/>
          <w:rtl w:val="0"/>
        </w:rPr>
        <w:t xml:space="preserve">Rosters</w:t>
      </w:r>
      <w:r w:rsidDel="00000000" w:rsidR="00000000" w:rsidRPr="00000000">
        <w:rPr>
          <w:rtl w:val="0"/>
        </w:rPr>
        <w:t xml:space="preserve">: Reset to empty (fresh start). Users must acquire new players for the new instance.</w:t>
      </w:r>
    </w:p>
    <w:p w:rsidR="00000000" w:rsidDel="00000000" w:rsidP="00000000" w:rsidRDefault="00000000" w:rsidRPr="00000000" w14:paraId="00001D50">
      <w:pPr>
        <w:keepNext w:val="0"/>
        <w:keepLines w:val="0"/>
        <w:pageBreakBefore w:val="0"/>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rPr>
      </w:pPr>
      <w:r w:rsidDel="00000000" w:rsidR="00000000" w:rsidRPr="00000000">
        <w:rPr>
          <w:b w:val="1"/>
          <w:bCs w:val="1"/>
          <w:rtl w:val="0"/>
        </w:rPr>
        <w:t xml:space="preserve">Persistence:</w:t>
      </w:r>
    </w:p>
    <w:p w:rsidR="00000000" w:rsidDel="00000000" w:rsidP="00000000" w:rsidRDefault="00000000" w:rsidRPr="00000000" w14:paraId="00001D51">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pPr>
      <w:r w:rsidDel="00000000" w:rsidR="00000000" w:rsidRPr="00000000">
        <w:rPr>
          <w:b w:val="1"/>
          <w:bCs w:val="1"/>
          <w:rtl w:val="0"/>
        </w:rPr>
        <w:t xml:space="preserve">User XP and Badges:</w:t>
      </w:r>
      <w:r w:rsidDel="00000000" w:rsidR="00000000" w:rsidRPr="00000000">
        <w:rPr>
          <w:rtl w:val="0"/>
        </w:rPr>
        <w:t xml:space="preserve"> These persist attached to the User Profile; they do not reset.</w:t>
      </w:r>
    </w:p>
    <w:p w:rsidR="00000000" w:rsidDel="00000000" w:rsidP="00000000" w:rsidRDefault="00000000" w:rsidRPr="00000000" w14:paraId="00001D52">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pPr>
      <w:r w:rsidDel="00000000" w:rsidR="00000000" w:rsidRPr="00000000">
        <w:rPr>
          <w:b w:val="1"/>
          <w:bCs w:val="1"/>
          <w:rtl w:val="0"/>
        </w:rPr>
        <w:t xml:space="preserve">History:</w:t>
      </w:r>
      <w:r w:rsidDel="00000000" w:rsidR="00000000" w:rsidRPr="00000000">
        <w:rPr>
          <w:rtl w:val="0"/>
        </w:rPr>
        <w:t xml:space="preserve"> The previous league instance is archived as a separate entry in history.</w:t>
      </w:r>
    </w:p>
    <w:p w:rsidR="00000000" w:rsidDel="00000000" w:rsidP="00000000" w:rsidRDefault="00000000" w:rsidRPr="00000000" w14:paraId="00001D53">
      <w:pPr>
        <w:keepNext w:val="0"/>
        <w:keepLines w:val="0"/>
        <w:pageBreakBefore w:val="0"/>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rPr>
      </w:pPr>
      <w:r w:rsidDel="00000000" w:rsidR="00000000" w:rsidRPr="00000000">
        <w:rPr>
          <w:b w:val="1"/>
          <w:bCs w:val="1"/>
          <w:rtl w:val="0"/>
        </w:rPr>
        <w:t xml:space="preserve">Notification:</w:t>
      </w:r>
    </w:p>
    <w:p w:rsidR="00000000" w:rsidDel="00000000" w:rsidP="00000000" w:rsidRDefault="00000000" w:rsidRPr="00000000" w14:paraId="00001D54">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pPr>
      <w:r w:rsidDel="00000000" w:rsidR="00000000" w:rsidRPr="00000000">
        <w:rPr>
          <w:rtl w:val="0"/>
        </w:rPr>
        <w:t xml:space="preserve">Upon confirmation, all previous members receive a "League Reactivated" notification (Push/Email) inviting them to the new season.</w:t>
      </w:r>
    </w:p>
    <w:p w:rsidR="00000000" w:rsidDel="00000000" w:rsidP="00000000" w:rsidRDefault="00000000" w:rsidRPr="00000000" w14:paraId="00001D55">
      <w:pPr>
        <w:keepNext w:val="0"/>
        <w:keepLines w:val="0"/>
        <w:pageBreakBefore w:val="0"/>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pPr>
      <w:r w:rsidDel="00000000" w:rsidR="00000000" w:rsidRPr="00000000">
        <w:rPr>
          <w:rtl w:val="0"/>
        </w:rPr>
        <w:t xml:space="preserve">Visual Flow &amp; UI Pin-to-Pin:</w:t>
      </w:r>
    </w:p>
    <w:p w:rsidR="00000000" w:rsidDel="00000000" w:rsidP="00000000" w:rsidRDefault="00000000" w:rsidRPr="00000000" w14:paraId="00001D56">
      <w:pPr>
        <w:keepNext w:val="0"/>
        <w:keepLines w:val="0"/>
        <w:pageBreakBefore w:val="0"/>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pPr>
      <w:r w:rsidDel="00000000" w:rsidR="00000000" w:rsidRPr="00000000">
        <w:rPr>
          <w:rtl w:val="0"/>
        </w:rPr>
        <w:t xml:space="preserve">Commissioner Dashboard (Off-Season / Post-League)</w:t>
      </w:r>
    </w:p>
    <w:p w:rsidR="00000000" w:rsidDel="00000000" w:rsidP="00000000" w:rsidRDefault="00000000" w:rsidRPr="00000000" w14:paraId="00001D57">
      <w:pPr>
        <w:keepNext w:val="0"/>
        <w:keepLines w:val="0"/>
        <w:pageBreakBefore w:val="0"/>
        <w:widowControl w:val="1"/>
        <w:numPr>
          <w:ilvl w:val="2"/>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pPr>
      <w:r w:rsidDel="00000000" w:rsidR="00000000" w:rsidRPr="00000000">
        <w:rPr>
          <w:rtl w:val="0"/>
        </w:rPr>
        <w:t xml:space="preserve">League: "Office Pool 2025"</w:t>
      </w:r>
    </w:p>
    <w:p w:rsidR="00000000" w:rsidDel="00000000" w:rsidP="00000000" w:rsidRDefault="00000000" w:rsidRPr="00000000" w14:paraId="00001D58">
      <w:pPr>
        <w:keepNext w:val="0"/>
        <w:keepLines w:val="0"/>
        <w:pageBreakBefore w:val="0"/>
        <w:widowControl w:val="1"/>
        <w:numPr>
          <w:ilvl w:val="2"/>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pPr>
      <w:r w:rsidDel="00000000" w:rsidR="00000000" w:rsidRPr="00000000">
        <w:rPr>
          <w:rtl w:val="0"/>
        </w:rPr>
        <w:t xml:space="preserve">Status: [COMPLETED]</w:t>
      </w:r>
    </w:p>
    <w:p w:rsidR="00000000" w:rsidDel="00000000" w:rsidP="00000000" w:rsidRDefault="00000000" w:rsidRPr="00000000" w14:paraId="00001D59">
      <w:pPr>
        <w:keepNext w:val="0"/>
        <w:keepLines w:val="0"/>
        <w:pageBreakBefore w:val="0"/>
        <w:widowControl w:val="1"/>
        <w:numPr>
          <w:ilvl w:val="2"/>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pPr>
      <w:r w:rsidDel="00000000" w:rsidR="00000000" w:rsidRPr="00000000">
        <w:rPr>
          <w:rtl w:val="0"/>
        </w:rPr>
        <w:t xml:space="preserve">Action: [Button] "Reactivate for 2026 Season" (or "Reactivate for New Dates")</w:t>
      </w:r>
    </w:p>
    <w:p w:rsidR="00000000" w:rsidDel="00000000" w:rsidP="00000000" w:rsidRDefault="00000000" w:rsidRPr="00000000" w14:paraId="00001D5A">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Reactivation Form (The Setup)</w:t>
      </w:r>
    </w:p>
    <w:p w:rsidR="00000000" w:rsidDel="00000000" w:rsidP="00000000" w:rsidRDefault="00000000" w:rsidRPr="00000000" w14:paraId="00001D5B">
      <w:pPr>
        <w:keepNext w:val="0"/>
        <w:keepLines w:val="0"/>
        <w:pageBreakBefore w:val="0"/>
        <w:widowControl w:val="1"/>
        <w:numPr>
          <w:ilvl w:val="2"/>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pPr>
      <w:r w:rsidDel="00000000" w:rsidR="00000000" w:rsidRPr="00000000">
        <w:rPr>
          <w:rtl w:val="0"/>
        </w:rPr>
        <w:t xml:space="preserve">Header: "Reactivate League"</w:t>
      </w:r>
    </w:p>
    <w:p w:rsidR="00000000" w:rsidDel="00000000" w:rsidP="00000000" w:rsidRDefault="00000000" w:rsidRPr="00000000" w14:paraId="00001D5C">
      <w:pPr>
        <w:keepNext w:val="0"/>
        <w:keepLines w:val="0"/>
        <w:pageBreakBefore w:val="0"/>
        <w:widowControl w:val="1"/>
        <w:numPr>
          <w:ilvl w:val="2"/>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pPr>
      <w:r w:rsidDel="00000000" w:rsidR="00000000" w:rsidRPr="00000000">
        <w:rPr>
          <w:rtl w:val="0"/>
        </w:rPr>
        <w:t xml:space="preserve">Option/Toggle: "Keep the same settings?" [ Yes | No ]</w:t>
      </w:r>
    </w:p>
    <w:p w:rsidR="00000000" w:rsidDel="00000000" w:rsidP="00000000" w:rsidRDefault="00000000" w:rsidRPr="00000000" w14:paraId="00001D5D">
      <w:pPr>
        <w:keepNext w:val="0"/>
        <w:keepLines w:val="0"/>
        <w:pageBreakBefore w:val="0"/>
        <w:widowControl w:val="1"/>
        <w:numPr>
          <w:ilvl w:val="2"/>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pPr>
      <w:r w:rsidDel="00000000" w:rsidR="00000000" w:rsidRPr="00000000">
        <w:rPr>
          <w:rtl w:val="0"/>
        </w:rPr>
        <w:t xml:space="preserve">If No, settings fields become editable.</w:t>
      </w:r>
    </w:p>
    <w:p w:rsidR="00000000" w:rsidDel="00000000" w:rsidP="00000000" w:rsidRDefault="00000000" w:rsidRPr="00000000" w14:paraId="00001D5E">
      <w:pPr>
        <w:keepNext w:val="0"/>
        <w:keepLines w:val="0"/>
        <w:pageBreakBefore w:val="0"/>
        <w:widowControl w:val="1"/>
        <w:numPr>
          <w:ilvl w:val="2"/>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pPr>
      <w:r w:rsidDel="00000000" w:rsidR="00000000" w:rsidRPr="00000000">
        <w:rPr>
          <w:rtl w:val="0"/>
        </w:rPr>
        <w:t xml:space="preserve">Date Selection (Mandatory):</w:t>
      </w:r>
    </w:p>
    <w:p w:rsidR="00000000" w:rsidDel="00000000" w:rsidP="00000000" w:rsidRDefault="00000000" w:rsidRPr="00000000" w14:paraId="00001D5F">
      <w:pPr>
        <w:keepNext w:val="0"/>
        <w:keepLines w:val="0"/>
        <w:pageBreakBefore w:val="0"/>
        <w:widowControl w:val="1"/>
        <w:numPr>
          <w:ilvl w:val="2"/>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pPr>
      <w:r w:rsidDel="00000000" w:rsidR="00000000" w:rsidRPr="00000000">
        <w:rPr>
          <w:rtl w:val="0"/>
        </w:rPr>
        <w:t xml:space="preserve">New Start Date: [ Date Picker ] (Constraint: Must be &gt; Market Open)</w:t>
      </w:r>
    </w:p>
    <w:p w:rsidR="00000000" w:rsidDel="00000000" w:rsidP="00000000" w:rsidRDefault="00000000" w:rsidRPr="00000000" w14:paraId="00001D60">
      <w:pPr>
        <w:keepNext w:val="0"/>
        <w:keepLines w:val="0"/>
        <w:pageBreakBefore w:val="0"/>
        <w:widowControl w:val="1"/>
        <w:numPr>
          <w:ilvl w:val="2"/>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pPr>
      <w:r w:rsidDel="00000000" w:rsidR="00000000" w:rsidRPr="00000000">
        <w:rPr>
          <w:rtl w:val="0"/>
        </w:rPr>
        <w:t xml:space="preserve">New End Date: [ Date Picker ] (Constraint: Must be &gt; Start Date)</w:t>
      </w:r>
    </w:p>
    <w:p w:rsidR="00000000" w:rsidDel="00000000" w:rsidP="00000000" w:rsidRDefault="00000000" w:rsidRPr="00000000" w14:paraId="00001D61">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Summary Box:</w:t>
      </w:r>
    </w:p>
    <w:p w:rsidR="00000000" w:rsidDel="00000000" w:rsidP="00000000" w:rsidRDefault="00000000" w:rsidRPr="00000000" w14:paraId="00001D62">
      <w:pPr>
        <w:keepNext w:val="0"/>
        <w:keepLines w:val="0"/>
        <w:pageBreakBefore w:val="0"/>
        <w:widowControl w:val="1"/>
        <w:numPr>
          <w:ilvl w:val="2"/>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pPr>
      <w:r w:rsidDel="00000000" w:rsidR="00000000" w:rsidRPr="00000000">
        <w:rPr>
          <w:rtl w:val="0"/>
        </w:rPr>
        <w:t xml:space="preserve">"Rosters will be emptied."</w:t>
      </w:r>
    </w:p>
    <w:p w:rsidR="00000000" w:rsidDel="00000000" w:rsidP="00000000" w:rsidRDefault="00000000" w:rsidRPr="00000000" w14:paraId="00001D63">
      <w:pPr>
        <w:keepNext w:val="0"/>
        <w:keepLines w:val="0"/>
        <w:pageBreakBefore w:val="0"/>
        <w:widowControl w:val="1"/>
        <w:numPr>
          <w:ilvl w:val="2"/>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pPr>
      <w:r w:rsidDel="00000000" w:rsidR="00000000" w:rsidRPr="00000000">
        <w:rPr>
          <w:rtl w:val="0"/>
        </w:rPr>
        <w:t xml:space="preserve">"Wallets reset to $1,000."</w:t>
      </w:r>
    </w:p>
    <w:p w:rsidR="00000000" w:rsidDel="00000000" w:rsidP="00000000" w:rsidRDefault="00000000" w:rsidRPr="00000000" w14:paraId="00001D64">
      <w:pPr>
        <w:keepNext w:val="0"/>
        <w:keepLines w:val="0"/>
        <w:pageBreakBefore w:val="0"/>
        <w:widowControl w:val="1"/>
        <w:numPr>
          <w:ilvl w:val="2"/>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pPr>
      <w:r w:rsidDel="00000000" w:rsidR="00000000" w:rsidRPr="00000000">
        <w:rPr>
          <w:rtl w:val="0"/>
        </w:rPr>
        <w:t xml:space="preserve">"XP is preserved."</w:t>
      </w:r>
    </w:p>
    <w:p w:rsidR="00000000" w:rsidDel="00000000" w:rsidP="00000000" w:rsidRDefault="00000000" w:rsidRPr="00000000" w14:paraId="00001D65">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Button: [ Confirm &amp; Launch ] }</w:t>
      </w:r>
    </w:p>
    <w:p w:rsidR="00000000" w:rsidDel="00000000" w:rsidP="00000000" w:rsidRDefault="00000000" w:rsidRPr="00000000" w14:paraId="00001D66">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1440" w:right="0" w:hanging="360"/>
        <w:jc w:val="left"/>
      </w:pPr>
      <w:r w:rsidDel="00000000" w:rsidR="00000000" w:rsidRPr="00000000">
        <w:rPr>
          <w:rtl w:val="0"/>
        </w:rPr>
        <w:t xml:space="preserve">Button: "Launch 2026 Season". }</w:t>
      </w:r>
    </w:p>
    <w:p w:rsidR="00000000" w:rsidDel="00000000" w:rsidP="00000000" w:rsidRDefault="00000000" w:rsidRPr="00000000" w14:paraId="00001D6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r>
    </w:p>
    <w:p w:rsidR="00000000" w:rsidDel="00000000" w:rsidP="00000000" w:rsidRDefault="00000000" w:rsidRPr="00000000" w14:paraId="00001D6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t xml:space="preserve">Actor / Role : System (F2MX Platform) - User</w:t>
      </w:r>
    </w:p>
    <w:p w:rsidR="00000000" w:rsidDel="00000000" w:rsidP="00000000" w:rsidRDefault="00000000" w:rsidRPr="00000000" w14:paraId="00001D69">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pPr>
      <w:bookmarkStart w:colFirst="0" w:colLast="0" w:name="_qo6oyvxaxxpv" w:id="192"/>
      <w:bookmarkEnd w:id="192"/>
      <w:r w:rsidDel="00000000" w:rsidR="00000000" w:rsidRPr="00000000">
        <w:rPr>
          <w:b w:val="1"/>
          <w:bCs w:val="1"/>
          <w:sz w:val="22"/>
          <w:szCs w:val="22"/>
          <w:rtl w:val="0"/>
        </w:rPr>
        <w:t xml:space="preserve">User story -8.6 League Settings Summary (Rules Visibility)</w:t>
      </w:r>
      <w:r w:rsidDel="00000000" w:rsidR="00000000" w:rsidRPr="00000000">
        <w:rPr>
          <w:rtl w:val="0"/>
        </w:rPr>
        <w:t xml:space="preserve"> </w:t>
      </w:r>
    </w:p>
    <w:p w:rsidR="00000000" w:rsidDel="00000000" w:rsidP="00000000" w:rsidRDefault="00000000" w:rsidRPr="00000000" w14:paraId="00001D6A">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t xml:space="preserve">As a League Participant, I want to view a read-only summary of the league's configuration (Scoring, Rosters, Caps) during the season, so that I can reference the rules without being able to edit them.</w:t>
      </w:r>
    </w:p>
    <w:p w:rsidR="00000000" w:rsidDel="00000000" w:rsidP="00000000" w:rsidRDefault="00000000" w:rsidRPr="00000000" w14:paraId="00001D6B">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6C">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rPr>
          <w:u w:val="none"/>
        </w:rPr>
      </w:pPr>
      <w:r w:rsidDel="00000000" w:rsidR="00000000" w:rsidRPr="00000000">
        <w:rPr>
          <w:b w:val="1"/>
          <w:bCs w:val="1"/>
          <w:rtl w:val="0"/>
        </w:rPr>
        <w:t xml:space="preserve">Access</w:t>
      </w:r>
      <w:r w:rsidDel="00000000" w:rsidR="00000000" w:rsidRPr="00000000">
        <w:rPr>
          <w:rtl w:val="0"/>
        </w:rPr>
        <w:t xml:space="preserve">: Accessible from the League Home / Dashboard menu.</w:t>
      </w:r>
    </w:p>
    <w:p w:rsidR="00000000" w:rsidDel="00000000" w:rsidP="00000000" w:rsidRDefault="00000000" w:rsidRPr="00000000" w14:paraId="00001D6D">
      <w:pPr>
        <w:keepNext w:val="0"/>
        <w:keepLines w:val="0"/>
        <w:pageBreakBefore w:val="0"/>
        <w:widowControl w:val="1"/>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Read</w:t>
      </w:r>
      <w:r w:rsidDel="00000000" w:rsidR="00000000" w:rsidRPr="00000000">
        <w:rPr>
          <w:rtl w:val="0"/>
        </w:rPr>
        <w:t xml:space="preserve">-</w:t>
      </w:r>
      <w:r w:rsidDel="00000000" w:rsidR="00000000" w:rsidRPr="00000000">
        <w:rPr>
          <w:b w:val="1"/>
          <w:bCs w:val="1"/>
          <w:rtl w:val="0"/>
        </w:rPr>
        <w:t xml:space="preserve">Only</w:t>
      </w:r>
      <w:r w:rsidDel="00000000" w:rsidR="00000000" w:rsidRPr="00000000">
        <w:rPr>
          <w:rtl w:val="0"/>
        </w:rPr>
        <w:t xml:space="preserve"> </w:t>
      </w:r>
      <w:r w:rsidDel="00000000" w:rsidR="00000000" w:rsidRPr="00000000">
        <w:rPr>
          <w:b w:val="1"/>
          <w:bCs w:val="1"/>
          <w:rtl w:val="0"/>
        </w:rPr>
        <w:t xml:space="preserve">State</w:t>
      </w:r>
      <w:r w:rsidDel="00000000" w:rsidR="00000000" w:rsidRPr="00000000">
        <w:rPr>
          <w:rtl w:val="0"/>
        </w:rPr>
        <w:t xml:space="preserve">: All settings fields are visible but disabled (grayed out) to prevent editing.</w:t>
      </w:r>
    </w:p>
    <w:p w:rsidR="00000000" w:rsidDel="00000000" w:rsidP="00000000" w:rsidRDefault="00000000" w:rsidRPr="00000000" w14:paraId="00001D6E">
      <w:pPr>
        <w:keepNext w:val="0"/>
        <w:keepLines w:val="0"/>
        <w:pageBreakBefore w:val="0"/>
        <w:widowControl w:val="1"/>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rPr>
      </w:pPr>
      <w:r w:rsidDel="00000000" w:rsidR="00000000" w:rsidRPr="00000000">
        <w:rPr>
          <w:b w:val="1"/>
          <w:bCs w:val="1"/>
          <w:rtl w:val="0"/>
        </w:rPr>
        <w:t xml:space="preserve">Content Display:</w:t>
      </w:r>
    </w:p>
    <w:p w:rsidR="00000000" w:rsidDel="00000000" w:rsidP="00000000" w:rsidRDefault="00000000" w:rsidRPr="00000000" w14:paraId="00001D6F">
      <w:pPr>
        <w:keepNext w:val="0"/>
        <w:keepLines w:val="0"/>
        <w:pageBreakBefore w:val="0"/>
        <w:widowControl w:val="1"/>
        <w:numPr>
          <w:ilvl w:val="1"/>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rtl w:val="0"/>
        </w:rPr>
        <w:t xml:space="preserve">Scoring Model (e.g., Half-PPR).</w:t>
      </w:r>
    </w:p>
    <w:p w:rsidR="00000000" w:rsidDel="00000000" w:rsidP="00000000" w:rsidRDefault="00000000" w:rsidRPr="00000000" w14:paraId="00001D70">
      <w:pPr>
        <w:keepNext w:val="0"/>
        <w:keepLines w:val="0"/>
        <w:pageBreakBefore w:val="0"/>
        <w:widowControl w:val="1"/>
        <w:numPr>
          <w:ilvl w:val="1"/>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rtl w:val="0"/>
        </w:rPr>
        <w:t xml:space="preserve">Roster Configuration (7 Slots: QB, RB, RB, WR, WR, TE, FLEX).</w:t>
      </w:r>
    </w:p>
    <w:p w:rsidR="00000000" w:rsidDel="00000000" w:rsidP="00000000" w:rsidRDefault="00000000" w:rsidRPr="00000000" w14:paraId="00001D71">
      <w:pPr>
        <w:keepNext w:val="0"/>
        <w:keepLines w:val="0"/>
        <w:pageBreakBefore w:val="0"/>
        <w:widowControl w:val="1"/>
        <w:numPr>
          <w:ilvl w:val="1"/>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rtl w:val="0"/>
        </w:rPr>
        <w:t xml:space="preserve">Max Buy-In Cap.</w:t>
      </w:r>
    </w:p>
    <w:p w:rsidR="00000000" w:rsidDel="00000000" w:rsidP="00000000" w:rsidRDefault="00000000" w:rsidRPr="00000000" w14:paraId="00001D72">
      <w:pPr>
        <w:keepNext w:val="0"/>
        <w:keepLines w:val="0"/>
        <w:pageBreakBefore w:val="0"/>
        <w:widowControl w:val="1"/>
        <w:numPr>
          <w:ilvl w:val="1"/>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rtl w:val="0"/>
        </w:rPr>
        <w:t xml:space="preserve">Playoff Structure (if enabled).</w:t>
      </w:r>
    </w:p>
    <w:p w:rsidR="00000000" w:rsidDel="00000000" w:rsidP="00000000" w:rsidRDefault="00000000" w:rsidRPr="00000000" w14:paraId="00001D73">
      <w:pPr>
        <w:keepNext w:val="0"/>
        <w:keepLines w:val="0"/>
        <w:pageBreakBefore w:val="0"/>
        <w:widowControl w:val="1"/>
        <w:numPr>
          <w:ilvl w:val="1"/>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rtl w:val="0"/>
        </w:rPr>
        <w:t xml:space="preserve">Trading Rules (Hold times).</w:t>
      </w:r>
    </w:p>
    <w:p w:rsidR="00000000" w:rsidDel="00000000" w:rsidP="00000000" w:rsidRDefault="00000000" w:rsidRPr="00000000" w14:paraId="00001D74">
      <w:pPr>
        <w:keepNext w:val="0"/>
        <w:keepLines w:val="0"/>
        <w:pageBreakBefore w:val="0"/>
        <w:widowControl w:val="1"/>
        <w:numPr>
          <w:ilvl w:val="1"/>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u w:val="none"/>
        </w:rPr>
      </w:pPr>
      <w:r w:rsidDel="00000000" w:rsidR="00000000" w:rsidRPr="00000000">
        <w:rPr>
          <w:rtl w:val="0"/>
        </w:rPr>
        <w:t xml:space="preserve">Playoff Structure (if enabled): Displays the configured playoff format (e.g., "Traditional Head-to-Head" or "Point Total") and the "Top-N" advancing teams configuration. If playoffs are disabled, this field should clearly state "Playoffs Disabled</w:t>
      </w:r>
    </w:p>
    <w:p w:rsidR="00000000" w:rsidDel="00000000" w:rsidP="00000000" w:rsidRDefault="00000000" w:rsidRPr="00000000" w14:paraId="00001D75">
      <w:pPr>
        <w:keepNext w:val="0"/>
        <w:keepLines w:val="0"/>
        <w:pageBreakBefore w:val="0"/>
        <w:widowControl w:val="1"/>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rPr>
      </w:pPr>
      <w:r w:rsidDel="00000000" w:rsidR="00000000" w:rsidRPr="00000000">
        <w:rPr>
          <w:b w:val="1"/>
          <w:bCs w:val="1"/>
          <w:rtl w:val="0"/>
        </w:rPr>
        <w:t xml:space="preserve">Lock Indicator</w:t>
      </w:r>
      <w:r w:rsidDel="00000000" w:rsidR="00000000" w:rsidRPr="00000000">
        <w:rPr>
          <w:rtl w:val="0"/>
        </w:rPr>
        <w:t xml:space="preserve">: The view must clearly state "Settings are locked during the active season."</w:t>
      </w:r>
    </w:p>
    <w:p w:rsidR="00000000" w:rsidDel="00000000" w:rsidP="00000000" w:rsidRDefault="00000000" w:rsidRPr="00000000" w14:paraId="00001D76">
      <w:pPr>
        <w:keepNext w:val="0"/>
        <w:keepLines w:val="0"/>
        <w:pageBreakBefore w:val="0"/>
        <w:widowControl w:val="1"/>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u w:val="none"/>
        </w:rPr>
      </w:pPr>
      <w:r w:rsidDel="00000000" w:rsidR="00000000" w:rsidRPr="00000000">
        <w:rPr>
          <w:b w:val="1"/>
          <w:bCs w:val="1"/>
          <w:rtl w:val="0"/>
        </w:rPr>
        <w:t xml:space="preserve">Global Accessibility:</w:t>
      </w:r>
      <w:r w:rsidDel="00000000" w:rsidR="00000000" w:rsidRPr="00000000">
        <w:rPr>
          <w:rtl w:val="0"/>
        </w:rPr>
        <w:t xml:space="preserve"> Users must be able to access the League Settings Summary View directly from the Player Trading Screen, the Standings View, and the Current Matchup View. The settings must open as a modal, overlay, or navigable page so the user can easily return to their previous action.</w:t>
      </w:r>
    </w:p>
    <w:p w:rsidR="00000000" w:rsidDel="00000000" w:rsidP="00000000" w:rsidRDefault="00000000" w:rsidRPr="00000000" w14:paraId="00001D77">
      <w:pPr>
        <w:keepNext w:val="0"/>
        <w:keepLines w:val="0"/>
        <w:pageBreakBefore w:val="0"/>
        <w:widowControl w:val="1"/>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rPr>
      </w:pPr>
      <w:r w:rsidDel="00000000" w:rsidR="00000000" w:rsidRPr="00000000">
        <w:rPr>
          <w:b w:val="1"/>
          <w:bCs w:val="1"/>
          <w:rtl w:val="0"/>
        </w:rPr>
        <w:t xml:space="preserve">Detailed view of the League Info Screen</w:t>
      </w:r>
    </w:p>
    <w:p w:rsidR="00000000" w:rsidDel="00000000" w:rsidP="00000000" w:rsidRDefault="00000000" w:rsidRPr="00000000" w14:paraId="00001D78">
      <w:pPr>
        <w:keepNext w:val="0"/>
        <w:keepLines w:val="0"/>
        <w:pageBreakBefore w:val="0"/>
        <w:widowControl w:val="1"/>
        <w:numPr>
          <w:ilvl w:val="1"/>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b w:val="1"/>
          <w:bCs w:val="1"/>
          <w:rtl w:val="0"/>
        </w:rPr>
        <w:t xml:space="preserve">Header</w:t>
      </w:r>
      <w:r w:rsidDel="00000000" w:rsidR="00000000" w:rsidRPr="00000000">
        <w:rPr>
          <w:rtl w:val="0"/>
        </w:rPr>
        <w:t xml:space="preserve">: "League Rules".</w:t>
      </w:r>
    </w:p>
    <w:p w:rsidR="00000000" w:rsidDel="00000000" w:rsidP="00000000" w:rsidRDefault="00000000" w:rsidRPr="00000000" w14:paraId="00001D79">
      <w:pPr>
        <w:keepNext w:val="0"/>
        <w:keepLines w:val="0"/>
        <w:pageBreakBefore w:val="0"/>
        <w:widowControl w:val="1"/>
        <w:numPr>
          <w:ilvl w:val="1"/>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b w:val="1"/>
          <w:bCs w:val="1"/>
          <w:rtl w:val="0"/>
        </w:rPr>
        <w:t xml:space="preserve">Status</w:t>
      </w:r>
      <w:r w:rsidDel="00000000" w:rsidR="00000000" w:rsidRPr="00000000">
        <w:rPr>
          <w:rtl w:val="0"/>
        </w:rPr>
        <w:t xml:space="preserve">: [Lock Icon] Settings Locked.</w:t>
      </w:r>
    </w:p>
    <w:p w:rsidR="00000000" w:rsidDel="00000000" w:rsidP="00000000" w:rsidRDefault="00000000" w:rsidRPr="00000000" w14:paraId="00001D7A">
      <w:pPr>
        <w:keepNext w:val="0"/>
        <w:keepLines w:val="0"/>
        <w:pageBreakBefore w:val="0"/>
        <w:widowControl w:val="1"/>
        <w:numPr>
          <w:ilvl w:val="1"/>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b w:val="1"/>
          <w:bCs w:val="1"/>
          <w:rtl w:val="0"/>
        </w:rPr>
        <w:t xml:space="preserve">Scoring</w:t>
      </w:r>
      <w:r w:rsidDel="00000000" w:rsidR="00000000" w:rsidRPr="00000000">
        <w:rPr>
          <w:rtl w:val="0"/>
        </w:rPr>
        <w:t xml:space="preserve">: Half-PPR.</w:t>
      </w:r>
    </w:p>
    <w:p w:rsidR="00000000" w:rsidDel="00000000" w:rsidP="00000000" w:rsidRDefault="00000000" w:rsidRPr="00000000" w14:paraId="00001D7B">
      <w:pPr>
        <w:keepNext w:val="0"/>
        <w:keepLines w:val="0"/>
        <w:pageBreakBefore w:val="0"/>
        <w:widowControl w:val="1"/>
        <w:numPr>
          <w:ilvl w:val="1"/>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b w:val="1"/>
          <w:bCs w:val="1"/>
          <w:rtl w:val="0"/>
        </w:rPr>
        <w:t xml:space="preserve">Roster</w:t>
      </w:r>
      <w:r w:rsidDel="00000000" w:rsidR="00000000" w:rsidRPr="00000000">
        <w:rPr>
          <w:rtl w:val="0"/>
        </w:rPr>
        <w:t xml:space="preserve">: QB, RB, RB, WR, WR, TE, FLEX.</w:t>
      </w:r>
    </w:p>
    <w:p w:rsidR="00000000" w:rsidDel="00000000" w:rsidP="00000000" w:rsidRDefault="00000000" w:rsidRPr="00000000" w14:paraId="00001D7C">
      <w:pPr>
        <w:keepNext w:val="0"/>
        <w:keepLines w:val="0"/>
        <w:pageBreakBefore w:val="0"/>
        <w:widowControl w:val="1"/>
        <w:numPr>
          <w:ilvl w:val="1"/>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b w:val="1"/>
          <w:bCs w:val="1"/>
          <w:rtl w:val="0"/>
        </w:rPr>
        <w:t xml:space="preserve">Max Buy</w:t>
      </w:r>
      <w:r w:rsidDel="00000000" w:rsidR="00000000" w:rsidRPr="00000000">
        <w:rPr>
          <w:rtl w:val="0"/>
        </w:rPr>
        <w:t xml:space="preserve">-</w:t>
      </w:r>
      <w:r w:rsidDel="00000000" w:rsidR="00000000" w:rsidRPr="00000000">
        <w:rPr>
          <w:b w:val="1"/>
          <w:bCs w:val="1"/>
          <w:rtl w:val="0"/>
        </w:rPr>
        <w:t xml:space="preserve">In</w:t>
      </w:r>
      <w:r w:rsidDel="00000000" w:rsidR="00000000" w:rsidRPr="00000000">
        <w:rPr>
          <w:rtl w:val="0"/>
        </w:rPr>
        <w:t xml:space="preserve">: $500.00.</w:t>
      </w:r>
    </w:p>
    <w:p w:rsidR="00000000" w:rsidDel="00000000" w:rsidP="00000000" w:rsidRDefault="00000000" w:rsidRPr="00000000" w14:paraId="00001D7D">
      <w:pPr>
        <w:keepNext w:val="0"/>
        <w:keepLines w:val="0"/>
        <w:pageBreakBefore w:val="0"/>
        <w:widowControl w:val="1"/>
        <w:numPr>
          <w:ilvl w:val="1"/>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1440" w:right="0" w:hanging="360"/>
        <w:jc w:val="left"/>
        <w:rPr>
          <w:u w:val="none"/>
        </w:rPr>
      </w:pPr>
      <w:r w:rsidDel="00000000" w:rsidR="00000000" w:rsidRPr="00000000">
        <w:rPr>
          <w:b w:val="1"/>
          <w:bCs w:val="1"/>
          <w:rtl w:val="0"/>
        </w:rPr>
        <w:t xml:space="preserve">Playoffs:</w:t>
      </w:r>
      <w:r w:rsidDel="00000000" w:rsidR="00000000" w:rsidRPr="00000000">
        <w:rPr>
          <w:rtl w:val="0"/>
        </w:rPr>
        <w:t xml:space="preserve"> "Traditional Head-to-Head | Top 4 Advance (Weeks 16-17)".  (</w:t>
      </w:r>
      <w:r w:rsidDel="00000000" w:rsidR="00000000" w:rsidRPr="00000000">
        <w:rPr>
          <w:b w:val="1"/>
          <w:bCs w:val="1"/>
          <w:rtl w:val="0"/>
        </w:rPr>
        <w:t xml:space="preserve">Note</w:t>
      </w:r>
      <w:r w:rsidDel="00000000" w:rsidR="00000000" w:rsidRPr="00000000">
        <w:rPr>
          <w:rtl w:val="0"/>
        </w:rPr>
        <w:t xml:space="preserve">: This dynamically reflects whatever the Commissioner configured during league creation)</w:t>
      </w:r>
    </w:p>
    <w:p w:rsidR="00000000" w:rsidDel="00000000" w:rsidP="00000000" w:rsidRDefault="00000000" w:rsidRPr="00000000" w14:paraId="00001D7E">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t xml:space="preserve">Actor / Role : System (F2MX Platform) - User</w:t>
      </w:r>
    </w:p>
    <w:p w:rsidR="00000000" w:rsidDel="00000000" w:rsidP="00000000" w:rsidRDefault="00000000" w:rsidRPr="00000000" w14:paraId="00001D7F">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pPr>
      <w:bookmarkStart w:colFirst="0" w:colLast="0" w:name="_vg04uq3tcdx" w:id="193"/>
      <w:bookmarkEnd w:id="193"/>
      <w:r w:rsidDel="00000000" w:rsidR="00000000" w:rsidRPr="00000000">
        <w:rPr>
          <w:rtl w:val="0"/>
        </w:rPr>
        <w:t xml:space="preserve">User</w:t>
      </w:r>
      <w:r w:rsidDel="00000000" w:rsidR="00000000" w:rsidRPr="00000000">
        <w:rPr>
          <w:b w:val="1"/>
          <w:bCs w:val="1"/>
          <w:sz w:val="22"/>
          <w:szCs w:val="22"/>
          <w:rtl w:val="0"/>
        </w:rPr>
        <w:t xml:space="preserve"> story -8.7 Help &amp; Support Resources</w:t>
      </w:r>
      <w:r w:rsidDel="00000000" w:rsidR="00000000" w:rsidRPr="00000000">
        <w:rPr>
          <w:rtl w:val="0"/>
        </w:rPr>
        <w:t xml:space="preserve"> </w:t>
      </w:r>
    </w:p>
    <w:p w:rsidR="00000000" w:rsidDel="00000000" w:rsidP="00000000" w:rsidRDefault="00000000" w:rsidRPr="00000000" w14:paraId="00001D80">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t xml:space="preserve">As a Mobile App User, I want to access help documentation and support ticketing from within the app settings, so that I can resolve issues (like billing or bugs) or learn how to play without searching for a separate website.</w:t>
      </w:r>
    </w:p>
    <w:p w:rsidR="00000000" w:rsidDel="00000000" w:rsidP="00000000" w:rsidRDefault="00000000" w:rsidRPr="00000000" w14:paraId="00001D8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82">
      <w:pPr>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rPr>
          <w:b w:val="1"/>
          <w:bCs w:val="1"/>
        </w:rPr>
      </w:pPr>
      <w:r w:rsidDel="00000000" w:rsidR="00000000" w:rsidRPr="00000000">
        <w:rPr>
          <w:b w:val="1"/>
          <w:bCs w:val="1"/>
          <w:rtl w:val="0"/>
        </w:rPr>
        <w:t xml:space="preserve">Access Point:</w:t>
      </w:r>
    </w:p>
    <w:p w:rsidR="00000000" w:rsidDel="00000000" w:rsidP="00000000" w:rsidRDefault="00000000" w:rsidRPr="00000000" w14:paraId="00001D83">
      <w:pPr>
        <w:numPr>
          <w:ilvl w:val="1"/>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rPr>
          <w:u w:val="none"/>
        </w:rPr>
      </w:pPr>
      <w:r w:rsidDel="00000000" w:rsidR="00000000" w:rsidRPr="00000000">
        <w:rPr>
          <w:rtl w:val="0"/>
        </w:rPr>
        <w:t xml:space="preserve">The "Help &amp; Support" menu item must be accessible directly from the User Account &amp; Settings View inside the mobile app.</w:t>
      </w:r>
    </w:p>
    <w:p w:rsidR="00000000" w:rsidDel="00000000" w:rsidP="00000000" w:rsidRDefault="00000000" w:rsidRPr="00000000" w14:paraId="00001D84">
      <w:pPr>
        <w:keepNext w:val="0"/>
        <w:keepLines w:val="0"/>
        <w:pageBreakBefore w:val="0"/>
        <w:widowControl w:val="1"/>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rPr>
      </w:pPr>
      <w:r w:rsidDel="00000000" w:rsidR="00000000" w:rsidRPr="00000000">
        <w:rPr>
          <w:b w:val="1"/>
          <w:bCs w:val="1"/>
          <w:rtl w:val="0"/>
        </w:rPr>
        <w:t xml:space="preserve">Resource Links (Self-Service):</w:t>
      </w:r>
    </w:p>
    <w:p w:rsidR="00000000" w:rsidDel="00000000" w:rsidP="00000000" w:rsidRDefault="00000000" w:rsidRPr="00000000" w14:paraId="00001D85">
      <w:pPr>
        <w:keepNext w:val="0"/>
        <w:keepLines w:val="0"/>
        <w:pageBreakBefore w:val="0"/>
        <w:widowControl w:val="1"/>
        <w:numPr>
          <w:ilvl w:val="1"/>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b w:val="1"/>
          <w:bCs w:val="1"/>
          <w:rtl w:val="0"/>
        </w:rPr>
        <w:t xml:space="preserve">How to Play:</w:t>
      </w:r>
      <w:r w:rsidDel="00000000" w:rsidR="00000000" w:rsidRPr="00000000">
        <w:rPr>
          <w:rtl w:val="0"/>
        </w:rPr>
        <w:t xml:space="preserve"> Tapping this must open the "Support Website" (WebView or External Browser) displaying the rules and tutorial.</w:t>
      </w:r>
    </w:p>
    <w:p w:rsidR="00000000" w:rsidDel="00000000" w:rsidP="00000000" w:rsidRDefault="00000000" w:rsidRPr="00000000" w14:paraId="00001D86">
      <w:pPr>
        <w:keepNext w:val="0"/>
        <w:keepLines w:val="0"/>
        <w:pageBreakBefore w:val="0"/>
        <w:widowControl w:val="1"/>
        <w:numPr>
          <w:ilvl w:val="1"/>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b w:val="1"/>
          <w:bCs w:val="1"/>
          <w:rtl w:val="0"/>
        </w:rPr>
        <w:t xml:space="preserve">Scoring Rules:</w:t>
      </w:r>
      <w:r w:rsidDel="00000000" w:rsidR="00000000" w:rsidRPr="00000000">
        <w:rPr>
          <w:rtl w:val="0"/>
        </w:rPr>
        <w:t xml:space="preserve"> Tapping this must display the "Standard Fantasy Scoring Table" so users can verify point values.</w:t>
      </w:r>
    </w:p>
    <w:p w:rsidR="00000000" w:rsidDel="00000000" w:rsidP="00000000" w:rsidRDefault="00000000" w:rsidRPr="00000000" w14:paraId="00001D87">
      <w:pPr>
        <w:keepNext w:val="0"/>
        <w:keepLines w:val="0"/>
        <w:pageBreakBefore w:val="0"/>
        <w:widowControl w:val="1"/>
        <w:numPr>
          <w:ilvl w:val="1"/>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b w:val="1"/>
          <w:bCs w:val="1"/>
          <w:rtl w:val="0"/>
        </w:rPr>
        <w:t xml:space="preserve">Legal</w:t>
      </w:r>
      <w:r w:rsidDel="00000000" w:rsidR="00000000" w:rsidRPr="00000000">
        <w:rPr>
          <w:rtl w:val="0"/>
        </w:rPr>
        <w:t xml:space="preserve">: Must include links to "Privacy Policy" and "Terms of Service" (Required by App Store/Google Play guidelines).</w:t>
      </w:r>
    </w:p>
    <w:p w:rsidR="00000000" w:rsidDel="00000000" w:rsidP="00000000" w:rsidRDefault="00000000" w:rsidRPr="00000000" w14:paraId="00001D88">
      <w:pPr>
        <w:keepNext w:val="0"/>
        <w:keepLines w:val="0"/>
        <w:pageBreakBefore w:val="0"/>
        <w:widowControl w:val="1"/>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rPr>
      </w:pPr>
      <w:r w:rsidDel="00000000" w:rsidR="00000000" w:rsidRPr="00000000">
        <w:rPr>
          <w:b w:val="1"/>
          <w:bCs w:val="1"/>
          <w:rtl w:val="0"/>
        </w:rPr>
        <w:t xml:space="preserve">Billing Support Requirement (Transaction IDs):</w:t>
      </w:r>
    </w:p>
    <w:p w:rsidR="00000000" w:rsidDel="00000000" w:rsidP="00000000" w:rsidRDefault="00000000" w:rsidRPr="00000000" w14:paraId="00001D89">
      <w:pPr>
        <w:keepNext w:val="0"/>
        <w:keepLines w:val="0"/>
        <w:pageBreakBefore w:val="0"/>
        <w:widowControl w:val="1"/>
        <w:numPr>
          <w:ilvl w:val="1"/>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b w:val="1"/>
          <w:bCs w:val="1"/>
          <w:rtl w:val="0"/>
        </w:rPr>
        <w:t xml:space="preserve">Context Message</w:t>
      </w:r>
      <w:r w:rsidDel="00000000" w:rsidR="00000000" w:rsidRPr="00000000">
        <w:rPr>
          <w:rtl w:val="0"/>
        </w:rPr>
        <w:t xml:space="preserve">: The support view MUST display a notice: "For billing issues, please include your Apple/Google Transaction ID found in your receipt email."</w:t>
      </w:r>
    </w:p>
    <w:p w:rsidR="00000000" w:rsidDel="00000000" w:rsidP="00000000" w:rsidRDefault="00000000" w:rsidRPr="00000000" w14:paraId="00001D8A">
      <w:pPr>
        <w:keepNext w:val="0"/>
        <w:keepLines w:val="0"/>
        <w:pageBreakBefore w:val="0"/>
        <w:widowControl w:val="1"/>
        <w:numPr>
          <w:ilvl w:val="1"/>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b w:val="1"/>
          <w:bCs w:val="1"/>
          <w:rtl w:val="0"/>
        </w:rPr>
        <w:t xml:space="preserve">Reason</w:t>
      </w:r>
      <w:r w:rsidDel="00000000" w:rsidR="00000000" w:rsidRPr="00000000">
        <w:rPr>
          <w:rtl w:val="0"/>
        </w:rPr>
        <w:t xml:space="preserve">: F2MX cannot look up purchases by credit card number; the Transaction ID is the only link between the user's money and the F2MX ledger.</w:t>
      </w:r>
    </w:p>
    <w:p w:rsidR="00000000" w:rsidDel="00000000" w:rsidP="00000000" w:rsidRDefault="00000000" w:rsidRPr="00000000" w14:paraId="00001D8B">
      <w:pPr>
        <w:keepNext w:val="0"/>
        <w:keepLines w:val="0"/>
        <w:pageBreakBefore w:val="0"/>
        <w:widowControl w:val="1"/>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color w:val="0000ff"/>
        </w:rPr>
      </w:pPr>
      <w:r w:rsidDel="00000000" w:rsidR="00000000" w:rsidRPr="00000000">
        <w:rPr>
          <w:b w:val="1"/>
          <w:bCs w:val="1"/>
          <w:color w:val="0000ff"/>
          <w:rtl w:val="0"/>
        </w:rPr>
        <w:t xml:space="preserve">Contact Mechanism (The Mobile-to-Web Bridge):</w:t>
      </w:r>
    </w:p>
    <w:p w:rsidR="00000000" w:rsidDel="00000000" w:rsidP="00000000" w:rsidRDefault="00000000" w:rsidRPr="00000000" w14:paraId="00001D8C">
      <w:pPr>
        <w:keepNext w:val="0"/>
        <w:keepLines w:val="0"/>
        <w:pageBreakBefore w:val="0"/>
        <w:widowControl w:val="1"/>
        <w:numPr>
          <w:ilvl w:val="1"/>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color w:val="0000ff"/>
        </w:rPr>
      </w:pPr>
      <w:r w:rsidDel="00000000" w:rsidR="00000000" w:rsidRPr="00000000">
        <w:rPr>
          <w:b w:val="1"/>
          <w:bCs w:val="1"/>
          <w:color w:val="0000ff"/>
          <w:rtl w:val="0"/>
        </w:rPr>
        <w:t xml:space="preserve">Action</w:t>
      </w:r>
      <w:r w:rsidDel="00000000" w:rsidR="00000000" w:rsidRPr="00000000">
        <w:rPr>
          <w:color w:val="0000ff"/>
          <w:rtl w:val="0"/>
        </w:rPr>
        <w:t xml:space="preserve">: When the user taps "Contact Support," the app must execute one of the following actions (MVP implementation choice):</w:t>
      </w:r>
    </w:p>
    <w:p w:rsidR="00000000" w:rsidDel="00000000" w:rsidP="00000000" w:rsidRDefault="00000000" w:rsidRPr="00000000" w14:paraId="00001D8D">
      <w:pPr>
        <w:keepNext w:val="0"/>
        <w:keepLines w:val="0"/>
        <w:pageBreakBefore w:val="0"/>
        <w:widowControl w:val="1"/>
        <w:numPr>
          <w:ilvl w:val="2"/>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rPr>
      </w:pPr>
      <w:r w:rsidDel="00000000" w:rsidR="00000000" w:rsidRPr="00000000">
        <w:rPr>
          <w:b w:val="1"/>
          <w:bCs w:val="1"/>
          <w:color w:val="0000ff"/>
          <w:rtl w:val="0"/>
        </w:rPr>
        <w:t xml:space="preserve">Option A (Email):</w:t>
      </w:r>
      <w:r w:rsidDel="00000000" w:rsidR="00000000" w:rsidRPr="00000000">
        <w:rPr>
          <w:color w:val="0000ff"/>
          <w:rtl w:val="0"/>
        </w:rPr>
        <w:t xml:space="preserve"> Launch the device's default Mail App with the To: field pre-filled to support@f2mx.com.</w:t>
      </w:r>
    </w:p>
    <w:p w:rsidR="00000000" w:rsidDel="00000000" w:rsidP="00000000" w:rsidRDefault="00000000" w:rsidRPr="00000000" w14:paraId="00001D8E">
      <w:pPr>
        <w:keepNext w:val="0"/>
        <w:keepLines w:val="0"/>
        <w:pageBreakBefore w:val="0"/>
        <w:widowControl w:val="1"/>
        <w:numPr>
          <w:ilvl w:val="2"/>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rPr>
      </w:pPr>
      <w:r w:rsidDel="00000000" w:rsidR="00000000" w:rsidRPr="00000000">
        <w:rPr>
          <w:b w:val="1"/>
          <w:bCs w:val="1"/>
          <w:color w:val="0000ff"/>
          <w:rtl w:val="0"/>
        </w:rPr>
        <w:t xml:space="preserve">Option B (Web Form):</w:t>
      </w:r>
      <w:r w:rsidDel="00000000" w:rsidR="00000000" w:rsidRPr="00000000">
        <w:rPr>
          <w:color w:val="0000ff"/>
          <w:rtl w:val="0"/>
        </w:rPr>
        <w:t xml:space="preserve"> Open an in-app WebView loading the contact form from the Support Website.</w:t>
      </w:r>
    </w:p>
    <w:p w:rsidR="00000000" w:rsidDel="00000000" w:rsidP="00000000" w:rsidRDefault="00000000" w:rsidRPr="00000000" w14:paraId="00001D8F">
      <w:pPr>
        <w:keepNext w:val="0"/>
        <w:keepLines w:val="0"/>
        <w:pageBreakBefore w:val="0"/>
        <w:widowControl w:val="1"/>
        <w:numPr>
          <w:ilvl w:val="2"/>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pPr>
      <w:r w:rsidDel="00000000" w:rsidR="00000000" w:rsidRPr="00000000">
        <w:rPr>
          <w:rtl w:val="0"/>
        </w:rPr>
        <w:t xml:space="preserve">User Experience: The user remains on their mobile device but interacts with standard web/email tools to submit the ticket.</w:t>
      </w:r>
    </w:p>
    <w:p w:rsidR="00000000" w:rsidDel="00000000" w:rsidP="00000000" w:rsidRDefault="00000000" w:rsidRPr="00000000" w14:paraId="00001D90">
      <w:pPr>
        <w:keepNext w:val="0"/>
        <w:keepLines w:val="0"/>
        <w:pageBreakBefore w:val="0"/>
        <w:widowControl w:val="1"/>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rPr>
      </w:pPr>
      <w:r w:rsidDel="00000000" w:rsidR="00000000" w:rsidRPr="00000000">
        <w:rPr>
          <w:b w:val="1"/>
          <w:bCs w:val="1"/>
          <w:rtl w:val="0"/>
        </w:rPr>
        <w:t xml:space="preserve">Status Tracking (Optional/Integration Dependent):</w:t>
      </w:r>
    </w:p>
    <w:p w:rsidR="00000000" w:rsidDel="00000000" w:rsidP="00000000" w:rsidRDefault="00000000" w:rsidRPr="00000000" w14:paraId="00001D91">
      <w:pPr>
        <w:keepNext w:val="0"/>
        <w:keepLines w:val="0"/>
        <w:pageBreakBefore w:val="0"/>
        <w:widowControl w:val="1"/>
        <w:numPr>
          <w:ilvl w:val="1"/>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pPr>
      <w:r w:rsidDel="00000000" w:rsidR="00000000" w:rsidRPr="00000000">
        <w:rPr>
          <w:rtl w:val="0"/>
        </w:rPr>
        <w:t xml:space="preserve">If the selected helpdesk tool (e.g., Jira,Zendesk) supports it, the user may view a list of their open tickets via the WebView interface.</w:t>
      </w:r>
    </w:p>
    <w:p w:rsidR="00000000" w:rsidDel="00000000" w:rsidP="00000000" w:rsidRDefault="00000000" w:rsidRPr="00000000" w14:paraId="00001D92">
      <w:pPr>
        <w:keepNext w:val="0"/>
        <w:keepLines w:val="0"/>
        <w:pageBreakBefore w:val="0"/>
        <w:widowControl w:val="1"/>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rPr>
      </w:pPr>
      <w:r w:rsidDel="00000000" w:rsidR="00000000" w:rsidRPr="00000000">
        <w:rPr>
          <w:b w:val="1"/>
          <w:bCs w:val="1"/>
          <w:rtl w:val="0"/>
        </w:rPr>
        <w:t xml:space="preserve">Visual Flow &amp; Interaction Design (Pin-to-Pin):</w:t>
      </w:r>
    </w:p>
    <w:p w:rsidR="00000000" w:rsidDel="00000000" w:rsidP="00000000" w:rsidRDefault="00000000" w:rsidRPr="00000000" w14:paraId="00001D93">
      <w:pPr>
        <w:keepNext w:val="0"/>
        <w:keepLines w:val="0"/>
        <w:pageBreakBefore w:val="0"/>
        <w:widowControl w:val="1"/>
        <w:numPr>
          <w:ilvl w:val="1"/>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rtl w:val="0"/>
        </w:rPr>
        <w:t xml:space="preserve">User Settings (Mobile App View)</w:t>
      </w:r>
    </w:p>
    <w:p w:rsidR="00000000" w:rsidDel="00000000" w:rsidP="00000000" w:rsidRDefault="00000000" w:rsidRPr="00000000" w14:paraId="00001D94">
      <w:pPr>
        <w:keepNext w:val="0"/>
        <w:keepLines w:val="0"/>
        <w:pageBreakBefore w:val="0"/>
        <w:widowControl w:val="1"/>
        <w:numPr>
          <w:ilvl w:val="2"/>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b w:val="1"/>
          <w:bCs w:val="1"/>
        </w:rPr>
      </w:pPr>
      <w:r w:rsidDel="00000000" w:rsidR="00000000" w:rsidRPr="00000000">
        <w:rPr>
          <w:rtl w:val="0"/>
        </w:rPr>
        <w:t xml:space="preserve">Header: "Account &amp; Settings"</w:t>
      </w:r>
    </w:p>
    <w:p w:rsidR="00000000" w:rsidDel="00000000" w:rsidP="00000000" w:rsidRDefault="00000000" w:rsidRPr="00000000" w14:paraId="00001D95">
      <w:pPr>
        <w:keepNext w:val="0"/>
        <w:keepLines w:val="0"/>
        <w:pageBreakBefore w:val="0"/>
        <w:widowControl w:val="1"/>
        <w:numPr>
          <w:ilvl w:val="2"/>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b w:val="1"/>
          <w:bCs w:val="1"/>
        </w:rPr>
      </w:pPr>
      <w:r w:rsidDel="00000000" w:rsidR="00000000" w:rsidRPr="00000000">
        <w:rPr>
          <w:rtl w:val="0"/>
        </w:rPr>
        <w:t xml:space="preserve">Section: Support</w:t>
      </w:r>
    </w:p>
    <w:p w:rsidR="00000000" w:rsidDel="00000000" w:rsidP="00000000" w:rsidRDefault="00000000" w:rsidRPr="00000000" w14:paraId="00001D96">
      <w:pPr>
        <w:keepNext w:val="0"/>
        <w:keepLines w:val="0"/>
        <w:pageBreakBefore w:val="0"/>
        <w:widowControl w:val="1"/>
        <w:numPr>
          <w:ilvl w:val="2"/>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b w:val="1"/>
          <w:bCs w:val="1"/>
        </w:rPr>
      </w:pPr>
      <w:r w:rsidDel="00000000" w:rsidR="00000000" w:rsidRPr="00000000">
        <w:rPr>
          <w:rtl w:val="0"/>
        </w:rPr>
        <w:t xml:space="preserve">Button: [ Help &amp; Support &gt; ]</w:t>
      </w:r>
    </w:p>
    <w:p w:rsidR="00000000" w:rsidDel="00000000" w:rsidP="00000000" w:rsidRDefault="00000000" w:rsidRPr="00000000" w14:paraId="00001D97">
      <w:pPr>
        <w:keepNext w:val="0"/>
        <w:keepLines w:val="0"/>
        <w:pageBreakBefore w:val="0"/>
        <w:widowControl w:val="1"/>
        <w:numPr>
          <w:ilvl w:val="1"/>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rtl w:val="0"/>
        </w:rPr>
        <w:t xml:space="preserve">Help &amp; Support Portal (Mobile App View)</w:t>
      </w:r>
    </w:p>
    <w:p w:rsidR="00000000" w:rsidDel="00000000" w:rsidP="00000000" w:rsidRDefault="00000000" w:rsidRPr="00000000" w14:paraId="00001D98">
      <w:pPr>
        <w:keepNext w:val="0"/>
        <w:keepLines w:val="0"/>
        <w:pageBreakBefore w:val="0"/>
        <w:widowControl w:val="1"/>
        <w:numPr>
          <w:ilvl w:val="2"/>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b w:val="1"/>
          <w:bCs w:val="1"/>
        </w:rPr>
      </w:pPr>
      <w:r w:rsidDel="00000000" w:rsidR="00000000" w:rsidRPr="00000000">
        <w:rPr>
          <w:rtl w:val="0"/>
        </w:rPr>
        <w:t xml:space="preserve">Section 1: Learn the Game </w:t>
      </w:r>
    </w:p>
    <w:p w:rsidR="00000000" w:rsidDel="00000000" w:rsidP="00000000" w:rsidRDefault="00000000" w:rsidRPr="00000000" w14:paraId="00001D99">
      <w:pPr>
        <w:keepNext w:val="0"/>
        <w:keepLines w:val="0"/>
        <w:pageBreakBefore w:val="0"/>
        <w:widowControl w:val="1"/>
        <w:numPr>
          <w:ilvl w:val="3"/>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880" w:right="0" w:hanging="360"/>
        <w:jc w:val="left"/>
        <w:rPr>
          <w:b w:val="1"/>
          <w:bCs w:val="1"/>
        </w:rPr>
      </w:pPr>
      <w:r w:rsidDel="00000000" w:rsidR="00000000" w:rsidRPr="00000000">
        <w:rPr>
          <w:rFonts w:ascii="Arial Unicode MS" w:cs="Arial Unicode MS" w:eastAsia="Arial Unicode MS" w:hAnsi="Arial Unicode MS"/>
          <w:rtl w:val="0"/>
        </w:rPr>
        <w:t xml:space="preserve">[ Read How to Play Guide ] → Opens Browser</w:t>
      </w:r>
    </w:p>
    <w:p w:rsidR="00000000" w:rsidDel="00000000" w:rsidP="00000000" w:rsidRDefault="00000000" w:rsidRPr="00000000" w14:paraId="00001D9A">
      <w:pPr>
        <w:keepNext w:val="0"/>
        <w:keepLines w:val="0"/>
        <w:pageBreakBefore w:val="0"/>
        <w:widowControl w:val="1"/>
        <w:numPr>
          <w:ilvl w:val="3"/>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880" w:right="0" w:hanging="360"/>
        <w:jc w:val="left"/>
        <w:rPr>
          <w:b w:val="1"/>
          <w:bCs w:val="1"/>
        </w:rPr>
      </w:pPr>
      <w:r w:rsidDel="00000000" w:rsidR="00000000" w:rsidRPr="00000000">
        <w:rPr>
          <w:rFonts w:ascii="Arial Unicode MS" w:cs="Arial Unicode MS" w:eastAsia="Arial Unicode MS" w:hAnsi="Arial Unicode MS"/>
          <w:rtl w:val="0"/>
        </w:rPr>
        <w:t xml:space="preserve">[ View Scoring Rules ] → Opens Modal</w:t>
      </w:r>
    </w:p>
    <w:p w:rsidR="00000000" w:rsidDel="00000000" w:rsidP="00000000" w:rsidRDefault="00000000" w:rsidRPr="00000000" w14:paraId="00001D9B">
      <w:pPr>
        <w:keepNext w:val="0"/>
        <w:keepLines w:val="0"/>
        <w:pageBreakBefore w:val="0"/>
        <w:widowControl w:val="1"/>
        <w:numPr>
          <w:ilvl w:val="3"/>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880" w:right="0" w:hanging="360"/>
        <w:jc w:val="left"/>
        <w:rPr>
          <w:b w:val="1"/>
          <w:bCs w:val="1"/>
        </w:rPr>
      </w:pPr>
      <w:r w:rsidDel="00000000" w:rsidR="00000000" w:rsidRPr="00000000">
        <w:rPr>
          <w:rFonts w:ascii="Arial Unicode MS" w:cs="Arial Unicode MS" w:eastAsia="Arial Unicode MS" w:hAnsi="Arial Unicode MS"/>
          <w:rtl w:val="0"/>
        </w:rPr>
        <w:t xml:space="preserve">[ Privacy Policy ] → Opens Browser</w:t>
      </w:r>
    </w:p>
    <w:p w:rsidR="00000000" w:rsidDel="00000000" w:rsidP="00000000" w:rsidRDefault="00000000" w:rsidRPr="00000000" w14:paraId="00001D9C">
      <w:pPr>
        <w:keepNext w:val="0"/>
        <w:keepLines w:val="0"/>
        <w:pageBreakBefore w:val="0"/>
        <w:widowControl w:val="1"/>
        <w:numPr>
          <w:ilvl w:val="2"/>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b w:val="1"/>
          <w:bCs w:val="1"/>
          <w:color w:val="0000ff"/>
        </w:rPr>
      </w:pPr>
      <w:r w:rsidDel="00000000" w:rsidR="00000000" w:rsidRPr="00000000">
        <w:rPr>
          <w:color w:val="0000ff"/>
          <w:rtl w:val="0"/>
        </w:rPr>
        <w:t xml:space="preserve">Section 2: Contact Us </w:t>
      </w:r>
    </w:p>
    <w:p w:rsidR="00000000" w:rsidDel="00000000" w:rsidP="00000000" w:rsidRDefault="00000000" w:rsidRPr="00000000" w14:paraId="00001D9D">
      <w:pPr>
        <w:keepNext w:val="0"/>
        <w:keepLines w:val="0"/>
        <w:pageBreakBefore w:val="0"/>
        <w:widowControl w:val="1"/>
        <w:numPr>
          <w:ilvl w:val="3"/>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880" w:right="0" w:hanging="360"/>
        <w:jc w:val="left"/>
        <w:rPr>
          <w:b w:val="1"/>
          <w:bCs w:val="1"/>
          <w:color w:val="0000ff"/>
        </w:rPr>
      </w:pPr>
      <w:r w:rsidDel="00000000" w:rsidR="00000000" w:rsidRPr="00000000">
        <w:rPr>
          <w:color w:val="0000ff"/>
          <w:rtl w:val="0"/>
        </w:rPr>
        <w:t xml:space="preserve">Text: "Having trouble? Contact our team."</w:t>
      </w:r>
    </w:p>
    <w:p w:rsidR="00000000" w:rsidDel="00000000" w:rsidP="00000000" w:rsidRDefault="00000000" w:rsidRPr="00000000" w14:paraId="00001D9E">
      <w:pPr>
        <w:keepNext w:val="0"/>
        <w:keepLines w:val="0"/>
        <w:pageBreakBefore w:val="0"/>
        <w:widowControl w:val="1"/>
        <w:numPr>
          <w:ilvl w:val="3"/>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880" w:right="0" w:hanging="360"/>
        <w:jc w:val="left"/>
        <w:rPr>
          <w:b w:val="1"/>
          <w:bCs w:val="1"/>
          <w:color w:val="0000ff"/>
        </w:rPr>
      </w:pPr>
      <w:r w:rsidDel="00000000" w:rsidR="00000000" w:rsidRPr="00000000">
        <w:rPr>
          <w:color w:val="0000ff"/>
          <w:rtl w:val="0"/>
        </w:rPr>
        <w:t xml:space="preserve">Warning: "⚠️ Billing Issue? Please paste your Apple/Google Transaction ID in your message."</w:t>
      </w:r>
    </w:p>
    <w:p w:rsidR="00000000" w:rsidDel="00000000" w:rsidP="00000000" w:rsidRDefault="00000000" w:rsidRPr="00000000" w14:paraId="00001D9F">
      <w:pPr>
        <w:keepNext w:val="0"/>
        <w:keepLines w:val="0"/>
        <w:pageBreakBefore w:val="0"/>
        <w:widowControl w:val="1"/>
        <w:numPr>
          <w:ilvl w:val="3"/>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2880" w:right="0" w:hanging="360"/>
        <w:jc w:val="left"/>
        <w:rPr>
          <w:b w:val="1"/>
          <w:bCs w:val="1"/>
          <w:color w:val="0000ff"/>
        </w:rPr>
      </w:pPr>
      <w:r w:rsidDel="00000000" w:rsidR="00000000" w:rsidRPr="00000000">
        <w:rPr>
          <w:rFonts w:ascii="Arial Unicode MS" w:cs="Arial Unicode MS" w:eastAsia="Arial Unicode MS" w:hAnsi="Arial Unicode MS"/>
          <w:color w:val="0000ff"/>
          <w:rtl w:val="0"/>
        </w:rPr>
        <w:t xml:space="preserve">Button: [ Email Support ] → Opens Mail App </w:t>
      </w:r>
    </w:p>
    <w:p w:rsidR="00000000" w:rsidDel="00000000" w:rsidP="00000000" w:rsidRDefault="00000000" w:rsidRPr="00000000" w14:paraId="00001DA0">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pPr>
      <w:r w:rsidDel="00000000" w:rsidR="00000000" w:rsidRPr="00000000">
        <w:rPr>
          <w:rtl w:val="0"/>
        </w:rPr>
        <w:t xml:space="preserve">Actor / Role : System (F2MX Platform) - System</w:t>
      </w:r>
    </w:p>
    <w:p w:rsidR="00000000" w:rsidDel="00000000" w:rsidP="00000000" w:rsidRDefault="00000000" w:rsidRPr="00000000" w14:paraId="00001DA1">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pPr>
      <w:bookmarkStart w:colFirst="0" w:colLast="0" w:name="_95l8pk4u2tgh" w:id="194"/>
      <w:bookmarkEnd w:id="194"/>
      <w:r w:rsidDel="00000000" w:rsidR="00000000" w:rsidRPr="00000000">
        <w:rPr>
          <w:b w:val="1"/>
          <w:bCs w:val="1"/>
          <w:sz w:val="22"/>
          <w:szCs w:val="22"/>
          <w:rtl w:val="0"/>
        </w:rPr>
        <w:t xml:space="preserve">User story -8.8 MVP Analytics &amp; Telemetry</w:t>
      </w:r>
      <w:r w:rsidDel="00000000" w:rsidR="00000000" w:rsidRPr="00000000">
        <w:rPr>
          <w:rtl w:val="0"/>
        </w:rPr>
        <w:t xml:space="preserve"> </w:t>
      </w:r>
    </w:p>
    <w:p w:rsidR="00000000" w:rsidDel="00000000" w:rsidP="00000000" w:rsidRDefault="00000000" w:rsidRPr="00000000" w14:paraId="00001DA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color w:val="0000ff"/>
        </w:rPr>
      </w:pPr>
      <w:r w:rsidDel="00000000" w:rsidR="00000000" w:rsidRPr="00000000">
        <w:rPr>
          <w:color w:val="0000ff"/>
          <w:rtl w:val="0"/>
        </w:rPr>
        <w:t xml:space="preserve">As an F2MX Product Leader, I want the system to automatically track specific user actions (events) and send them to our analytics provider (e.g., Firebase/Google Analytics), so that I can monitor the health of the game and calculate key performance indicators (KPIs) via the provider's dashboard without needing a custom internal analytics screen.</w:t>
      </w:r>
    </w:p>
    <w:p w:rsidR="00000000" w:rsidDel="00000000" w:rsidP="00000000" w:rsidRDefault="00000000" w:rsidRPr="00000000" w14:paraId="00001DA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b w:val="1"/>
          <w:bCs w:val="1"/>
          <w:color w:val="0000ff"/>
        </w:rPr>
      </w:pPr>
      <w:r w:rsidDel="00000000" w:rsidR="00000000" w:rsidRPr="00000000">
        <w:rPr>
          <w:b w:val="1"/>
          <w:bCs w:val="1"/>
          <w:color w:val="0000ff"/>
          <w:rtl w:val="0"/>
        </w:rPr>
        <w:t xml:space="preserve">Acceptance Criteria:</w:t>
      </w:r>
    </w:p>
    <w:p w:rsidR="00000000" w:rsidDel="00000000" w:rsidP="00000000" w:rsidRDefault="00000000" w:rsidRPr="00000000" w14:paraId="00001DA4">
      <w:pPr>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rPr>
          <w:b w:val="1"/>
          <w:bCs w:val="1"/>
          <w:color w:val="0000ff"/>
        </w:rPr>
      </w:pPr>
      <w:r w:rsidDel="00000000" w:rsidR="00000000" w:rsidRPr="00000000">
        <w:rPr>
          <w:b w:val="1"/>
          <w:bCs w:val="1"/>
          <w:color w:val="0000ff"/>
          <w:rtl w:val="0"/>
        </w:rPr>
        <w:t xml:space="preserve">MVP KPIs (The Required Reports):</w:t>
      </w:r>
    </w:p>
    <w:p w:rsidR="00000000" w:rsidDel="00000000" w:rsidP="00000000" w:rsidRDefault="00000000" w:rsidRPr="00000000" w14:paraId="00001DA5">
      <w:pPr>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rPr>
          <w:b w:val="1"/>
          <w:bCs w:val="1"/>
          <w:color w:val="0000ff"/>
        </w:rPr>
      </w:pPr>
      <w:r w:rsidDel="00000000" w:rsidR="00000000" w:rsidRPr="00000000">
        <w:rPr>
          <w:b w:val="1"/>
          <w:bCs w:val="1"/>
          <w:color w:val="0000ff"/>
          <w:rtl w:val="0"/>
        </w:rPr>
        <w:t xml:space="preserve">The tracked data must allow the Admin to view the following specific metrics in the provider dashboard:</w:t>
      </w:r>
    </w:p>
    <w:p w:rsidR="00000000" w:rsidDel="00000000" w:rsidP="00000000" w:rsidRDefault="00000000" w:rsidRPr="00000000" w14:paraId="00001DA6">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rPr>
          <w:color w:val="0000ff"/>
        </w:rPr>
      </w:pPr>
      <w:r w:rsidDel="00000000" w:rsidR="00000000" w:rsidRPr="00000000">
        <w:rPr>
          <w:color w:val="0000ff"/>
          <w:rtl w:val="0"/>
        </w:rPr>
        <w:t xml:space="preserve">Leagues Joined per User.</w:t>
      </w:r>
    </w:p>
    <w:p w:rsidR="00000000" w:rsidDel="00000000" w:rsidP="00000000" w:rsidRDefault="00000000" w:rsidRPr="00000000" w14:paraId="00001DA7">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rPr>
          <w:color w:val="0000ff"/>
        </w:rPr>
      </w:pPr>
      <w:r w:rsidDel="00000000" w:rsidR="00000000" w:rsidRPr="00000000">
        <w:rPr>
          <w:color w:val="0000ff"/>
          <w:rtl w:val="0"/>
        </w:rPr>
        <w:t xml:space="preserve">Public vs. Private League Ratio.</w:t>
      </w:r>
    </w:p>
    <w:p w:rsidR="00000000" w:rsidDel="00000000" w:rsidP="00000000" w:rsidRDefault="00000000" w:rsidRPr="00000000" w14:paraId="00001DA8">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rPr>
          <w:color w:val="0000ff"/>
        </w:rPr>
      </w:pPr>
      <w:r w:rsidDel="00000000" w:rsidR="00000000" w:rsidRPr="00000000">
        <w:rPr>
          <w:color w:val="0000ff"/>
          <w:rtl w:val="0"/>
        </w:rPr>
        <w:t xml:space="preserve">League Completion Rate.</w:t>
      </w:r>
    </w:p>
    <w:p w:rsidR="00000000" w:rsidDel="00000000" w:rsidP="00000000" w:rsidRDefault="00000000" w:rsidRPr="00000000" w14:paraId="00001DA9">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rPr>
          <w:color w:val="0000ff"/>
        </w:rPr>
      </w:pPr>
      <w:r w:rsidDel="00000000" w:rsidR="00000000" w:rsidRPr="00000000">
        <w:rPr>
          <w:color w:val="0000ff"/>
          <w:rtl w:val="0"/>
        </w:rPr>
        <w:t xml:space="preserve">Live Scoring Page Views (Engagement proxy).</w:t>
      </w:r>
    </w:p>
    <w:p w:rsidR="00000000" w:rsidDel="00000000" w:rsidP="00000000" w:rsidRDefault="00000000" w:rsidRPr="00000000" w14:paraId="00001DAA">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rPr>
          <w:color w:val="0000ff"/>
        </w:rPr>
      </w:pPr>
      <w:r w:rsidDel="00000000" w:rsidR="00000000" w:rsidRPr="00000000">
        <w:rPr>
          <w:color w:val="0000ff"/>
          <w:rtl w:val="0"/>
        </w:rPr>
        <w:t xml:space="preserve">Push Notification Response Rate.</w:t>
      </w:r>
    </w:p>
    <w:p w:rsidR="00000000" w:rsidDel="00000000" w:rsidP="00000000" w:rsidRDefault="00000000" w:rsidRPr="00000000" w14:paraId="00001DAB">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rPr>
          <w:color w:val="0000ff"/>
        </w:rPr>
      </w:pPr>
      <w:r w:rsidDel="00000000" w:rsidR="00000000" w:rsidRPr="00000000">
        <w:rPr>
          <w:color w:val="0000ff"/>
          <w:rtl w:val="0"/>
        </w:rPr>
        <w:t xml:space="preserve">Friend Invites Sent vs. Accepted.</w:t>
      </w:r>
      <w:r w:rsidDel="00000000" w:rsidR="00000000" w:rsidRPr="00000000">
        <w:rPr>
          <w:rtl w:val="0"/>
        </w:rPr>
      </w:r>
    </w:p>
    <w:p w:rsidR="00000000" w:rsidDel="00000000" w:rsidP="00000000" w:rsidRDefault="00000000" w:rsidRPr="00000000" w14:paraId="00001DAC">
      <w:pPr>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rPr>
          <w:b w:val="1"/>
          <w:bCs w:val="1"/>
          <w:color w:val="0000ff"/>
        </w:rPr>
      </w:pPr>
      <w:r w:rsidDel="00000000" w:rsidR="00000000" w:rsidRPr="00000000">
        <w:rPr>
          <w:b w:val="1"/>
          <w:bCs w:val="1"/>
          <w:color w:val="0000ff"/>
          <w:rtl w:val="0"/>
        </w:rPr>
        <w:t xml:space="preserve">Event Instrumentation (The "Signals"):</w:t>
      </w:r>
    </w:p>
    <w:p w:rsidR="00000000" w:rsidDel="00000000" w:rsidP="00000000" w:rsidRDefault="00000000" w:rsidRPr="00000000" w14:paraId="00001DAD">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rPr>
          <w:color w:val="0000ff"/>
        </w:rPr>
      </w:pPr>
      <w:r w:rsidDel="00000000" w:rsidR="00000000" w:rsidRPr="00000000">
        <w:rPr>
          <w:color w:val="0000ff"/>
          <w:rtl w:val="0"/>
        </w:rPr>
        <w:t xml:space="preserve">The system must automatically log the following events to the external analytics provider:</w:t>
      </w:r>
    </w:p>
    <w:p w:rsidR="00000000" w:rsidDel="00000000" w:rsidP="00000000" w:rsidRDefault="00000000" w:rsidRPr="00000000" w14:paraId="00001DAE">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rPr>
      </w:pPr>
      <w:r w:rsidDel="00000000" w:rsidR="00000000" w:rsidRPr="00000000">
        <w:rPr>
          <w:color w:val="0000ff"/>
          <w:rtl w:val="0"/>
        </w:rPr>
        <w:t xml:space="preserve">League Events: league_created, league_invite_sent, league_joined, league_started, league_completed, league_reactivated.</w:t>
      </w:r>
    </w:p>
    <w:p w:rsidR="00000000" w:rsidDel="00000000" w:rsidP="00000000" w:rsidRDefault="00000000" w:rsidRPr="00000000" w14:paraId="00001DAF">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rPr>
      </w:pPr>
      <w:r w:rsidDel="00000000" w:rsidR="00000000" w:rsidRPr="00000000">
        <w:rPr>
          <w:color w:val="0000ff"/>
          <w:rtl w:val="0"/>
        </w:rPr>
        <w:t xml:space="preserve">Market Events: order_viewed, order_confirmed, buy_executed, sell_executed, pricing_published_update.</w:t>
      </w:r>
    </w:p>
    <w:p w:rsidR="00000000" w:rsidDel="00000000" w:rsidP="00000000" w:rsidRDefault="00000000" w:rsidRPr="00000000" w14:paraId="00001DB0">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rPr>
      </w:pPr>
      <w:r w:rsidDel="00000000" w:rsidR="00000000" w:rsidRPr="00000000">
        <w:rPr>
          <w:color w:val="0000ff"/>
          <w:rtl w:val="0"/>
        </w:rPr>
        <w:t xml:space="preserve">Gameplay Events: matchup_created, lineup_changed, scoring_view_opened.</w:t>
      </w:r>
    </w:p>
    <w:p w:rsidR="00000000" w:rsidDel="00000000" w:rsidP="00000000" w:rsidRDefault="00000000" w:rsidRPr="00000000" w14:paraId="00001DB1">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rPr>
      </w:pPr>
      <w:r w:rsidDel="00000000" w:rsidR="00000000" w:rsidRPr="00000000">
        <w:rPr>
          <w:color w:val="0000ff"/>
          <w:rtl w:val="0"/>
        </w:rPr>
        <w:t xml:space="preserve">Social/Notification: notification_sent, notification_opened, invite_shared (Link vs. QR), taunt_sent.</w:t>
      </w:r>
    </w:p>
    <w:p w:rsidR="00000000" w:rsidDel="00000000" w:rsidP="00000000" w:rsidRDefault="00000000" w:rsidRPr="00000000" w14:paraId="00001DB2">
      <w:pPr>
        <w:keepNext w:val="0"/>
        <w:keepLines w:val="0"/>
        <w:pageBreakBefore w:val="0"/>
        <w:widowControl w:val="1"/>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color w:val="0000ff"/>
        </w:rPr>
      </w:pPr>
      <w:r w:rsidDel="00000000" w:rsidR="00000000" w:rsidRPr="00000000">
        <w:rPr>
          <w:b w:val="1"/>
          <w:bCs w:val="1"/>
          <w:color w:val="0000ff"/>
          <w:rtl w:val="0"/>
        </w:rPr>
        <w:t xml:space="preserve">Data Payload (The Context):</w:t>
      </w:r>
    </w:p>
    <w:p w:rsidR="00000000" w:rsidDel="00000000" w:rsidP="00000000" w:rsidRDefault="00000000" w:rsidRPr="00000000" w14:paraId="00001DB3">
      <w:pPr>
        <w:keepNext w:val="0"/>
        <w:keepLines w:val="0"/>
        <w:pageBreakBefore w:val="0"/>
        <w:widowControl w:val="1"/>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color w:val="0000ff"/>
        </w:rPr>
      </w:pPr>
      <w:r w:rsidDel="00000000" w:rsidR="00000000" w:rsidRPr="00000000">
        <w:rPr>
          <w:color w:val="0000ff"/>
          <w:rtl w:val="0"/>
        </w:rPr>
        <w:t xml:space="preserve"> Every event sent must include the following metadata fields :</w:t>
      </w:r>
    </w:p>
    <w:p w:rsidR="00000000" w:rsidDel="00000000" w:rsidP="00000000" w:rsidRDefault="00000000" w:rsidRPr="00000000" w14:paraId="00001DB4">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rPr>
      </w:pPr>
      <w:r w:rsidDel="00000000" w:rsidR="00000000" w:rsidRPr="00000000">
        <w:rPr>
          <w:color w:val="0000ff"/>
          <w:rtl w:val="0"/>
        </w:rPr>
        <w:t xml:space="preserve">event_name</w:t>
      </w:r>
    </w:p>
    <w:p w:rsidR="00000000" w:rsidDel="00000000" w:rsidP="00000000" w:rsidRDefault="00000000" w:rsidRPr="00000000" w14:paraId="00001DB5">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rPr>
      </w:pPr>
      <w:r w:rsidDel="00000000" w:rsidR="00000000" w:rsidRPr="00000000">
        <w:rPr>
          <w:color w:val="0000ff"/>
          <w:rtl w:val="0"/>
        </w:rPr>
        <w:t xml:space="preserve">timestamp (UTC, server-generated)</w:t>
      </w:r>
    </w:p>
    <w:p w:rsidR="00000000" w:rsidDel="00000000" w:rsidP="00000000" w:rsidRDefault="00000000" w:rsidRPr="00000000" w14:paraId="00001DB6">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rPr>
      </w:pPr>
      <w:r w:rsidDel="00000000" w:rsidR="00000000" w:rsidRPr="00000000">
        <w:rPr>
          <w:color w:val="0000ff"/>
          <w:rtl w:val="0"/>
        </w:rPr>
        <w:t xml:space="preserve">user_id (Nullable for system events; anonymized internal ID)</w:t>
      </w:r>
    </w:p>
    <w:p w:rsidR="00000000" w:rsidDel="00000000" w:rsidP="00000000" w:rsidRDefault="00000000" w:rsidRPr="00000000" w14:paraId="00001DB7">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rPr>
      </w:pPr>
      <w:r w:rsidDel="00000000" w:rsidR="00000000" w:rsidRPr="00000000">
        <w:rPr>
          <w:color w:val="0000ff"/>
          <w:rtl w:val="0"/>
        </w:rPr>
        <w:t xml:space="preserve">league_id (If applicable)</w:t>
      </w:r>
    </w:p>
    <w:p w:rsidR="00000000" w:rsidDel="00000000" w:rsidP="00000000" w:rsidRDefault="00000000" w:rsidRPr="00000000" w14:paraId="00001DB8">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rPr>
      </w:pPr>
      <w:r w:rsidDel="00000000" w:rsidR="00000000" w:rsidRPr="00000000">
        <w:rPr>
          <w:color w:val="0000ff"/>
          <w:rtl w:val="0"/>
        </w:rPr>
        <w:t xml:space="preserve">market_side (Buy vs. Sell)</w:t>
      </w:r>
    </w:p>
    <w:p w:rsidR="00000000" w:rsidDel="00000000" w:rsidP="00000000" w:rsidRDefault="00000000" w:rsidRPr="00000000" w14:paraId="00001DB9">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rPr>
      </w:pPr>
      <w:r w:rsidDel="00000000" w:rsidR="00000000" w:rsidRPr="00000000">
        <w:rPr>
          <w:color w:val="0000ff"/>
          <w:rtl w:val="0"/>
        </w:rPr>
        <w:t xml:space="preserve">device_type (iOS vs. Android)</w:t>
      </w:r>
    </w:p>
    <w:p w:rsidR="00000000" w:rsidDel="00000000" w:rsidP="00000000" w:rsidRDefault="00000000" w:rsidRPr="00000000" w14:paraId="00001DBA">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rPr>
      </w:pPr>
      <w:r w:rsidDel="00000000" w:rsidR="00000000" w:rsidRPr="00000000">
        <w:rPr>
          <w:color w:val="0000ff"/>
          <w:rtl w:val="0"/>
        </w:rPr>
        <w:t xml:space="preserve">notification_channel (Push vs. Email, if applicable).</w:t>
      </w:r>
    </w:p>
    <w:p w:rsidR="00000000" w:rsidDel="00000000" w:rsidP="00000000" w:rsidRDefault="00000000" w:rsidRPr="00000000" w14:paraId="00001DBB">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u w:val="none"/>
        </w:rPr>
      </w:pPr>
      <w:r w:rsidDel="00000000" w:rsidR="00000000" w:rsidRPr="00000000">
        <w:rPr>
          <w:color w:val="0000ff"/>
          <w:rtl w:val="0"/>
        </w:rPr>
        <w:t xml:space="preserve">source (app, backend, system)</w:t>
      </w:r>
    </w:p>
    <w:p w:rsidR="00000000" w:rsidDel="00000000" w:rsidP="00000000" w:rsidRDefault="00000000" w:rsidRPr="00000000" w14:paraId="00001DBC">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u w:val="none"/>
        </w:rPr>
      </w:pPr>
      <w:r w:rsidDel="00000000" w:rsidR="00000000" w:rsidRPr="00000000">
        <w:rPr>
          <w:color w:val="0000ff"/>
          <w:rtl w:val="0"/>
        </w:rPr>
        <w:t xml:space="preserve">environment (prod, staging)</w:t>
      </w:r>
    </w:p>
    <w:p w:rsidR="00000000" w:rsidDel="00000000" w:rsidP="00000000" w:rsidRDefault="00000000" w:rsidRPr="00000000" w14:paraId="00001DBD">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u w:val="none"/>
        </w:rPr>
      </w:pPr>
      <w:r w:rsidDel="00000000" w:rsidR="00000000" w:rsidRPr="00000000">
        <w:rPr>
          <w:color w:val="0000ff"/>
          <w:rtl w:val="0"/>
        </w:rPr>
        <w:t xml:space="preserve">player_id</w:t>
      </w:r>
    </w:p>
    <w:p w:rsidR="00000000" w:rsidDel="00000000" w:rsidP="00000000" w:rsidRDefault="00000000" w:rsidRPr="00000000" w14:paraId="00001DBE">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u w:val="none"/>
        </w:rPr>
      </w:pPr>
      <w:r w:rsidDel="00000000" w:rsidR="00000000" w:rsidRPr="00000000">
        <w:rPr>
          <w:color w:val="0000ff"/>
          <w:rtl w:val="0"/>
        </w:rPr>
        <w:t xml:space="preserve">order_id</w:t>
      </w:r>
    </w:p>
    <w:p w:rsidR="00000000" w:rsidDel="00000000" w:rsidP="00000000" w:rsidRDefault="00000000" w:rsidRPr="00000000" w14:paraId="00001DBF">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u w:val="none"/>
        </w:rPr>
      </w:pPr>
      <w:r w:rsidDel="00000000" w:rsidR="00000000" w:rsidRPr="00000000">
        <w:rPr>
          <w:color w:val="0000ff"/>
          <w:rtl w:val="0"/>
        </w:rPr>
        <w:t xml:space="preserve">currency_amount</w:t>
      </w:r>
    </w:p>
    <w:p w:rsidR="00000000" w:rsidDel="00000000" w:rsidP="00000000" w:rsidRDefault="00000000" w:rsidRPr="00000000" w14:paraId="00001DC0">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u w:val="none"/>
        </w:rPr>
      </w:pPr>
      <w:r w:rsidDel="00000000" w:rsidR="00000000" w:rsidRPr="00000000">
        <w:rPr>
          <w:color w:val="0000ff"/>
          <w:rtl w:val="0"/>
        </w:rPr>
        <w:t xml:space="preserve">xp_delta</w:t>
      </w:r>
    </w:p>
    <w:p w:rsidR="00000000" w:rsidDel="00000000" w:rsidP="00000000" w:rsidRDefault="00000000" w:rsidRPr="00000000" w14:paraId="00001DC1">
      <w:pPr>
        <w:keepNext w:val="0"/>
        <w:keepLines w:val="0"/>
        <w:pageBreakBefore w:val="0"/>
        <w:widowControl w:val="1"/>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2160" w:right="0" w:hanging="360"/>
        <w:jc w:val="left"/>
        <w:rPr>
          <w:color w:val="0000ff"/>
          <w:u w:val="none"/>
        </w:rPr>
      </w:pPr>
      <w:r w:rsidDel="00000000" w:rsidR="00000000" w:rsidRPr="00000000">
        <w:rPr>
          <w:color w:val="0000ff"/>
          <w:rtl w:val="0"/>
        </w:rPr>
        <w:t xml:space="preserve">invite_type (email, link, QR)</w:t>
      </w:r>
    </w:p>
    <w:p w:rsidR="00000000" w:rsidDel="00000000" w:rsidP="00000000" w:rsidRDefault="00000000" w:rsidRPr="00000000" w14:paraId="00001DC2">
      <w:pPr>
        <w:keepNext w:val="0"/>
        <w:keepLines w:val="0"/>
        <w:pageBreakBefore w:val="0"/>
        <w:widowControl w:val="1"/>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color w:val="0000ff"/>
        </w:rPr>
      </w:pPr>
      <w:r w:rsidDel="00000000" w:rsidR="00000000" w:rsidRPr="00000000">
        <w:rPr>
          <w:b w:val="1"/>
          <w:bCs w:val="1"/>
          <w:color w:val="0000ff"/>
          <w:rtl w:val="0"/>
        </w:rPr>
        <w:t xml:space="preserve">Note: "Commissioner Tools Usage" tracking is deferred to Post-MVP.</w:t>
      </w:r>
    </w:p>
    <w:p w:rsidR="00000000" w:rsidDel="00000000" w:rsidP="00000000" w:rsidRDefault="00000000" w:rsidRPr="00000000" w14:paraId="00001DC3">
      <w:pPr>
        <w:keepNext w:val="0"/>
        <w:keepLines w:val="0"/>
        <w:pageBreakBefore w:val="0"/>
        <w:widowControl w:val="1"/>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color w:val="0000ff"/>
        </w:rPr>
      </w:pPr>
      <w:r w:rsidDel="00000000" w:rsidR="00000000" w:rsidRPr="00000000">
        <w:rPr>
          <w:b w:val="1"/>
          <w:bCs w:val="1"/>
          <w:color w:val="0000ff"/>
          <w:rtl w:val="0"/>
        </w:rPr>
        <w:t xml:space="preserve">Visualization &amp; Access (The "Where"):</w:t>
      </w:r>
    </w:p>
    <w:p w:rsidR="00000000" w:rsidDel="00000000" w:rsidP="00000000" w:rsidRDefault="00000000" w:rsidRPr="00000000" w14:paraId="00001DC4">
      <w:pPr>
        <w:keepNext w:val="0"/>
        <w:keepLines w:val="0"/>
        <w:pageBreakBefore w:val="0"/>
        <w:widowControl w:val="1"/>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color w:val="0000ff"/>
        </w:rPr>
      </w:pPr>
      <w:r w:rsidDel="00000000" w:rsidR="00000000" w:rsidRPr="00000000">
        <w:rPr>
          <w:b w:val="1"/>
          <w:bCs w:val="1"/>
          <w:color w:val="0000ff"/>
          <w:rtl w:val="0"/>
        </w:rPr>
        <w:t xml:space="preserve">No Internal UI:</w:t>
      </w:r>
      <w:r w:rsidDel="00000000" w:rsidR="00000000" w:rsidRPr="00000000">
        <w:rPr>
          <w:color w:val="0000ff"/>
          <w:rtl w:val="0"/>
        </w:rPr>
        <w:t xml:space="preserve"> The F2MX Admin Console does not require a custom "Analytics" tab.</w:t>
      </w:r>
    </w:p>
    <w:p w:rsidR="00000000" w:rsidDel="00000000" w:rsidP="00000000" w:rsidRDefault="00000000" w:rsidRPr="00000000" w14:paraId="00001DC5">
      <w:pPr>
        <w:keepNext w:val="0"/>
        <w:keepLines w:val="0"/>
        <w:pageBreakBefore w:val="0"/>
        <w:widowControl w:val="1"/>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color w:val="0000ff"/>
        </w:rPr>
      </w:pPr>
      <w:r w:rsidDel="00000000" w:rsidR="00000000" w:rsidRPr="00000000">
        <w:rPr>
          <w:b w:val="1"/>
          <w:bCs w:val="1"/>
          <w:color w:val="0000ff"/>
          <w:rtl w:val="0"/>
        </w:rPr>
        <w:t xml:space="preserve"> Provider Dashboard:</w:t>
      </w:r>
      <w:r w:rsidDel="00000000" w:rsidR="00000000" w:rsidRPr="00000000">
        <w:rPr>
          <w:color w:val="0000ff"/>
          <w:rtl w:val="0"/>
        </w:rPr>
        <w:t xml:space="preserve"> Admins access these charts (Bar, Line, Pie) by logging directly into the third-party tool (e.g., Firebase Console) [Source 248].</w:t>
      </w:r>
    </w:p>
    <w:p w:rsidR="00000000" w:rsidDel="00000000" w:rsidP="00000000" w:rsidRDefault="00000000" w:rsidRPr="00000000" w14:paraId="00001DC6">
      <w:pPr>
        <w:keepNext w:val="0"/>
        <w:keepLines w:val="0"/>
        <w:pageBreakBefore w:val="0"/>
        <w:widowControl w:val="1"/>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color w:val="0000ff"/>
        </w:rPr>
      </w:pPr>
      <w:r w:rsidDel="00000000" w:rsidR="00000000" w:rsidRPr="00000000">
        <w:rPr>
          <w:b w:val="1"/>
          <w:bCs w:val="1"/>
          <w:color w:val="0000ff"/>
          <w:rtl w:val="0"/>
        </w:rPr>
        <w:t xml:space="preserve">Data Governance:</w:t>
      </w:r>
    </w:p>
    <w:p w:rsidR="00000000" w:rsidDel="00000000" w:rsidP="00000000" w:rsidRDefault="00000000" w:rsidRPr="00000000" w14:paraId="00001DC7">
      <w:pPr>
        <w:keepNext w:val="0"/>
        <w:keepLines w:val="0"/>
        <w:pageBreakBefore w:val="0"/>
        <w:widowControl w:val="1"/>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color w:val="0000ff"/>
        </w:rPr>
      </w:pPr>
      <w:r w:rsidDel="00000000" w:rsidR="00000000" w:rsidRPr="00000000">
        <w:rPr>
          <w:b w:val="1"/>
          <w:bCs w:val="1"/>
          <w:color w:val="0000ff"/>
          <w:rtl w:val="0"/>
        </w:rPr>
        <w:t xml:space="preserve">Retention</w:t>
      </w:r>
      <w:r w:rsidDel="00000000" w:rsidR="00000000" w:rsidRPr="00000000">
        <w:rPr>
          <w:color w:val="0000ff"/>
          <w:rtl w:val="0"/>
        </w:rPr>
        <w:t xml:space="preserve">: Raw event data must be retained/accessible for 90 days.</w:t>
      </w:r>
    </w:p>
    <w:p w:rsidR="00000000" w:rsidDel="00000000" w:rsidP="00000000" w:rsidRDefault="00000000" w:rsidRPr="00000000" w14:paraId="00001DC8">
      <w:pPr>
        <w:keepNext w:val="0"/>
        <w:keepLines w:val="0"/>
        <w:pageBreakBefore w:val="0"/>
        <w:widowControl w:val="1"/>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1440" w:right="0" w:hanging="360"/>
        <w:jc w:val="left"/>
      </w:pPr>
      <w:r w:rsidDel="00000000" w:rsidR="00000000" w:rsidRPr="00000000">
        <w:rPr>
          <w:b w:val="1"/>
          <w:bCs w:val="1"/>
          <w:color w:val="0000ff"/>
          <w:rtl w:val="0"/>
        </w:rPr>
        <w:t xml:space="preserve">Privacy</w:t>
      </w:r>
      <w:r w:rsidDel="00000000" w:rsidR="00000000" w:rsidRPr="00000000">
        <w:rPr>
          <w:color w:val="0000ff"/>
          <w:rtl w:val="0"/>
        </w:rPr>
        <w:t xml:space="preserve">: The system must track users by Internal ID only. Do not transmit raw PII (names, emails) or message content (taunt text) to the analytics provider.</w:t>
      </w:r>
    </w:p>
    <w:p w:rsidR="00000000" w:rsidDel="00000000" w:rsidP="00000000" w:rsidRDefault="00000000" w:rsidRPr="00000000" w14:paraId="00001DC9">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0" w:right="0" w:firstLine="0"/>
        <w:jc w:val="left"/>
        <w:rPr/>
      </w:pPr>
      <w:r w:rsidDel="00000000" w:rsidR="00000000" w:rsidRPr="00000000">
        <w:rPr>
          <w:rtl w:val="0"/>
        </w:rPr>
      </w:r>
    </w:p>
    <w:p w:rsidR="00000000" w:rsidDel="00000000" w:rsidP="00000000" w:rsidRDefault="00000000" w:rsidRPr="00000000" w14:paraId="00001DCA">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0" w:right="0" w:firstLine="0"/>
        <w:jc w:val="left"/>
        <w:rPr/>
      </w:pPr>
      <w:r w:rsidDel="00000000" w:rsidR="00000000" w:rsidRPr="00000000">
        <w:rPr>
          <w:rtl w:val="0"/>
        </w:rPr>
        <w:t xml:space="preserve">Actor / Role : System (F2MX Platform) - User</w:t>
      </w:r>
    </w:p>
    <w:p w:rsidR="00000000" w:rsidDel="00000000" w:rsidP="00000000" w:rsidRDefault="00000000" w:rsidRPr="00000000" w14:paraId="00001DCB">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pPr>
      <w:bookmarkStart w:colFirst="0" w:colLast="0" w:name="_u2kr6fw0hruw" w:id="195"/>
      <w:bookmarkEnd w:id="195"/>
      <w:r w:rsidDel="00000000" w:rsidR="00000000" w:rsidRPr="00000000">
        <w:rPr>
          <w:b w:val="1"/>
          <w:bCs w:val="1"/>
          <w:sz w:val="22"/>
          <w:szCs w:val="22"/>
          <w:rtl w:val="0"/>
        </w:rPr>
        <w:t xml:space="preserve">User story</w:t>
      </w:r>
      <w:r w:rsidDel="00000000" w:rsidR="00000000" w:rsidRPr="00000000">
        <w:rPr>
          <w:rtl w:val="0"/>
        </w:rPr>
        <w:t xml:space="preserve"> </w:t>
      </w:r>
      <w:r w:rsidDel="00000000" w:rsidR="00000000" w:rsidRPr="00000000">
        <w:rPr>
          <w:b w:val="1"/>
          <w:bCs w:val="1"/>
          <w:sz w:val="22"/>
          <w:szCs w:val="22"/>
          <w:rtl w:val="0"/>
        </w:rPr>
        <w:t xml:space="preserve">-8.9 Ownership &amp; Trade History View</w:t>
      </w:r>
      <w:r w:rsidDel="00000000" w:rsidR="00000000" w:rsidRPr="00000000">
        <w:rPr>
          <w:rtl w:val="0"/>
        </w:rPr>
        <w:t xml:space="preserve"> </w:t>
      </w:r>
    </w:p>
    <w:p w:rsidR="00000000" w:rsidDel="00000000" w:rsidP="00000000" w:rsidRDefault="00000000" w:rsidRPr="00000000" w14:paraId="00001DCC">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0" w:right="0" w:firstLine="0"/>
        <w:jc w:val="left"/>
        <w:rPr/>
      </w:pPr>
      <w:r w:rsidDel="00000000" w:rsidR="00000000" w:rsidRPr="00000000">
        <w:rPr>
          <w:rtl w:val="0"/>
        </w:rPr>
        <w:t xml:space="preserve">As a User, I want to view my complete ownership and trade history for each player in my league, so that I can verify exactly when I owned a player and reconcile which scoring events should </w:t>
      </w:r>
      <w:r w:rsidDel="00000000" w:rsidR="00000000" w:rsidRPr="00000000">
        <w:rPr>
          <w:rtl w:val="0"/>
        </w:rPr>
        <w:t xml:space="preserve">credit</w:t>
      </w:r>
      <w:r w:rsidDel="00000000" w:rsidR="00000000" w:rsidRPr="00000000">
        <w:rPr>
          <w:rtl w:val="0"/>
        </w:rPr>
        <w:t xml:space="preserve"> to my account. </w:t>
      </w:r>
    </w:p>
    <w:p w:rsidR="00000000" w:rsidDel="00000000" w:rsidP="00000000" w:rsidRDefault="00000000" w:rsidRPr="00000000" w14:paraId="00001DCD">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0" w:right="0" w:firstLine="0"/>
        <w:jc w:val="left"/>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CE">
      <w:pPr>
        <w:keepNext w:val="0"/>
        <w:keepLines w:val="0"/>
        <w:pageBreakBefore w:val="0"/>
        <w:widowControl w:val="1"/>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u w:val="none"/>
        </w:rPr>
      </w:pPr>
      <w:r w:rsidDel="00000000" w:rsidR="00000000" w:rsidRPr="00000000">
        <w:rPr>
          <w:b w:val="1"/>
          <w:bCs w:val="1"/>
          <w:rtl w:val="0"/>
        </w:rPr>
        <w:t xml:space="preserve">Chronological Log</w:t>
      </w:r>
      <w:r w:rsidDel="00000000" w:rsidR="00000000" w:rsidRPr="00000000">
        <w:rPr>
          <w:rtl w:val="0"/>
        </w:rPr>
        <w:t xml:space="preserve">: The system must display a chronological list of all buy and sell transactions for the user within a specific league.</w:t>
      </w:r>
    </w:p>
    <w:p w:rsidR="00000000" w:rsidDel="00000000" w:rsidP="00000000" w:rsidRDefault="00000000" w:rsidRPr="00000000" w14:paraId="00001DCF">
      <w:pPr>
        <w:keepNext w:val="0"/>
        <w:keepLines w:val="0"/>
        <w:pageBreakBefore w:val="0"/>
        <w:widowControl w:val="1"/>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Data Display</w:t>
      </w:r>
      <w:r w:rsidDel="00000000" w:rsidR="00000000" w:rsidRPr="00000000">
        <w:rPr>
          <w:rtl w:val="0"/>
        </w:rPr>
        <w:t xml:space="preserve">: Each row must explicitly show the execution timestamp, execution price, and the commission paid (if applicable).</w:t>
      </w:r>
    </w:p>
    <w:p w:rsidR="00000000" w:rsidDel="00000000" w:rsidP="00000000" w:rsidRDefault="00000000" w:rsidRPr="00000000" w14:paraId="00001DD0">
      <w:pPr>
        <w:keepNext w:val="0"/>
        <w:keepLines w:val="0"/>
        <w:pageBreakBefore w:val="0"/>
        <w:widowControl w:val="1"/>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System vs. User Actions</w:t>
      </w:r>
      <w:r w:rsidDel="00000000" w:rsidR="00000000" w:rsidRPr="00000000">
        <w:rPr>
          <w:rtl w:val="0"/>
        </w:rPr>
        <w:t xml:space="preserve">: The view must clearly distinguish between user-initiated trades and system-initiated transactions (such as forced season-ending injury liquidations).</w:t>
      </w:r>
    </w:p>
    <w:p w:rsidR="00000000" w:rsidDel="00000000" w:rsidP="00000000" w:rsidRDefault="00000000" w:rsidRPr="00000000" w14:paraId="00001DD1">
      <w:pPr>
        <w:keepNext w:val="0"/>
        <w:keepLines w:val="0"/>
        <w:pageBreakBefore w:val="0"/>
        <w:widowControl w:val="1"/>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Eligibility Changes</w:t>
      </w:r>
      <w:r w:rsidDel="00000000" w:rsidR="00000000" w:rsidRPr="00000000">
        <w:rPr>
          <w:rtl w:val="0"/>
        </w:rPr>
        <w:t xml:space="preserve">: The log must document trade eligibility changes related to locks or restrictions.</w:t>
      </w:r>
    </w:p>
    <w:p w:rsidR="00000000" w:rsidDel="00000000" w:rsidP="00000000" w:rsidRDefault="00000000" w:rsidRPr="00000000" w14:paraId="00001DD2">
      <w:pPr>
        <w:keepNext w:val="0"/>
        <w:keepLines w:val="0"/>
        <w:pageBreakBefore w:val="0"/>
        <w:widowControl w:val="1"/>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Search &amp; Filter</w:t>
      </w:r>
      <w:r w:rsidDel="00000000" w:rsidR="00000000" w:rsidRPr="00000000">
        <w:rPr>
          <w:rtl w:val="0"/>
        </w:rPr>
        <w:t xml:space="preserve">: The user must be able to filter this history by Date Range, Player Name, and Transaction Type (Buy/Sell/System).</w:t>
      </w:r>
    </w:p>
    <w:p w:rsidR="00000000" w:rsidDel="00000000" w:rsidP="00000000" w:rsidRDefault="00000000" w:rsidRPr="00000000" w14:paraId="00001DD3">
      <w:pPr>
        <w:keepNext w:val="0"/>
        <w:keepLines w:val="0"/>
        <w:pageBreakBefore w:val="0"/>
        <w:widowControl w:val="1"/>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b w:val="1"/>
          <w:bCs w:val="1"/>
        </w:rPr>
      </w:pPr>
      <w:r w:rsidDel="00000000" w:rsidR="00000000" w:rsidRPr="00000000">
        <w:rPr>
          <w:b w:val="1"/>
          <w:bCs w:val="1"/>
          <w:rtl w:val="0"/>
        </w:rPr>
        <w:t xml:space="preserve">Visual Flow &amp; UI Pin-to-Pin:</w:t>
      </w:r>
    </w:p>
    <w:p w:rsidR="00000000" w:rsidDel="00000000" w:rsidP="00000000" w:rsidRDefault="00000000" w:rsidRPr="00000000" w14:paraId="00001DD4">
      <w:pPr>
        <w:keepNext w:val="0"/>
        <w:keepLines w:val="0"/>
        <w:pageBreakBefore w:val="0"/>
        <w:widowControl w:val="1"/>
        <w:numPr>
          <w:ilvl w:val="1"/>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rtl w:val="0"/>
        </w:rPr>
        <w:t xml:space="preserve">Header: "My Trade &amp; Ownership History"</w:t>
      </w:r>
    </w:p>
    <w:p w:rsidR="00000000" w:rsidDel="00000000" w:rsidP="00000000" w:rsidRDefault="00000000" w:rsidRPr="00000000" w14:paraId="00001DD5">
      <w:pPr>
        <w:keepNext w:val="0"/>
        <w:keepLines w:val="0"/>
        <w:pageBreakBefore w:val="0"/>
        <w:widowControl w:val="1"/>
        <w:numPr>
          <w:ilvl w:val="1"/>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rtl w:val="0"/>
        </w:rPr>
        <w:t xml:space="preserve">Filters: [ Date Range ] | [ Search Player ] | [ Type: All/Buy/Sell ]</w:t>
      </w:r>
    </w:p>
    <w:p w:rsidR="00000000" w:rsidDel="00000000" w:rsidP="00000000" w:rsidRDefault="00000000" w:rsidRPr="00000000" w14:paraId="00001DD6">
      <w:pPr>
        <w:keepNext w:val="0"/>
        <w:keepLines w:val="0"/>
        <w:pageBreakBefore w:val="0"/>
        <w:widowControl w:val="1"/>
        <w:numPr>
          <w:ilvl w:val="1"/>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1440" w:right="0" w:hanging="360"/>
        <w:jc w:val="left"/>
        <w:rPr>
          <w:b w:val="1"/>
          <w:bCs w:val="1"/>
        </w:rPr>
      </w:pPr>
      <w:r w:rsidDel="00000000" w:rsidR="00000000" w:rsidRPr="00000000">
        <w:rPr>
          <w:rtl w:val="0"/>
        </w:rPr>
        <w:t xml:space="preserve">Row 1 (User Action): Oct 12, 1:12 PM | BUY: Patrick Mahomes | Price: $152.40 | Status: Executed</w:t>
      </w:r>
    </w:p>
    <w:p w:rsidR="00000000" w:rsidDel="00000000" w:rsidP="00000000" w:rsidRDefault="00000000" w:rsidRPr="00000000" w14:paraId="00001DD7">
      <w:pPr>
        <w:keepNext w:val="0"/>
        <w:keepLines w:val="0"/>
        <w:pageBreakBefore w:val="0"/>
        <w:widowControl w:val="1"/>
        <w:numPr>
          <w:ilvl w:val="1"/>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1440" w:right="0" w:hanging="360"/>
        <w:jc w:val="left"/>
        <w:rPr>
          <w:b w:val="1"/>
          <w:bCs w:val="1"/>
        </w:rPr>
      </w:pPr>
      <w:r w:rsidDel="00000000" w:rsidR="00000000" w:rsidRPr="00000000">
        <w:rPr>
          <w:rtl w:val="0"/>
        </w:rPr>
        <w:t xml:space="preserve">Row 2 (System Action): Oct 14, 9:00 AM | SELL: Nick Chubb | Price: $102.50 | Status: System Auto-Liquidate (Injury).</w:t>
      </w:r>
    </w:p>
    <w:p w:rsidR="00000000" w:rsidDel="00000000" w:rsidP="00000000" w:rsidRDefault="00000000" w:rsidRPr="00000000" w14:paraId="00001DD8">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0" w:right="0" w:firstLine="0"/>
        <w:jc w:val="left"/>
        <w:rPr/>
      </w:pPr>
      <w:r w:rsidDel="00000000" w:rsidR="00000000" w:rsidRPr="00000000">
        <w:rPr>
          <w:rtl w:val="0"/>
        </w:rPr>
      </w:r>
    </w:p>
    <w:p w:rsidR="00000000" w:rsidDel="00000000" w:rsidP="00000000" w:rsidRDefault="00000000" w:rsidRPr="00000000" w14:paraId="00001DD9">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0" w:right="0" w:firstLine="0"/>
        <w:jc w:val="left"/>
        <w:rPr/>
      </w:pPr>
      <w:r w:rsidDel="00000000" w:rsidR="00000000" w:rsidRPr="00000000">
        <w:rPr>
          <w:rtl w:val="0"/>
        </w:rPr>
        <w:t xml:space="preserve">Actor / Role : System (F2MX Platform) - User</w:t>
      </w:r>
      <w:r w:rsidDel="00000000" w:rsidR="00000000" w:rsidRPr="00000000">
        <w:rPr>
          <w:rtl w:val="0"/>
        </w:rPr>
      </w:r>
    </w:p>
    <w:p w:rsidR="00000000" w:rsidDel="00000000" w:rsidP="00000000" w:rsidRDefault="00000000" w:rsidRPr="00000000" w14:paraId="00001DDA">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pPr>
      <w:bookmarkStart w:colFirst="0" w:colLast="0" w:name="_8o7w387eofb9" w:id="196"/>
      <w:bookmarkEnd w:id="196"/>
      <w:r w:rsidDel="00000000" w:rsidR="00000000" w:rsidRPr="00000000">
        <w:rPr>
          <w:b w:val="1"/>
          <w:bCs w:val="1"/>
          <w:sz w:val="22"/>
          <w:szCs w:val="22"/>
          <w:rtl w:val="0"/>
        </w:rPr>
        <w:t xml:space="preserve">User story</w:t>
      </w:r>
      <w:r w:rsidDel="00000000" w:rsidR="00000000" w:rsidRPr="00000000">
        <w:rPr>
          <w:rtl w:val="0"/>
        </w:rPr>
        <w:t xml:space="preserve"> </w:t>
      </w:r>
      <w:r w:rsidDel="00000000" w:rsidR="00000000" w:rsidRPr="00000000">
        <w:rPr>
          <w:b w:val="1"/>
          <w:bCs w:val="1"/>
          <w:sz w:val="22"/>
          <w:szCs w:val="22"/>
          <w:rtl w:val="0"/>
        </w:rPr>
        <w:t xml:space="preserve">-8.10 User Portfolio Overview (Cross-League Dashboard)</w:t>
      </w:r>
      <w:r w:rsidDel="00000000" w:rsidR="00000000" w:rsidRPr="00000000">
        <w:rPr>
          <w:rtl w:val="0"/>
        </w:rPr>
        <w:t xml:space="preserve"> </w:t>
      </w:r>
    </w:p>
    <w:p w:rsidR="00000000" w:rsidDel="00000000" w:rsidP="00000000" w:rsidRDefault="00000000" w:rsidRPr="00000000" w14:paraId="00001DDB">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0" w:right="0" w:firstLine="0"/>
        <w:jc w:val="left"/>
        <w:rPr/>
      </w:pPr>
      <w:r w:rsidDel="00000000" w:rsidR="00000000" w:rsidRPr="00000000">
        <w:rPr>
          <w:rtl w:val="0"/>
        </w:rPr>
        <w:t xml:space="preserve">As a Multi-League Participant (User) , I want a macro-level dashboard summarizing all my active leagues, so that I can monitor my total exposure and navigate my investments easily. </w:t>
      </w:r>
    </w:p>
    <w:p w:rsidR="00000000" w:rsidDel="00000000" w:rsidP="00000000" w:rsidRDefault="00000000" w:rsidRPr="00000000" w14:paraId="00001DDC">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0" w:right="0" w:firstLine="0"/>
        <w:jc w:val="left"/>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DD">
      <w:pPr>
        <w:keepNext w:val="0"/>
        <w:keepLines w:val="0"/>
        <w:pageBreakBefore w:val="0"/>
        <w:widowControl w:val="1"/>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rPr>
          <w:u w:val="none"/>
        </w:rPr>
      </w:pPr>
      <w:r w:rsidDel="00000000" w:rsidR="00000000" w:rsidRPr="00000000">
        <w:rPr>
          <w:b w:val="1"/>
          <w:bCs w:val="1"/>
          <w:rtl w:val="0"/>
        </w:rPr>
        <w:t xml:space="preserve">Cross-League Display:</w:t>
      </w:r>
      <w:r w:rsidDel="00000000" w:rsidR="00000000" w:rsidRPr="00000000">
        <w:rPr>
          <w:rtl w:val="0"/>
        </w:rPr>
        <w:t xml:space="preserve"> The view lists every active league the user is currently participating in.</w:t>
      </w:r>
    </w:p>
    <w:p w:rsidR="00000000" w:rsidDel="00000000" w:rsidP="00000000" w:rsidRDefault="00000000" w:rsidRPr="00000000" w14:paraId="00001DDE">
      <w:pPr>
        <w:keepNext w:val="0"/>
        <w:keepLines w:val="0"/>
        <w:pageBreakBefore w:val="0"/>
        <w:widowControl w:val="1"/>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League Summaries:</w:t>
      </w:r>
      <w:r w:rsidDel="00000000" w:rsidR="00000000" w:rsidRPr="00000000">
        <w:rPr>
          <w:rtl w:val="0"/>
        </w:rPr>
        <w:t xml:space="preserve"> Each league card must display the user's "Current Portfolio Value" (sum of all owned players' current prices) and "Available League Currency" strictly for that specific league.</w:t>
      </w:r>
    </w:p>
    <w:p w:rsidR="00000000" w:rsidDel="00000000" w:rsidP="00000000" w:rsidRDefault="00000000" w:rsidRPr="00000000" w14:paraId="00001DDF">
      <w:pPr>
        <w:keepNext w:val="0"/>
        <w:keepLines w:val="0"/>
        <w:pageBreakBefore w:val="0"/>
        <w:widowControl w:val="1"/>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240" w:lineRule="auto"/>
        <w:ind w:left="720" w:right="0" w:hanging="360"/>
        <w:jc w:val="left"/>
      </w:pPr>
      <w:r w:rsidDel="00000000" w:rsidR="00000000" w:rsidRPr="00000000">
        <w:rPr>
          <w:b w:val="1"/>
          <w:bCs w:val="1"/>
          <w:rtl w:val="0"/>
        </w:rPr>
        <w:t xml:space="preserve">No Commingling Constraint:</w:t>
      </w:r>
      <w:r w:rsidDel="00000000" w:rsidR="00000000" w:rsidRPr="00000000">
        <w:rPr>
          <w:rtl w:val="0"/>
        </w:rPr>
        <w:t xml:space="preserve"> Portfolio values and currencies are strictly distinct per league; they are never mathematically netted or combined across leagues on this screen.</w:t>
      </w:r>
    </w:p>
    <w:p w:rsidR="00000000" w:rsidDel="00000000" w:rsidP="00000000" w:rsidRDefault="00000000" w:rsidRPr="00000000" w14:paraId="00001DE0">
      <w:pPr>
        <w:keepNext w:val="0"/>
        <w:keepLines w:val="0"/>
        <w:pageBreakBefore w:val="0"/>
        <w:widowControl w:val="1"/>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720" w:right="0" w:hanging="360"/>
        <w:jc w:val="left"/>
      </w:pPr>
      <w:r w:rsidDel="00000000" w:rsidR="00000000" w:rsidRPr="00000000">
        <w:rPr>
          <w:b w:val="1"/>
          <w:bCs w:val="1"/>
          <w:rtl w:val="0"/>
        </w:rPr>
        <w:t xml:space="preserve">Navigation/Drill-Down:</w:t>
      </w:r>
      <w:r w:rsidDel="00000000" w:rsidR="00000000" w:rsidRPr="00000000">
        <w:rPr>
          <w:rtl w:val="0"/>
        </w:rPr>
        <w:t xml:space="preserve"> Clicking on a specific league navigates the user directly to the "League Holdings Tracker" (US-3.4) for that specific league.</w:t>
      </w:r>
    </w:p>
    <w:p w:rsidR="00000000" w:rsidDel="00000000" w:rsidP="00000000" w:rsidRDefault="00000000" w:rsidRPr="00000000" w14:paraId="00001DE1">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0" w:right="0" w:firstLine="0"/>
        <w:jc w:val="left"/>
        <w:rPr/>
      </w:pPr>
      <w:r w:rsidDel="00000000" w:rsidR="00000000" w:rsidRPr="00000000">
        <w:rPr>
          <w:rtl w:val="0"/>
        </w:rPr>
      </w:r>
    </w:p>
    <w:p w:rsidR="00000000" w:rsidDel="00000000" w:rsidP="00000000" w:rsidRDefault="00000000" w:rsidRPr="00000000" w14:paraId="00001DE2">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3">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DE4">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rPr>
          <w:rFonts w:ascii="Verdana" w:cs="Verdana" w:eastAsia="Verdana" w:hAnsi="Verdana"/>
          <w:highlight w:val="white"/>
        </w:rPr>
      </w:pPr>
      <w:bookmarkStart w:colFirst="0" w:colLast="0" w:name="_4ia47welm0xm" w:id="197"/>
      <w:bookmarkEnd w:id="197"/>
      <w:r w:rsidDel="00000000" w:rsidR="00000000" w:rsidRPr="00000000">
        <w:rPr>
          <w:rFonts w:ascii="Verdana" w:cs="Verdana" w:eastAsia="Verdana" w:hAnsi="Verdana"/>
          <w:highlight w:val="white"/>
          <w:rtl w:val="0"/>
        </w:rPr>
        <w:t xml:space="preserve">Non-Functional Requirements:</w:t>
      </w:r>
    </w:p>
    <w:p w:rsidR="00000000" w:rsidDel="00000000" w:rsidP="00000000" w:rsidRDefault="00000000" w:rsidRPr="00000000" w14:paraId="00001DE5">
      <w:pPr>
        <w:pBdr>
          <w:top w:color="e3e3e3" w:space="0" w:sz="0" w:val="none"/>
          <w:left w:color="e3e3e3" w:space="0" w:sz="0" w:val="none"/>
          <w:bottom w:color="e3e3e3" w:space="0" w:sz="0" w:val="none"/>
          <w:right w:color="e3e3e3" w:space="0" w:sz="0" w:val="none"/>
          <w:between w:color="e3e3e3" w:space="0" w:sz="0" w:val="none"/>
        </w:pBdr>
        <w:spacing w:after="300" w:before="300" w:line="240" w:lineRule="auto"/>
        <w:ind w:left="1440" w:firstLine="0"/>
        <w:rPr>
          <w:rFonts w:ascii="Verdana" w:cs="Verdana" w:eastAsia="Verdana" w:hAnsi="Verdana"/>
          <w:color w:val="0d0d0d"/>
          <w:sz w:val="20"/>
          <w:szCs w:val="20"/>
        </w:rPr>
      </w:pPr>
      <w:r w:rsidDel="00000000" w:rsidR="00000000" w:rsidRPr="00000000">
        <w:rPr>
          <w:rtl w:val="0"/>
        </w:rPr>
      </w:r>
    </w:p>
    <w:p w:rsidR="00000000" w:rsidDel="00000000" w:rsidP="00000000" w:rsidRDefault="00000000" w:rsidRPr="00000000" w14:paraId="00001DE6">
      <w:pPr>
        <w:pStyle w:val="Heading1"/>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hanging="360"/>
        <w:rPr>
          <w:rFonts w:ascii="Verdana" w:cs="Verdana" w:eastAsia="Verdana" w:hAnsi="Verdana"/>
          <w:sz w:val="32"/>
          <w:szCs w:val="32"/>
        </w:rPr>
      </w:pPr>
      <w:bookmarkStart w:colFirst="0" w:colLast="0" w:name="_qho50xva9nkc" w:id="198"/>
      <w:bookmarkEnd w:id="198"/>
      <w:r w:rsidDel="00000000" w:rsidR="00000000" w:rsidRPr="00000000">
        <w:rPr>
          <w:rFonts w:ascii="Verdana" w:cs="Verdana" w:eastAsia="Verdana" w:hAnsi="Verdana"/>
          <w:color w:val="0d0d0d"/>
          <w:sz w:val="32"/>
          <w:szCs w:val="32"/>
          <w:rtl w:val="0"/>
        </w:rPr>
        <w:t xml:space="preserve">Stakeholders</w:t>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pStyle w:val="Heading1"/>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hanging="360"/>
        <w:rPr>
          <w:rFonts w:ascii="Verdana" w:cs="Verdana" w:eastAsia="Verdana" w:hAnsi="Verdana"/>
          <w:sz w:val="32"/>
          <w:szCs w:val="32"/>
        </w:rPr>
      </w:pPr>
      <w:bookmarkStart w:colFirst="0" w:colLast="0" w:name="_d3w3cvtxyg86" w:id="199"/>
      <w:bookmarkEnd w:id="199"/>
      <w:r w:rsidDel="00000000" w:rsidR="00000000" w:rsidRPr="00000000">
        <w:rPr>
          <w:rFonts w:ascii="Verdana" w:cs="Verdana" w:eastAsia="Verdana" w:hAnsi="Verdana"/>
          <w:color w:val="0d0d0d"/>
          <w:sz w:val="32"/>
          <w:szCs w:val="32"/>
          <w:rtl w:val="0"/>
        </w:rPr>
        <w:t xml:space="preserve">Methodology</w:t>
      </w:r>
    </w:p>
    <w:p w:rsidR="00000000" w:rsidDel="00000000" w:rsidP="00000000" w:rsidRDefault="00000000" w:rsidRPr="00000000" w14:paraId="00001DE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1440" w:firstLine="0"/>
        <w:rPr>
          <w:rFonts w:ascii="Verdana" w:cs="Verdana" w:eastAsia="Verdana" w:hAnsi="Verdana"/>
          <w:color w:val="0d0d0d"/>
          <w:sz w:val="20"/>
          <w:szCs w:val="20"/>
        </w:rPr>
      </w:pPr>
      <w:r w:rsidDel="00000000" w:rsidR="00000000" w:rsidRPr="00000000">
        <w:rPr>
          <w:rtl w:val="0"/>
        </w:rPr>
      </w:r>
    </w:p>
    <w:p w:rsidR="00000000" w:rsidDel="00000000" w:rsidP="00000000" w:rsidRDefault="00000000" w:rsidRPr="00000000" w14:paraId="00001DEA">
      <w:pPr>
        <w:pStyle w:val="Heading1"/>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hanging="360"/>
        <w:rPr>
          <w:rFonts w:ascii="Verdana" w:cs="Verdana" w:eastAsia="Verdana" w:hAnsi="Verdana"/>
          <w:sz w:val="40"/>
          <w:szCs w:val="40"/>
        </w:rPr>
      </w:pPr>
      <w:bookmarkStart w:colFirst="0" w:colLast="0" w:name="_fnzvgnsc2r66" w:id="200"/>
      <w:bookmarkEnd w:id="200"/>
      <w:r w:rsidDel="00000000" w:rsidR="00000000" w:rsidRPr="00000000">
        <w:rPr>
          <w:rFonts w:ascii="Verdana" w:cs="Verdana" w:eastAsia="Verdana" w:hAnsi="Verdana"/>
          <w:color w:val="0d0d0d"/>
          <w:sz w:val="32"/>
          <w:szCs w:val="32"/>
          <w:rtl w:val="0"/>
        </w:rPr>
        <w:t xml:space="preserve">Approval</w:t>
      </w:r>
    </w:p>
    <w:p w:rsidR="00000000" w:rsidDel="00000000" w:rsidP="00000000" w:rsidRDefault="00000000" w:rsidRPr="00000000" w14:paraId="00001DEB">
      <w:pPr>
        <w:rPr>
          <w:rFonts w:ascii="Verdana" w:cs="Verdana" w:eastAsia="Verdana" w:hAnsi="Verdana"/>
        </w:rPr>
      </w:pPr>
      <w:r w:rsidDel="00000000" w:rsidR="00000000" w:rsidRPr="00000000">
        <w:rPr>
          <w:rtl w:val="0"/>
        </w:rPr>
      </w:r>
    </w:p>
    <w:tbl>
      <w:tblPr>
        <w:tblStyle w:val="Table1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Bradley Prader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Michael huegel</w:t>
            </w:r>
          </w:p>
        </w:tc>
        <w:tc>
          <w:tcPr>
            <w:shd w:fill="auto" w:val="clear"/>
            <w:tcMar>
              <w:top w:w="100.0" w:type="dxa"/>
              <w:left w:w="100.0" w:type="dxa"/>
              <w:bottom w:w="100.0" w:type="dxa"/>
              <w:right w:w="100.0" w:type="dxa"/>
            </w:tcMar>
            <w:vAlign w:val="top"/>
          </w:tcPr>
          <w:p w:rsidR="00000000" w:rsidDel="00000000" w:rsidP="00000000" w:rsidRDefault="00000000" w:rsidRPr="00000000" w14:paraId="00001D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Renner Weismann</w:t>
            </w:r>
          </w:p>
        </w:tc>
        <w:tc>
          <w:tcPr>
            <w:shd w:fill="auto" w:val="clear"/>
            <w:tcMar>
              <w:top w:w="100.0" w:type="dxa"/>
              <w:left w:w="100.0" w:type="dxa"/>
              <w:bottom w:w="100.0" w:type="dxa"/>
              <w:right w:w="100.0" w:type="dxa"/>
            </w:tcMar>
            <w:vAlign w:val="top"/>
          </w:tcPr>
          <w:p w:rsidR="00000000" w:rsidDel="00000000" w:rsidP="00000000" w:rsidRDefault="00000000" w:rsidRPr="00000000" w14:paraId="00001D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1DF8">
      <w:pPr>
        <w:rPr>
          <w:rFonts w:ascii="Verdana" w:cs="Verdana" w:eastAsia="Verdana" w:hAnsi="Verdana"/>
        </w:rPr>
      </w:pPr>
      <w:r w:rsidDel="00000000" w:rsidR="00000000" w:rsidRPr="00000000">
        <w:rPr>
          <w:rtl w:val="0"/>
        </w:rPr>
      </w:r>
    </w:p>
    <w:p w:rsidR="00000000" w:rsidDel="00000000" w:rsidP="00000000" w:rsidRDefault="00000000" w:rsidRPr="00000000" w14:paraId="00001DF9">
      <w:pPr>
        <w:pStyle w:val="Heading1"/>
        <w:numPr>
          <w:ilvl w:val="0"/>
          <w:numId w:val="25"/>
        </w:numPr>
        <w:ind w:hanging="360"/>
        <w:jc w:val="both"/>
        <w:rPr>
          <w:rFonts w:ascii="Verdana" w:cs="Verdana" w:eastAsia="Verdana" w:hAnsi="Verdana"/>
          <w:sz w:val="32"/>
          <w:szCs w:val="32"/>
        </w:rPr>
      </w:pPr>
      <w:bookmarkStart w:colFirst="0" w:colLast="0" w:name="_zi8s0zot4426" w:id="201"/>
      <w:bookmarkEnd w:id="201"/>
      <w:r w:rsidDel="00000000" w:rsidR="00000000" w:rsidRPr="00000000">
        <w:rPr>
          <w:rFonts w:ascii="Verdana" w:cs="Verdana" w:eastAsia="Verdana" w:hAnsi="Verdana"/>
          <w:sz w:val="32"/>
          <w:szCs w:val="32"/>
          <w:rtl w:val="0"/>
        </w:rPr>
        <w:t xml:space="preserve">Reference/Additional links</w:t>
      </w:r>
    </w:p>
    <w:p w:rsidR="00000000" w:rsidDel="00000000" w:rsidP="00000000" w:rsidRDefault="00000000" w:rsidRPr="00000000" w14:paraId="00001DFA">
      <w:pPr>
        <w:numPr>
          <w:ilvl w:val="2"/>
          <w:numId w:val="25"/>
        </w:numPr>
        <w:ind w:left="2160" w:hanging="36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n 2 Market Experience" w:id="35" w:date="2026-03-27T02:34:14Z">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 and value changes on the dashboard - every XX seconds? Ideally when the price updates in the market updates are pushed to the dashboard.</w:t>
      </w:r>
    </w:p>
  </w:comment>
  <w:comment w:author="Rithvica Gudey" w:id="36" w:date="2026-03-27T07:23:29Z">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We have included !</w:t>
      </w:r>
    </w:p>
  </w:comment>
  <w:comment w:author="Fan 2 Market Experience" w:id="41" w:date="2026-03-27T02:38:29Z">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long as it is the regular season where the schedule is set prior to week 1, the user should be able to see their opponent in future weeks. If the league has a playoff bracket, there should be somewhere that they can see the bracket and know who they might be going against leading up to the championship.</w:t>
      </w:r>
    </w:p>
  </w:comment>
  <w:comment w:author="Rithvica Gudey" w:id="42" w:date="2026-03-27T08:12:17Z">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 </w:t>
      </w:r>
    </w:p>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update you on this shortly!</w:t>
      </w:r>
    </w:p>
  </w:comment>
  <w:comment w:author="Bradley Prader" w:id="155" w:date="2026-03-31T06:17:47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open to show tade match ups (matched buy and sell with a column showing the p&amp;l on the sale.</w:t>
      </w:r>
    </w:p>
  </w:comment>
  <w:comment w:author="Rithvica Gudey" w:id="156" w:date="2026-03-31T10:35:17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we will include the P&amp;L. We’ll discuss with the UX team to determine the best placement and will update you shortly.</w:t>
      </w:r>
    </w:p>
  </w:comment>
  <w:comment w:author="Fan 2 Market Experience" w:id="73" w:date="2026-03-27T03:01:31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be 23 weeks. We want to make sure we can allow for leagues to be created during the playoffs. We imagine people will want to create short term leagues during playoffs/championships. We want to bolt on time for the playoffs (which can be activated unless x weeks).</w:t>
      </w:r>
    </w:p>
  </w:comment>
  <w:comment w:author="Rithvica Gudey" w:id="74" w:date="2026-03-27T17:19:52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23 weeks !</w:t>
      </w:r>
    </w:p>
  </w:comment>
  <w:comment w:author="Fan 2 Market Experience" w:id="37" w:date="2026-03-27T02:35:57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 comment specific to league visibility, but when it comes to Leagues to join, the names of the private leagues can show as option. But noting they have to apply and maybe answer some question - just like a Facebook flow. This was described in the Core Specification.</w:t>
      </w:r>
    </w:p>
  </w:comment>
  <w:comment w:author="Rithvica Gudey" w:id="38" w:date="2026-03-27T07:36:55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introduced a new category called “Private League”, under which this functionality will be handled.</w:t>
      </w:r>
    </w:p>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separate user story will be created to cover this feature.</w:t>
      </w:r>
    </w:p>
  </w:comment>
  <w:comment w:author="Bradley Prader" w:id="178" w:date="2026-03-10T05:24:10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formula has been updated.</w:t>
      </w:r>
    </w:p>
  </w:comment>
  <w:comment w:author="Bradley Prader" w:id="111" w:date="2026-03-31T00:03:30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use USA rules for displaying currency with commas properly displayed. Example - $1 million would be $1,000,000.</w:t>
      </w:r>
    </w:p>
  </w:comment>
  <w:comment w:author="Rithvica Gudey" w:id="112" w:date="2026-03-31T05:31:43Z">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I've added the Comma separation and also added a point it the overview :  "All currency values across the platform must consistently follow US number formatting standards (comma-separated thousands, no spaces)."</w:t>
      </w:r>
    </w:p>
  </w:comment>
  <w:comment w:author="Fan 2 Market Experience" w:id="43" w:date="2026-03-27T02:40:07Z">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would also be good to display the XP gain/loss for both users.</w:t>
      </w:r>
    </w:p>
  </w:comment>
  <w:comment w:author="Rithvica Gudey" w:id="44" w:date="2026-03-27T08:15:40Z">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w:t>
      </w:r>
    </w:p>
  </w:comment>
  <w:comment w:author="Bradley Prader" w:id="162" w:date="2026-03-31T06:31:10Z">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be set to this as long as the super admin has change the low end of the range to 0.</w:t>
      </w:r>
    </w:p>
  </w:comment>
  <w:comment w:author="Rithvica Gudey" w:id="163" w:date="2026-03-31T11:25:03Z">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see below requirement in the MVP original doc provided :</w:t>
      </w:r>
    </w:p>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Protection Rule:</w:t>
      </w:r>
    </w:p>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no circumstances may a conversion rate of 0% be applied.</w:t>
      </w:r>
    </w:p>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conversion behavior is subject to platform-enforced minimums.</w:t>
      </w:r>
    </w:p>
  </w:comment>
  <w:comment w:author="Rithvica Gudey" w:id="164" w:date="2026-04-02T07:36:51Z">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discussed we have updated the allow conversion rate starting from 0%.</w:t>
      </w:r>
    </w:p>
  </w:comment>
  <w:comment w:author="Bradley Prader" w:id="114" w:date="2026-03-30T23:25:45Z">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be sending more info on monetization. There is nothing to do with this comment other than note that I will be sending you items that will comprise additional requires/change order. But since we are looking at now, we should make adjustments in the framework to accommodate those additions but perform the work after the MVP delivery. More on this very soon.</w:t>
      </w:r>
    </w:p>
  </w:comment>
  <w:comment w:author="Bradley Prader" w:id="160" w:date="2026-03-31T06:30:41Z">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configurable. Can go to zero. I believe the range is 0% to 40% as the default but this can be change by the super admin.</w:t>
      </w:r>
    </w:p>
  </w:comment>
  <w:comment w:author="Rithvica Gudey" w:id="161" w:date="2026-03-31T11:23:57Z">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Brad, this can be configured by the Super Admin.</w:t>
      </w:r>
    </w:p>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see below requirment in the MVP original doc provided :</w:t>
      </w:r>
    </w:p>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B: Configurable Buy-In Conversion (Platform-Governed)</w:t>
      </w:r>
    </w:p>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F2MX may enable a configurable buy-in conversion model.</w:t>
      </w:r>
    </w:p>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F2MX defines an allowable conversion range (e.g., 10%–40%).</w:t>
      </w:r>
    </w:p>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League commissioners may select a value only within the platform-defined range.</w:t>
      </w:r>
    </w:p>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may restrict or disable this mode for specific league types (e.g., public leagues).</w:t>
      </w:r>
    </w:p>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F2MX MANAGEMENT TEAM COMMENT:</w:t>
      </w:r>
    </w:p>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default mode for the MVP will be Mode B above.</w:t>
      </w:r>
    </w:p>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allowable conversion range will be 10% to 40%.</w:t>
      </w:r>
    </w:p>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conversion rules apply to purchased and earned currency.</w:t>
      </w:r>
    </w:p>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applies to both private leagues and public leagues.</w:t>
      </w:r>
    </w:p>
  </w:comment>
  <w:comment w:author="Fan 2 Market Experience" w:id="75" w:date="2026-03-27T03:02:34Z">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nice if we had the ability to adjust this number post-mvp</w:t>
      </w:r>
    </w:p>
  </w:comment>
  <w:comment w:author="Rithvica Gudey" w:id="76" w:date="2026-03-27T16:46:16Z">
    <w:p w:rsidR="00000000" w:rsidDel="00000000" w:rsidP="00000000" w:rsidRDefault="00000000" w:rsidRPr="00000000" w14:paraId="00001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sure ! </w:t>
      </w:r>
    </w:p>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Post-MVP, we will enable the flexibility to increase or decrease the starting currency.</w:t>
      </w:r>
    </w:p>
  </w:comment>
  <w:comment w:author="Bradley Prader" w:id="152" w:date="2026-03-31T05:53:18Z">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add to the sentence with ".... of $XXXXX.</w:t>
      </w:r>
    </w:p>
  </w:comment>
  <w:comment w:author="Rithvica Gudey" w:id="153" w:date="2026-03-31T08:07:59Z">
    <w:p w:rsidR="00000000" w:rsidDel="00000000" w:rsidP="00000000" w:rsidRDefault="00000000" w:rsidRPr="00000000" w14:paraId="00001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updated the BRD</w:t>
      </w:r>
    </w:p>
  </w:comment>
  <w:comment w:author="Bradley Prader" w:id="115" w:date="2026-03-30T23:31:49Z">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Authorize.net??</w:t>
      </w:r>
    </w:p>
  </w:comment>
  <w:comment w:author="Rithvica Gudey" w:id="116" w:date="2026-03-31T06:40:40Z">
    <w:p w:rsidR="00000000" w:rsidDel="00000000" w:rsidP="00000000" w:rsidRDefault="00000000" w:rsidRPr="00000000" w14:paraId="00001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Apologies for the oversight.</w:t>
      </w:r>
    </w:p>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updated the Add Funds flow.</w:t>
      </w:r>
    </w:p>
  </w:comment>
  <w:comment w:author="Fan 2 Market Experience" w:id="117" w:date="2026-04-01T02:24:21Z">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stripe or authorize.net is the gateway, is the user still able to purchase currency directly through the apple app store or google play store? Is the gateway just working on the backend, or does the user get directed to a payment portal outside of the app?</w:t>
      </w:r>
    </w:p>
  </w:comment>
  <w:comment w:author="Rithvica Gudey" w:id="118" w:date="2026-04-01T10:34:18Z">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  </w:t>
      </w:r>
    </w:p>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Apologies for the oversight.</w:t>
      </w:r>
    </w:p>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updated the Add Funds flow.</w:t>
      </w:r>
    </w:p>
  </w:comment>
  <w:comment w:author="Fan 2 Market Experience" w:id="45" w:date="2026-03-27T02:41:02Z">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dissolved leagues can be viewed than, you should be able to view the weekly results.</w:t>
      </w:r>
    </w:p>
  </w:comment>
  <w:comment w:author="Rithvica Gudey" w:id="46" w:date="2026-03-27T09:45:40Z">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w:t>
      </w:r>
    </w:p>
  </w:comment>
  <w:comment w:author="Bradley Prader" w:id="165" w:date="2026-03-31T06:32:07Z">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explain what mode means - it is one or the other for all leagues??</w:t>
      </w:r>
    </w:p>
  </w:comment>
  <w:comment w:author="Rithvica Gudey" w:id="166" w:date="2026-03-31T12:50:52Z">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does not enforce a single mode across all leagues globally.</w:t>
      </w:r>
    </w:p>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active mode can vary depending on the league type (e.g., Public vs. Private).</w:t>
      </w:r>
    </w:p>
  </w:comment>
  <w:comment w:author="Bradley Prader" w:id="154" w:date="2026-03-31T05:59:47Z">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this the same that process as P&amp; L equals Market Portfolio Value plus League Wallet Cash minus stating allocation minus additional buy in. That is a consolidated view. But also should be individual trade P&amp;L - so a P&amp;L somewhere for each holding (player). What you have here is fine but I am talking about elsewhere in the platform.</w:t>
      </w:r>
    </w:p>
  </w:comment>
  <w:comment w:author="Bradley Prader" w:id="171" w:date="2026-03-31T06:34:32Z">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my previous comment above about the super admin being able to set the range and switch between percentage or fixed amounts for the ranges. This combines Mode A and Mode B, reducing the complexity.</w:t>
      </w:r>
    </w:p>
  </w:comment>
  <w:comment w:author="Rithvica Gudey" w:id="172" w:date="2026-03-31T13:09:21Z">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connect on this further, as we need more details.</w:t>
      </w:r>
    </w:p>
  </w:comment>
  <w:comment w:author="Fan 2 Market Experience" w:id="49" w:date="2026-03-27T02:43:04Z">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future we would like to explore adding in player headshots</w:t>
      </w:r>
    </w:p>
  </w:comment>
  <w:comment w:author="Rithvica Gudey" w:id="50" w:date="2026-03-27T17:18:03Z">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Sure !</w:t>
      </w:r>
    </w:p>
  </w:comment>
  <w:comment w:author="Bradley Prader" w:id="167" w:date="2026-03-31T06:33:24Z">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be 0 if the super admin changes the range to include 0. The range should be whatever the super admin sets it to. 0 to 100%. They can also set the range as fixed values. IMPORTANT: I think takes mode A and B and merges it together.</w:t>
      </w:r>
    </w:p>
  </w:comment>
  <w:comment w:author="Rithvica Gudey" w:id="168" w:date="2026-03-31T12:54:07Z">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see below requirement in the MVP original doc provided :</w:t>
      </w:r>
    </w:p>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Protection Rule:</w:t>
      </w:r>
    </w:p>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no circumstances may a conversion rate of 0% be applied.</w:t>
      </w:r>
    </w:p>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conversion behavior is subject to platform-enforced minimums.</w:t>
      </w:r>
    </w:p>
  </w:comment>
  <w:comment w:author="Bradley Prader" w:id="169" w:date="2026-03-31T06:33:24Z">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be 0 if the super admin changes the range to include 0. The range should be whatever the super admin sets it to. 0 to 100%. They can also set the range as fixed values. IMPORTANT: I think takes mode A and B and merges it together.</w:t>
      </w:r>
    </w:p>
  </w:comment>
  <w:comment w:author="Rithvica Gudey" w:id="170" w:date="2026-03-31T12:54:07Z">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see below requirement in the MVP original doc provided :</w:t>
      </w:r>
    </w:p>
    <w:p w:rsidR="00000000" w:rsidDel="00000000" w:rsidP="00000000" w:rsidRDefault="00000000" w:rsidRPr="00000000" w14:paraId="00001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Protection Rule:</w:t>
      </w:r>
    </w:p>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no circumstances may a conversion rate of 0% be applied.</w:t>
      </w:r>
    </w:p>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conversion behavior is subject to platform-enforced minimums.</w:t>
      </w:r>
    </w:p>
  </w:comment>
  <w:comment w:author="Fan 2 Market Experience" w:id="47" w:date="2026-03-27T02:41:44Z">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we do a summary of stats from for the season? then they can flip forward or backwards on the weeks</w:t>
      </w:r>
    </w:p>
  </w:comment>
  <w:comment w:author="Rithvica Gudey" w:id="48" w:date="2026-03-27T09:58:19Z">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w:t>
      </w:r>
    </w:p>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should default to a Season Summary View instead of a specific week.</w:t>
      </w:r>
    </w:p>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Season Summary should display aggregated statistics across all weeks (e.g., total points, rankings, win/loss summary, payouts, badges).</w:t>
      </w:r>
    </w:p>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should be able to navigate to individual weeks using forward/backward controls or a week selector.</w:t>
      </w:r>
    </w:p>
  </w:comment>
  <w:comment w:author="Fan 2 Market Experience" w:id="57" w:date="2026-03-27T02:49:37Z">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comment for BRD as a whole. Projections are a placeholder, but are subject to be removed.</w:t>
      </w:r>
    </w:p>
  </w:comment>
  <w:comment w:author="Rithvica Gudey" w:id="58" w:date="2026-03-27T13:43:09Z">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for the typo as the projections are post MVP .</w:t>
      </w:r>
    </w:p>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removed it .</w:t>
      </w:r>
    </w:p>
  </w:comment>
  <w:comment w:author="Bradley Prader" w:id="157" w:date="2026-03-31T06:21:07Z">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winnings is the amount above the starting balance. this means that the user gets back the additional buy-ins provided the ending balance covers the starting balance. maybe the additional buy-ins is not included in the winnings, maybe its own line so it is easy to track. important part is that if they cover the initial allocation before their buy-in then then they get the balance - including the amount of the buy-in. maybe it is best to show the calculation as : net balance ending minus starting allocation = net back to main wallet. then break it down further of return of buy-in (show this first) then the balance as profit. if no balance then no profit.</w:t>
      </w:r>
    </w:p>
  </w:comment>
  <w:comment w:author="Rithvica Gudey" w:id="158" w:date="2026-03-31T11:16:18Z">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I have included the logic along with the examples.And User Display Breakdown in the transactions.</w:t>
      </w:r>
    </w:p>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aligns with the requirements.</w:t>
      </w:r>
    </w:p>
  </w:comment>
  <w:comment w:author="Fan 2 Market Experience" w:id="59" w:date="2026-03-27T02:51:13Z">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would like a history of players traded during a current game/match up that is below the match up screen.</w:t>
      </w:r>
    </w:p>
  </w:comment>
  <w:comment w:author="Rithvica Gudey" w:id="60" w:date="2026-03-27T13:54:59Z">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a provision to view the History of players Traded for that particular week.</w:t>
      </w:r>
    </w:p>
  </w:comment>
  <w:comment w:author="Bradley Prader" w:id="173" w:date="2026-03-31T06:35:14Z">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coming this type of thing soon.</w:t>
      </w:r>
    </w:p>
  </w:comment>
  <w:comment w:author="Fan 2 Market Experience" w:id="51" w:date="2026-03-27T02:43:25Z">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also be a "previously owned" status</w:t>
      </w:r>
    </w:p>
  </w:comment>
  <w:comment w:author="Rithvica Gudey" w:id="52" w:date="2026-03-27T10:25:18Z">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Game Status is mapped to the NFL game status, “Previously Owned” is not a valid NFL game status.</w:t>
      </w:r>
    </w:p>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“Previously Owned” has been included under the Tags section.</w:t>
      </w:r>
    </w:p>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Previously Owned: This tag should be displayed when a player was owned earlier.</w:t>
      </w:r>
    </w:p>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Hope this works!</w:t>
      </w:r>
    </w:p>
  </w:comment>
  <w:comment w:author="Fan 2 Market Experience" w:id="55" w:date="2026-03-27T02:50:21Z">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XP change should be visible here</w:t>
      </w:r>
    </w:p>
  </w:comment>
  <w:comment w:author="Rithvica Gudey" w:id="56" w:date="2026-03-27T13:41:11Z">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the XP gain/loss.</w:t>
      </w:r>
    </w:p>
  </w:comment>
  <w:comment w:author="Fan 2 Market Experience" w:id="61" w:date="2026-03-27T02:53:03Z">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refer to what is stated in the Core Specifications. </w:t>
      </w:r>
    </w:p>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what is stated, we had:</w:t>
      </w:r>
    </w:p>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points scored Year-to-Date.</w:t>
      </w:r>
    </w:p>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Specific position points (QB &gt; RB &gt; WR...).</w:t>
      </w:r>
    </w:p>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Player Totals across all positions</w:t>
      </w:r>
    </w:p>
    <w:p w:rsidR="00000000" w:rsidDel="00000000" w:rsidP="00000000" w:rsidRDefault="00000000" w:rsidRPr="00000000" w14:paraId="00001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Random Coin-Flip.</w:t>
      </w:r>
    </w:p>
  </w:comment>
  <w:comment w:author="Rithvica Gudey" w:id="62" w:date="2026-03-27T14:05:58Z">
    <w:p w:rsidR="00000000" w:rsidDel="00000000" w:rsidP="00000000" w:rsidRDefault="00000000" w:rsidRPr="00000000" w14:paraId="00001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Tie Breaker in this Standings module is for display purposes only and does not represent the actual tie-breaking logic.</w:t>
      </w:r>
    </w:p>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cases where players/teams remain tied, the standings should display the following information:</w:t>
      </w:r>
    </w:p>
    <w:p w:rsidR="00000000" w:rsidDel="00000000" w:rsidP="00000000" w:rsidRDefault="00000000" w:rsidRPr="00000000" w14:paraId="00001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Head-to-Head record (Win–Loss–Tie)</w:t>
      </w:r>
    </w:p>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Fantasy Points scored by their players</w:t>
      </w:r>
    </w:p>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actual tie-breaking logic will be implemented separately and is planned for Demo 3. This is already covered under:</w:t>
      </w:r>
    </w:p>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Story – 4.7: Weekly Matchup Ties</w:t>
      </w:r>
    </w:p>
  </w:comment>
  <w:comment w:author="Fan 2 Market Experience" w:id="77" w:date="2026-03-27T03:04:00Z">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have playoff status</w:t>
      </w:r>
    </w:p>
  </w:comment>
  <w:comment w:author="Rithvica Gudey" w:id="78" w:date="2026-03-27T16:51:19Z">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w:t>
      </w:r>
    </w:p>
  </w:comment>
  <w:comment w:author="Fan 2 Market Experience" w:id="79" w:date="2026-03-27T03:04:00Z">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have playoff status</w:t>
      </w:r>
    </w:p>
  </w:comment>
  <w:comment w:author="Rithvica Gudey" w:id="80" w:date="2026-03-27T16:51:19Z">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w:t>
      </w:r>
    </w:p>
  </w:comment>
  <w:comment w:author="Fan 2 Market Experience" w:id="81" w:date="2026-03-27T03:04:00Z">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have playoff status</w:t>
      </w:r>
    </w:p>
  </w:comment>
  <w:comment w:author="Rithvica Gudey" w:id="82" w:date="2026-03-27T16:51:19Z">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w:t>
      </w:r>
    </w:p>
  </w:comment>
  <w:comment w:author="Fan 2 Market Experience" w:id="83" w:date="2026-03-27T03:04:00Z">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have playoff status</w:t>
      </w:r>
    </w:p>
  </w:comment>
  <w:comment w:author="Rithvica Gudey" w:id="84" w:date="2026-03-27T16:51:19Z">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w:t>
      </w:r>
    </w:p>
  </w:comment>
  <w:comment w:author="Fan 2 Market Experience" w:id="85" w:date="2026-03-27T03:04:00Z">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have playoff status</w:t>
      </w:r>
    </w:p>
  </w:comment>
  <w:comment w:author="Rithvica Gudey" w:id="86" w:date="2026-03-27T16:51:19Z">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w:t>
      </w:r>
    </w:p>
  </w:comment>
  <w:comment w:author="Fan 2 Market Experience" w:id="39" w:date="2026-03-27T02:37:25Z">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would like them to show in "completed" with a filter to include/exclude dissolved or deleted.</w:t>
      </w:r>
    </w:p>
  </w:comment>
  <w:comment w:author="Rithvica Gudey" w:id="40" w:date="2026-03-27T07:45:17Z">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w:t>
      </w:r>
    </w:p>
  </w:comment>
  <w:comment w:author="Bradley Prader" w:id="159" w:date="2026-03-31T06:29:56Z">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made comments above that would affect this. There should be a min and max on the admin back end that governs what commissioners can choose. With regard to the lower and upper limits, I do know that the super admin should be able to adjust the upper and lower end of the range. Only affects leagues with seasons that did not start yet.</w:t>
      </w:r>
    </w:p>
  </w:comment>
  <w:comment w:author="Fan 2 Market Experience" w:id="97" w:date="2026-03-27T03:11:13Z">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playoff results should be archived</w:t>
      </w:r>
    </w:p>
  </w:comment>
  <w:comment w:author="Rithvica Gudey" w:id="98" w:date="2026-03-27T17:02:06Z">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we have included.</w:t>
      </w:r>
    </w:p>
  </w:comment>
  <w:comment w:author="renner@f2mx.com" w:id="3" w:date="2026-03-10T11:26:30Z">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how long? This shouldn't be permanent.</w:t>
      </w:r>
    </w:p>
  </w:comment>
  <w:comment w:author="Rithvica Gudey" w:id="4" w:date="2026-03-11T12:08:51Z">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per industry standards, the account lockout duration is 30 minutes. After this 30-minute period, the account will be automatically unlocked.</w:t>
      </w:r>
    </w:p>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share if you have any other thoughts.</w:t>
      </w:r>
    </w:p>
  </w:comment>
  <w:comment w:author="Fan 2 Market Experience" w:id="53" w:date="2026-03-27T02:48:21Z">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would prefer this to display on the right side, with the user's on the left side. This makes it look like a matchup, rather than a list.</w:t>
      </w:r>
    </w:p>
  </w:comment>
  <w:comment w:author="Rithvica Gudey" w:id="54" w:date="2026-03-27T13:38:23Z">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sure. </w:t>
      </w:r>
    </w:p>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check with the UX Team and get back to you</w:t>
      </w:r>
    </w:p>
  </w:comment>
  <w:comment w:author="Fan 2 Market Experience" w:id="99" w:date="2026-03-27T03:12:15Z">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would like to be able to see VC buy-ins across the league</w:t>
      </w:r>
    </w:p>
  </w:comment>
  <w:comment w:author="Rithvica Gudey" w:id="100" w:date="2026-03-27T17:08:24Z">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we are displaying trading transactions. We will introduce a new tab for Buy-in transactions.</w:t>
      </w:r>
    </w:p>
  </w:comment>
  <w:comment w:author="Rithvica Gudey" w:id="174" w:date="2026-03-31T13:18:00Z">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exactly does the admin capability “Set League Buy-In Limits” mean?</w:t>
      </w:r>
    </w:p>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w:t>
      </w:r>
    </w:p>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maximum buy-in range defined by the admin that applies platform-wide,</w:t>
      </w:r>
    </w:p>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limit on the number of times a mobile user can transfer currency from their user wallet to the league wallet within that particular league ?"</w:t>
      </w:r>
    </w:p>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Confirm on this @brad@growthpointstrategies.com</w:t>
      </w:r>
    </w:p>
  </w:comment>
  <w:comment w:author="Fan 2 Market Experience" w:id="175" w:date="2026-04-01T11:47:20Z">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maximum buy-in range defined by the admin that is applied system wide.</w:t>
      </w:r>
    </w:p>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commissioner can set the the specific max buy-in for their league and it must fall in the maximum buy-in range set by the admin.</w:t>
      </w:r>
    </w:p>
  </w:comment>
  <w:comment w:author="Fan 2 Market Experience" w:id="139" w:date="2026-04-01T02:25:29Z">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not contradict the table above? Is this just saying the documentation of the transaction can not be modified/deleted, but the transaction itself can, but documentation of it is still present?</w:t>
      </w:r>
    </w:p>
  </w:comment>
  <w:comment w:author="Rithvica Gudey" w:id="140" w:date="2026-04-01T10:48:01Z">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 transaction record is generated, it cannot be modified. If the Admin performs a reversal or wallet adjustment related to an existing transaction, a new transaction record will be created as a child of the original (parent) transaction.</w:t>
      </w:r>
    </w:p>
  </w:comment>
  <w:comment w:author="Fan 2 Market Experience" w:id="101" w:date="2026-03-27T03:15:00Z">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the market maker</w:t>
      </w:r>
    </w:p>
  </w:comment>
  <w:comment w:author="Rithvica Gudey" w:id="102" w:date="2026-03-27T17:10:10Z">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Adjusted !</w:t>
      </w:r>
    </w:p>
  </w:comment>
  <w:comment w:author="Fan 2 Market Experience" w:id="31" w:date="2026-03-27T02:31:11Z">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Dissolved leagues should appear as well</w:t>
      </w:r>
    </w:p>
  </w:comment>
  <w:comment w:author="Rithvica Gudey" w:id="32" w:date="2026-03-27T07:06:49Z">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 we have included</w:t>
      </w:r>
    </w:p>
  </w:comment>
  <w:comment w:author="renner@f2mx.com" w:id="7" w:date="2026-03-11T11:12:42Z">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looks good to us</w:t>
      </w:r>
    </w:p>
  </w:comment>
  <w:comment w:author="renner@f2mx.com" w:id="0" w:date="2026-03-10T11:15:00Z">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seems a little low for the max number of characters</w:t>
      </w:r>
    </w:p>
  </w:comment>
  <w:comment w:author="Rithvica Gudey" w:id="1" w:date="2026-03-11T12:16:02Z">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maximum limit has been removed.</w:t>
      </w:r>
    </w:p>
  </w:comment>
  <w:comment w:author="Fan 2 Market Experience" w:id="105" w:date="2026-04-01T02:22:21Z">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known, but I want to make sure that the user wallet only holds virtual currency, and NOT separate real world funds.</w:t>
      </w:r>
    </w:p>
  </w:comment>
  <w:comment w:author="Rithvica Gudey" w:id="106" w:date="2026-04-01T10:11:39Z">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 User wallet  hold only Game Currency.</w:t>
      </w:r>
    </w:p>
  </w:comment>
  <w:comment w:author="Fan 2 Market Experience" w:id="103" w:date="2026-04-01T02:21:39Z">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2.5 it says "•</w:t>
        <w:tab/>
        <w:t xml:space="preserve">End-of–Season Settlement for mobile users is a ready-only, system-driven experience. Where users receive their final winnings[RW5.1] in the User Wallet after league completion."</w:t>
      </w:r>
    </w:p>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difference between the winnings that are used/seen in the league-specific wallet and the user wallet?</w:t>
      </w:r>
    </w:p>
  </w:comment>
  <w:comment w:author="Rithvica Gudey" w:id="104" w:date="2026-04-01T10:10:11Z">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League Wallet shows the user’s in-league balance during gameplay (temporary/in-game value).</w:t>
      </w:r>
    </w:p>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the season, the final settled amount (winnings) is transferred to the User Wallet, which reflects the user’s actual balance.</w:t>
      </w:r>
    </w:p>
  </w:comment>
  <w:comment w:author="renner@f2mx.com" w:id="5" w:date="2026-03-10T11:19:36Z">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minutes</w:t>
      </w:r>
    </w:p>
  </w:comment>
  <w:comment w:author="Rithvica Gudey" w:id="6" w:date="2026-03-11T12:12:33Z">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We will increase it to 30 Minutes.</w:t>
      </w:r>
    </w:p>
  </w:comment>
  <w:comment w:author="renner@f2mx.com" w:id="2" w:date="2026-03-10T11:20:36Z">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minutes is good</w:t>
      </w:r>
    </w:p>
  </w:comment>
  <w:comment w:author="Fan 2 Market Experience" w:id="109" w:date="2026-04-01T02:12:48Z">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we have a confirmation popup appear for the user to accept or deny executing the buy or sell?</w:t>
      </w:r>
    </w:p>
  </w:comment>
  <w:comment w:author="Rithvica Gudey" w:id="110" w:date="2026-04-01T10:12:46Z">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provide the confirmation pop-up for the user.</w:t>
      </w:r>
    </w:p>
  </w:comment>
  <w:comment w:author="Fan 2 Market Experience" w:id="141" w:date="2026-04-01T02:10:56Z">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this history tab will be the buy and sell history of players?</w:t>
      </w:r>
    </w:p>
  </w:comment>
  <w:comment w:author="Rithvica Gudey" w:id="142" w:date="2026-04-01T10:51:22Z">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 History Tab will display both:</w:t>
      </w:r>
    </w:p>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Matchup history</w:t>
      </w:r>
    </w:p>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2.List of players traded / roster</w:t>
      </w:r>
    </w:p>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data will be shown on a weekly basis, and users can navigate between weeks.</w:t>
      </w:r>
    </w:p>
  </w:comment>
  <w:comment w:author="Bradley Prader" w:id="121" w:date="2026-03-31T04:47:17Z">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position?</w:t>
      </w:r>
    </w:p>
  </w:comment>
  <w:comment w:author="Fan 2 Market Experience" w:id="122" w:date="2026-04-01T02:29:23Z">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Purchased price (cost basis even though they can only purchase the player once) would be cool too.</w:t>
      </w:r>
    </w:p>
  </w:comment>
  <w:comment w:author="Rithvica Gudey" w:id="123" w:date="2026-04-01T10:38:12Z">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Section 3: Recent Transactions falls under the User Wallet, it only covers Buy-in (Package) transactions. </w:t>
      </w:r>
    </w:p>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fields for Buy-in Package transactions are:</w:t>
      </w:r>
    </w:p>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 Type</w:t>
      </w:r>
    </w:p>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Name</w:t>
      </w:r>
    </w:p>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Money Spent</w:t>
      </w:r>
    </w:p>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Currency Received</w:t>
      </w:r>
    </w:p>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w:t>
      </w:r>
    </w:p>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Trade transactions and Wallet transfer transactions (User Wallet to League Wallet) are covered under the League Wallet Transaction section, specifically in Section 4: “Transactions Ledger” under User Story - 2.3: League Wallet (Under League Dashboard).</w:t>
      </w:r>
    </w:p>
  </w:comment>
  <w:comment w:author="Bradley Prader" w:id="130" w:date="2026-03-31T04:49:31Z">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be "Additional League Buy-In". I know that is long. maybe Buy-In is better because it is short.</w:t>
      </w:r>
    </w:p>
  </w:comment>
  <w:comment w:author="Rithvica Gudey" w:id="131" w:date="2026-03-31T07:25:35Z">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these transactions refer specifically to Buy-In package transactions, we have used the label “Buy-In” to keep it simple and clear.</w:t>
      </w:r>
    </w:p>
  </w:comment>
  <w:comment w:author="Bradley Prader" w:id="128" w:date="2026-03-31T04:48:23Z">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one more before all - is load XX more. Anytime we can not load more than we need is good thing - same time need good user experience.</w:t>
      </w:r>
    </w:p>
  </w:comment>
  <w:comment w:author="Rithvica Gudey" w:id="129" w:date="2026-03-31T07:22:54Z">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the User Wallet, we will display the latest 5 transactions by default. On clicking “View All”, the user will be navigated to the Full Transaction History screen.</w:t>
      </w:r>
    </w:p>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this screen, transactions will be loaded in smaller batches (5–7 records initially), and additional records will be fetched using on-scroll (infinite scroll). This helps in optimizing performance while ensuring a smooth user experience.</w:t>
      </w:r>
    </w:p>
  </w:comment>
  <w:comment w:author="Fan 2 Market Experience" w:id="63" w:date="2026-03-27T02:53:27Z">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lower</w:t>
      </w:r>
    </w:p>
  </w:comment>
  <w:comment w:author="Rithvica Gudey" w:id="64" w:date="2026-03-27T14:14:11Z">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Higher &amp; lower xp tier must not be visible to the user.</w:t>
      </w:r>
    </w:p>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their current XP tier leagues should be visible.</w:t>
      </w:r>
    </w:p>
  </w:comment>
  <w:comment w:author="Fan 2 Market Experience" w:id="89" w:date="2026-03-27T03:07:14Z">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should be able to leave/be removed as long as a week is not active. Once the matchup outcome is determined, the user can leave/be removed. On the user is no long in the league, their spot is opened for a replacement. The replacement adopts their roster, record, currency within the league (everything tied to the user on a league level)</w:t>
      </w:r>
    </w:p>
  </w:comment>
  <w:comment w:author="Rithvica Gudey" w:id="90" w:date="2026-03-27T05:56:46Z">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 2 Market Experience</w:t>
      </w:r>
    </w:p>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 </w:t>
      </w:r>
    </w:p>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p w:rsidR="00000000" w:rsidDel="00000000" w:rsidP="00000000" w:rsidRDefault="00000000" w:rsidRPr="00000000" w14:paraId="00001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requirements have been updated and clearly defined for member removal, including both accepted conditions and restricted.</w:t>
      </w:r>
    </w:p>
  </w:comment>
  <w:comment w:author="Fan 2 Market Experience" w:id="33" w:date="2026-03-27T02:32:40Z">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general note for entering a league: A user can join a private league. They can apply just like anyone can request to join a private Facebook group. Let's not make it hard for people to engage. Therefore, add "Join Private League" as well</w:t>
      </w:r>
    </w:p>
  </w:comment>
  <w:comment w:author="Rithvica Gudey" w:id="34" w:date="2026-03-27T07:20:32Z">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another option called " Join Private League" and also updated the Empty state Message.</w:t>
      </w:r>
    </w:p>
  </w:comment>
  <w:comment w:author="Fan 2 Market Experience" w:id="87" w:date="2026-03-27T03:04:49Z">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supposed to be "Active"?</w:t>
      </w:r>
    </w:p>
  </w:comment>
  <w:comment w:author="Rithvica Gudey" w:id="88" w:date="2026-03-27T16:53:37Z">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Adjusted !</w:t>
      </w:r>
    </w:p>
  </w:comment>
  <w:comment w:author="Bradley Prader" w:id="107" w:date="2026-03-31T00:01:43Z">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trades this is correct. But there is a bid / ask spread.</w:t>
      </w:r>
    </w:p>
  </w:comment>
  <w:comment w:author="Rithvica Gudey" w:id="108" w:date="2026-03-31T05:27:28Z">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refers to the Trades . </w:t>
      </w:r>
    </w:p>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updated the point !</w:t>
      </w:r>
    </w:p>
  </w:comment>
  <w:comment w:author="Fan 2 Market Experience" w:id="67" w:date="2026-03-27T02:54:50Z">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good for now, but we need to make sure that we can add a filter in the future for the market growth leagues. Market growth leagues are a post-MVP feature, but something to think about for space allocation and a filter.</w:t>
      </w:r>
    </w:p>
  </w:comment>
  <w:comment w:author="Rithvica Gudey" w:id="68" w:date="2026-03-27T14:18:16Z">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Yeah,sure.</w:t>
      </w:r>
    </w:p>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add the filters according post MVP.</w:t>
      </w:r>
    </w:p>
  </w:comment>
  <w:comment w:author="Bradley Prader" w:id="133" w:date="2026-03-31T04:56:16Z">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also going to be other transactions. We are going to be provided additional enhancements related to monetization, including:</w:t>
      </w:r>
    </w:p>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Event Pass (Season Pass) - Seasonal progression rewards</w:t>
      </w:r>
    </w:p>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XP Boosts Temporary XP gain increases</w:t>
      </w:r>
    </w:p>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XP Protectors - Prevent XP loss after losses</w:t>
      </w:r>
    </w:p>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Tournament Ticketing System - Entry mechanism for platform events</w:t>
      </w:r>
    </w:p>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Trader Cosmetic Marketplace - Profile and UI customization</w:t>
      </w:r>
    </w:p>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will be designed to function independently but interact with each other.</w:t>
      </w:r>
    </w:p>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will be included in a bolt on scope, but we need to work the framework in now. This will be sent to you this week. [WILL PROVIDE GOOGLE DOC LINK]</w:t>
      </w:r>
    </w:p>
  </w:comment>
  <w:comment w:author="Bradley Prader" w:id="149" w:date="2026-03-30T23:58:37Z">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 word "Additional" be in here @renner@f2mx.com ?</w:t>
      </w:r>
    </w:p>
  </w:comment>
  <w:comment w:author="Fan 2 Market Experience" w:id="150" w:date="2026-04-01T02:31:22Z">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just to make it more clear</w:t>
      </w:r>
    </w:p>
  </w:comment>
  <w:comment w:author="Rithvica Gudey" w:id="151" w:date="2026-04-01T10:53:32Z">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Fan 2 Market Experience" w:id="65" w:date="2026-03-27T02:54:08Z">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hurt to remind them of what the rules are, but trading rules will be standard across every league since everyone is trading in the same market</w:t>
      </w:r>
    </w:p>
  </w:comment>
  <w:comment w:author="Rithvica Gudey" w:id="66" w:date="2026-03-27T14:17:01Z">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we have struck through this point in the BRD.</w:t>
      </w:r>
    </w:p>
    <w:p w:rsidR="00000000" w:rsidDel="00000000" w:rsidP="00000000" w:rsidRDefault="00000000" w:rsidRPr="00000000" w14:paraId="00001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trading rules will not be displayed.</w:t>
      </w:r>
    </w:p>
  </w:comment>
  <w:comment w:author="Bradley Prader" w:id="132" w:date="2026-03-31T04:50:59Z">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what about transfers out from leagues at the end of the season ... this should be the case</w:t>
      </w:r>
    </w:p>
  </w:comment>
  <w:comment w:author="Fan 2 Market Experience" w:id="71" w:date="2026-03-27T02:57:35Z">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the case, but you can also accept requests to join.</w:t>
      </w:r>
    </w:p>
  </w:comment>
  <w:comment w:author="Rithvica Gudey" w:id="72" w:date="2026-03-27T14:28:06Z">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in addition to inviting users, the Commissioner and Co-Commissioner can also accept requests to join the league.</w:t>
      </w:r>
    </w:p>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functionality is already covered under User Story – 1.8: Leagues – “Created Leagues” Category.</w:t>
      </w:r>
    </w:p>
  </w:comment>
  <w:comment w:author="Rithvica Gudey" w:id="177" w:date="2026-03-30T08:11:00Z">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discuss on this with client ?</w:t>
      </w:r>
    </w:p>
  </w:comment>
  <w:comment w:author="Bradley Prader" w:id="119" w:date="2026-03-31T05:43:13Z">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end of season close out to the main wallet.</w:t>
      </w:r>
    </w:p>
  </w:comment>
  <w:comment w:author="Rithvica Gudey" w:id="120" w:date="2026-03-31T06:20:13Z">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 end-of-season close-out to the User wallet is considered as part of the league wallet flow.</w:t>
      </w:r>
    </w:p>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complete flow is covered under User Story - 2.5: End-of-Season Settlement.</w:t>
      </w:r>
    </w:p>
  </w:comment>
  <w:comment w:author="Fan 2 Market Experience" w:id="69" w:date="2026-03-27T02:56:47Z">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have a reminder notification about accepting the invitation before league starts.</w:t>
      </w:r>
    </w:p>
  </w:comment>
  <w:comment w:author="Rithvica Gudey" w:id="70" w:date="2026-03-27T14:21:50Z">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reminder notifications are part of the Notifications feature.</w:t>
      </w:r>
    </w:p>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even after notifying the user, if they do not accept the invitation and the league has already started, the invitation will be marked as expired. The system will then automatically remove it from the Invitations category.</w:t>
      </w:r>
    </w:p>
  </w:comment>
  <w:comment w:author="Fan 2 Market Experience" w:id="91" w:date="2026-03-27T03:07:49Z">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confirm, if commissioner role has been transferred to co-commissioner, the roles are swapped? If commissioner role is granted to someone who is not co-commissioner, the original commissioner (who is re-assigning commissioner role) is now a regular member of the league?</w:t>
      </w:r>
    </w:p>
  </w:comment>
  <w:comment w:author="Rithvica Gudey" w:id="92" w:date="2026-03-27T16:57:32Z">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 </w:t>
      </w:r>
    </w:p>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it's applicable to both the member and the co-commissioner.</w:t>
      </w:r>
    </w:p>
  </w:comment>
  <w:comment w:author="Rithvica Gudey" w:id="176" w:date="2026-03-30T08:09:53Z">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discuss with the client on the flow when an End-of-settlement  failed ?</w:t>
      </w:r>
    </w:p>
  </w:comment>
  <w:comment w:author="Fan 2 Market Experience" w:id="8" w:date="2026-03-27T02:22:59Z">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minutes is good</w:t>
      </w:r>
    </w:p>
  </w:comment>
  <w:comment w:author="Bradley Prader" w:id="136" w:date="2026-03-31T05:49:35Z">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thought, but might be cool to have a trade profit screen that matches the buys and sells and provides a P&amp;L column for that matched trade. Maybe it is a matched trade screen. What you have is fine but I thinking about the user experience and leaning into the gamification aspect. Maybe we don't show that here, but on a players held screen or dashboard where it is giving us profit (+ green) or loss (- red). NOt the right spot but for this but I wanted to share while I was thinking of it.</w:t>
      </w:r>
    </w:p>
  </w:comment>
  <w:comment w:author="Fan 2 Market Experience" w:id="137" w:date="2026-04-01T02:30:25Z">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it!</w:t>
      </w:r>
    </w:p>
  </w:comment>
  <w:comment w:author="Rithvica Gudey" w:id="138" w:date="2026-04-02T07:51:22Z">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and  @renner@f2mx.com</w:t>
      </w:r>
    </w:p>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discussed, we have updated the P&amp;L display in the History module under the  each League.</w:t>
      </w:r>
    </w:p>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History of players Traded : </w:t>
      </w:r>
    </w:p>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History Module, under Matchup History, the system should provide a provision for users to view the history of NFL players traded for a specific week within the league.</w:t>
      </w:r>
    </w:p>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view should capture complete trade lifecycle details, including both buy and sell transactions, with a clear calculation of Profit &amp; Loss (P&amp;L) for each completed trade (sell).</w:t>
      </w:r>
    </w:p>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Trade Details</w:t>
      </w:r>
    </w:p>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traded player, the following details should be displayed:</w:t>
      </w:r>
    </w:p>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Name</w:t>
      </w:r>
    </w:p>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Buy Details:</w:t>
      </w:r>
    </w:p>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Buy Timestamp</w:t>
      </w:r>
    </w:p>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Buy Amount</w:t>
      </w:r>
    </w:p>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Sell Details (only if sold):</w:t>
      </w:r>
    </w:p>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Sell Timestamp</w:t>
      </w:r>
    </w:p>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Sell Amount</w:t>
      </w:r>
    </w:p>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Profit / Loss (P&amp;L) </w:t>
      </w:r>
    </w:p>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P&amp;L should be:</w:t>
      </w:r>
    </w:p>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Calculated for each individual sell transaction</w:t>
      </w:r>
    </w:p>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Displayed alongside the sell details.</w:t>
      </w:r>
    </w:p>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P&amp;L Calculation Logic</w:t>
      </w:r>
    </w:p>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Profit / Loss (P&amp;L) = Sell Amount – Buy Amount</w:t>
      </w:r>
    </w:p>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w:t>
      </w:r>
    </w:p>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Sell Amount &gt; Buy Amount → Display as Profit</w:t>
      </w:r>
    </w:p>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Sell Amount &lt; Buy Amount → Display as Loss</w:t>
      </w:r>
    </w:p>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Sell Amount = Buy Amount → Display as No Gain / No Loss</w:t>
      </w:r>
    </w:p>
  </w:comment>
  <w:comment w:author="Bradley Prader" w:id="134" w:date="2026-03-31T05:45:17Z">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only see 4</w:t>
      </w:r>
    </w:p>
  </w:comment>
  <w:comment w:author="Rithvica Gudey" w:id="135" w:date="2026-03-31T07:29:57Z">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a typo — the screen contains only 4 sections. We have updated the BRD accordingly.</w:t>
      </w:r>
    </w:p>
  </w:comment>
  <w:comment w:author="Fan 2 Market Experience" w:id="95" w:date="2026-03-27T03:09:27Z">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referring to the market opening/league starting?</w:t>
      </w:r>
    </w:p>
  </w:comment>
  <w:comment w:author="Rithvica Gudey" w:id="96" w:date="2026-03-27T17:01:14Z">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it's refers to the Market opening/League Starting .</w:t>
      </w:r>
    </w:p>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Adjusted !</w:t>
      </w:r>
    </w:p>
  </w:comment>
  <w:comment w:author="Bradley Prader" w:id="143" w:date="2026-03-31T05:50:55Z">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include end of season close out to the main wallet?</w:t>
      </w:r>
    </w:p>
  </w:comment>
  <w:comment w:author="Rithvica Gudey" w:id="144" w:date="2026-03-31T07:43:18Z">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end-of-season settlement transactions will be reflected under the User Wallet transactions, not under the league-level transactions.</w:t>
      </w:r>
    </w:p>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Covered under  : User story -2.5 End-of-Season Settlement</w:t>
      </w:r>
    </w:p>
  </w:comment>
  <w:comment w:author="Fan 2 Market Experience" w:id="9" w:date="2026-03-27T02:26:20Z">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there be a dropdown menu that you can filter between active, inactive, or both? We want some way for the user to see prior history as well as leagues that are not currently active, but are set to re-activate at a future date.</w:t>
      </w:r>
    </w:p>
  </w:comment>
  <w:comment w:author="Rithvica Gudey" w:id="10" w:date="2026-03-27T07:04:35Z">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added three widgets under Section 1: Active, Upcoming Leagues, and Completed Leagues.</w:t>
      </w:r>
    </w:p>
    <w:p w:rsidR="00000000" w:rsidDel="00000000" w:rsidP="00000000" w:rsidRDefault="00000000" w:rsidRPr="00000000" w14:paraId="00001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should function as a selectable filter widget.</w:t>
      </w:r>
    </w:p>
    <w:p w:rsidR="00000000" w:rsidDel="00000000" w:rsidP="00000000" w:rsidRDefault="00000000" w:rsidRPr="00000000" w14:paraId="00001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default, Active Leagues will be selected and display all active leagues for the user under the My Leagues section.</w:t>
      </w:r>
    </w:p>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user selects Upcoming Leagues, the list should update to show all upcoming leagues associated with the user.</w:t>
      </w:r>
    </w:p>
    <w:p w:rsidR="00000000" w:rsidDel="00000000" w:rsidP="00000000" w:rsidRDefault="00000000" w:rsidRPr="00000000" w14:paraId="00001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user selects Completed Leagues, the list should update to display all completed leagues for the user.</w:t>
      </w:r>
    </w:p>
  </w:comment>
  <w:comment w:author="Fan 2 Market Experience" w:id="11" w:date="2026-03-27T02:26:48Z">
    <w:p w:rsidR="00000000" w:rsidDel="00000000" w:rsidP="00000000" w:rsidRDefault="00000000" w:rsidRPr="00000000" w14:paraId="00001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private leagues category should be present</w:t>
      </w:r>
    </w:p>
  </w:comment>
  <w:comment w:author="Rithvica Gudey" w:id="12" w:date="2026-03-27T07:33:59Z">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We have included a Private Leagues category.</w:t>
      </w:r>
    </w:p>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this category, all private leagues created within the system will be listed and displayed to the user.</w:t>
      </w:r>
    </w:p>
  </w:comment>
  <w:comment w:author="Fan 2 Market Experience" w:id="93" w:date="2026-03-27T03:08:49Z">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clarify what you mean by "sector"</w:t>
      </w:r>
    </w:p>
  </w:comment>
  <w:comment w:author="Rithvica Gudey" w:id="94" w:date="2026-03-27T16:59:02Z">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the sector refers to the Type of the league : Public or Private</w:t>
      </w:r>
    </w:p>
  </w:comment>
  <w:comment w:author="Bradley Prader" w:id="147" w:date="2026-03-30T23:57:46Z">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 call to action (button) that leads them to a place where they can purchase more virtual currency.</w:t>
      </w:r>
    </w:p>
  </w:comment>
  <w:comment w:author="Rithvica Gudey" w:id="148" w:date="2026-03-31T08:06:48Z">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have included the CTA button in the BRD.</w:t>
      </w:r>
    </w:p>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system displays the validation message: “Insufficient balance in your Main User Wallet”, it should provide the user with an option to add funds.</w:t>
      </w:r>
    </w:p>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“Add Funds” button must be displayed, and upon clicking it, the user should be directed to the Add Funds flow.</w:t>
      </w:r>
    </w:p>
  </w:comment>
  <w:comment w:author="Bradley Prader" w:id="145" w:date="2026-03-30T23:57:08Z">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should include what the total limit is and the amount remaining in this message. This way the user can make the correct adjustment</w:t>
      </w:r>
    </w:p>
  </w:comment>
  <w:comment w:author="Rithvica Gudey" w:id="146" w:date="2026-03-31T07:51:50Z">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are displaying the following information for the user. This information is already included in the BRD under the validation section.</w:t>
      </w:r>
    </w:p>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Informational Details:</w:t>
      </w:r>
    </w:p>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Starting Allocation: $2,000</w:t>
      </w:r>
    </w:p>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Max Buy-in Limit: $400</w:t>
      </w:r>
    </w:p>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Already Added: $150</w:t>
      </w:r>
    </w:p>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Remaining Buy-in Limit: $250</w:t>
      </w:r>
    </w:p>
  </w:comment>
  <w:comment w:author="Bradley Prader" w:id="113" w:date="2026-03-31T04:44:14Z">
    <w:p w:rsidR="00000000" w:rsidDel="00000000" w:rsidP="00000000" w:rsidRDefault="00000000" w:rsidRPr="00000000" w14:paraId="00001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comment on commas - usa format</w:t>
      </w:r>
    </w:p>
  </w:comment>
  <w:comment w:author="Fan 2 Market Experience" w:id="13" w:date="2026-03-27T02:28:27Z">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should also show a wallet balance for that league.</w:t>
      </w:r>
    </w:p>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League Portfolio Value: $20,000</w:t>
      </w:r>
    </w:p>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VC: $2,500</w:t>
      </w:r>
    </w:p>
  </w:comment>
  <w:comment w:author="Rithvica Gudey" w:id="14" w:date="2026-03-27T07:09:24Z">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w:t>
      </w:r>
    </w:p>
  </w:comment>
  <w:comment w:author="Fan 2 Market Experience" w:id="15" w:date="2026-03-27T02:28:27Z">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should also show a wallet balance for that league.</w:t>
      </w:r>
    </w:p>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League Portfolio Value: $20,000</w:t>
      </w:r>
    </w:p>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VC: $2,500</w:t>
      </w:r>
    </w:p>
  </w:comment>
  <w:comment w:author="Rithvica Gudey" w:id="16" w:date="2026-03-27T07:09:24Z">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w:t>
      </w:r>
    </w:p>
  </w:comment>
  <w:comment w:author="Fan 2 Market Experience" w:id="17" w:date="2026-03-27T02:28:27Z">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should also show a wallet balance for that league.</w:t>
      </w:r>
    </w:p>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1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League Portfolio Value: $20,000</w:t>
      </w:r>
    </w:p>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VC: $2,500</w:t>
      </w:r>
    </w:p>
  </w:comment>
  <w:comment w:author="Rithvica Gudey" w:id="18" w:date="2026-03-27T07:09:24Z">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w:t>
      </w:r>
    </w:p>
  </w:comment>
  <w:comment w:author="Fan 2 Market Experience" w:id="19" w:date="2026-03-27T02:28:27Z">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should also show a wallet balance for that league.</w:t>
      </w:r>
    </w:p>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League Portfolio Value: $20,000</w:t>
      </w:r>
    </w:p>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VC: $2,500</w:t>
      </w:r>
    </w:p>
  </w:comment>
  <w:comment w:author="Rithvica Gudey" w:id="20" w:date="2026-03-27T07:09:24Z">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w:t>
      </w:r>
    </w:p>
  </w:comment>
  <w:comment w:author="Fan 2 Market Experience" w:id="21" w:date="2026-03-27T02:28:27Z">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should also show a wallet balance for that league.</w:t>
      </w:r>
    </w:p>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League Portfolio Value: $20,000</w:t>
      </w:r>
    </w:p>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VC: $2,500</w:t>
      </w:r>
    </w:p>
  </w:comment>
  <w:comment w:author="Rithvica Gudey" w:id="22" w:date="2026-03-27T07:09:24Z">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w:t>
      </w:r>
    </w:p>
  </w:comment>
  <w:comment w:author="Fan 2 Market Experience" w:id="23" w:date="2026-03-27T02:28:27Z">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should also show a wallet balance for that league.</w:t>
      </w:r>
    </w:p>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League Portfolio Value: $20,000</w:t>
      </w:r>
    </w:p>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VC: $2,500</w:t>
      </w:r>
    </w:p>
  </w:comment>
  <w:comment w:author="Rithvica Gudey" w:id="24" w:date="2026-03-27T07:09:24Z">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w:t>
      </w:r>
    </w:p>
  </w:comment>
  <w:comment w:author="Fan 2 Market Experience" w:id="25" w:date="2026-03-27T02:28:27Z">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should also show a wallet balance for that league.</w:t>
      </w:r>
    </w:p>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2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League Portfolio Value: $20,000</w:t>
      </w:r>
    </w:p>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VC: $2,500</w:t>
      </w:r>
    </w:p>
  </w:comment>
  <w:comment w:author="Rithvica Gudey" w:id="26" w:date="2026-03-27T07:09:24Z">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w:t>
      </w:r>
    </w:p>
  </w:comment>
  <w:comment w:author="Fan 2 Market Experience" w:id="27" w:date="2026-03-27T02:28:27Z">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should also show a wallet balance for that league.</w:t>
      </w:r>
    </w:p>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League Portfolio Value: $20,000</w:t>
      </w:r>
    </w:p>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VC: $2,500</w:t>
      </w:r>
    </w:p>
  </w:comment>
  <w:comment w:author="Rithvica Gudey" w:id="28" w:date="2026-03-27T07:09:24Z">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w:t>
      </w:r>
    </w:p>
  </w:comment>
  <w:comment w:author="Bradley Prader" w:id="126" w:date="2026-03-31T04:46:49Z">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time zone. Can the user set their time zone and the system times reflect the user's time zone?</w:t>
      </w:r>
    </w:p>
  </w:comment>
  <w:comment w:author="Rithvica Gudey" w:id="127" w:date="2026-03-31T07:09:33Z">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 </w:t>
      </w:r>
    </w:p>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Behavior (Most Common) : </w:t>
      </w:r>
    </w:p>
    <w:p w:rsidR="00000000" w:rsidDel="00000000" w:rsidP="00000000" w:rsidRDefault="00000000" w:rsidRPr="00000000" w14:paraId="00002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 apps do not usually provide a separate setting for time zone selection.</w:t>
      </w:r>
    </w:p>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rely on the device’s system time zone (set in phone settings).</w:t>
      </w:r>
    </w:p>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timestamps in the app are displayed based on the user’s device time.</w:t>
      </w:r>
    </w:p>
  </w:comment>
  <w:comment w:author="Fan 2 Market Experience" w:id="29" w:date="2026-03-27T02:30:39Z">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clicking the trade module in the footer after selecting the league card automatically know to make the trade in that specific league? If not, we NEED to have a trade/market button or CTA on the league dashboard.</w:t>
      </w:r>
    </w:p>
  </w:comment>
  <w:comment w:author="Rithvica Gudey" w:id="30" w:date="2026-03-27T07:14:20Z">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@renner@f2mx.com</w:t>
      </w:r>
    </w:p>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discuss with the UX Team and update you shortly.</w:t>
      </w:r>
    </w:p>
  </w:comment>
  <w:comment w:author="Bradley Prader" w:id="124" w:date="2026-03-31T04:45:52Z">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wrong with the  full name?</w:t>
      </w:r>
    </w:p>
  </w:comment>
  <w:comment w:author="Rithvica Gudey" w:id="125" w:date="2026-03-31T07:01:31Z">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@brad@growthpointstrategies.com</w:t>
      </w:r>
    </w:p>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Apologies for the confusion earlier.</w:t>
      </w:r>
    </w:p>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Section 3: Recent Transactions falls under the User Wallet, it only covers Buy-in (Package) transactions.</w:t>
      </w:r>
    </w:p>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previously mentioned fields were a typo, and we have struck off those fields and added the updated ones in the BRD.</w:t>
      </w:r>
    </w:p>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updated fields for Buy-in Package transactions are:</w:t>
      </w:r>
    </w:p>
    <w:p w:rsidR="00000000" w:rsidDel="00000000" w:rsidP="00000000" w:rsidRDefault="00000000" w:rsidRPr="00000000" w14:paraId="00002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 Type</w:t>
      </w:r>
    </w:p>
    <w:p w:rsidR="00000000" w:rsidDel="00000000" w:rsidP="00000000" w:rsidRDefault="00000000" w:rsidRPr="00000000" w14:paraId="00002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Name</w:t>
      </w:r>
    </w:p>
    <w:p w:rsidR="00000000" w:rsidDel="00000000" w:rsidP="00000000" w:rsidRDefault="00000000" w:rsidRPr="00000000" w14:paraId="00002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Money Spent</w:t>
      </w:r>
    </w:p>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Currency Received</w:t>
      </w:r>
    </w:p>
    <w:p w:rsidR="00000000" w:rsidDel="00000000" w:rsidP="00000000" w:rsidRDefault="00000000" w:rsidRPr="00000000" w14:paraId="00002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w:t>
      </w:r>
    </w:p>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Trade transactions and Wallet transfer transactions (User Wallet to League Wallet) are covered under the League Wallet Transaction section, specifically in Section 4: “Transactions Ledger” under User Story - 2.3: League Wallet (Under League Dashboard).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Arial Unicode MS"/>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0" w:hanging="360"/>
      </w:pPr>
      <w:rPr>
        <w:u w:val="none"/>
      </w:rPr>
    </w:lvl>
    <w:lvl w:ilvl="1">
      <w:start w:val="1"/>
      <w:numFmt w:val="upperLetter"/>
      <w:lvlText w:val="%2."/>
      <w:lvlJc w:val="left"/>
      <w:pPr>
        <w:ind w:left="0" w:hanging="360"/>
      </w:pPr>
      <w:rPr>
        <w:sz w:val="2"/>
        <w:szCs w:val="2"/>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firstLine="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0"/>
      <w:szCs w:val="30"/>
      <w:shd w:fill="d9d2e9" w:val="clear"/>
    </w:rPr>
  </w:style>
  <w:style w:type="paragraph" w:styleId="Heading2">
    <w:name w:val="heading 2"/>
    <w:basedOn w:val="Normal"/>
    <w:next w:val="Normal"/>
    <w:pPr>
      <w:keepNext w:val="1"/>
      <w:keepLines w:val="1"/>
      <w:spacing w:after="200" w:lineRule="auto"/>
      <w:ind w:left="720" w:firstLine="0"/>
    </w:pPr>
    <w:rPr>
      <w:rFonts w:ascii="Verdana" w:cs="Verdana" w:eastAsia="Verdana" w:hAnsi="Verdana"/>
      <w:b w:val="1"/>
      <w:bCs w:val="1"/>
      <w:sz w:val="30"/>
      <w:szCs w:val="30"/>
      <w:shd w:fill="d9d2e9" w:val="clear"/>
    </w:rPr>
  </w:style>
  <w:style w:type="paragraph" w:styleId="Heading3">
    <w:name w:val="heading 3"/>
    <w:basedOn w:val="Normal"/>
    <w:next w:val="Normal"/>
    <w:pPr>
      <w:keepNext w:val="1"/>
      <w:keepLines w:val="1"/>
    </w:pPr>
    <w:rPr>
      <w:b w:val="1"/>
      <w:bCs w:val="1"/>
      <w:sz w:val="22"/>
      <w:szCs w:val="22"/>
    </w:rPr>
  </w:style>
  <w:style w:type="paragraph" w:styleId="Heading4">
    <w:name w:val="heading 4"/>
    <w:basedOn w:val="Normal"/>
    <w:next w:val="Normal"/>
    <w:pPr>
      <w:keepNext w:val="1"/>
      <w:keepLines w:val="1"/>
      <w:ind w:left="720" w:hanging="360"/>
    </w:pPr>
    <w:rPr>
      <w:b w:val="1"/>
      <w:bCs w:val="1"/>
      <w:u w:val="single"/>
    </w:rPr>
  </w:style>
  <w:style w:type="paragraph" w:styleId="Heading5">
    <w:name w:val="heading 5"/>
    <w:basedOn w:val="Normal"/>
    <w:next w:val="Normal"/>
    <w:pPr>
      <w:keepNext w:val="1"/>
      <w:keepLines w:val="1"/>
      <w:ind w:left="2880" w:hanging="360"/>
    </w:pPr>
    <w:rPr>
      <w:b w:val="1"/>
      <w:bCs w:val="1"/>
      <w:u w:val="single"/>
    </w:rPr>
  </w:style>
  <w:style w:type="paragraph" w:styleId="Heading6">
    <w:name w:val="heading 6"/>
    <w:basedOn w:val="Normal"/>
    <w:next w:val="Normal"/>
    <w:pPr>
      <w:keepNext w:val="1"/>
      <w:keepLines w:val="1"/>
      <w:spacing w:after="0" w:lineRule="auto"/>
      <w:ind w:left="720" w:hanging="360"/>
    </w:pPr>
    <w:rPr>
      <w:b w:val="1"/>
      <w:b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tcPr>
      <w:shd w:fill="22262b" w:val="clear"/>
    </w:tc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CellMar/>
    </w:tblPr>
    <w:tcPr>
      <w:shd w:fill="22262b" w:val="clear"/>
    </w:tcPr>
  </w:style>
  <w:style w:type="table" w:styleId="Table113">
    <w:basedOn w:val="TableNormal"/>
    <w:tblPr>
      <w:tblStyleRowBandSize w:val="1"/>
      <w:tblStyleColBandSize w:val="1"/>
      <w:tblCellMar>
        <w:top w:w="15.0" w:type="dxa"/>
        <w:left w:w="15.0" w:type="dxa"/>
        <w:bottom w:w="15.0" w:type="dxa"/>
        <w:right w:w="15.0" w:type="dxa"/>
      </w:tblCellMar>
    </w:tblPr>
  </w:style>
  <w:style w:type="table" w:styleId="Table1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fan-2-market-experience.github.io/f2mx-dev-mobile/#/Login" TargetMode="External"/><Relationship Id="rId10" Type="http://schemas.openxmlformats.org/officeDocument/2006/relationships/hyperlink" Target="mailto:user@email.com" TargetMode="External"/><Relationship Id="rId13" Type="http://schemas.openxmlformats.org/officeDocument/2006/relationships/hyperlink" Target="mailto:user@email.com" TargetMode="External"/><Relationship Id="rId12" Type="http://schemas.openxmlformats.org/officeDocument/2006/relationships/hyperlink" Target="https://fan-2-market-experience.github.io/f2mx-dev-admin/#/auth/logi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